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E668FA" w14:textId="77777777" w:rsidR="00996552" w:rsidRDefault="00996552">
      <w:pPr>
        <w:rPr>
          <w:rFonts w:ascii="Times New Roman" w:eastAsia="Times New Roman" w:hAnsi="Times New Roman" w:cs="Times New Roman"/>
          <w:sz w:val="20"/>
          <w:szCs w:val="20"/>
        </w:rPr>
      </w:pPr>
    </w:p>
    <w:p w14:paraId="56560DDE" w14:textId="77777777" w:rsidR="00996552" w:rsidRDefault="00996552">
      <w:pPr>
        <w:rPr>
          <w:rFonts w:ascii="Times New Roman" w:eastAsia="Times New Roman" w:hAnsi="Times New Roman" w:cs="Times New Roman"/>
          <w:sz w:val="20"/>
          <w:szCs w:val="20"/>
        </w:rPr>
      </w:pPr>
    </w:p>
    <w:p w14:paraId="3E5EEFB1" w14:textId="77777777" w:rsidR="00996552" w:rsidRDefault="00996552">
      <w:pPr>
        <w:rPr>
          <w:rFonts w:ascii="Times New Roman" w:eastAsia="Times New Roman" w:hAnsi="Times New Roman" w:cs="Times New Roman"/>
          <w:sz w:val="20"/>
          <w:szCs w:val="20"/>
        </w:rPr>
      </w:pPr>
    </w:p>
    <w:p w14:paraId="5B1E1E4F" w14:textId="77777777" w:rsidR="00996552" w:rsidRDefault="00996552">
      <w:pPr>
        <w:rPr>
          <w:rFonts w:ascii="Times New Roman" w:eastAsia="Times New Roman" w:hAnsi="Times New Roman" w:cs="Times New Roman"/>
          <w:sz w:val="28"/>
          <w:szCs w:val="28"/>
        </w:rPr>
      </w:pPr>
    </w:p>
    <w:p w14:paraId="2D7DA1B4" w14:textId="77777777" w:rsidR="00996552" w:rsidRDefault="002D0D3F">
      <w:pPr>
        <w:spacing w:line="200" w:lineRule="atLeast"/>
        <w:ind w:left="15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39F682F6" wp14:editId="410AF182">
            <wp:extent cx="3530318" cy="9048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530318" cy="904875"/>
                    </a:xfrm>
                    <a:prstGeom prst="rect">
                      <a:avLst/>
                    </a:prstGeom>
                  </pic:spPr>
                </pic:pic>
              </a:graphicData>
            </a:graphic>
          </wp:inline>
        </w:drawing>
      </w:r>
    </w:p>
    <w:p w14:paraId="47B14A89" w14:textId="77777777" w:rsidR="00996552" w:rsidRDefault="00996552">
      <w:pPr>
        <w:spacing w:before="11"/>
        <w:rPr>
          <w:rFonts w:ascii="Times New Roman" w:eastAsia="Times New Roman" w:hAnsi="Times New Roman" w:cs="Times New Roman"/>
          <w:sz w:val="13"/>
          <w:szCs w:val="13"/>
        </w:rPr>
      </w:pPr>
    </w:p>
    <w:p w14:paraId="778542EE" w14:textId="77777777" w:rsidR="00996552" w:rsidRDefault="002D0D3F">
      <w:pPr>
        <w:spacing w:line="540" w:lineRule="exact"/>
        <w:jc w:val="center"/>
        <w:rPr>
          <w:rFonts w:ascii="隶书" w:eastAsia="隶书" w:hAnsi="隶书" w:cs="隶书"/>
          <w:sz w:val="44"/>
          <w:szCs w:val="44"/>
          <w:lang w:eastAsia="zh-CN"/>
        </w:rPr>
      </w:pPr>
      <w:bookmarkStart w:id="0" w:name="基于结构与状态的电网脆弱性综合评估模型研究"/>
      <w:bookmarkEnd w:id="0"/>
      <w:r>
        <w:rPr>
          <w:rFonts w:ascii="隶书" w:eastAsia="隶书" w:hAnsi="隶书" w:cs="隶书"/>
          <w:sz w:val="44"/>
          <w:szCs w:val="44"/>
          <w:lang w:eastAsia="zh-CN"/>
        </w:rPr>
        <w:t>硕士学位论文</w:t>
      </w:r>
    </w:p>
    <w:p w14:paraId="4E65AA82" w14:textId="77777777" w:rsidR="00996552" w:rsidRDefault="00996552">
      <w:pPr>
        <w:rPr>
          <w:rFonts w:ascii="隶书" w:eastAsia="隶书" w:hAnsi="隶书" w:cs="隶书"/>
          <w:sz w:val="44"/>
          <w:szCs w:val="44"/>
          <w:lang w:eastAsia="zh-CN"/>
        </w:rPr>
      </w:pPr>
    </w:p>
    <w:p w14:paraId="2D4B156B" w14:textId="77777777" w:rsidR="00996552" w:rsidRDefault="00996552">
      <w:pPr>
        <w:spacing w:before="3"/>
        <w:rPr>
          <w:rFonts w:ascii="隶书" w:eastAsia="隶书" w:hAnsi="隶书" w:cs="隶书"/>
          <w:sz w:val="57"/>
          <w:szCs w:val="57"/>
          <w:lang w:eastAsia="zh-CN"/>
        </w:rPr>
      </w:pPr>
    </w:p>
    <w:p w14:paraId="34817BB2" w14:textId="77777777" w:rsidR="00996552" w:rsidRDefault="002D0D3F">
      <w:pPr>
        <w:spacing w:line="366" w:lineRule="auto"/>
        <w:ind w:left="416" w:right="414"/>
        <w:jc w:val="center"/>
        <w:rPr>
          <w:rFonts w:ascii="黑体" w:eastAsia="黑体" w:hAnsi="黑体" w:cs="黑体"/>
          <w:sz w:val="44"/>
          <w:szCs w:val="44"/>
          <w:lang w:eastAsia="zh-CN"/>
        </w:rPr>
      </w:pPr>
      <w:r>
        <w:rPr>
          <w:rFonts w:ascii="黑体" w:eastAsia="黑体" w:hAnsi="黑体" w:cs="黑体"/>
          <w:sz w:val="44"/>
          <w:szCs w:val="44"/>
          <w:lang w:eastAsia="zh-CN"/>
        </w:rPr>
        <w:t>基于结构与状态的电网脆弱性 综合评估模型研究</w:t>
      </w:r>
    </w:p>
    <w:p w14:paraId="66731CA0" w14:textId="77777777" w:rsidR="00996552" w:rsidRDefault="00996552">
      <w:pPr>
        <w:rPr>
          <w:rFonts w:ascii="黑体" w:eastAsia="黑体" w:hAnsi="黑体" w:cs="黑体"/>
          <w:sz w:val="44"/>
          <w:szCs w:val="44"/>
          <w:lang w:eastAsia="zh-CN"/>
        </w:rPr>
      </w:pPr>
    </w:p>
    <w:p w14:paraId="691E1278" w14:textId="77777777" w:rsidR="00996552" w:rsidRDefault="00996552">
      <w:pPr>
        <w:rPr>
          <w:rFonts w:ascii="黑体" w:eastAsia="黑体" w:hAnsi="黑体" w:cs="黑体"/>
          <w:sz w:val="44"/>
          <w:szCs w:val="44"/>
          <w:lang w:eastAsia="zh-CN"/>
        </w:rPr>
      </w:pPr>
    </w:p>
    <w:p w14:paraId="41B77876" w14:textId="77777777" w:rsidR="00996552" w:rsidRDefault="00996552">
      <w:pPr>
        <w:rPr>
          <w:rFonts w:ascii="黑体" w:eastAsia="黑体" w:hAnsi="黑体" w:cs="黑体"/>
          <w:sz w:val="32"/>
          <w:szCs w:val="32"/>
          <w:lang w:eastAsia="zh-CN"/>
        </w:rPr>
      </w:pPr>
    </w:p>
    <w:p w14:paraId="36950BCD" w14:textId="77777777" w:rsidR="00996552" w:rsidRDefault="002D0D3F">
      <w:pPr>
        <w:pStyle w:val="2"/>
        <w:tabs>
          <w:tab w:val="left" w:pos="3127"/>
        </w:tabs>
        <w:spacing w:before="0"/>
        <w:ind w:left="2167"/>
        <w:rPr>
          <w:rFonts w:ascii="仿宋_GB2312" w:eastAsia="仿宋_GB2312" w:hAnsi="仿宋_GB2312" w:cs="仿宋_GB2312"/>
          <w:lang w:eastAsia="zh-CN"/>
        </w:rPr>
      </w:pPr>
      <w:r>
        <w:rPr>
          <w:rFonts w:ascii="仿宋_GB2312" w:eastAsia="仿宋_GB2312" w:hAnsi="仿宋_GB2312" w:cs="仿宋_GB2312"/>
          <w:lang w:eastAsia="zh-CN"/>
        </w:rPr>
        <w:t>姓</w:t>
      </w:r>
      <w:r>
        <w:rPr>
          <w:rFonts w:ascii="仿宋_GB2312" w:eastAsia="仿宋_GB2312" w:hAnsi="仿宋_GB2312" w:cs="仿宋_GB2312"/>
          <w:lang w:eastAsia="zh-CN"/>
        </w:rPr>
        <w:tab/>
        <w:t>名</w:t>
      </w:r>
      <w:r>
        <w:rPr>
          <w:rFonts w:ascii="仿宋_GB2312" w:eastAsia="仿宋_GB2312" w:hAnsi="仿宋_GB2312" w:cs="仿宋_GB2312"/>
          <w:spacing w:val="-86"/>
          <w:lang w:eastAsia="zh-CN"/>
        </w:rPr>
        <w:t>：</w:t>
      </w:r>
      <w:r>
        <w:rPr>
          <w:rFonts w:ascii="仿宋_GB2312" w:eastAsia="仿宋_GB2312" w:hAnsi="仿宋_GB2312" w:cs="仿宋_GB2312"/>
          <w:lang w:eastAsia="zh-CN"/>
        </w:rPr>
        <w:t>李炅聪</w:t>
      </w:r>
    </w:p>
    <w:p w14:paraId="0EF29583" w14:textId="77777777" w:rsidR="00996552" w:rsidRDefault="002D0D3F">
      <w:pPr>
        <w:tabs>
          <w:tab w:val="left" w:pos="3127"/>
        </w:tabs>
        <w:spacing w:before="141" w:line="316" w:lineRule="auto"/>
        <w:ind w:left="2167" w:right="1981"/>
        <w:rPr>
          <w:rFonts w:ascii="仿宋_GB2312" w:eastAsia="仿宋_GB2312" w:hAnsi="仿宋_GB2312" w:cs="仿宋_GB2312"/>
          <w:sz w:val="32"/>
          <w:szCs w:val="32"/>
          <w:lang w:eastAsia="zh-CN"/>
        </w:rPr>
      </w:pPr>
      <w:r>
        <w:rPr>
          <w:rFonts w:ascii="仿宋_GB2312" w:eastAsia="仿宋_GB2312" w:hAnsi="仿宋_GB2312" w:cs="仿宋_GB2312"/>
          <w:sz w:val="32"/>
          <w:szCs w:val="32"/>
          <w:lang w:eastAsia="zh-CN"/>
        </w:rPr>
        <w:t>学</w:t>
      </w:r>
      <w:r>
        <w:rPr>
          <w:rFonts w:ascii="仿宋_GB2312" w:eastAsia="仿宋_GB2312" w:hAnsi="仿宋_GB2312" w:cs="仿宋_GB2312"/>
          <w:sz w:val="32"/>
          <w:szCs w:val="32"/>
          <w:lang w:eastAsia="zh-CN"/>
        </w:rPr>
        <w:tab/>
        <w:t>号</w:t>
      </w:r>
      <w:r>
        <w:rPr>
          <w:rFonts w:ascii="仿宋_GB2312" w:eastAsia="仿宋_GB2312" w:hAnsi="仿宋_GB2312" w:cs="仿宋_GB2312"/>
          <w:spacing w:val="-86"/>
          <w:sz w:val="32"/>
          <w:szCs w:val="32"/>
          <w:lang w:eastAsia="zh-CN"/>
        </w:rPr>
        <w:t>：</w:t>
      </w:r>
      <w:r>
        <w:rPr>
          <w:rFonts w:ascii="Times New Roman" w:eastAsia="Times New Roman" w:hAnsi="Times New Roman" w:cs="Times New Roman"/>
          <w:sz w:val="32"/>
          <w:szCs w:val="32"/>
          <w:lang w:eastAsia="zh-CN"/>
        </w:rPr>
        <w:t xml:space="preserve">1732929 </w:t>
      </w:r>
      <w:r>
        <w:rPr>
          <w:rFonts w:ascii="仿宋_GB2312" w:eastAsia="仿宋_GB2312" w:hAnsi="仿宋_GB2312" w:cs="仿宋_GB2312"/>
          <w:sz w:val="32"/>
          <w:szCs w:val="32"/>
          <w:lang w:eastAsia="zh-CN"/>
        </w:rPr>
        <w:t>所在院系</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电子与信息工程学院 学科门类</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工程 学科专业</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控制工程 指导教师</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苏永清</w:t>
      </w:r>
      <w:r>
        <w:rPr>
          <w:rFonts w:ascii="仿宋_GB2312" w:eastAsia="仿宋_GB2312" w:hAnsi="仿宋_GB2312" w:cs="仿宋_GB2312"/>
          <w:spacing w:val="79"/>
          <w:sz w:val="32"/>
          <w:szCs w:val="32"/>
          <w:lang w:eastAsia="zh-CN"/>
        </w:rPr>
        <w:t xml:space="preserve"> </w:t>
      </w:r>
      <w:r>
        <w:rPr>
          <w:rFonts w:ascii="仿宋_GB2312" w:eastAsia="仿宋_GB2312" w:hAnsi="仿宋_GB2312" w:cs="仿宋_GB2312"/>
          <w:sz w:val="32"/>
          <w:szCs w:val="32"/>
          <w:lang w:eastAsia="zh-CN"/>
        </w:rPr>
        <w:t>副教授</w:t>
      </w:r>
    </w:p>
    <w:p w14:paraId="0B5E747F" w14:textId="77777777" w:rsidR="00996552" w:rsidRDefault="00996552">
      <w:pPr>
        <w:rPr>
          <w:rFonts w:ascii="仿宋_GB2312" w:eastAsia="仿宋_GB2312" w:hAnsi="仿宋_GB2312" w:cs="仿宋_GB2312"/>
          <w:sz w:val="32"/>
          <w:szCs w:val="32"/>
          <w:lang w:eastAsia="zh-CN"/>
        </w:rPr>
      </w:pPr>
    </w:p>
    <w:p w14:paraId="41A7DE90" w14:textId="77777777" w:rsidR="00996552" w:rsidRDefault="00996552">
      <w:pPr>
        <w:rPr>
          <w:rFonts w:ascii="仿宋_GB2312" w:eastAsia="仿宋_GB2312" w:hAnsi="仿宋_GB2312" w:cs="仿宋_GB2312"/>
          <w:sz w:val="32"/>
          <w:szCs w:val="32"/>
          <w:lang w:eastAsia="zh-CN"/>
        </w:rPr>
      </w:pPr>
    </w:p>
    <w:p w14:paraId="60121D84" w14:textId="77777777" w:rsidR="00996552" w:rsidRDefault="00996552">
      <w:pPr>
        <w:rPr>
          <w:rFonts w:ascii="仿宋_GB2312" w:eastAsia="仿宋_GB2312" w:hAnsi="仿宋_GB2312" w:cs="仿宋_GB2312"/>
          <w:sz w:val="32"/>
          <w:szCs w:val="32"/>
          <w:lang w:eastAsia="zh-CN"/>
        </w:rPr>
      </w:pPr>
    </w:p>
    <w:p w14:paraId="32033DAD" w14:textId="77777777" w:rsidR="00996552" w:rsidRDefault="00996552">
      <w:pPr>
        <w:spacing w:before="1"/>
        <w:rPr>
          <w:rFonts w:ascii="仿宋_GB2312" w:eastAsia="仿宋_GB2312" w:hAnsi="仿宋_GB2312" w:cs="仿宋_GB2312"/>
          <w:sz w:val="45"/>
          <w:szCs w:val="45"/>
          <w:lang w:eastAsia="zh-CN"/>
        </w:rPr>
      </w:pPr>
    </w:p>
    <w:p w14:paraId="4161DED4" w14:textId="77777777" w:rsidR="00996552" w:rsidRDefault="002D0D3F">
      <w:pPr>
        <w:jc w:val="center"/>
        <w:rPr>
          <w:rFonts w:ascii="宋体" w:eastAsia="宋体" w:hAnsi="宋体" w:cs="宋体"/>
          <w:sz w:val="32"/>
          <w:szCs w:val="32"/>
        </w:rPr>
      </w:pPr>
      <w:r>
        <w:rPr>
          <w:rFonts w:ascii="宋体" w:eastAsia="宋体" w:hAnsi="宋体" w:cs="宋体"/>
          <w:sz w:val="32"/>
          <w:szCs w:val="32"/>
        </w:rPr>
        <w:t>二〇一九年十二月</w:t>
      </w:r>
    </w:p>
    <w:p w14:paraId="62AE41B5" w14:textId="77777777" w:rsidR="00996552" w:rsidRDefault="00996552">
      <w:pPr>
        <w:jc w:val="center"/>
        <w:rPr>
          <w:rFonts w:ascii="宋体" w:eastAsia="宋体" w:hAnsi="宋体" w:cs="宋体"/>
          <w:sz w:val="32"/>
          <w:szCs w:val="32"/>
        </w:rPr>
        <w:sectPr w:rsidR="00996552">
          <w:type w:val="continuous"/>
          <w:pgSz w:w="11910" w:h="16840"/>
          <w:pgMar w:top="1580" w:right="1680" w:bottom="280" w:left="1680" w:header="720" w:footer="720" w:gutter="0"/>
          <w:cols w:space="720"/>
        </w:sectPr>
      </w:pPr>
    </w:p>
    <w:p w14:paraId="521B9CA9" w14:textId="77777777" w:rsidR="00996552" w:rsidRDefault="00996552">
      <w:pPr>
        <w:spacing w:before="5"/>
        <w:rPr>
          <w:rFonts w:ascii="Times New Roman" w:eastAsia="Times New Roman" w:hAnsi="Times New Roman" w:cs="Times New Roman"/>
          <w:sz w:val="17"/>
          <w:szCs w:val="17"/>
        </w:rPr>
      </w:pPr>
    </w:p>
    <w:p w14:paraId="0855EC6B" w14:textId="77777777" w:rsidR="00996552" w:rsidRDefault="00996552">
      <w:pPr>
        <w:rPr>
          <w:rFonts w:ascii="Times New Roman" w:eastAsia="Times New Roman" w:hAnsi="Times New Roman" w:cs="Times New Roman"/>
          <w:sz w:val="17"/>
          <w:szCs w:val="17"/>
        </w:rPr>
        <w:sectPr w:rsidR="00996552">
          <w:pgSz w:w="11910" w:h="16840"/>
          <w:pgMar w:top="1580" w:right="1680" w:bottom="280" w:left="1680" w:header="720" w:footer="720" w:gutter="0"/>
          <w:cols w:space="720"/>
        </w:sectPr>
      </w:pPr>
    </w:p>
    <w:p w14:paraId="635B835C" w14:textId="77777777" w:rsidR="00996552" w:rsidRDefault="00996552">
      <w:pPr>
        <w:rPr>
          <w:rFonts w:ascii="Times New Roman" w:eastAsia="Times New Roman" w:hAnsi="Times New Roman" w:cs="Times New Roman"/>
          <w:sz w:val="20"/>
          <w:szCs w:val="20"/>
        </w:rPr>
      </w:pPr>
    </w:p>
    <w:p w14:paraId="48CB4CFE" w14:textId="77777777" w:rsidR="00996552" w:rsidRDefault="00996552">
      <w:pPr>
        <w:rPr>
          <w:rFonts w:ascii="Times New Roman" w:eastAsia="Times New Roman" w:hAnsi="Times New Roman" w:cs="Times New Roman"/>
          <w:sz w:val="20"/>
          <w:szCs w:val="20"/>
        </w:rPr>
      </w:pPr>
    </w:p>
    <w:p w14:paraId="3A558DAE" w14:textId="77777777" w:rsidR="00996552" w:rsidRDefault="00996552">
      <w:pPr>
        <w:spacing w:before="2"/>
        <w:rPr>
          <w:rFonts w:ascii="Times New Roman" w:eastAsia="Times New Roman" w:hAnsi="Times New Roman" w:cs="Times New Roman"/>
          <w:sz w:val="18"/>
          <w:szCs w:val="18"/>
        </w:rPr>
      </w:pPr>
    </w:p>
    <w:p w14:paraId="7F292B24" w14:textId="77777777" w:rsidR="00996552" w:rsidRDefault="002D0D3F">
      <w:pPr>
        <w:spacing w:line="200" w:lineRule="atLeast"/>
        <w:ind w:left="15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5BDFCF68" wp14:editId="3424B80D">
            <wp:extent cx="3530318" cy="9048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530318" cy="904875"/>
                    </a:xfrm>
                    <a:prstGeom prst="rect">
                      <a:avLst/>
                    </a:prstGeom>
                  </pic:spPr>
                </pic:pic>
              </a:graphicData>
            </a:graphic>
          </wp:inline>
        </w:drawing>
      </w:r>
    </w:p>
    <w:p w14:paraId="69690999" w14:textId="77777777" w:rsidR="00996552" w:rsidRDefault="00996552">
      <w:pPr>
        <w:rPr>
          <w:rFonts w:ascii="Times New Roman" w:eastAsia="Times New Roman" w:hAnsi="Times New Roman" w:cs="Times New Roman"/>
          <w:sz w:val="20"/>
          <w:szCs w:val="20"/>
        </w:rPr>
      </w:pPr>
    </w:p>
    <w:p w14:paraId="7DA226CB" w14:textId="77777777" w:rsidR="00996552" w:rsidRDefault="002D0D3F">
      <w:pPr>
        <w:spacing w:before="214"/>
        <w:ind w:left="192"/>
        <w:jc w:val="center"/>
        <w:rPr>
          <w:rFonts w:ascii="Times New Roman" w:eastAsia="Times New Roman" w:hAnsi="Times New Roman" w:cs="Times New Roman"/>
          <w:sz w:val="28"/>
          <w:szCs w:val="28"/>
        </w:rPr>
      </w:pPr>
      <w:r>
        <w:rPr>
          <w:rFonts w:ascii="Times New Roman"/>
          <w:sz w:val="28"/>
        </w:rPr>
        <w:t>A</w:t>
      </w:r>
      <w:r>
        <w:rPr>
          <w:rFonts w:ascii="Times New Roman"/>
          <w:spacing w:val="-1"/>
          <w:sz w:val="28"/>
        </w:rPr>
        <w:t xml:space="preserve"> </w:t>
      </w:r>
      <w:r>
        <w:rPr>
          <w:rFonts w:ascii="Times New Roman"/>
          <w:sz w:val="28"/>
        </w:rPr>
        <w:t>dissertation submitted to</w:t>
      </w:r>
    </w:p>
    <w:p w14:paraId="50B72F62" w14:textId="77777777" w:rsidR="00996552" w:rsidRDefault="002D0D3F">
      <w:pPr>
        <w:spacing w:before="42" w:line="271" w:lineRule="auto"/>
        <w:ind w:left="1145" w:right="951"/>
        <w:jc w:val="center"/>
        <w:rPr>
          <w:rFonts w:ascii="Times New Roman" w:eastAsia="Times New Roman" w:hAnsi="Times New Roman" w:cs="Times New Roman"/>
          <w:sz w:val="28"/>
          <w:szCs w:val="28"/>
        </w:rPr>
      </w:pPr>
      <w:r>
        <w:rPr>
          <w:rFonts w:ascii="Times New Roman"/>
          <w:spacing w:val="-26"/>
          <w:sz w:val="28"/>
        </w:rPr>
        <w:t>T</w:t>
      </w:r>
      <w:r>
        <w:rPr>
          <w:rFonts w:ascii="Times New Roman"/>
          <w:sz w:val="28"/>
        </w:rPr>
        <w:t>ongji</w:t>
      </w:r>
      <w:r>
        <w:rPr>
          <w:rFonts w:ascii="Times New Roman"/>
          <w:spacing w:val="-1"/>
          <w:sz w:val="28"/>
        </w:rPr>
        <w:t xml:space="preserve"> </w:t>
      </w:r>
      <w:r>
        <w:rPr>
          <w:rFonts w:ascii="Times New Roman"/>
          <w:spacing w:val="-9"/>
          <w:sz w:val="28"/>
        </w:rPr>
        <w:t>U</w:t>
      </w:r>
      <w:r>
        <w:rPr>
          <w:rFonts w:ascii="Times New Roman"/>
          <w:sz w:val="28"/>
        </w:rPr>
        <w:t>ni</w:t>
      </w:r>
      <w:r>
        <w:rPr>
          <w:rFonts w:ascii="Times New Roman"/>
          <w:spacing w:val="-10"/>
          <w:sz w:val="28"/>
        </w:rPr>
        <w:t>v</w:t>
      </w:r>
      <w:r>
        <w:rPr>
          <w:rFonts w:ascii="Times New Roman"/>
          <w:sz w:val="28"/>
        </w:rPr>
        <w:t>ersity</w:t>
      </w:r>
      <w:r>
        <w:rPr>
          <w:rFonts w:ascii="Times New Roman"/>
          <w:spacing w:val="-1"/>
          <w:sz w:val="28"/>
        </w:rPr>
        <w:t xml:space="preserve"> </w:t>
      </w:r>
      <w:r>
        <w:rPr>
          <w:rFonts w:ascii="Times New Roman"/>
          <w:sz w:val="28"/>
        </w:rPr>
        <w:t>in con</w:t>
      </w:r>
      <w:r>
        <w:rPr>
          <w:rFonts w:ascii="Times New Roman"/>
          <w:spacing w:val="-11"/>
          <w:sz w:val="28"/>
        </w:rPr>
        <w:t>f</w:t>
      </w:r>
      <w:r>
        <w:rPr>
          <w:rFonts w:ascii="Times New Roman"/>
          <w:sz w:val="28"/>
        </w:rPr>
        <w:t>o</w:t>
      </w:r>
      <w:r>
        <w:rPr>
          <w:rFonts w:ascii="Times New Roman"/>
          <w:spacing w:val="5"/>
          <w:sz w:val="28"/>
        </w:rPr>
        <w:t>r</w:t>
      </w:r>
      <w:r>
        <w:rPr>
          <w:rFonts w:ascii="Times New Roman"/>
          <w:sz w:val="28"/>
        </w:rPr>
        <w:t>mity with the re</w:t>
      </w:r>
      <w:r>
        <w:rPr>
          <w:rFonts w:ascii="Times New Roman"/>
          <w:spacing w:val="-3"/>
          <w:sz w:val="28"/>
        </w:rPr>
        <w:t>q</w:t>
      </w:r>
      <w:r>
        <w:rPr>
          <w:rFonts w:ascii="Times New Roman"/>
          <w:sz w:val="28"/>
        </w:rPr>
        <w:t>uirements</w:t>
      </w:r>
      <w:r>
        <w:rPr>
          <w:rFonts w:ascii="Times New Roman"/>
          <w:spacing w:val="-1"/>
          <w:sz w:val="28"/>
        </w:rPr>
        <w:t xml:space="preserve"> </w:t>
      </w:r>
      <w:r>
        <w:rPr>
          <w:rFonts w:ascii="Times New Roman"/>
          <w:spacing w:val="-11"/>
          <w:sz w:val="28"/>
        </w:rPr>
        <w:t>f</w:t>
      </w:r>
      <w:r>
        <w:rPr>
          <w:rFonts w:ascii="Times New Roman"/>
          <w:sz w:val="28"/>
        </w:rPr>
        <w:t>or the</w:t>
      </w:r>
      <w:r>
        <w:rPr>
          <w:rFonts w:ascii="Times New Roman"/>
          <w:spacing w:val="-1"/>
          <w:sz w:val="28"/>
        </w:rPr>
        <w:t xml:space="preserve"> </w:t>
      </w:r>
      <w:r>
        <w:rPr>
          <w:rFonts w:ascii="Times New Roman"/>
          <w:sz w:val="28"/>
        </w:rPr>
        <w:t xml:space="preserve">degree of </w:t>
      </w:r>
      <w:r>
        <w:rPr>
          <w:rFonts w:ascii="Times New Roman"/>
          <w:spacing w:val="-1"/>
          <w:sz w:val="28"/>
        </w:rPr>
        <w:t xml:space="preserve">Master </w:t>
      </w:r>
      <w:r>
        <w:rPr>
          <w:rFonts w:ascii="Times New Roman"/>
          <w:sz w:val="28"/>
        </w:rPr>
        <w:t>of Science</w:t>
      </w:r>
    </w:p>
    <w:p w14:paraId="1EA1A356" w14:textId="77777777" w:rsidR="00996552" w:rsidRDefault="00996552">
      <w:pPr>
        <w:rPr>
          <w:rFonts w:ascii="Times New Roman" w:eastAsia="Times New Roman" w:hAnsi="Times New Roman" w:cs="Times New Roman"/>
          <w:sz w:val="28"/>
          <w:szCs w:val="28"/>
        </w:rPr>
      </w:pPr>
    </w:p>
    <w:p w14:paraId="3A03E0D3" w14:textId="77777777" w:rsidR="00996552" w:rsidRDefault="00996552">
      <w:pPr>
        <w:rPr>
          <w:rFonts w:ascii="Times New Roman" w:eastAsia="Times New Roman" w:hAnsi="Times New Roman" w:cs="Times New Roman"/>
          <w:sz w:val="28"/>
          <w:szCs w:val="28"/>
        </w:rPr>
      </w:pPr>
    </w:p>
    <w:p w14:paraId="41D4DC8A" w14:textId="77777777" w:rsidR="00996552" w:rsidRDefault="00996552">
      <w:pPr>
        <w:spacing w:before="1"/>
        <w:rPr>
          <w:rFonts w:ascii="Times New Roman" w:eastAsia="Times New Roman" w:hAnsi="Times New Roman" w:cs="Times New Roman"/>
          <w:sz w:val="25"/>
          <w:szCs w:val="25"/>
        </w:rPr>
      </w:pPr>
    </w:p>
    <w:p w14:paraId="1E1D6477" w14:textId="77777777" w:rsidR="00996552" w:rsidRDefault="002D0D3F">
      <w:pPr>
        <w:pStyle w:val="1"/>
        <w:spacing w:line="352" w:lineRule="auto"/>
        <w:ind w:left="581" w:right="387"/>
        <w:jc w:val="center"/>
        <w:rPr>
          <w:b w:val="0"/>
          <w:bCs w:val="0"/>
        </w:rPr>
      </w:pPr>
      <w:r>
        <w:t>Research</w:t>
      </w:r>
      <w:r>
        <w:rPr>
          <w:spacing w:val="18"/>
        </w:rPr>
        <w:t xml:space="preserve"> </w:t>
      </w:r>
      <w:r>
        <w:t>on</w:t>
      </w:r>
      <w:r>
        <w:rPr>
          <w:spacing w:val="19"/>
        </w:rPr>
        <w:t xml:space="preserve"> </w:t>
      </w:r>
      <w:r>
        <w:rPr>
          <w:spacing w:val="-1"/>
        </w:rPr>
        <w:t>Comprehensive</w:t>
      </w:r>
      <w:r>
        <w:rPr>
          <w:spacing w:val="17"/>
        </w:rPr>
        <w:t xml:space="preserve"> </w:t>
      </w:r>
      <w:r>
        <w:t>Assessment</w:t>
      </w:r>
      <w:r>
        <w:rPr>
          <w:spacing w:val="19"/>
        </w:rPr>
        <w:t xml:space="preserve"> </w:t>
      </w:r>
      <w:r>
        <w:t>Model</w:t>
      </w:r>
      <w:r>
        <w:rPr>
          <w:spacing w:val="30"/>
          <w:w w:val="101"/>
        </w:rPr>
        <w:t xml:space="preserve"> </w:t>
      </w:r>
      <w:r>
        <w:t>of</w:t>
      </w:r>
      <w:r>
        <w:rPr>
          <w:spacing w:val="12"/>
        </w:rPr>
        <w:t xml:space="preserve"> </w:t>
      </w:r>
      <w:r>
        <w:rPr>
          <w:spacing w:val="-3"/>
        </w:rPr>
        <w:t>Power</w:t>
      </w:r>
      <w:r>
        <w:rPr>
          <w:spacing w:val="13"/>
        </w:rPr>
        <w:t xml:space="preserve"> </w:t>
      </w:r>
      <w:r>
        <w:t>Grid</w:t>
      </w:r>
      <w:r>
        <w:rPr>
          <w:spacing w:val="14"/>
        </w:rPr>
        <w:t xml:space="preserve"> </w:t>
      </w:r>
      <w:r>
        <w:rPr>
          <w:spacing w:val="-1"/>
        </w:rPr>
        <w:t>Vulnerability</w:t>
      </w:r>
    </w:p>
    <w:p w14:paraId="68A3E3E6" w14:textId="77777777" w:rsidR="00996552" w:rsidRDefault="002D0D3F">
      <w:pPr>
        <w:spacing w:before="4"/>
        <w:ind w:left="1838" w:firstLine="261"/>
        <w:rPr>
          <w:rFonts w:ascii="Arial" w:eastAsia="Arial" w:hAnsi="Arial" w:cs="Arial"/>
          <w:sz w:val="32"/>
          <w:szCs w:val="32"/>
        </w:rPr>
      </w:pPr>
      <w:r>
        <w:rPr>
          <w:rFonts w:ascii="Arial"/>
          <w:b/>
          <w:sz w:val="32"/>
        </w:rPr>
        <w:t>Based</w:t>
      </w:r>
      <w:r>
        <w:rPr>
          <w:rFonts w:ascii="Arial"/>
          <w:b/>
          <w:spacing w:val="10"/>
          <w:sz w:val="32"/>
        </w:rPr>
        <w:t xml:space="preserve"> </w:t>
      </w:r>
      <w:r>
        <w:rPr>
          <w:rFonts w:ascii="Arial"/>
          <w:b/>
          <w:sz w:val="32"/>
        </w:rPr>
        <w:t>on</w:t>
      </w:r>
      <w:r>
        <w:rPr>
          <w:rFonts w:ascii="Arial"/>
          <w:b/>
          <w:spacing w:val="11"/>
          <w:sz w:val="32"/>
        </w:rPr>
        <w:t xml:space="preserve"> </w:t>
      </w:r>
      <w:r>
        <w:rPr>
          <w:rFonts w:ascii="Arial"/>
          <w:b/>
          <w:sz w:val="32"/>
        </w:rPr>
        <w:t>Structure</w:t>
      </w:r>
      <w:r>
        <w:rPr>
          <w:rFonts w:ascii="Arial"/>
          <w:b/>
          <w:spacing w:val="11"/>
          <w:sz w:val="32"/>
        </w:rPr>
        <w:t xml:space="preserve"> </w:t>
      </w:r>
      <w:r>
        <w:rPr>
          <w:rFonts w:ascii="Arial"/>
          <w:b/>
          <w:sz w:val="32"/>
        </w:rPr>
        <w:t>and</w:t>
      </w:r>
      <w:r>
        <w:rPr>
          <w:rFonts w:ascii="Arial"/>
          <w:b/>
          <w:spacing w:val="12"/>
          <w:sz w:val="32"/>
        </w:rPr>
        <w:t xml:space="preserve"> </w:t>
      </w:r>
      <w:r>
        <w:rPr>
          <w:rFonts w:ascii="Arial"/>
          <w:b/>
          <w:spacing w:val="-1"/>
          <w:sz w:val="32"/>
        </w:rPr>
        <w:t>State</w:t>
      </w:r>
    </w:p>
    <w:p w14:paraId="726AD102" w14:textId="77777777" w:rsidR="00996552" w:rsidRDefault="00996552">
      <w:pPr>
        <w:rPr>
          <w:rFonts w:ascii="Arial" w:eastAsia="Arial" w:hAnsi="Arial" w:cs="Arial"/>
          <w:b/>
          <w:bCs/>
          <w:sz w:val="32"/>
          <w:szCs w:val="32"/>
        </w:rPr>
      </w:pPr>
    </w:p>
    <w:p w14:paraId="06E12D7F" w14:textId="77777777" w:rsidR="00996552" w:rsidRDefault="00996552">
      <w:pPr>
        <w:rPr>
          <w:rFonts w:ascii="Arial" w:eastAsia="Arial" w:hAnsi="Arial" w:cs="Arial"/>
          <w:b/>
          <w:bCs/>
          <w:sz w:val="32"/>
          <w:szCs w:val="32"/>
        </w:rPr>
      </w:pPr>
    </w:p>
    <w:p w14:paraId="079B06AE" w14:textId="77777777" w:rsidR="00996552" w:rsidRDefault="00996552">
      <w:pPr>
        <w:rPr>
          <w:rFonts w:ascii="Arial" w:eastAsia="Arial" w:hAnsi="Arial" w:cs="Arial"/>
          <w:b/>
          <w:bCs/>
          <w:sz w:val="32"/>
          <w:szCs w:val="32"/>
        </w:rPr>
      </w:pPr>
    </w:p>
    <w:p w14:paraId="615BF4C3" w14:textId="77777777" w:rsidR="00996552" w:rsidRDefault="00996552">
      <w:pPr>
        <w:rPr>
          <w:rFonts w:ascii="Arial" w:eastAsia="Arial" w:hAnsi="Arial" w:cs="Arial"/>
          <w:b/>
          <w:bCs/>
          <w:sz w:val="32"/>
          <w:szCs w:val="32"/>
        </w:rPr>
      </w:pPr>
    </w:p>
    <w:p w14:paraId="1FC9B57B" w14:textId="77777777" w:rsidR="00996552" w:rsidRDefault="00996552">
      <w:pPr>
        <w:spacing w:before="1"/>
        <w:rPr>
          <w:rFonts w:ascii="Arial" w:eastAsia="Arial" w:hAnsi="Arial" w:cs="Arial"/>
          <w:b/>
          <w:bCs/>
          <w:sz w:val="25"/>
          <w:szCs w:val="25"/>
        </w:rPr>
      </w:pPr>
    </w:p>
    <w:p w14:paraId="184404F4" w14:textId="77777777" w:rsidR="00996552" w:rsidRDefault="002D0D3F">
      <w:pPr>
        <w:pStyle w:val="2"/>
        <w:tabs>
          <w:tab w:val="left" w:pos="4738"/>
        </w:tabs>
        <w:spacing w:before="0" w:line="312" w:lineRule="auto"/>
        <w:ind w:left="1838" w:right="2125"/>
      </w:pPr>
      <w:r>
        <w:t>Candidate</w:t>
      </w:r>
      <w:r>
        <w:rPr>
          <w:spacing w:val="-1"/>
        </w:rPr>
        <w:t xml:space="preserve"> </w:t>
      </w:r>
      <w:r>
        <w:t>:</w:t>
      </w:r>
      <w:r>
        <w:tab/>
        <w:t>Li</w:t>
      </w:r>
      <w:r>
        <w:rPr>
          <w:spacing w:val="-1"/>
        </w:rPr>
        <w:t xml:space="preserve"> </w:t>
      </w:r>
      <w:r>
        <w:t xml:space="preserve">Jiongcong </w:t>
      </w:r>
      <w:r>
        <w:rPr>
          <w:spacing w:val="-1"/>
        </w:rPr>
        <w:t xml:space="preserve">Student </w:t>
      </w:r>
      <w:r>
        <w:rPr>
          <w:spacing w:val="-2"/>
        </w:rPr>
        <w:t>Number</w:t>
      </w:r>
      <w:r>
        <w:rPr>
          <w:spacing w:val="-1"/>
        </w:rPr>
        <w:t xml:space="preserve"> </w:t>
      </w:r>
      <w:r>
        <w:t>:</w:t>
      </w:r>
      <w:r>
        <w:tab/>
        <w:t>1732929</w:t>
      </w:r>
    </w:p>
    <w:p w14:paraId="047ED33F" w14:textId="77777777" w:rsidR="00996552" w:rsidRDefault="002D0D3F">
      <w:pPr>
        <w:tabs>
          <w:tab w:val="left" w:pos="4738"/>
        </w:tabs>
        <w:spacing w:before="4"/>
        <w:ind w:left="1838"/>
        <w:rPr>
          <w:rFonts w:ascii="Times New Roman" w:eastAsia="Times New Roman" w:hAnsi="Times New Roman" w:cs="Times New Roman"/>
          <w:sz w:val="32"/>
          <w:szCs w:val="32"/>
        </w:rPr>
      </w:pPr>
      <w:r>
        <w:rPr>
          <w:rFonts w:ascii="Times New Roman"/>
          <w:sz w:val="32"/>
        </w:rPr>
        <w:t>School/Department :</w:t>
      </w:r>
      <w:r>
        <w:rPr>
          <w:rFonts w:ascii="Times New Roman"/>
          <w:sz w:val="32"/>
        </w:rPr>
        <w:tab/>
      </w:r>
      <w:r>
        <w:rPr>
          <w:rFonts w:ascii="Times New Roman"/>
          <w:spacing w:val="-2"/>
          <w:sz w:val="32"/>
        </w:rPr>
        <w:t>College</w:t>
      </w:r>
      <w:r>
        <w:rPr>
          <w:rFonts w:ascii="Times New Roman"/>
          <w:spacing w:val="1"/>
          <w:sz w:val="32"/>
        </w:rPr>
        <w:t xml:space="preserve"> </w:t>
      </w:r>
      <w:r>
        <w:rPr>
          <w:rFonts w:ascii="Times New Roman"/>
          <w:sz w:val="32"/>
        </w:rPr>
        <w:t>of</w:t>
      </w:r>
      <w:r>
        <w:rPr>
          <w:rFonts w:ascii="Times New Roman"/>
          <w:spacing w:val="1"/>
          <w:sz w:val="32"/>
        </w:rPr>
        <w:t xml:space="preserve"> </w:t>
      </w:r>
      <w:r>
        <w:rPr>
          <w:rFonts w:ascii="Times New Roman"/>
          <w:sz w:val="32"/>
        </w:rPr>
        <w:t>Electronics</w:t>
      </w:r>
      <w:r>
        <w:rPr>
          <w:rFonts w:ascii="Times New Roman"/>
          <w:spacing w:val="1"/>
          <w:sz w:val="32"/>
        </w:rPr>
        <w:t xml:space="preserve"> </w:t>
      </w:r>
      <w:r>
        <w:rPr>
          <w:rFonts w:ascii="Times New Roman"/>
          <w:sz w:val="32"/>
        </w:rPr>
        <w:t>and</w:t>
      </w:r>
    </w:p>
    <w:p w14:paraId="107AB9C2" w14:textId="77777777" w:rsidR="00996552" w:rsidRDefault="002D0D3F">
      <w:pPr>
        <w:spacing w:before="112"/>
        <w:ind w:left="4738"/>
        <w:rPr>
          <w:rFonts w:ascii="Times New Roman" w:eastAsia="Times New Roman" w:hAnsi="Times New Roman" w:cs="Times New Roman"/>
          <w:sz w:val="32"/>
          <w:szCs w:val="32"/>
        </w:rPr>
      </w:pPr>
      <w:r>
        <w:rPr>
          <w:rFonts w:ascii="Times New Roman"/>
          <w:spacing w:val="-1"/>
          <w:sz w:val="32"/>
        </w:rPr>
        <w:t>Information</w:t>
      </w:r>
      <w:r>
        <w:rPr>
          <w:rFonts w:ascii="Times New Roman"/>
          <w:sz w:val="32"/>
        </w:rPr>
        <w:t xml:space="preserve"> Engineering</w:t>
      </w:r>
    </w:p>
    <w:p w14:paraId="4F34FED9" w14:textId="77777777" w:rsidR="00996552" w:rsidRDefault="002D0D3F">
      <w:pPr>
        <w:tabs>
          <w:tab w:val="left" w:pos="4738"/>
        </w:tabs>
        <w:spacing w:before="112"/>
        <w:ind w:left="1838"/>
        <w:rPr>
          <w:rFonts w:ascii="Times New Roman" w:eastAsia="Times New Roman" w:hAnsi="Times New Roman" w:cs="Times New Roman"/>
          <w:sz w:val="32"/>
          <w:szCs w:val="32"/>
        </w:rPr>
      </w:pPr>
      <w:r>
        <w:rPr>
          <w:rFonts w:ascii="Times New Roman"/>
          <w:sz w:val="32"/>
        </w:rPr>
        <w:t>Discipline</w:t>
      </w:r>
      <w:r>
        <w:rPr>
          <w:rFonts w:ascii="Times New Roman"/>
          <w:spacing w:val="-1"/>
          <w:sz w:val="32"/>
        </w:rPr>
        <w:t xml:space="preserve"> </w:t>
      </w:r>
      <w:r>
        <w:rPr>
          <w:rFonts w:ascii="Times New Roman"/>
          <w:sz w:val="32"/>
        </w:rPr>
        <w:t>:</w:t>
      </w:r>
      <w:r>
        <w:rPr>
          <w:rFonts w:ascii="Times New Roman"/>
          <w:sz w:val="32"/>
        </w:rPr>
        <w:tab/>
        <w:t>Engineering</w:t>
      </w:r>
    </w:p>
    <w:p w14:paraId="3F21AD97" w14:textId="77777777" w:rsidR="00996552" w:rsidRDefault="002D0D3F">
      <w:pPr>
        <w:tabs>
          <w:tab w:val="left" w:pos="4738"/>
        </w:tabs>
        <w:spacing w:before="112"/>
        <w:ind w:left="1838"/>
        <w:rPr>
          <w:rFonts w:ascii="Times New Roman" w:eastAsia="Times New Roman" w:hAnsi="Times New Roman" w:cs="Times New Roman"/>
          <w:sz w:val="32"/>
          <w:szCs w:val="32"/>
        </w:rPr>
      </w:pPr>
      <w:r>
        <w:rPr>
          <w:rFonts w:ascii="Times New Roman"/>
          <w:spacing w:val="-2"/>
          <w:sz w:val="32"/>
        </w:rPr>
        <w:t>Major</w:t>
      </w:r>
      <w:r>
        <w:rPr>
          <w:rFonts w:ascii="Times New Roman"/>
          <w:spacing w:val="-1"/>
          <w:sz w:val="32"/>
        </w:rPr>
        <w:t xml:space="preserve"> </w:t>
      </w:r>
      <w:r>
        <w:rPr>
          <w:rFonts w:ascii="Times New Roman"/>
          <w:sz w:val="32"/>
        </w:rPr>
        <w:t>:</w:t>
      </w:r>
      <w:r>
        <w:rPr>
          <w:rFonts w:ascii="Times New Roman"/>
          <w:sz w:val="32"/>
        </w:rPr>
        <w:tab/>
        <w:t>Control</w:t>
      </w:r>
      <w:r>
        <w:rPr>
          <w:rFonts w:ascii="Times New Roman"/>
          <w:spacing w:val="-1"/>
          <w:sz w:val="32"/>
        </w:rPr>
        <w:t xml:space="preserve"> </w:t>
      </w:r>
      <w:r>
        <w:rPr>
          <w:rFonts w:ascii="Times New Roman"/>
          <w:sz w:val="32"/>
        </w:rPr>
        <w:t>Engineering</w:t>
      </w:r>
    </w:p>
    <w:p w14:paraId="0A0D3CC5" w14:textId="77777777" w:rsidR="00996552" w:rsidRDefault="002D0D3F">
      <w:pPr>
        <w:tabs>
          <w:tab w:val="left" w:pos="4738"/>
        </w:tabs>
        <w:spacing w:before="112"/>
        <w:ind w:left="3215" w:hanging="1377"/>
        <w:rPr>
          <w:rFonts w:ascii="Times New Roman" w:eastAsia="Times New Roman" w:hAnsi="Times New Roman" w:cs="Times New Roman"/>
          <w:sz w:val="32"/>
          <w:szCs w:val="32"/>
        </w:rPr>
      </w:pPr>
      <w:r>
        <w:rPr>
          <w:rFonts w:ascii="Times New Roman"/>
          <w:sz w:val="32"/>
        </w:rPr>
        <w:t>Supe</w:t>
      </w:r>
      <w:r>
        <w:rPr>
          <w:rFonts w:ascii="Times New Roman"/>
          <w:spacing w:val="6"/>
          <w:sz w:val="32"/>
        </w:rPr>
        <w:t>r</w:t>
      </w:r>
      <w:r>
        <w:rPr>
          <w:rFonts w:ascii="Times New Roman"/>
          <w:sz w:val="32"/>
        </w:rPr>
        <w:t>visor :</w:t>
      </w:r>
      <w:r>
        <w:rPr>
          <w:rFonts w:ascii="Times New Roman"/>
          <w:sz w:val="32"/>
        </w:rPr>
        <w:tab/>
        <w:t>A.</w:t>
      </w:r>
      <w:r>
        <w:rPr>
          <w:rFonts w:ascii="Times New Roman"/>
          <w:spacing w:val="-1"/>
          <w:sz w:val="32"/>
        </w:rPr>
        <w:t xml:space="preserve"> </w:t>
      </w:r>
      <w:r>
        <w:rPr>
          <w:rFonts w:ascii="Times New Roman"/>
          <w:sz w:val="32"/>
        </w:rPr>
        <w:t>Prof.</w:t>
      </w:r>
      <w:r>
        <w:rPr>
          <w:rFonts w:ascii="Times New Roman"/>
          <w:spacing w:val="35"/>
          <w:sz w:val="32"/>
        </w:rPr>
        <w:t xml:space="preserve"> </w:t>
      </w:r>
      <w:r>
        <w:rPr>
          <w:rFonts w:ascii="Times New Roman"/>
          <w:sz w:val="32"/>
        </w:rPr>
        <w:t xml:space="preserve">Su </w:t>
      </w:r>
      <w:r>
        <w:rPr>
          <w:rFonts w:ascii="Times New Roman"/>
          <w:spacing w:val="-34"/>
          <w:sz w:val="32"/>
        </w:rPr>
        <w:t>Y</w:t>
      </w:r>
      <w:r>
        <w:rPr>
          <w:rFonts w:ascii="Times New Roman"/>
          <w:sz w:val="32"/>
        </w:rPr>
        <w:t>ongqing</w:t>
      </w:r>
    </w:p>
    <w:p w14:paraId="38E10CE9" w14:textId="77777777" w:rsidR="00996552" w:rsidRDefault="00996552">
      <w:pPr>
        <w:rPr>
          <w:rFonts w:ascii="Times New Roman" w:eastAsia="Times New Roman" w:hAnsi="Times New Roman" w:cs="Times New Roman"/>
          <w:sz w:val="32"/>
          <w:szCs w:val="32"/>
        </w:rPr>
      </w:pPr>
    </w:p>
    <w:p w14:paraId="2CB91B17" w14:textId="77777777" w:rsidR="00996552" w:rsidRDefault="00996552">
      <w:pPr>
        <w:rPr>
          <w:rFonts w:ascii="Times New Roman" w:eastAsia="Times New Roman" w:hAnsi="Times New Roman" w:cs="Times New Roman"/>
          <w:sz w:val="32"/>
          <w:szCs w:val="32"/>
        </w:rPr>
      </w:pPr>
    </w:p>
    <w:p w14:paraId="54511007" w14:textId="77777777" w:rsidR="00996552" w:rsidRDefault="00996552">
      <w:pPr>
        <w:rPr>
          <w:rFonts w:ascii="Times New Roman" w:eastAsia="Times New Roman" w:hAnsi="Times New Roman" w:cs="Times New Roman"/>
          <w:sz w:val="32"/>
          <w:szCs w:val="32"/>
        </w:rPr>
      </w:pPr>
    </w:p>
    <w:p w14:paraId="44E0D21B" w14:textId="77777777" w:rsidR="00996552" w:rsidRDefault="00996552">
      <w:pPr>
        <w:spacing w:before="9"/>
        <w:rPr>
          <w:rFonts w:ascii="Times New Roman" w:eastAsia="Times New Roman" w:hAnsi="Times New Roman" w:cs="Times New Roman"/>
          <w:sz w:val="41"/>
          <w:szCs w:val="41"/>
        </w:rPr>
      </w:pPr>
    </w:p>
    <w:p w14:paraId="7FE92F6B" w14:textId="77777777" w:rsidR="00996552" w:rsidRDefault="002D0D3F">
      <w:pPr>
        <w:jc w:val="center"/>
        <w:rPr>
          <w:rFonts w:ascii="Times New Roman" w:eastAsia="Times New Roman" w:hAnsi="Times New Roman" w:cs="Times New Roman"/>
          <w:sz w:val="32"/>
          <w:szCs w:val="32"/>
          <w:lang w:eastAsia="zh-CN"/>
        </w:rPr>
      </w:pPr>
      <w:r>
        <w:rPr>
          <w:rFonts w:ascii="Times New Roman"/>
          <w:sz w:val="32"/>
          <w:lang w:eastAsia="zh-CN"/>
        </w:rPr>
        <w:t>December,</w:t>
      </w:r>
      <w:r>
        <w:rPr>
          <w:rFonts w:ascii="Times New Roman"/>
          <w:spacing w:val="-1"/>
          <w:sz w:val="32"/>
          <w:lang w:eastAsia="zh-CN"/>
        </w:rPr>
        <w:t xml:space="preserve"> </w:t>
      </w:r>
      <w:r>
        <w:rPr>
          <w:rFonts w:ascii="Times New Roman"/>
          <w:sz w:val="32"/>
          <w:lang w:eastAsia="zh-CN"/>
        </w:rPr>
        <w:t>2019</w:t>
      </w:r>
    </w:p>
    <w:p w14:paraId="2FCD255E" w14:textId="77777777" w:rsidR="00996552" w:rsidRDefault="00996552">
      <w:pPr>
        <w:jc w:val="center"/>
        <w:rPr>
          <w:rFonts w:ascii="Times New Roman" w:eastAsia="Times New Roman" w:hAnsi="Times New Roman" w:cs="Times New Roman"/>
          <w:sz w:val="32"/>
          <w:szCs w:val="32"/>
          <w:lang w:eastAsia="zh-CN"/>
        </w:rPr>
        <w:sectPr w:rsidR="00996552">
          <w:pgSz w:w="11910" w:h="16840"/>
          <w:pgMar w:top="1580" w:right="1680" w:bottom="280" w:left="1680" w:header="720" w:footer="720" w:gutter="0"/>
          <w:cols w:space="720"/>
        </w:sectPr>
      </w:pPr>
    </w:p>
    <w:p w14:paraId="6C1F469C" w14:textId="77777777" w:rsidR="00996552" w:rsidRDefault="00996552">
      <w:pPr>
        <w:spacing w:before="5"/>
        <w:rPr>
          <w:rFonts w:ascii="Times New Roman" w:eastAsia="Times New Roman" w:hAnsi="Times New Roman" w:cs="Times New Roman"/>
          <w:sz w:val="17"/>
          <w:szCs w:val="17"/>
          <w:lang w:eastAsia="zh-CN"/>
        </w:rPr>
      </w:pPr>
    </w:p>
    <w:p w14:paraId="06E4C91C" w14:textId="77777777" w:rsidR="00996552" w:rsidRDefault="00996552">
      <w:pPr>
        <w:rPr>
          <w:rFonts w:ascii="Times New Roman" w:eastAsia="Times New Roman" w:hAnsi="Times New Roman" w:cs="Times New Roman"/>
          <w:sz w:val="17"/>
          <w:szCs w:val="17"/>
          <w:lang w:eastAsia="zh-CN"/>
        </w:rPr>
        <w:sectPr w:rsidR="00996552">
          <w:pgSz w:w="11910" w:h="16840"/>
          <w:pgMar w:top="1580" w:right="1680" w:bottom="280" w:left="1680" w:header="720" w:footer="720" w:gutter="0"/>
          <w:cols w:space="720"/>
        </w:sectPr>
      </w:pPr>
    </w:p>
    <w:p w14:paraId="1203E328" w14:textId="77777777" w:rsidR="00996552" w:rsidRDefault="00996552">
      <w:pPr>
        <w:rPr>
          <w:rFonts w:ascii="Times New Roman" w:eastAsia="Times New Roman" w:hAnsi="Times New Roman" w:cs="Times New Roman"/>
          <w:sz w:val="20"/>
          <w:szCs w:val="20"/>
          <w:lang w:eastAsia="zh-CN"/>
        </w:rPr>
      </w:pPr>
    </w:p>
    <w:p w14:paraId="3A2E40E9" w14:textId="77777777" w:rsidR="00996552" w:rsidRDefault="002D0D3F">
      <w:pPr>
        <w:spacing w:before="111"/>
        <w:ind w:left="1833" w:right="2031"/>
        <w:jc w:val="center"/>
        <w:rPr>
          <w:rFonts w:ascii="黑体" w:eastAsia="黑体" w:hAnsi="黑体" w:cs="黑体"/>
          <w:sz w:val="44"/>
          <w:szCs w:val="44"/>
          <w:lang w:eastAsia="zh-CN"/>
        </w:rPr>
      </w:pPr>
      <w:r>
        <w:rPr>
          <w:rFonts w:ascii="黑体" w:eastAsia="黑体" w:hAnsi="黑体" w:cs="黑体"/>
          <w:sz w:val="44"/>
          <w:szCs w:val="44"/>
          <w:lang w:eastAsia="zh-CN"/>
        </w:rPr>
        <w:t>学位论文版权使用授权书</w:t>
      </w:r>
    </w:p>
    <w:p w14:paraId="1B7CFA25" w14:textId="77777777" w:rsidR="00996552" w:rsidRDefault="00996552">
      <w:pPr>
        <w:spacing w:before="12"/>
        <w:rPr>
          <w:rFonts w:ascii="黑体" w:eastAsia="黑体" w:hAnsi="黑体" w:cs="黑体"/>
          <w:sz w:val="60"/>
          <w:szCs w:val="60"/>
          <w:lang w:eastAsia="zh-CN"/>
        </w:rPr>
      </w:pPr>
    </w:p>
    <w:p w14:paraId="24952C91" w14:textId="77777777" w:rsidR="00996552" w:rsidRDefault="002D0D3F">
      <w:pPr>
        <w:spacing w:line="372" w:lineRule="auto"/>
        <w:ind w:left="117" w:right="113" w:firstLine="560"/>
        <w:rPr>
          <w:rFonts w:ascii="宋体" w:eastAsia="宋体" w:hAnsi="宋体" w:cs="宋体"/>
          <w:sz w:val="28"/>
          <w:szCs w:val="28"/>
          <w:lang w:eastAsia="zh-CN"/>
        </w:rPr>
      </w:pPr>
      <w:r>
        <w:rPr>
          <w:rFonts w:ascii="宋体" w:eastAsia="宋体" w:hAnsi="宋体" w:cs="宋体"/>
          <w:spacing w:val="3"/>
          <w:sz w:val="28"/>
          <w:szCs w:val="28"/>
          <w:lang w:eastAsia="zh-CN"/>
        </w:rPr>
        <w:t>本人完全了解同济大学关于收集、保存、使用学位论文的规定，</w:t>
      </w:r>
      <w:r>
        <w:rPr>
          <w:rFonts w:ascii="宋体" w:eastAsia="宋体" w:hAnsi="宋体" w:cs="宋体"/>
          <w:spacing w:val="24"/>
          <w:sz w:val="28"/>
          <w:szCs w:val="28"/>
          <w:lang w:eastAsia="zh-CN"/>
        </w:rPr>
        <w:t xml:space="preserve"> </w:t>
      </w:r>
      <w:r>
        <w:rPr>
          <w:rFonts w:ascii="宋体" w:eastAsia="宋体" w:hAnsi="宋体" w:cs="宋体"/>
          <w:spacing w:val="6"/>
          <w:sz w:val="28"/>
          <w:szCs w:val="28"/>
          <w:lang w:eastAsia="zh-CN"/>
        </w:rPr>
        <w:t>同意如下各项内容：按照学校要求提交学位论文的印刷本和电子版</w:t>
      </w:r>
      <w:r>
        <w:rPr>
          <w:rFonts w:ascii="宋体" w:eastAsia="宋体" w:hAnsi="宋体" w:cs="宋体"/>
          <w:spacing w:val="30"/>
          <w:sz w:val="28"/>
          <w:szCs w:val="28"/>
          <w:lang w:eastAsia="zh-CN"/>
        </w:rPr>
        <w:t xml:space="preserve"> </w:t>
      </w:r>
      <w:r>
        <w:rPr>
          <w:rFonts w:ascii="宋体" w:eastAsia="宋体" w:hAnsi="宋体" w:cs="宋体"/>
          <w:spacing w:val="2"/>
          <w:sz w:val="28"/>
          <w:szCs w:val="28"/>
          <w:lang w:eastAsia="zh-CN"/>
        </w:rPr>
        <w:t>本；学校有权保存学位论文的印刷本和电子版，并采用影印、缩印、</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扫描</w:t>
      </w:r>
      <w:r>
        <w:rPr>
          <w:rFonts w:ascii="宋体" w:eastAsia="宋体" w:hAnsi="宋体" w:cs="宋体"/>
          <w:spacing w:val="-42"/>
          <w:sz w:val="28"/>
          <w:szCs w:val="28"/>
          <w:lang w:eastAsia="zh-CN"/>
        </w:rPr>
        <w:t>、</w:t>
      </w:r>
      <w:r>
        <w:rPr>
          <w:rFonts w:ascii="宋体" w:eastAsia="宋体" w:hAnsi="宋体" w:cs="宋体"/>
          <w:sz w:val="28"/>
          <w:szCs w:val="28"/>
          <w:lang w:eastAsia="zh-CN"/>
        </w:rPr>
        <w:t>数字化或其它手段保存论文</w:t>
      </w:r>
      <w:r>
        <w:rPr>
          <w:rFonts w:ascii="宋体" w:eastAsia="宋体" w:hAnsi="宋体" w:cs="宋体"/>
          <w:spacing w:val="-48"/>
          <w:sz w:val="28"/>
          <w:szCs w:val="28"/>
          <w:lang w:eastAsia="zh-CN"/>
        </w:rPr>
        <w:t>；</w:t>
      </w:r>
      <w:r>
        <w:rPr>
          <w:rFonts w:ascii="宋体" w:eastAsia="宋体" w:hAnsi="宋体" w:cs="宋体"/>
          <w:sz w:val="28"/>
          <w:szCs w:val="28"/>
          <w:lang w:eastAsia="zh-CN"/>
        </w:rPr>
        <w:t xml:space="preserve">学校有权提供目录检索以及提供 </w:t>
      </w:r>
      <w:r>
        <w:rPr>
          <w:rFonts w:ascii="宋体" w:eastAsia="宋体" w:hAnsi="宋体" w:cs="宋体"/>
          <w:spacing w:val="6"/>
          <w:sz w:val="28"/>
          <w:szCs w:val="28"/>
          <w:lang w:eastAsia="zh-CN"/>
        </w:rPr>
        <w:t>本学位论文全文或者部分的阅览服务；学校有权按有关规定向国家</w:t>
      </w:r>
      <w:r>
        <w:rPr>
          <w:rFonts w:ascii="宋体" w:eastAsia="宋体" w:hAnsi="宋体" w:cs="宋体"/>
          <w:spacing w:val="30"/>
          <w:sz w:val="28"/>
          <w:szCs w:val="28"/>
          <w:lang w:eastAsia="zh-CN"/>
        </w:rPr>
        <w:t xml:space="preserve"> </w:t>
      </w:r>
      <w:r>
        <w:rPr>
          <w:rFonts w:ascii="宋体" w:eastAsia="宋体" w:hAnsi="宋体" w:cs="宋体"/>
          <w:spacing w:val="6"/>
          <w:sz w:val="28"/>
          <w:szCs w:val="28"/>
          <w:lang w:eastAsia="zh-CN"/>
        </w:rPr>
        <w:t>有关部门或者机构送交论文的复印件和电子版；在不以盈利为目的</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的前提下，学校可以适当复制论文的部分或全部内容用于学术活动。</w:t>
      </w:r>
    </w:p>
    <w:p w14:paraId="09DB8953" w14:textId="77777777" w:rsidR="00996552" w:rsidRDefault="00996552">
      <w:pPr>
        <w:rPr>
          <w:rFonts w:ascii="宋体" w:eastAsia="宋体" w:hAnsi="宋体" w:cs="宋体"/>
          <w:sz w:val="28"/>
          <w:szCs w:val="28"/>
          <w:lang w:eastAsia="zh-CN"/>
        </w:rPr>
      </w:pPr>
    </w:p>
    <w:p w14:paraId="462FF60A" w14:textId="77777777" w:rsidR="00996552" w:rsidRDefault="00996552">
      <w:pPr>
        <w:rPr>
          <w:rFonts w:ascii="宋体" w:eastAsia="宋体" w:hAnsi="宋体" w:cs="宋体"/>
          <w:sz w:val="28"/>
          <w:szCs w:val="28"/>
          <w:lang w:eastAsia="zh-CN"/>
        </w:rPr>
      </w:pPr>
    </w:p>
    <w:p w14:paraId="38FEC303" w14:textId="77777777" w:rsidR="00996552" w:rsidRDefault="00996552">
      <w:pPr>
        <w:rPr>
          <w:rFonts w:ascii="宋体" w:eastAsia="宋体" w:hAnsi="宋体" w:cs="宋体"/>
          <w:sz w:val="28"/>
          <w:szCs w:val="28"/>
          <w:lang w:eastAsia="zh-CN"/>
        </w:rPr>
      </w:pPr>
    </w:p>
    <w:p w14:paraId="208C1AB7" w14:textId="77777777" w:rsidR="00996552" w:rsidRDefault="00996552">
      <w:pPr>
        <w:rPr>
          <w:rFonts w:ascii="宋体" w:eastAsia="宋体" w:hAnsi="宋体" w:cs="宋体"/>
          <w:sz w:val="28"/>
          <w:szCs w:val="28"/>
          <w:lang w:eastAsia="zh-CN"/>
        </w:rPr>
      </w:pPr>
    </w:p>
    <w:p w14:paraId="39E9A30A" w14:textId="77777777" w:rsidR="00996552" w:rsidRDefault="00996552">
      <w:pPr>
        <w:rPr>
          <w:rFonts w:ascii="宋体" w:eastAsia="宋体" w:hAnsi="宋体" w:cs="宋体"/>
          <w:sz w:val="28"/>
          <w:szCs w:val="28"/>
          <w:lang w:eastAsia="zh-CN"/>
        </w:rPr>
      </w:pPr>
    </w:p>
    <w:p w14:paraId="53209830" w14:textId="77777777" w:rsidR="00996552" w:rsidRDefault="00996552">
      <w:pPr>
        <w:rPr>
          <w:rFonts w:ascii="宋体" w:eastAsia="宋体" w:hAnsi="宋体" w:cs="宋体"/>
          <w:sz w:val="28"/>
          <w:szCs w:val="28"/>
          <w:lang w:eastAsia="zh-CN"/>
        </w:rPr>
      </w:pPr>
    </w:p>
    <w:p w14:paraId="247B564F" w14:textId="77777777" w:rsidR="00996552" w:rsidRDefault="00996552">
      <w:pPr>
        <w:rPr>
          <w:rFonts w:ascii="宋体" w:eastAsia="宋体" w:hAnsi="宋体" w:cs="宋体"/>
          <w:sz w:val="28"/>
          <w:szCs w:val="28"/>
          <w:lang w:eastAsia="zh-CN"/>
        </w:rPr>
      </w:pPr>
    </w:p>
    <w:p w14:paraId="2AAAEB9E" w14:textId="77777777" w:rsidR="00996552" w:rsidRDefault="00996552">
      <w:pPr>
        <w:rPr>
          <w:rFonts w:ascii="宋体" w:eastAsia="宋体" w:hAnsi="宋体" w:cs="宋体"/>
          <w:sz w:val="28"/>
          <w:szCs w:val="28"/>
          <w:lang w:eastAsia="zh-CN"/>
        </w:rPr>
      </w:pPr>
    </w:p>
    <w:p w14:paraId="7A1DDAD8" w14:textId="77777777" w:rsidR="00996552" w:rsidRDefault="00996552">
      <w:pPr>
        <w:rPr>
          <w:rFonts w:ascii="宋体" w:eastAsia="宋体" w:hAnsi="宋体" w:cs="宋体"/>
          <w:sz w:val="28"/>
          <w:szCs w:val="28"/>
          <w:lang w:eastAsia="zh-CN"/>
        </w:rPr>
      </w:pPr>
    </w:p>
    <w:p w14:paraId="6661977D" w14:textId="77777777" w:rsidR="00996552" w:rsidRDefault="00996552">
      <w:pPr>
        <w:rPr>
          <w:rFonts w:ascii="宋体" w:eastAsia="宋体" w:hAnsi="宋体" w:cs="宋体"/>
          <w:sz w:val="28"/>
          <w:szCs w:val="28"/>
          <w:lang w:eastAsia="zh-CN"/>
        </w:rPr>
      </w:pPr>
    </w:p>
    <w:p w14:paraId="48FD7C8A" w14:textId="77777777" w:rsidR="00996552" w:rsidRDefault="00996552">
      <w:pPr>
        <w:rPr>
          <w:rFonts w:ascii="宋体" w:eastAsia="宋体" w:hAnsi="宋体" w:cs="宋体"/>
          <w:sz w:val="28"/>
          <w:szCs w:val="28"/>
          <w:lang w:eastAsia="zh-CN"/>
        </w:rPr>
      </w:pPr>
    </w:p>
    <w:p w14:paraId="3F9F83B6" w14:textId="77777777" w:rsidR="00996552" w:rsidRDefault="00996552">
      <w:pPr>
        <w:spacing w:before="6"/>
        <w:rPr>
          <w:rFonts w:ascii="宋体" w:eastAsia="宋体" w:hAnsi="宋体" w:cs="宋体"/>
          <w:sz w:val="41"/>
          <w:szCs w:val="41"/>
          <w:lang w:eastAsia="zh-CN"/>
        </w:rPr>
      </w:pPr>
    </w:p>
    <w:p w14:paraId="658CC531" w14:textId="77777777" w:rsidR="00996552" w:rsidRDefault="002D0D3F">
      <w:pPr>
        <w:pStyle w:val="a3"/>
        <w:ind w:left="1833" w:right="1946"/>
        <w:jc w:val="center"/>
        <w:rPr>
          <w:lang w:eastAsia="zh-CN"/>
        </w:rPr>
      </w:pPr>
      <w:r>
        <w:rPr>
          <w:lang w:eastAsia="zh-CN"/>
        </w:rPr>
        <w:t>学位论文作者签名：</w:t>
      </w:r>
    </w:p>
    <w:p w14:paraId="6475CE1A" w14:textId="77777777" w:rsidR="00996552" w:rsidRDefault="00996552">
      <w:pPr>
        <w:rPr>
          <w:rFonts w:ascii="宋体" w:eastAsia="宋体" w:hAnsi="宋体" w:cs="宋体"/>
          <w:sz w:val="24"/>
          <w:szCs w:val="24"/>
          <w:lang w:eastAsia="zh-CN"/>
        </w:rPr>
      </w:pPr>
    </w:p>
    <w:p w14:paraId="1670AB77" w14:textId="77777777" w:rsidR="00996552" w:rsidRDefault="002D0D3F">
      <w:pPr>
        <w:pStyle w:val="a3"/>
        <w:tabs>
          <w:tab w:val="left" w:pos="6222"/>
          <w:tab w:val="left" w:pos="6942"/>
        </w:tabs>
        <w:ind w:left="5503"/>
        <w:rPr>
          <w:lang w:eastAsia="zh-CN"/>
        </w:rPr>
      </w:pPr>
      <w:r>
        <w:rPr>
          <w:lang w:eastAsia="zh-CN"/>
        </w:rPr>
        <w:t>年</w:t>
      </w:r>
      <w:r>
        <w:rPr>
          <w:lang w:eastAsia="zh-CN"/>
        </w:rPr>
        <w:tab/>
        <w:t>月</w:t>
      </w:r>
      <w:r>
        <w:rPr>
          <w:lang w:eastAsia="zh-CN"/>
        </w:rPr>
        <w:tab/>
        <w:t>日</w:t>
      </w:r>
    </w:p>
    <w:p w14:paraId="7B6EBCE8" w14:textId="77777777" w:rsidR="00996552" w:rsidRDefault="00996552">
      <w:pPr>
        <w:rPr>
          <w:lang w:eastAsia="zh-CN"/>
        </w:rPr>
        <w:sectPr w:rsidR="00996552">
          <w:pgSz w:w="11910" w:h="16840"/>
          <w:pgMar w:top="1580" w:right="1480" w:bottom="280" w:left="1680" w:header="720" w:footer="720" w:gutter="0"/>
          <w:cols w:space="720"/>
        </w:sectPr>
      </w:pPr>
    </w:p>
    <w:p w14:paraId="625217D3" w14:textId="77777777" w:rsidR="00996552" w:rsidRDefault="00996552">
      <w:pPr>
        <w:spacing w:before="5"/>
        <w:rPr>
          <w:rFonts w:ascii="Times New Roman" w:eastAsia="Times New Roman" w:hAnsi="Times New Roman" w:cs="Times New Roman"/>
          <w:sz w:val="17"/>
          <w:szCs w:val="17"/>
          <w:lang w:eastAsia="zh-CN"/>
        </w:rPr>
      </w:pPr>
    </w:p>
    <w:p w14:paraId="0268EA20" w14:textId="77777777" w:rsidR="00996552" w:rsidRDefault="00996552">
      <w:pPr>
        <w:rPr>
          <w:rFonts w:ascii="Times New Roman" w:eastAsia="Times New Roman" w:hAnsi="Times New Roman" w:cs="Times New Roman"/>
          <w:sz w:val="17"/>
          <w:szCs w:val="17"/>
          <w:lang w:eastAsia="zh-CN"/>
        </w:rPr>
        <w:sectPr w:rsidR="00996552">
          <w:pgSz w:w="11910" w:h="16840"/>
          <w:pgMar w:top="1580" w:right="1680" w:bottom="280" w:left="1680" w:header="720" w:footer="720" w:gutter="0"/>
          <w:cols w:space="720"/>
        </w:sectPr>
      </w:pPr>
    </w:p>
    <w:p w14:paraId="0DEA7364" w14:textId="77777777" w:rsidR="00996552" w:rsidRDefault="00996552">
      <w:pPr>
        <w:rPr>
          <w:rFonts w:ascii="Times New Roman" w:eastAsia="Times New Roman" w:hAnsi="Times New Roman" w:cs="Times New Roman"/>
          <w:sz w:val="20"/>
          <w:szCs w:val="20"/>
          <w:lang w:eastAsia="zh-CN"/>
        </w:rPr>
      </w:pPr>
    </w:p>
    <w:p w14:paraId="76598BC8" w14:textId="77777777" w:rsidR="00996552" w:rsidRDefault="002D0D3F">
      <w:pPr>
        <w:spacing w:before="111"/>
        <w:jc w:val="center"/>
        <w:rPr>
          <w:rFonts w:ascii="黑体" w:eastAsia="黑体" w:hAnsi="黑体" w:cs="黑体"/>
          <w:sz w:val="44"/>
          <w:szCs w:val="44"/>
          <w:lang w:eastAsia="zh-CN"/>
        </w:rPr>
      </w:pPr>
      <w:r>
        <w:rPr>
          <w:rFonts w:ascii="黑体" w:eastAsia="黑体" w:hAnsi="黑体" w:cs="黑体"/>
          <w:sz w:val="44"/>
          <w:szCs w:val="44"/>
          <w:lang w:eastAsia="zh-CN"/>
        </w:rPr>
        <w:t>同济大学学位论文原创性声明</w:t>
      </w:r>
    </w:p>
    <w:p w14:paraId="6454814C" w14:textId="77777777" w:rsidR="00996552" w:rsidRDefault="00996552">
      <w:pPr>
        <w:spacing w:before="12"/>
        <w:rPr>
          <w:rFonts w:ascii="黑体" w:eastAsia="黑体" w:hAnsi="黑体" w:cs="黑体"/>
          <w:sz w:val="60"/>
          <w:szCs w:val="60"/>
          <w:lang w:eastAsia="zh-CN"/>
        </w:rPr>
      </w:pPr>
    </w:p>
    <w:p w14:paraId="18F13460" w14:textId="77777777" w:rsidR="00996552" w:rsidRDefault="002D0D3F">
      <w:pPr>
        <w:spacing w:line="372" w:lineRule="auto"/>
        <w:ind w:left="117" w:right="115" w:firstLine="560"/>
        <w:jc w:val="both"/>
        <w:rPr>
          <w:rFonts w:ascii="宋体" w:eastAsia="宋体" w:hAnsi="宋体" w:cs="宋体"/>
          <w:sz w:val="28"/>
          <w:szCs w:val="28"/>
          <w:lang w:eastAsia="zh-CN"/>
        </w:rPr>
      </w:pPr>
      <w:r>
        <w:rPr>
          <w:rFonts w:ascii="宋体" w:eastAsia="宋体" w:hAnsi="宋体" w:cs="宋体"/>
          <w:sz w:val="28"/>
          <w:szCs w:val="28"/>
          <w:lang w:eastAsia="zh-CN"/>
        </w:rPr>
        <w:t>本人郑重声明</w:t>
      </w:r>
      <w:r>
        <w:rPr>
          <w:rFonts w:ascii="宋体" w:eastAsia="宋体" w:hAnsi="宋体" w:cs="宋体"/>
          <w:spacing w:val="-30"/>
          <w:sz w:val="28"/>
          <w:szCs w:val="28"/>
          <w:lang w:eastAsia="zh-CN"/>
        </w:rPr>
        <w:t>：</w:t>
      </w:r>
      <w:r>
        <w:rPr>
          <w:rFonts w:ascii="宋体" w:eastAsia="宋体" w:hAnsi="宋体" w:cs="宋体"/>
          <w:sz w:val="28"/>
          <w:szCs w:val="28"/>
          <w:lang w:eastAsia="zh-CN"/>
        </w:rPr>
        <w:t>所呈交的学位论文</w:t>
      </w:r>
      <w:r>
        <w:rPr>
          <w:rFonts w:ascii="宋体" w:eastAsia="宋体" w:hAnsi="宋体" w:cs="宋体"/>
          <w:spacing w:val="-30"/>
          <w:sz w:val="28"/>
          <w:szCs w:val="28"/>
          <w:lang w:eastAsia="zh-CN"/>
        </w:rPr>
        <w:t>，</w:t>
      </w:r>
      <w:r>
        <w:rPr>
          <w:rFonts w:ascii="宋体" w:eastAsia="宋体" w:hAnsi="宋体" w:cs="宋体"/>
          <w:sz w:val="28"/>
          <w:szCs w:val="28"/>
          <w:lang w:eastAsia="zh-CN"/>
        </w:rPr>
        <w:t>是本人在导师指导下</w:t>
      </w:r>
      <w:r>
        <w:rPr>
          <w:rFonts w:ascii="宋体" w:eastAsia="宋体" w:hAnsi="宋体" w:cs="宋体"/>
          <w:spacing w:val="-30"/>
          <w:sz w:val="28"/>
          <w:szCs w:val="28"/>
          <w:lang w:eastAsia="zh-CN"/>
        </w:rPr>
        <w:t>，</w:t>
      </w:r>
      <w:r>
        <w:rPr>
          <w:rFonts w:ascii="宋体" w:eastAsia="宋体" w:hAnsi="宋体" w:cs="宋体"/>
          <w:sz w:val="28"/>
          <w:szCs w:val="28"/>
          <w:lang w:eastAsia="zh-CN"/>
        </w:rPr>
        <w:t>进行 研究工作所取得的成果</w:t>
      </w:r>
      <w:r>
        <w:rPr>
          <w:rFonts w:ascii="宋体" w:eastAsia="宋体" w:hAnsi="宋体" w:cs="宋体"/>
          <w:spacing w:val="-41"/>
          <w:sz w:val="28"/>
          <w:szCs w:val="28"/>
          <w:lang w:eastAsia="zh-CN"/>
        </w:rPr>
        <w:t>。</w:t>
      </w:r>
      <w:r>
        <w:rPr>
          <w:rFonts w:ascii="宋体" w:eastAsia="宋体" w:hAnsi="宋体" w:cs="宋体"/>
          <w:sz w:val="28"/>
          <w:szCs w:val="28"/>
          <w:lang w:eastAsia="zh-CN"/>
        </w:rPr>
        <w:t>除文中已经注明引用的内容外</w:t>
      </w:r>
      <w:r>
        <w:rPr>
          <w:rFonts w:ascii="宋体" w:eastAsia="宋体" w:hAnsi="宋体" w:cs="宋体"/>
          <w:spacing w:val="-49"/>
          <w:sz w:val="28"/>
          <w:szCs w:val="28"/>
          <w:lang w:eastAsia="zh-CN"/>
        </w:rPr>
        <w:t>，</w:t>
      </w:r>
      <w:r>
        <w:rPr>
          <w:rFonts w:ascii="宋体" w:eastAsia="宋体" w:hAnsi="宋体" w:cs="宋体"/>
          <w:sz w:val="28"/>
          <w:szCs w:val="28"/>
          <w:lang w:eastAsia="zh-CN"/>
        </w:rPr>
        <w:t xml:space="preserve">本学位论文 </w:t>
      </w:r>
      <w:r>
        <w:rPr>
          <w:rFonts w:ascii="宋体" w:eastAsia="宋体" w:hAnsi="宋体" w:cs="宋体"/>
          <w:spacing w:val="6"/>
          <w:sz w:val="28"/>
          <w:szCs w:val="28"/>
          <w:lang w:eastAsia="zh-CN"/>
        </w:rPr>
        <w:t>的研究成果不包含任何他人创作的、已公开发表或者没有公开发表</w:t>
      </w:r>
      <w:r>
        <w:rPr>
          <w:rFonts w:ascii="宋体" w:eastAsia="宋体" w:hAnsi="宋体" w:cs="宋体"/>
          <w:spacing w:val="30"/>
          <w:sz w:val="28"/>
          <w:szCs w:val="28"/>
          <w:lang w:eastAsia="zh-CN"/>
        </w:rPr>
        <w:t xml:space="preserve"> </w:t>
      </w:r>
      <w:r>
        <w:rPr>
          <w:rFonts w:ascii="宋体" w:eastAsia="宋体" w:hAnsi="宋体" w:cs="宋体"/>
          <w:spacing w:val="6"/>
          <w:sz w:val="28"/>
          <w:szCs w:val="28"/>
          <w:lang w:eastAsia="zh-CN"/>
        </w:rPr>
        <w:t>的作品的内容。对本论文所涉及的研究工作做出贡献的其他个人和</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集体</w:t>
      </w:r>
      <w:r>
        <w:rPr>
          <w:rFonts w:ascii="宋体" w:eastAsia="宋体" w:hAnsi="宋体" w:cs="宋体"/>
          <w:spacing w:val="-48"/>
          <w:sz w:val="28"/>
          <w:szCs w:val="28"/>
          <w:lang w:eastAsia="zh-CN"/>
        </w:rPr>
        <w:t>，</w:t>
      </w:r>
      <w:r>
        <w:rPr>
          <w:rFonts w:ascii="宋体" w:eastAsia="宋体" w:hAnsi="宋体" w:cs="宋体"/>
          <w:sz w:val="28"/>
          <w:szCs w:val="28"/>
          <w:lang w:eastAsia="zh-CN"/>
        </w:rPr>
        <w:t>均已在文中以明确方式标明</w:t>
      </w:r>
      <w:r>
        <w:rPr>
          <w:rFonts w:ascii="宋体" w:eastAsia="宋体" w:hAnsi="宋体" w:cs="宋体"/>
          <w:spacing w:val="-41"/>
          <w:sz w:val="28"/>
          <w:szCs w:val="28"/>
          <w:lang w:eastAsia="zh-CN"/>
        </w:rPr>
        <w:t>。</w:t>
      </w:r>
      <w:r>
        <w:rPr>
          <w:rFonts w:ascii="宋体" w:eastAsia="宋体" w:hAnsi="宋体" w:cs="宋体"/>
          <w:sz w:val="28"/>
          <w:szCs w:val="28"/>
          <w:lang w:eastAsia="zh-CN"/>
        </w:rPr>
        <w:t>本学位论文原创性声明的法律责 任由本人承担。</w:t>
      </w:r>
    </w:p>
    <w:p w14:paraId="787312B3" w14:textId="77777777" w:rsidR="00996552" w:rsidRDefault="00996552">
      <w:pPr>
        <w:rPr>
          <w:rFonts w:ascii="宋体" w:eastAsia="宋体" w:hAnsi="宋体" w:cs="宋体"/>
          <w:sz w:val="28"/>
          <w:szCs w:val="28"/>
          <w:lang w:eastAsia="zh-CN"/>
        </w:rPr>
      </w:pPr>
    </w:p>
    <w:p w14:paraId="71A15655" w14:textId="77777777" w:rsidR="00996552" w:rsidRDefault="00996552">
      <w:pPr>
        <w:rPr>
          <w:rFonts w:ascii="宋体" w:eastAsia="宋体" w:hAnsi="宋体" w:cs="宋体"/>
          <w:sz w:val="28"/>
          <w:szCs w:val="28"/>
          <w:lang w:eastAsia="zh-CN"/>
        </w:rPr>
      </w:pPr>
    </w:p>
    <w:p w14:paraId="5579FE14" w14:textId="77777777" w:rsidR="00996552" w:rsidRDefault="00996552">
      <w:pPr>
        <w:rPr>
          <w:rFonts w:ascii="宋体" w:eastAsia="宋体" w:hAnsi="宋体" w:cs="宋体"/>
          <w:sz w:val="28"/>
          <w:szCs w:val="28"/>
          <w:lang w:eastAsia="zh-CN"/>
        </w:rPr>
      </w:pPr>
    </w:p>
    <w:p w14:paraId="44152134" w14:textId="77777777" w:rsidR="00996552" w:rsidRDefault="00996552">
      <w:pPr>
        <w:rPr>
          <w:rFonts w:ascii="宋体" w:eastAsia="宋体" w:hAnsi="宋体" w:cs="宋体"/>
          <w:sz w:val="28"/>
          <w:szCs w:val="28"/>
          <w:lang w:eastAsia="zh-CN"/>
        </w:rPr>
      </w:pPr>
    </w:p>
    <w:p w14:paraId="79A79CDB" w14:textId="77777777" w:rsidR="00996552" w:rsidRDefault="00996552">
      <w:pPr>
        <w:rPr>
          <w:rFonts w:ascii="宋体" w:eastAsia="宋体" w:hAnsi="宋体" w:cs="宋体"/>
          <w:sz w:val="28"/>
          <w:szCs w:val="28"/>
          <w:lang w:eastAsia="zh-CN"/>
        </w:rPr>
      </w:pPr>
    </w:p>
    <w:p w14:paraId="2E397D03" w14:textId="77777777" w:rsidR="00996552" w:rsidRDefault="00996552">
      <w:pPr>
        <w:rPr>
          <w:rFonts w:ascii="宋体" w:eastAsia="宋体" w:hAnsi="宋体" w:cs="宋体"/>
          <w:sz w:val="28"/>
          <w:szCs w:val="28"/>
          <w:lang w:eastAsia="zh-CN"/>
        </w:rPr>
      </w:pPr>
    </w:p>
    <w:p w14:paraId="6E7DB4E1" w14:textId="77777777" w:rsidR="00996552" w:rsidRDefault="00996552">
      <w:pPr>
        <w:rPr>
          <w:rFonts w:ascii="宋体" w:eastAsia="宋体" w:hAnsi="宋体" w:cs="宋体"/>
          <w:sz w:val="28"/>
          <w:szCs w:val="28"/>
          <w:lang w:eastAsia="zh-CN"/>
        </w:rPr>
      </w:pPr>
    </w:p>
    <w:p w14:paraId="6790FEF1" w14:textId="77777777" w:rsidR="00996552" w:rsidRDefault="00996552">
      <w:pPr>
        <w:rPr>
          <w:rFonts w:ascii="宋体" w:eastAsia="宋体" w:hAnsi="宋体" w:cs="宋体"/>
          <w:sz w:val="28"/>
          <w:szCs w:val="28"/>
          <w:lang w:eastAsia="zh-CN"/>
        </w:rPr>
      </w:pPr>
    </w:p>
    <w:p w14:paraId="40915046" w14:textId="77777777" w:rsidR="00996552" w:rsidRDefault="00996552">
      <w:pPr>
        <w:rPr>
          <w:rFonts w:ascii="宋体" w:eastAsia="宋体" w:hAnsi="宋体" w:cs="宋体"/>
          <w:sz w:val="28"/>
          <w:szCs w:val="28"/>
          <w:lang w:eastAsia="zh-CN"/>
        </w:rPr>
      </w:pPr>
    </w:p>
    <w:p w14:paraId="21C15669" w14:textId="77777777" w:rsidR="00996552" w:rsidRDefault="00996552">
      <w:pPr>
        <w:rPr>
          <w:rFonts w:ascii="宋体" w:eastAsia="宋体" w:hAnsi="宋体" w:cs="宋体"/>
          <w:sz w:val="28"/>
          <w:szCs w:val="28"/>
          <w:lang w:eastAsia="zh-CN"/>
        </w:rPr>
      </w:pPr>
    </w:p>
    <w:p w14:paraId="111CD0D7" w14:textId="77777777" w:rsidR="00996552" w:rsidRDefault="00996552">
      <w:pPr>
        <w:rPr>
          <w:rFonts w:ascii="宋体" w:eastAsia="宋体" w:hAnsi="宋体" w:cs="宋体"/>
          <w:sz w:val="28"/>
          <w:szCs w:val="28"/>
          <w:lang w:eastAsia="zh-CN"/>
        </w:rPr>
      </w:pPr>
    </w:p>
    <w:p w14:paraId="198481A7" w14:textId="77777777" w:rsidR="00996552" w:rsidRDefault="00996552">
      <w:pPr>
        <w:rPr>
          <w:rFonts w:ascii="宋体" w:eastAsia="宋体" w:hAnsi="宋体" w:cs="宋体"/>
          <w:sz w:val="28"/>
          <w:szCs w:val="28"/>
          <w:lang w:eastAsia="zh-CN"/>
        </w:rPr>
      </w:pPr>
    </w:p>
    <w:p w14:paraId="0B6EAA54" w14:textId="77777777" w:rsidR="00996552" w:rsidRDefault="00996552">
      <w:pPr>
        <w:rPr>
          <w:rFonts w:ascii="宋体" w:eastAsia="宋体" w:hAnsi="宋体" w:cs="宋体"/>
          <w:sz w:val="28"/>
          <w:szCs w:val="28"/>
          <w:lang w:eastAsia="zh-CN"/>
        </w:rPr>
      </w:pPr>
    </w:p>
    <w:p w14:paraId="2F891702" w14:textId="77777777" w:rsidR="00996552" w:rsidRDefault="00996552">
      <w:pPr>
        <w:spacing w:before="10"/>
        <w:rPr>
          <w:rFonts w:ascii="宋体" w:eastAsia="宋体" w:hAnsi="宋体" w:cs="宋体"/>
          <w:sz w:val="28"/>
          <w:szCs w:val="28"/>
          <w:lang w:eastAsia="zh-CN"/>
        </w:rPr>
      </w:pPr>
    </w:p>
    <w:p w14:paraId="39446DEF" w14:textId="77777777" w:rsidR="00996552" w:rsidRDefault="002D0D3F">
      <w:pPr>
        <w:pStyle w:val="a3"/>
        <w:ind w:left="84"/>
        <w:jc w:val="center"/>
        <w:rPr>
          <w:lang w:eastAsia="zh-CN"/>
        </w:rPr>
      </w:pPr>
      <w:r>
        <w:rPr>
          <w:lang w:eastAsia="zh-CN"/>
        </w:rPr>
        <w:t>学位论文作者签名：</w:t>
      </w:r>
    </w:p>
    <w:p w14:paraId="113A4B3C" w14:textId="77777777" w:rsidR="00996552" w:rsidRDefault="00996552">
      <w:pPr>
        <w:rPr>
          <w:rFonts w:ascii="宋体" w:eastAsia="宋体" w:hAnsi="宋体" w:cs="宋体"/>
          <w:sz w:val="24"/>
          <w:szCs w:val="24"/>
          <w:lang w:eastAsia="zh-CN"/>
        </w:rPr>
      </w:pPr>
    </w:p>
    <w:p w14:paraId="0464F55F" w14:textId="77777777" w:rsidR="00996552" w:rsidRDefault="002D0D3F">
      <w:pPr>
        <w:pStyle w:val="a3"/>
        <w:tabs>
          <w:tab w:val="left" w:pos="6222"/>
          <w:tab w:val="left" w:pos="6942"/>
        </w:tabs>
        <w:ind w:left="5503"/>
        <w:rPr>
          <w:lang w:eastAsia="zh-CN"/>
        </w:rPr>
      </w:pPr>
      <w:r>
        <w:rPr>
          <w:lang w:eastAsia="zh-CN"/>
        </w:rPr>
        <w:t>年</w:t>
      </w:r>
      <w:r>
        <w:rPr>
          <w:lang w:eastAsia="zh-CN"/>
        </w:rPr>
        <w:tab/>
        <w:t>月</w:t>
      </w:r>
      <w:r>
        <w:rPr>
          <w:lang w:eastAsia="zh-CN"/>
        </w:rPr>
        <w:tab/>
        <w:t>日</w:t>
      </w:r>
    </w:p>
    <w:p w14:paraId="3025F64F" w14:textId="77777777" w:rsidR="00996552" w:rsidRDefault="00996552">
      <w:pPr>
        <w:rPr>
          <w:lang w:eastAsia="zh-CN"/>
        </w:rPr>
        <w:sectPr w:rsidR="00996552">
          <w:pgSz w:w="11910" w:h="16840"/>
          <w:pgMar w:top="1580" w:right="1680" w:bottom="280" w:left="1680" w:header="720" w:footer="720" w:gutter="0"/>
          <w:cols w:space="720"/>
        </w:sectPr>
      </w:pPr>
    </w:p>
    <w:p w14:paraId="3B670267" w14:textId="77777777" w:rsidR="00996552" w:rsidRDefault="00996552">
      <w:pPr>
        <w:spacing w:before="5"/>
        <w:rPr>
          <w:rFonts w:ascii="Times New Roman" w:eastAsia="Times New Roman" w:hAnsi="Times New Roman" w:cs="Times New Roman"/>
          <w:sz w:val="17"/>
          <w:szCs w:val="17"/>
          <w:lang w:eastAsia="zh-CN"/>
        </w:rPr>
      </w:pPr>
    </w:p>
    <w:p w14:paraId="79D3EAC1" w14:textId="77777777" w:rsidR="00996552" w:rsidRDefault="00996552">
      <w:pPr>
        <w:rPr>
          <w:rFonts w:ascii="Times New Roman" w:eastAsia="Times New Roman" w:hAnsi="Times New Roman" w:cs="Times New Roman"/>
          <w:sz w:val="17"/>
          <w:szCs w:val="17"/>
          <w:lang w:eastAsia="zh-CN"/>
        </w:rPr>
        <w:sectPr w:rsidR="00996552">
          <w:pgSz w:w="11910" w:h="16840"/>
          <w:pgMar w:top="1580" w:right="1680" w:bottom="280" w:left="1680" w:header="720" w:footer="720" w:gutter="0"/>
          <w:cols w:space="720"/>
        </w:sectPr>
      </w:pPr>
    </w:p>
    <w:p w14:paraId="51E1D6F0" w14:textId="77777777" w:rsidR="00996552" w:rsidRDefault="00996552">
      <w:pPr>
        <w:rPr>
          <w:rFonts w:ascii="Times New Roman" w:eastAsia="Times New Roman" w:hAnsi="Times New Roman" w:cs="Times New Roman"/>
          <w:sz w:val="20"/>
          <w:szCs w:val="20"/>
          <w:lang w:eastAsia="zh-CN"/>
        </w:rPr>
      </w:pPr>
    </w:p>
    <w:p w14:paraId="5FFF9385" w14:textId="77777777" w:rsidR="00996552" w:rsidRDefault="00996552">
      <w:pPr>
        <w:rPr>
          <w:rFonts w:ascii="Times New Roman" w:eastAsia="Times New Roman" w:hAnsi="Times New Roman" w:cs="Times New Roman"/>
          <w:sz w:val="20"/>
          <w:szCs w:val="20"/>
          <w:lang w:eastAsia="zh-CN"/>
        </w:rPr>
      </w:pPr>
    </w:p>
    <w:p w14:paraId="6ACB4974" w14:textId="77777777" w:rsidR="00996552" w:rsidRDefault="00996552">
      <w:pPr>
        <w:spacing w:before="8"/>
        <w:rPr>
          <w:rFonts w:ascii="Times New Roman" w:eastAsia="Times New Roman" w:hAnsi="Times New Roman" w:cs="Times New Roman"/>
          <w:sz w:val="27"/>
          <w:szCs w:val="27"/>
          <w:lang w:eastAsia="zh-CN"/>
        </w:rPr>
      </w:pPr>
    </w:p>
    <w:p w14:paraId="13CDD5D0" w14:textId="77777777" w:rsidR="00996552" w:rsidRDefault="002D0D3F">
      <w:pPr>
        <w:pStyle w:val="2"/>
        <w:ind w:right="158"/>
        <w:jc w:val="center"/>
        <w:rPr>
          <w:rFonts w:ascii="黑体" w:eastAsia="黑体" w:hAnsi="黑体" w:cs="黑体"/>
          <w:lang w:eastAsia="zh-CN"/>
        </w:rPr>
      </w:pPr>
      <w:bookmarkStart w:id="1" w:name="摘要"/>
      <w:bookmarkEnd w:id="1"/>
      <w:r>
        <w:rPr>
          <w:rFonts w:ascii="黑体" w:eastAsia="黑体" w:hAnsi="黑体" w:cs="黑体"/>
          <w:lang w:eastAsia="zh-CN"/>
        </w:rPr>
        <w:t>摘要</w:t>
      </w:r>
    </w:p>
    <w:p w14:paraId="5A904AFA" w14:textId="77777777" w:rsidR="00996552" w:rsidRDefault="00996552">
      <w:pPr>
        <w:spacing w:before="3"/>
        <w:rPr>
          <w:rFonts w:ascii="黑体" w:eastAsia="黑体" w:hAnsi="黑体" w:cs="黑体"/>
          <w:sz w:val="33"/>
          <w:szCs w:val="33"/>
          <w:lang w:eastAsia="zh-CN"/>
        </w:rPr>
      </w:pPr>
    </w:p>
    <w:p w14:paraId="6C993E6C" w14:textId="77777777" w:rsidR="00996552" w:rsidRDefault="002D0D3F">
      <w:pPr>
        <w:pStyle w:val="a3"/>
        <w:spacing w:line="305" w:lineRule="auto"/>
        <w:ind w:right="275" w:firstLine="480"/>
        <w:jc w:val="both"/>
        <w:rPr>
          <w:lang w:eastAsia="zh-CN"/>
        </w:rPr>
      </w:pPr>
      <w:r>
        <w:rPr>
          <w:lang w:eastAsia="zh-CN"/>
        </w:rPr>
        <w:t>电力系统作为维持国计民生的重要组成部分</w:t>
      </w:r>
      <w:r>
        <w:rPr>
          <w:spacing w:val="-47"/>
          <w:lang w:eastAsia="zh-CN"/>
        </w:rPr>
        <w:t>，</w:t>
      </w:r>
      <w:r>
        <w:rPr>
          <w:lang w:eastAsia="zh-CN"/>
        </w:rPr>
        <w:t>其稳定性</w:t>
      </w:r>
      <w:r>
        <w:rPr>
          <w:spacing w:val="-42"/>
          <w:lang w:eastAsia="zh-CN"/>
        </w:rPr>
        <w:t>、</w:t>
      </w:r>
      <w:r>
        <w:rPr>
          <w:lang w:eastAsia="zh-CN"/>
        </w:rPr>
        <w:t>可靠性及安全性至 关重要</w:t>
      </w:r>
      <w:r>
        <w:rPr>
          <w:spacing w:val="-41"/>
          <w:lang w:eastAsia="zh-CN"/>
        </w:rPr>
        <w:t>。</w:t>
      </w:r>
      <w:r>
        <w:rPr>
          <w:lang w:eastAsia="zh-CN"/>
        </w:rPr>
        <w:t>近年来</w:t>
      </w:r>
      <w:r>
        <w:rPr>
          <w:spacing w:val="-49"/>
          <w:lang w:eastAsia="zh-CN"/>
        </w:rPr>
        <w:t>，</w:t>
      </w:r>
      <w:r>
        <w:rPr>
          <w:lang w:eastAsia="zh-CN"/>
        </w:rPr>
        <w:t>世界各地发生的多起大停电事故也引起越来越多专家学者的关 注</w:t>
      </w:r>
      <w:r>
        <w:rPr>
          <w:spacing w:val="-21"/>
          <w:lang w:eastAsia="zh-CN"/>
        </w:rPr>
        <w:t>。</w:t>
      </w:r>
      <w:r>
        <w:rPr>
          <w:lang w:eastAsia="zh-CN"/>
        </w:rPr>
        <w:t>研究表明大多数大停电事故的发生原因是局部故障</w:t>
      </w:r>
      <w:r>
        <w:rPr>
          <w:spacing w:val="-25"/>
          <w:lang w:eastAsia="zh-CN"/>
        </w:rPr>
        <w:t>，</w:t>
      </w:r>
      <w:r w:rsidR="003E5269">
        <w:rPr>
          <w:rFonts w:hint="eastAsia"/>
          <w:spacing w:val="-25"/>
          <w:lang w:eastAsia="zh-CN"/>
        </w:rPr>
        <w:t>而</w:t>
      </w:r>
      <w:r>
        <w:rPr>
          <w:lang w:eastAsia="zh-CN"/>
        </w:rPr>
        <w:t>综合评估和识</w:t>
      </w:r>
      <w:r>
        <w:rPr>
          <w:spacing w:val="3"/>
          <w:lang w:eastAsia="zh-CN"/>
        </w:rPr>
        <w:t>别电网的脆弱环节并采取有效控制措施是避免大停电事故发生的关键</w:t>
      </w:r>
      <w:r w:rsidR="003E5269">
        <w:rPr>
          <w:rFonts w:hint="eastAsia"/>
          <w:spacing w:val="3"/>
          <w:lang w:eastAsia="zh-CN"/>
        </w:rPr>
        <w:t>,</w:t>
      </w:r>
      <w:r>
        <w:rPr>
          <w:spacing w:val="3"/>
          <w:lang w:eastAsia="zh-CN"/>
        </w:rPr>
        <w:t>在此背</w:t>
      </w:r>
      <w:r>
        <w:rPr>
          <w:lang w:eastAsia="zh-CN"/>
        </w:rPr>
        <w:t>景下</w:t>
      </w:r>
      <w:r>
        <w:rPr>
          <w:spacing w:val="-45"/>
          <w:lang w:eastAsia="zh-CN"/>
        </w:rPr>
        <w:t>，</w:t>
      </w:r>
      <w:r>
        <w:rPr>
          <w:lang w:eastAsia="zh-CN"/>
        </w:rPr>
        <w:t>本文针对基于结构与状态的电网脆弱性综合评估模型展开研究</w:t>
      </w:r>
      <w:r w:rsidR="003E5269">
        <w:rPr>
          <w:rFonts w:hint="eastAsia"/>
          <w:lang w:eastAsia="zh-CN"/>
        </w:rPr>
        <w:t>。</w:t>
      </w:r>
    </w:p>
    <w:p w14:paraId="4DFC9AC3" w14:textId="77777777" w:rsidR="00996552" w:rsidRDefault="002D0D3F">
      <w:pPr>
        <w:pStyle w:val="a3"/>
        <w:spacing w:before="20" w:line="305" w:lineRule="auto"/>
        <w:ind w:right="275" w:firstLine="480"/>
        <w:jc w:val="both"/>
        <w:rPr>
          <w:lang w:eastAsia="zh-CN"/>
        </w:rPr>
      </w:pPr>
      <w:r>
        <w:rPr>
          <w:spacing w:val="4"/>
          <w:lang w:eastAsia="zh-CN"/>
        </w:rPr>
        <w:t>本文研究了复杂网络特征参数和网络模型，验证分析电力系统的小世界性</w:t>
      </w:r>
      <w:r>
        <w:rPr>
          <w:spacing w:val="42"/>
          <w:lang w:eastAsia="zh-CN"/>
        </w:rPr>
        <w:t xml:space="preserve"> </w:t>
      </w:r>
      <w:r>
        <w:rPr>
          <w:lang w:eastAsia="zh-CN"/>
        </w:rPr>
        <w:t>和无标度性</w:t>
      </w:r>
      <w:r>
        <w:rPr>
          <w:spacing w:val="-41"/>
          <w:lang w:eastAsia="zh-CN"/>
        </w:rPr>
        <w:t>。</w:t>
      </w:r>
      <w:r>
        <w:rPr>
          <w:lang w:eastAsia="zh-CN"/>
        </w:rPr>
        <w:t>通过阐述复杂网络脆弱性概念得出</w:t>
      </w:r>
      <w:commentRangeStart w:id="2"/>
      <w:r>
        <w:rPr>
          <w:lang w:eastAsia="zh-CN"/>
        </w:rPr>
        <w:t>复杂网络的脆弱性在</w:t>
      </w:r>
      <w:r w:rsidRPr="003E5269">
        <w:rPr>
          <w:color w:val="FF0000"/>
          <w:lang w:eastAsia="zh-CN"/>
        </w:rPr>
        <w:t>于其子系 统的存在性</w:t>
      </w:r>
      <w:r w:rsidR="003E5269">
        <w:rPr>
          <w:rFonts w:hint="eastAsia"/>
          <w:color w:val="FF0000"/>
          <w:lang w:eastAsia="zh-CN"/>
        </w:rPr>
        <w:t>(</w:t>
      </w:r>
      <w:r w:rsidR="003E5269">
        <w:rPr>
          <w:color w:val="FF0000"/>
          <w:lang w:eastAsia="zh-CN"/>
        </w:rPr>
        <w:t>?)</w:t>
      </w:r>
      <w:r w:rsidRPr="003E5269">
        <w:rPr>
          <w:color w:val="FF0000"/>
          <w:lang w:eastAsia="zh-CN"/>
        </w:rPr>
        <w:t>，</w:t>
      </w:r>
      <w:commentRangeEnd w:id="2"/>
      <w:r w:rsidR="00494363">
        <w:rPr>
          <w:rStyle w:val="a7"/>
          <w:rFonts w:asciiTheme="minorHAnsi" w:eastAsiaTheme="minorEastAsia" w:hAnsiTheme="minorHAnsi"/>
        </w:rPr>
        <w:commentReference w:id="2"/>
      </w:r>
      <w:r>
        <w:rPr>
          <w:lang w:eastAsia="zh-CN"/>
        </w:rPr>
        <w:t>明确了本文研究的关键问题。</w:t>
      </w:r>
    </w:p>
    <w:p w14:paraId="6ECA0979" w14:textId="77777777" w:rsidR="00996552" w:rsidRDefault="003E5269">
      <w:pPr>
        <w:pStyle w:val="a3"/>
        <w:spacing w:before="20" w:line="305" w:lineRule="auto"/>
        <w:ind w:right="275" w:firstLine="480"/>
        <w:jc w:val="both"/>
        <w:rPr>
          <w:lang w:eastAsia="zh-CN"/>
        </w:rPr>
      </w:pPr>
      <w:r>
        <w:rPr>
          <w:rFonts w:hint="eastAsia"/>
          <w:spacing w:val="4"/>
          <w:lang w:eastAsia="zh-CN"/>
        </w:rPr>
        <w:t>本文</w:t>
      </w:r>
      <w:r w:rsidR="002D0D3F">
        <w:rPr>
          <w:spacing w:val="4"/>
          <w:lang w:eastAsia="zh-CN"/>
        </w:rPr>
        <w:t>结合复杂网络脆弱性概念和电力系统脆</w:t>
      </w:r>
      <w:r w:rsidR="002D0D3F">
        <w:rPr>
          <w:lang w:eastAsia="zh-CN"/>
        </w:rPr>
        <w:t>弱性特征</w:t>
      </w:r>
      <w:r w:rsidR="002D0D3F">
        <w:rPr>
          <w:spacing w:val="-45"/>
          <w:lang w:eastAsia="zh-CN"/>
        </w:rPr>
        <w:t>，</w:t>
      </w:r>
      <w:commentRangeStart w:id="3"/>
      <w:r w:rsidRPr="00580861">
        <w:rPr>
          <w:rFonts w:hint="eastAsia"/>
          <w:spacing w:val="-45"/>
          <w:highlight w:val="yellow"/>
          <w:lang w:eastAsia="zh-CN"/>
        </w:rPr>
        <w:t>给出</w:t>
      </w:r>
      <w:r w:rsidR="002D0D3F" w:rsidRPr="00580861">
        <w:rPr>
          <w:highlight w:val="yellow"/>
          <w:lang w:eastAsia="zh-CN"/>
        </w:rPr>
        <w:t>电力系统脆弱性定义</w:t>
      </w:r>
      <w:r w:rsidR="002D0D3F" w:rsidRPr="00580861">
        <w:rPr>
          <w:spacing w:val="-45"/>
          <w:highlight w:val="yellow"/>
          <w:lang w:eastAsia="zh-CN"/>
        </w:rPr>
        <w:t>，</w:t>
      </w:r>
      <w:r w:rsidRPr="00580861">
        <w:rPr>
          <w:rFonts w:hint="eastAsia"/>
          <w:spacing w:val="-45"/>
          <w:highlight w:val="yellow"/>
          <w:lang w:eastAsia="zh-CN"/>
        </w:rPr>
        <w:t>提出</w:t>
      </w:r>
      <w:commentRangeEnd w:id="3"/>
      <w:r w:rsidR="00494363">
        <w:rPr>
          <w:rStyle w:val="a7"/>
          <w:rFonts w:asciiTheme="minorHAnsi" w:eastAsiaTheme="minorEastAsia" w:hAnsiTheme="minorHAnsi"/>
        </w:rPr>
        <w:commentReference w:id="3"/>
      </w:r>
      <w:r w:rsidR="00494363" w:rsidRPr="00494363">
        <w:rPr>
          <w:rFonts w:hint="eastAsia"/>
          <w:spacing w:val="-45"/>
          <w:lang w:eastAsia="zh-CN"/>
        </w:rPr>
        <w:t>并</w:t>
      </w:r>
      <w:commentRangeStart w:id="4"/>
      <w:r w:rsidR="002D0D3F">
        <w:rPr>
          <w:lang w:eastAsia="zh-CN"/>
        </w:rPr>
        <w:t>从结构和状态两个方面</w:t>
      </w:r>
      <w:r w:rsidR="002D0D3F" w:rsidRPr="00025C9E">
        <w:rPr>
          <w:highlight w:val="yellow"/>
          <w:lang w:eastAsia="zh-CN"/>
          <w:rPrChange w:id="5" w:author="李 炅聪" w:date="2019-12-29T11:05:00Z">
            <w:rPr>
              <w:lang w:eastAsia="zh-CN"/>
            </w:rPr>
          </w:rPrChange>
        </w:rPr>
        <w:t>对系统脆弱性进行研究</w:t>
      </w:r>
      <w:commentRangeEnd w:id="4"/>
      <w:r w:rsidR="00025C9E">
        <w:rPr>
          <w:rStyle w:val="a7"/>
          <w:rFonts w:asciiTheme="minorHAnsi" w:eastAsiaTheme="minorEastAsia" w:hAnsiTheme="minorHAnsi"/>
        </w:rPr>
        <w:commentReference w:id="4"/>
      </w:r>
      <w:r>
        <w:rPr>
          <w:rFonts w:hint="eastAsia"/>
          <w:lang w:eastAsia="zh-CN"/>
        </w:rPr>
        <w:t>。</w:t>
      </w:r>
      <w:r w:rsidR="002D0D3F">
        <w:rPr>
          <w:lang w:eastAsia="zh-CN"/>
        </w:rPr>
        <w:t>在结构方面</w:t>
      </w:r>
      <w:r w:rsidR="002D0D3F">
        <w:rPr>
          <w:spacing w:val="-32"/>
          <w:lang w:eastAsia="zh-CN"/>
        </w:rPr>
        <w:t>，</w:t>
      </w:r>
      <w:r w:rsidR="002D0D3F">
        <w:rPr>
          <w:lang w:eastAsia="zh-CN"/>
        </w:rPr>
        <w:t>基于复杂网络理论建立电力系统拓扑模型</w:t>
      </w:r>
      <w:r w:rsidR="002D0D3F">
        <w:rPr>
          <w:spacing w:val="-45"/>
          <w:lang w:eastAsia="zh-CN"/>
        </w:rPr>
        <w:t>，</w:t>
      </w:r>
      <w:r w:rsidR="002D0D3F">
        <w:rPr>
          <w:lang w:eastAsia="zh-CN"/>
        </w:rPr>
        <w:t>提出结构脆弱性指标</w:t>
      </w:r>
      <w:r w:rsidR="002D0D3F">
        <w:rPr>
          <w:spacing w:val="-45"/>
          <w:lang w:eastAsia="zh-CN"/>
        </w:rPr>
        <w:t>，</w:t>
      </w:r>
      <w:r w:rsidR="002D0D3F">
        <w:rPr>
          <w:lang w:eastAsia="zh-CN"/>
        </w:rPr>
        <w:t>建立了电网结构脆弱性模型</w:t>
      </w:r>
      <w:r w:rsidR="002D0D3F">
        <w:rPr>
          <w:spacing w:val="-31"/>
          <w:lang w:eastAsia="zh-CN"/>
        </w:rPr>
        <w:t>；</w:t>
      </w:r>
      <w:r w:rsidR="002D0D3F">
        <w:rPr>
          <w:lang w:eastAsia="zh-CN"/>
        </w:rPr>
        <w:t>在状态方面</w:t>
      </w:r>
      <w:r w:rsidR="002D0D3F">
        <w:rPr>
          <w:spacing w:val="-31"/>
          <w:lang w:eastAsia="zh-CN"/>
        </w:rPr>
        <w:t>，</w:t>
      </w:r>
      <w:r w:rsidR="002D0D3F">
        <w:rPr>
          <w:lang w:eastAsia="zh-CN"/>
        </w:rPr>
        <w:t>从节点电压稳定性</w:t>
      </w:r>
      <w:r w:rsidR="002D0D3F">
        <w:rPr>
          <w:spacing w:val="-28"/>
          <w:lang w:eastAsia="zh-CN"/>
        </w:rPr>
        <w:t>、</w:t>
      </w:r>
      <w:r w:rsidR="002D0D3F">
        <w:rPr>
          <w:lang w:eastAsia="zh-CN"/>
        </w:rPr>
        <w:t>过负荷能力和电网损耗方面提出状态脆弱性指标</w:t>
      </w:r>
      <w:r w:rsidR="002D0D3F">
        <w:rPr>
          <w:spacing w:val="-45"/>
          <w:lang w:eastAsia="zh-CN"/>
        </w:rPr>
        <w:t>，</w:t>
      </w:r>
      <w:ins w:id="6" w:author="李 炅聪" w:date="2019-12-29T11:04:00Z">
        <w:r w:rsidR="00025C9E">
          <w:rPr>
            <w:rFonts w:hint="eastAsia"/>
            <w:lang w:eastAsia="zh-CN"/>
          </w:rPr>
          <w:t>结合</w:t>
        </w:r>
      </w:ins>
      <w:del w:id="7" w:author="李 炅聪" w:date="2019-12-29T11:04:00Z">
        <w:r w:rsidR="002D0D3F" w:rsidDel="00025C9E">
          <w:rPr>
            <w:lang w:eastAsia="zh-CN"/>
          </w:rPr>
          <w:delText>并建立</w:delText>
        </w:r>
      </w:del>
      <w:r w:rsidR="002D0D3F">
        <w:rPr>
          <w:lang w:eastAsia="zh-CN"/>
        </w:rPr>
        <w:t>电力系统负荷</w:t>
      </w:r>
      <w:r w:rsidR="00494363">
        <w:rPr>
          <w:rFonts w:hint="eastAsia"/>
          <w:lang w:eastAsia="zh-CN"/>
        </w:rPr>
        <w:t>概率</w:t>
      </w:r>
      <w:r w:rsidR="002D0D3F">
        <w:rPr>
          <w:lang w:eastAsia="zh-CN"/>
        </w:rPr>
        <w:t>模型</w:t>
      </w:r>
      <w:r w:rsidR="002D0D3F">
        <w:rPr>
          <w:spacing w:val="-45"/>
          <w:lang w:eastAsia="zh-CN"/>
        </w:rPr>
        <w:t>，</w:t>
      </w:r>
      <w:r w:rsidR="002D0D3F">
        <w:rPr>
          <w:lang w:eastAsia="zh-CN"/>
        </w:rPr>
        <w:t>通过蒙特卡洛方法对状态脆弱性指标进行</w:t>
      </w:r>
      <w:r w:rsidR="002D0D3F" w:rsidRPr="00494363">
        <w:rPr>
          <w:lang w:eastAsia="zh-CN"/>
        </w:rPr>
        <w:t>计算</w:t>
      </w:r>
      <w:r w:rsidR="002D0D3F">
        <w:rPr>
          <w:lang w:eastAsia="zh-CN"/>
        </w:rPr>
        <w:t>分析，建立了电网状态脆弱性模型。</w:t>
      </w:r>
    </w:p>
    <w:p w14:paraId="57DA509B" w14:textId="77777777" w:rsidR="00996552" w:rsidRDefault="003E5269">
      <w:pPr>
        <w:pStyle w:val="a3"/>
        <w:spacing w:before="20" w:line="301" w:lineRule="auto"/>
        <w:ind w:right="275" w:firstLine="480"/>
        <w:jc w:val="both"/>
        <w:rPr>
          <w:lang w:eastAsia="zh-CN"/>
        </w:rPr>
      </w:pPr>
      <w:r w:rsidRPr="00580861">
        <w:rPr>
          <w:rFonts w:hint="eastAsia"/>
          <w:spacing w:val="4"/>
          <w:highlight w:val="yellow"/>
          <w:lang w:eastAsia="zh-CN"/>
        </w:rPr>
        <w:t>本文</w:t>
      </w:r>
      <w:commentRangeStart w:id="8"/>
      <w:r w:rsidRPr="00580861">
        <w:rPr>
          <w:rFonts w:hint="eastAsia"/>
          <w:spacing w:val="4"/>
          <w:highlight w:val="yellow"/>
          <w:lang w:eastAsia="zh-CN"/>
        </w:rPr>
        <w:t>提出</w:t>
      </w:r>
      <w:commentRangeEnd w:id="8"/>
      <w:r w:rsidR="004335CD">
        <w:rPr>
          <w:rStyle w:val="a7"/>
          <w:rFonts w:asciiTheme="minorHAnsi" w:eastAsiaTheme="minorEastAsia" w:hAnsiTheme="minorHAnsi"/>
        </w:rPr>
        <w:commentReference w:id="8"/>
      </w:r>
      <w:r w:rsidRPr="00580861">
        <w:rPr>
          <w:rFonts w:hint="eastAsia"/>
          <w:spacing w:val="4"/>
          <w:highlight w:val="yellow"/>
          <w:lang w:eastAsia="zh-CN"/>
        </w:rPr>
        <w:t>了</w:t>
      </w:r>
      <w:r w:rsidR="002D0D3F" w:rsidRPr="00580861">
        <w:rPr>
          <w:spacing w:val="4"/>
          <w:highlight w:val="yellow"/>
          <w:lang w:eastAsia="zh-CN"/>
        </w:rPr>
        <w:t>电力系统脆弱性评估指标体系，</w:t>
      </w:r>
      <w:r w:rsidR="002D0D3F">
        <w:rPr>
          <w:spacing w:val="4"/>
          <w:lang w:eastAsia="zh-CN"/>
        </w:rPr>
        <w:t>分别选取反映系统脆弱性的结构和状</w:t>
      </w:r>
      <w:r w:rsidR="002D0D3F">
        <w:rPr>
          <w:lang w:eastAsia="zh-CN"/>
        </w:rPr>
        <w:t>态脆弱性指标进行分析</w:t>
      </w:r>
      <w:r w:rsidR="002D0D3F">
        <w:rPr>
          <w:spacing w:val="-45"/>
          <w:lang w:eastAsia="zh-CN"/>
        </w:rPr>
        <w:t>，</w:t>
      </w:r>
      <w:r w:rsidR="002D0D3F">
        <w:rPr>
          <w:lang w:eastAsia="zh-CN"/>
        </w:rPr>
        <w:t>并对其归一化处理</w:t>
      </w:r>
      <w:r w:rsidR="002D0D3F">
        <w:rPr>
          <w:spacing w:val="-45"/>
          <w:lang w:eastAsia="zh-CN"/>
        </w:rPr>
        <w:t>，</w:t>
      </w:r>
      <w:r w:rsidR="002D0D3F">
        <w:rPr>
          <w:lang w:eastAsia="zh-CN"/>
        </w:rPr>
        <w:t>采用改进熵权法和离差最大化法分</w:t>
      </w:r>
      <w:r w:rsidR="002D0D3F">
        <w:rPr>
          <w:spacing w:val="3"/>
          <w:lang w:eastAsia="zh-CN"/>
        </w:rPr>
        <w:t>别对结构脆弱性指标集和状态脆弱性指标集进行权重分配和指标融合得到了</w:t>
      </w:r>
      <w:ins w:id="9" w:author="李 炅聪" w:date="2019-12-29T11:56:00Z">
        <w:r w:rsidR="004335CD">
          <w:rPr>
            <w:rFonts w:hint="eastAsia"/>
            <w:spacing w:val="3"/>
            <w:lang w:eastAsia="zh-CN"/>
          </w:rPr>
          <w:t>电网</w:t>
        </w:r>
      </w:ins>
      <w:r w:rsidR="002D0D3F">
        <w:rPr>
          <w:spacing w:val="3"/>
          <w:lang w:eastAsia="zh-CN"/>
        </w:rPr>
        <w:t>脆</w:t>
      </w:r>
      <w:r w:rsidR="002D0D3F">
        <w:rPr>
          <w:spacing w:val="2"/>
          <w:lang w:eastAsia="zh-CN"/>
        </w:rPr>
        <w:t>弱性一级指标，进一步利用</w:t>
      </w:r>
      <w:r w:rsidR="002D0D3F">
        <w:rPr>
          <w:spacing w:val="-47"/>
          <w:lang w:eastAsia="zh-CN"/>
        </w:rPr>
        <w:t xml:space="preserve"> </w:t>
      </w:r>
      <w:r w:rsidR="002D0D3F">
        <w:rPr>
          <w:rFonts w:ascii="Times New Roman" w:eastAsia="Times New Roman" w:hAnsi="Times New Roman" w:cs="Times New Roman"/>
          <w:lang w:eastAsia="zh-CN"/>
        </w:rPr>
        <w:t>D-S</w:t>
      </w:r>
      <w:r w:rsidR="002D0D3F">
        <w:rPr>
          <w:rFonts w:ascii="Times New Roman" w:eastAsia="Times New Roman" w:hAnsi="Times New Roman" w:cs="Times New Roman"/>
          <w:spacing w:val="13"/>
          <w:lang w:eastAsia="zh-CN"/>
        </w:rPr>
        <w:t xml:space="preserve"> </w:t>
      </w:r>
      <w:r w:rsidR="002D0D3F">
        <w:rPr>
          <w:spacing w:val="2"/>
          <w:lang w:eastAsia="zh-CN"/>
        </w:rPr>
        <w:t>证据理论对一级指标进行融合，建立了基于结</w:t>
      </w:r>
      <w:r w:rsidR="002D0D3F">
        <w:rPr>
          <w:lang w:eastAsia="zh-CN"/>
        </w:rPr>
        <w:t>构与状态的电网脆弱性综合评估模型。</w:t>
      </w:r>
    </w:p>
    <w:p w14:paraId="6D5328A4" w14:textId="77777777" w:rsidR="00996552" w:rsidRDefault="002D0D3F" w:rsidP="003E5269">
      <w:pPr>
        <w:pStyle w:val="a3"/>
        <w:spacing w:before="24" w:line="289" w:lineRule="auto"/>
        <w:ind w:right="75" w:firstLine="480"/>
        <w:rPr>
          <w:lang w:eastAsia="zh-CN"/>
        </w:rPr>
      </w:pPr>
      <w:r>
        <w:rPr>
          <w:spacing w:val="1"/>
          <w:lang w:eastAsia="zh-CN"/>
        </w:rPr>
        <w:t>最后，以</w:t>
      </w:r>
      <w:r>
        <w:rPr>
          <w:spacing w:val="-35"/>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 xml:space="preserve">39 </w:t>
      </w:r>
      <w:r w:rsidR="00742CF9" w:rsidRPr="00742CF9">
        <w:rPr>
          <w:rFonts w:asciiTheme="minorEastAsia" w:eastAsiaTheme="minorEastAsia" w:hAnsiTheme="minorEastAsia" w:cs="Palatino Linotype" w:hint="eastAsia"/>
          <w:spacing w:val="15"/>
          <w:highlight w:val="yellow"/>
          <w:lang w:eastAsia="zh-CN"/>
        </w:rPr>
        <w:t>标准算例</w:t>
      </w:r>
      <w:r w:rsidR="003E5269">
        <w:rPr>
          <w:rFonts w:hint="eastAsia"/>
          <w:spacing w:val="2"/>
          <w:lang w:eastAsia="zh-CN"/>
        </w:rPr>
        <w:t>模型</w:t>
      </w:r>
      <w:r>
        <w:rPr>
          <w:spacing w:val="2"/>
          <w:lang w:eastAsia="zh-CN"/>
        </w:rPr>
        <w:t>为研究对象，依据</w:t>
      </w:r>
      <w:del w:id="10" w:author="李 炅聪" w:date="2019-12-29T11:58:00Z">
        <w:r w:rsidR="003E5269" w:rsidDel="004335CD">
          <w:rPr>
            <w:rFonts w:hint="eastAsia"/>
            <w:spacing w:val="2"/>
            <w:lang w:eastAsia="zh-CN"/>
          </w:rPr>
          <w:delText>提出的</w:delText>
        </w:r>
      </w:del>
      <w:r>
        <w:rPr>
          <w:spacing w:val="2"/>
          <w:lang w:eastAsia="zh-CN"/>
        </w:rPr>
        <w:t>电网脆弱性综合评估</w:t>
      </w:r>
      <w:r>
        <w:rPr>
          <w:spacing w:val="1"/>
          <w:lang w:eastAsia="zh-CN"/>
        </w:rPr>
        <w:t>模型，分别对电力系统的结构和状态脆弱性进行分析，</w:t>
      </w:r>
      <w:r>
        <w:rPr>
          <w:lang w:eastAsia="zh-CN"/>
        </w:rPr>
        <w:t>得到</w:t>
      </w:r>
      <w:del w:id="11" w:author="李 炅聪" w:date="2019-12-29T11:58:00Z">
        <w:r w:rsidDel="004335CD">
          <w:rPr>
            <w:lang w:eastAsia="zh-CN"/>
          </w:rPr>
          <w:delText>了</w:delText>
        </w:r>
      </w:del>
      <w:r>
        <w:rPr>
          <w:lang w:eastAsia="zh-CN"/>
        </w:rPr>
        <w:t>结构脆弱性和状态脆弱性</w:t>
      </w:r>
      <w:r w:rsidR="00580861" w:rsidRPr="00580861">
        <w:rPr>
          <w:rFonts w:hint="eastAsia"/>
          <w:highlight w:val="yellow"/>
          <w:lang w:eastAsia="zh-CN"/>
        </w:rPr>
        <w:t>评估</w:t>
      </w:r>
      <w:r>
        <w:rPr>
          <w:lang w:eastAsia="zh-CN"/>
        </w:rPr>
        <w:t>结果</w:t>
      </w:r>
      <w:r>
        <w:rPr>
          <w:spacing w:val="-41"/>
          <w:lang w:eastAsia="zh-CN"/>
        </w:rPr>
        <w:t>。</w:t>
      </w:r>
      <w:r>
        <w:rPr>
          <w:lang w:eastAsia="zh-CN"/>
        </w:rPr>
        <w:t>最后</w:t>
      </w:r>
      <w:r>
        <w:rPr>
          <w:spacing w:val="-49"/>
          <w:lang w:eastAsia="zh-CN"/>
        </w:rPr>
        <w:t>，</w:t>
      </w:r>
      <w:r>
        <w:rPr>
          <w:lang w:eastAsia="zh-CN"/>
        </w:rPr>
        <w:t>基于聚类算法和系统脆弱性综</w:t>
      </w:r>
      <w:r>
        <w:rPr>
          <w:spacing w:val="1"/>
          <w:lang w:eastAsia="zh-CN"/>
        </w:rPr>
        <w:t>合评估结果进行脆弱节点等级评估，根据得到的系统综合脆弱性等级评估结果，</w:t>
      </w:r>
      <w:r>
        <w:rPr>
          <w:lang w:eastAsia="zh-CN"/>
        </w:rPr>
        <w:t>识别系统的脆弱环节。</w:t>
      </w:r>
      <w:bookmarkStart w:id="12" w:name="_GoBack"/>
      <w:bookmarkEnd w:id="12"/>
    </w:p>
    <w:p w14:paraId="2A4B0FB8" w14:textId="77777777" w:rsidR="00996552" w:rsidRDefault="00996552">
      <w:pPr>
        <w:spacing w:before="12"/>
        <w:rPr>
          <w:rFonts w:ascii="宋体" w:eastAsia="宋体" w:hAnsi="宋体" w:cs="宋体"/>
          <w:sz w:val="19"/>
          <w:szCs w:val="19"/>
          <w:lang w:eastAsia="zh-CN"/>
        </w:rPr>
      </w:pPr>
    </w:p>
    <w:p w14:paraId="1CA6CE4D" w14:textId="77777777" w:rsidR="00996552" w:rsidRDefault="002D0D3F">
      <w:pPr>
        <w:pStyle w:val="a3"/>
        <w:rPr>
          <w:lang w:eastAsia="zh-CN"/>
        </w:rPr>
      </w:pPr>
      <w:r>
        <w:rPr>
          <w:rFonts w:ascii="黑体" w:eastAsia="黑体" w:hAnsi="黑体" w:cs="黑体"/>
          <w:lang w:eastAsia="zh-CN"/>
        </w:rPr>
        <w:t>关键词：</w:t>
      </w:r>
      <w:r w:rsidR="00494363">
        <w:rPr>
          <w:lang w:eastAsia="zh-CN"/>
        </w:rPr>
        <w:t>复杂网络，结构脆弱性，状态脆弱性，综合</w:t>
      </w:r>
      <w:r w:rsidR="00494363">
        <w:rPr>
          <w:rFonts w:hint="eastAsia"/>
          <w:lang w:eastAsia="zh-CN"/>
        </w:rPr>
        <w:t>评估</w:t>
      </w:r>
      <w:r>
        <w:rPr>
          <w:lang w:eastAsia="zh-CN"/>
        </w:rPr>
        <w:t>模型，脆弱环节识别</w:t>
      </w:r>
    </w:p>
    <w:p w14:paraId="46452C40" w14:textId="77777777" w:rsidR="00996552" w:rsidRDefault="00996552">
      <w:pPr>
        <w:rPr>
          <w:lang w:eastAsia="zh-CN"/>
        </w:rPr>
        <w:sectPr w:rsidR="00996552">
          <w:headerReference w:type="default" r:id="rId10"/>
          <w:footerReference w:type="even" r:id="rId11"/>
          <w:footerReference w:type="default" r:id="rId12"/>
          <w:pgSz w:w="11910" w:h="16840"/>
          <w:pgMar w:top="1140" w:right="1520" w:bottom="1280" w:left="1680" w:header="871" w:footer="1095" w:gutter="0"/>
          <w:cols w:space="720"/>
        </w:sectPr>
      </w:pPr>
    </w:p>
    <w:p w14:paraId="66BF69A4" w14:textId="77777777" w:rsidR="00996552" w:rsidRDefault="002D0D3F">
      <w:pPr>
        <w:spacing w:before="58"/>
        <w:ind w:left="117"/>
        <w:rPr>
          <w:rFonts w:ascii="Times New Roman" w:eastAsia="Times New Roman" w:hAnsi="Times New Roman" w:cs="Times New Roman"/>
          <w:sz w:val="21"/>
          <w:szCs w:val="21"/>
        </w:rPr>
      </w:pPr>
      <w:r>
        <w:rPr>
          <w:rFonts w:ascii="Times New Roman"/>
          <w:spacing w:val="-4"/>
          <w:sz w:val="21"/>
        </w:rPr>
        <w:lastRenderedPageBreak/>
        <w:t>Tongji</w:t>
      </w:r>
      <w:r>
        <w:rPr>
          <w:rFonts w:ascii="Times New Roman"/>
          <w:spacing w:val="-1"/>
          <w:sz w:val="21"/>
        </w:rPr>
        <w:t xml:space="preserve"> </w:t>
      </w:r>
      <w:r>
        <w:rPr>
          <w:rFonts w:ascii="Times New Roman"/>
          <w:spacing w:val="-2"/>
          <w:sz w:val="21"/>
        </w:rPr>
        <w:t>University</w:t>
      </w:r>
      <w:r>
        <w:rPr>
          <w:rFonts w:ascii="Times New Roman"/>
          <w:spacing w:val="-1"/>
          <w:sz w:val="21"/>
        </w:rPr>
        <w:t xml:space="preserve"> Master </w:t>
      </w:r>
      <w:r>
        <w:rPr>
          <w:rFonts w:ascii="Times New Roman"/>
          <w:sz w:val="21"/>
        </w:rPr>
        <w:t xml:space="preserve">of Science </w:t>
      </w:r>
      <w:r>
        <w:rPr>
          <w:rFonts w:ascii="Times New Roman"/>
          <w:spacing w:val="-2"/>
          <w:sz w:val="21"/>
        </w:rPr>
        <w:t>ABSTRACT</w:t>
      </w:r>
    </w:p>
    <w:p w14:paraId="5844A2FA" w14:textId="77777777" w:rsidR="00996552" w:rsidRDefault="00996552">
      <w:pPr>
        <w:spacing w:before="2"/>
        <w:rPr>
          <w:rFonts w:ascii="Times New Roman" w:eastAsia="Times New Roman" w:hAnsi="Times New Roman" w:cs="Times New Roman"/>
          <w:sz w:val="3"/>
          <w:szCs w:val="3"/>
        </w:rPr>
      </w:pPr>
    </w:p>
    <w:p w14:paraId="5C2D27F6" w14:textId="77777777" w:rsidR="00996552" w:rsidRDefault="00025C9E">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74F2EB71">
          <v:group id="_x0000_s8150" style="width:416pt;height:.4pt;mso-position-horizontal-relative:char;mso-position-vertical-relative:line" coordsize="8320,8">
            <v:group id="_x0000_s8151" style="position:absolute;left:4;top:4;width:8312;height:2" coordorigin="4,4" coordsize="8312,2">
              <v:shape id="_x0000_s8152" style="position:absolute;left:4;top:4;width:8312;height:2" coordorigin="4,4" coordsize="8312,0" path="m4,4r8311,e" filled="f" strokeweight=".14058mm">
                <v:path arrowok="t"/>
              </v:shape>
            </v:group>
            <w10:wrap type="none"/>
            <w10:anchorlock/>
          </v:group>
        </w:pict>
      </w:r>
    </w:p>
    <w:p w14:paraId="4B62EBB9" w14:textId="77777777" w:rsidR="00996552" w:rsidRDefault="00996552">
      <w:pPr>
        <w:rPr>
          <w:rFonts w:ascii="Times New Roman" w:eastAsia="Times New Roman" w:hAnsi="Times New Roman" w:cs="Times New Roman"/>
          <w:sz w:val="20"/>
          <w:szCs w:val="20"/>
        </w:rPr>
      </w:pPr>
    </w:p>
    <w:p w14:paraId="2CF9EC81" w14:textId="77777777" w:rsidR="00996552" w:rsidRDefault="00996552">
      <w:pPr>
        <w:rPr>
          <w:rFonts w:ascii="Times New Roman" w:eastAsia="Times New Roman" w:hAnsi="Times New Roman" w:cs="Times New Roman"/>
          <w:sz w:val="20"/>
          <w:szCs w:val="20"/>
        </w:rPr>
      </w:pPr>
    </w:p>
    <w:p w14:paraId="0AF2D19B" w14:textId="77777777" w:rsidR="00996552" w:rsidRDefault="00996552">
      <w:pPr>
        <w:spacing w:before="5"/>
        <w:rPr>
          <w:rFonts w:ascii="Times New Roman" w:eastAsia="Times New Roman" w:hAnsi="Times New Roman" w:cs="Times New Roman"/>
          <w:sz w:val="28"/>
          <w:szCs w:val="28"/>
        </w:rPr>
      </w:pPr>
    </w:p>
    <w:p w14:paraId="205FD864" w14:textId="77777777" w:rsidR="00996552" w:rsidRDefault="002D0D3F">
      <w:pPr>
        <w:pStyle w:val="1"/>
        <w:spacing w:before="46"/>
        <w:jc w:val="center"/>
        <w:rPr>
          <w:rFonts w:ascii="Times New Roman" w:eastAsia="Times New Roman" w:hAnsi="Times New Roman" w:cs="Times New Roman"/>
          <w:b w:val="0"/>
          <w:bCs w:val="0"/>
          <w:lang w:eastAsia="zh-CN"/>
        </w:rPr>
      </w:pPr>
      <w:bookmarkStart w:id="13" w:name="ABSTRACT"/>
      <w:bookmarkEnd w:id="13"/>
      <w:r>
        <w:rPr>
          <w:rFonts w:ascii="Times New Roman"/>
          <w:spacing w:val="-4"/>
          <w:lang w:eastAsia="zh-CN"/>
        </w:rPr>
        <w:t>ABSTRACT</w:t>
      </w:r>
    </w:p>
    <w:p w14:paraId="17FD26D5" w14:textId="77777777" w:rsidR="00996552" w:rsidRDefault="00996552">
      <w:pPr>
        <w:rPr>
          <w:rFonts w:ascii="Times New Roman" w:eastAsia="Times New Roman" w:hAnsi="Times New Roman" w:cs="Times New Roman"/>
          <w:b/>
          <w:bCs/>
          <w:sz w:val="20"/>
          <w:szCs w:val="20"/>
          <w:lang w:eastAsia="zh-CN"/>
        </w:rPr>
      </w:pPr>
    </w:p>
    <w:p w14:paraId="65C77D30" w14:textId="77777777" w:rsidR="00996552" w:rsidRDefault="00996552">
      <w:pPr>
        <w:rPr>
          <w:rFonts w:ascii="Times New Roman" w:eastAsia="Times New Roman" w:hAnsi="Times New Roman" w:cs="Times New Roman"/>
          <w:b/>
          <w:bCs/>
          <w:sz w:val="20"/>
          <w:szCs w:val="20"/>
          <w:lang w:eastAsia="zh-CN"/>
        </w:rPr>
      </w:pPr>
    </w:p>
    <w:p w14:paraId="311A830A" w14:textId="77777777" w:rsidR="00996552" w:rsidRDefault="00996552">
      <w:pPr>
        <w:spacing w:before="3"/>
        <w:rPr>
          <w:rFonts w:ascii="Times New Roman" w:eastAsia="Times New Roman" w:hAnsi="Times New Roman" w:cs="Times New Roman"/>
          <w:b/>
          <w:bCs/>
          <w:sz w:val="16"/>
          <w:szCs w:val="16"/>
          <w:lang w:eastAsia="zh-CN"/>
        </w:rPr>
      </w:pPr>
    </w:p>
    <w:p w14:paraId="6121DFFC" w14:textId="77777777" w:rsidR="00996552" w:rsidRDefault="002D0D3F">
      <w:pPr>
        <w:spacing w:before="60"/>
        <w:ind w:left="117"/>
        <w:rPr>
          <w:rFonts w:ascii="Times New Roman" w:eastAsia="Times New Roman" w:hAnsi="Times New Roman" w:cs="Times New Roman"/>
          <w:sz w:val="24"/>
          <w:szCs w:val="24"/>
          <w:lang w:eastAsia="zh-CN"/>
        </w:rPr>
      </w:pPr>
      <w:r>
        <w:rPr>
          <w:rFonts w:ascii="Times New Roman"/>
          <w:b/>
          <w:spacing w:val="-5"/>
          <w:sz w:val="24"/>
          <w:lang w:eastAsia="zh-CN"/>
        </w:rPr>
        <w:t>Key</w:t>
      </w:r>
      <w:r>
        <w:rPr>
          <w:rFonts w:ascii="Times New Roman"/>
          <w:b/>
          <w:spacing w:val="-1"/>
          <w:sz w:val="24"/>
          <w:lang w:eastAsia="zh-CN"/>
        </w:rPr>
        <w:t xml:space="preserve"> </w:t>
      </w:r>
      <w:r>
        <w:rPr>
          <w:rFonts w:ascii="Times New Roman"/>
          <w:b/>
          <w:spacing w:val="-4"/>
          <w:sz w:val="24"/>
          <w:lang w:eastAsia="zh-CN"/>
        </w:rPr>
        <w:t>Words:</w:t>
      </w:r>
    </w:p>
    <w:p w14:paraId="6B9AC014" w14:textId="77777777" w:rsidR="00996552" w:rsidRDefault="00996552">
      <w:pPr>
        <w:rPr>
          <w:rFonts w:ascii="Times New Roman" w:eastAsia="Times New Roman" w:hAnsi="Times New Roman" w:cs="Times New Roman"/>
          <w:sz w:val="24"/>
          <w:szCs w:val="24"/>
          <w:lang w:eastAsia="zh-CN"/>
        </w:rPr>
        <w:sectPr w:rsidR="00996552">
          <w:headerReference w:type="even" r:id="rId13"/>
          <w:pgSz w:w="11910" w:h="16840"/>
          <w:pgMar w:top="780" w:right="1680" w:bottom="1280" w:left="1680" w:header="0" w:footer="1095" w:gutter="0"/>
          <w:cols w:space="720"/>
        </w:sectPr>
      </w:pPr>
    </w:p>
    <w:p w14:paraId="2AC7B0EF" w14:textId="77777777" w:rsidR="00996552" w:rsidRDefault="00996552">
      <w:pPr>
        <w:rPr>
          <w:rFonts w:ascii="Times New Roman" w:eastAsia="Times New Roman" w:hAnsi="Times New Roman" w:cs="Times New Roman"/>
          <w:b/>
          <w:bCs/>
          <w:sz w:val="20"/>
          <w:szCs w:val="20"/>
          <w:lang w:eastAsia="zh-CN"/>
        </w:rPr>
      </w:pPr>
    </w:p>
    <w:p w14:paraId="49DB896E" w14:textId="77777777" w:rsidR="00996552" w:rsidRDefault="00996552">
      <w:pPr>
        <w:rPr>
          <w:rFonts w:ascii="Times New Roman" w:eastAsia="Times New Roman" w:hAnsi="Times New Roman" w:cs="Times New Roman"/>
          <w:b/>
          <w:bCs/>
          <w:sz w:val="20"/>
          <w:szCs w:val="20"/>
          <w:lang w:eastAsia="zh-CN"/>
        </w:rPr>
      </w:pPr>
    </w:p>
    <w:p w14:paraId="06341B2E" w14:textId="77777777" w:rsidR="00996552" w:rsidRDefault="00996552">
      <w:pPr>
        <w:spacing w:before="8"/>
        <w:rPr>
          <w:rFonts w:ascii="Times New Roman" w:eastAsia="Times New Roman" w:hAnsi="Times New Roman" w:cs="Times New Roman"/>
          <w:b/>
          <w:bCs/>
          <w:sz w:val="27"/>
          <w:szCs w:val="27"/>
          <w:lang w:eastAsia="zh-CN"/>
        </w:rPr>
      </w:pPr>
    </w:p>
    <w:p w14:paraId="18035B80" w14:textId="77777777" w:rsidR="00996552" w:rsidRDefault="002D0D3F">
      <w:pPr>
        <w:pStyle w:val="2"/>
        <w:ind w:right="238"/>
        <w:jc w:val="center"/>
        <w:rPr>
          <w:rFonts w:ascii="黑体" w:eastAsia="黑体" w:hAnsi="黑体" w:cs="黑体"/>
          <w:lang w:eastAsia="zh-CN"/>
        </w:rPr>
      </w:pPr>
      <w:bookmarkStart w:id="14" w:name="目录"/>
      <w:bookmarkEnd w:id="14"/>
      <w:r>
        <w:rPr>
          <w:rFonts w:ascii="黑体" w:eastAsia="黑体" w:hAnsi="黑体" w:cs="黑体"/>
          <w:lang w:eastAsia="zh-CN"/>
        </w:rPr>
        <w:t>目录</w:t>
      </w:r>
    </w:p>
    <w:p w14:paraId="53DA0249" w14:textId="77777777" w:rsidR="00996552" w:rsidRDefault="00996552">
      <w:pPr>
        <w:jc w:val="center"/>
        <w:rPr>
          <w:rFonts w:ascii="黑体" w:eastAsia="黑体" w:hAnsi="黑体" w:cs="黑体"/>
          <w:lang w:eastAsia="zh-CN"/>
        </w:rPr>
        <w:sectPr w:rsidR="00996552">
          <w:headerReference w:type="default" r:id="rId14"/>
          <w:footerReference w:type="even" r:id="rId15"/>
          <w:footerReference w:type="default" r:id="rId16"/>
          <w:pgSz w:w="11910" w:h="16840"/>
          <w:pgMar w:top="1140" w:right="1440" w:bottom="1510" w:left="1680" w:header="871" w:footer="1095" w:gutter="0"/>
          <w:cols w:space="720"/>
        </w:sectPr>
      </w:pPr>
    </w:p>
    <w:sdt>
      <w:sdtPr>
        <w:id w:val="-1649360244"/>
        <w:docPartObj>
          <w:docPartGallery w:val="Table of Contents"/>
          <w:docPartUnique/>
        </w:docPartObj>
      </w:sdtPr>
      <w:sdtContent>
        <w:p w14:paraId="6D967A9E" w14:textId="77777777" w:rsidR="00996552" w:rsidRDefault="00025C9E">
          <w:pPr>
            <w:pStyle w:val="10"/>
            <w:tabs>
              <w:tab w:val="left" w:leader="dot" w:pos="8311"/>
            </w:tabs>
            <w:spacing w:before="394"/>
            <w:ind w:right="64"/>
            <w:jc w:val="center"/>
            <w:rPr>
              <w:rFonts w:ascii="Times New Roman" w:eastAsia="Times New Roman" w:hAnsi="Times New Roman" w:cs="Times New Roman"/>
              <w:lang w:eastAsia="zh-CN"/>
            </w:rPr>
          </w:pPr>
          <w:hyperlink w:anchor="_bookmark0" w:history="1">
            <w:r w:rsidR="002D0D3F">
              <w:rPr>
                <w:lang w:eastAsia="zh-CN"/>
              </w:rPr>
              <w:t>插图索引</w:t>
            </w:r>
          </w:hyperlink>
          <w:r w:rsidR="002D0D3F">
            <w:rPr>
              <w:rFonts w:ascii="Times New Roman" w:eastAsia="Times New Roman" w:hAnsi="Times New Roman" w:cs="Times New Roman"/>
              <w:lang w:eastAsia="zh-CN"/>
            </w:rPr>
            <w:tab/>
          </w:r>
          <w:hyperlink w:anchor="_bookmark0" w:history="1">
            <w:r w:rsidR="002D0D3F">
              <w:rPr>
                <w:rFonts w:ascii="Times New Roman" w:eastAsia="Times New Roman" w:hAnsi="Times New Roman" w:cs="Times New Roman"/>
                <w:lang w:eastAsia="zh-CN"/>
              </w:rPr>
              <w:t>V</w:t>
            </w:r>
          </w:hyperlink>
        </w:p>
        <w:p w14:paraId="40EADFE8" w14:textId="77777777" w:rsidR="00996552" w:rsidRDefault="00025C9E">
          <w:pPr>
            <w:pStyle w:val="10"/>
            <w:tabs>
              <w:tab w:val="left" w:leader="dot" w:pos="8324"/>
            </w:tabs>
            <w:ind w:left="13"/>
            <w:jc w:val="center"/>
            <w:rPr>
              <w:rFonts w:ascii="Times New Roman" w:eastAsia="Times New Roman" w:hAnsi="Times New Roman" w:cs="Times New Roman"/>
              <w:lang w:eastAsia="zh-CN"/>
            </w:rPr>
          </w:pPr>
          <w:hyperlink w:anchor="_bookmark1" w:history="1">
            <w:r w:rsidR="002D0D3F">
              <w:rPr>
                <w:lang w:eastAsia="zh-CN"/>
              </w:rPr>
              <w:t>表格索引</w:t>
            </w:r>
          </w:hyperlink>
          <w:r w:rsidR="002D0D3F">
            <w:rPr>
              <w:rFonts w:ascii="Times New Roman" w:eastAsia="Times New Roman" w:hAnsi="Times New Roman" w:cs="Times New Roman"/>
              <w:lang w:eastAsia="zh-CN"/>
            </w:rPr>
            <w:tab/>
          </w:r>
          <w:hyperlink w:anchor="_bookmark1" w:history="1">
            <w:r w:rsidR="002D0D3F">
              <w:rPr>
                <w:rFonts w:ascii="Times New Roman" w:eastAsia="Times New Roman" w:hAnsi="Times New Roman" w:cs="Times New Roman"/>
                <w:lang w:eastAsia="zh-CN"/>
              </w:rPr>
              <w:t>VI</w:t>
            </w:r>
          </w:hyperlink>
        </w:p>
        <w:p w14:paraId="0D9C9F53" w14:textId="77777777" w:rsidR="00996552" w:rsidRDefault="002D0D3F">
          <w:pPr>
            <w:pStyle w:val="10"/>
            <w:tabs>
              <w:tab w:val="left" w:leader="dot" w:pos="8311"/>
            </w:tabs>
            <w:ind w:right="11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1 </w:t>
          </w:r>
          <w:hyperlink w:anchor="_bookmark2" w:history="1">
            <w:r>
              <w:rPr>
                <w:lang w:eastAsia="zh-CN"/>
              </w:rPr>
              <w:t>章 绪论</w:t>
            </w:r>
          </w:hyperlink>
          <w:r>
            <w:rPr>
              <w:rFonts w:ascii="Times New Roman" w:eastAsia="Times New Roman" w:hAnsi="Times New Roman" w:cs="Times New Roman"/>
              <w:lang w:eastAsia="zh-CN"/>
            </w:rPr>
            <w:tab/>
          </w:r>
          <w:hyperlink w:anchor="_bookmark2" w:history="1">
            <w:r>
              <w:rPr>
                <w:rFonts w:ascii="Times New Roman" w:eastAsia="Times New Roman" w:hAnsi="Times New Roman" w:cs="Times New Roman"/>
                <w:lang w:eastAsia="zh-CN"/>
              </w:rPr>
              <w:t>1</w:t>
            </w:r>
          </w:hyperlink>
        </w:p>
        <w:p w14:paraId="4C98F709"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1.1  </w:t>
          </w:r>
          <w:hyperlink w:anchor="_bookmark3" w:history="1">
            <w:r>
              <w:rPr>
                <w:lang w:eastAsia="zh-CN"/>
              </w:rPr>
              <w:t>研究背景与研究意义</w:t>
            </w:r>
          </w:hyperlink>
          <w:r>
            <w:rPr>
              <w:rFonts w:ascii="Times New Roman" w:eastAsia="Times New Roman" w:hAnsi="Times New Roman" w:cs="Times New Roman"/>
              <w:lang w:eastAsia="zh-CN"/>
            </w:rPr>
            <w:tab/>
          </w:r>
          <w:hyperlink w:anchor="_bookmark3" w:history="1">
            <w:r>
              <w:rPr>
                <w:rFonts w:ascii="Times New Roman" w:eastAsia="Times New Roman" w:hAnsi="Times New Roman" w:cs="Times New Roman"/>
                <w:lang w:eastAsia="zh-CN"/>
              </w:rPr>
              <w:t>1</w:t>
            </w:r>
          </w:hyperlink>
        </w:p>
        <w:p w14:paraId="234A03D7"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  </w:t>
          </w:r>
          <w:hyperlink w:anchor="_bookmark4" w:history="1">
            <w:r>
              <w:rPr>
                <w:lang w:eastAsia="zh-CN"/>
              </w:rPr>
              <w:t>国内外研究现状</w:t>
            </w:r>
          </w:hyperlink>
          <w:r>
            <w:rPr>
              <w:rFonts w:ascii="Times New Roman" w:eastAsia="Times New Roman" w:hAnsi="Times New Roman" w:cs="Times New Roman"/>
              <w:lang w:eastAsia="zh-CN"/>
            </w:rPr>
            <w:tab/>
          </w:r>
          <w:hyperlink w:anchor="_bookmark4" w:history="1">
            <w:r>
              <w:rPr>
                <w:rFonts w:ascii="Times New Roman" w:eastAsia="Times New Roman" w:hAnsi="Times New Roman" w:cs="Times New Roman"/>
                <w:lang w:eastAsia="zh-CN"/>
              </w:rPr>
              <w:t>2</w:t>
            </w:r>
          </w:hyperlink>
        </w:p>
        <w:p w14:paraId="69821456"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1.2.1  </w:t>
          </w:r>
          <w:hyperlink w:anchor="_bookmark5" w:history="1">
            <w:r>
              <w:rPr>
                <w:lang w:eastAsia="zh-CN"/>
              </w:rPr>
              <w:t>脆弱性研究起源及现状</w:t>
            </w:r>
          </w:hyperlink>
          <w:r>
            <w:rPr>
              <w:rFonts w:ascii="Times New Roman" w:eastAsia="Times New Roman" w:hAnsi="Times New Roman" w:cs="Times New Roman"/>
              <w:lang w:eastAsia="zh-CN"/>
            </w:rPr>
            <w:tab/>
          </w:r>
          <w:hyperlink w:anchor="_bookmark5" w:history="1">
            <w:r>
              <w:rPr>
                <w:rFonts w:ascii="Times New Roman" w:eastAsia="Times New Roman" w:hAnsi="Times New Roman" w:cs="Times New Roman"/>
                <w:lang w:eastAsia="zh-CN"/>
              </w:rPr>
              <w:t>2</w:t>
            </w:r>
          </w:hyperlink>
        </w:p>
        <w:p w14:paraId="3E532127"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1.2.2  </w:t>
          </w:r>
          <w:hyperlink w:anchor="_bookmark6" w:history="1">
            <w:r>
              <w:rPr>
                <w:lang w:eastAsia="zh-CN"/>
              </w:rPr>
              <w:t>电力系统脆弱性研究综述</w:t>
            </w:r>
          </w:hyperlink>
          <w:r>
            <w:rPr>
              <w:rFonts w:ascii="Times New Roman" w:eastAsia="Times New Roman" w:hAnsi="Times New Roman" w:cs="Times New Roman"/>
              <w:lang w:eastAsia="zh-CN"/>
            </w:rPr>
            <w:tab/>
          </w:r>
          <w:hyperlink w:anchor="_bookmark6" w:history="1">
            <w:r>
              <w:rPr>
                <w:rFonts w:ascii="Times New Roman" w:eastAsia="Times New Roman" w:hAnsi="Times New Roman" w:cs="Times New Roman"/>
                <w:lang w:eastAsia="zh-CN"/>
              </w:rPr>
              <w:t>4</w:t>
            </w:r>
          </w:hyperlink>
        </w:p>
        <w:p w14:paraId="162B9CF4"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  </w:t>
          </w:r>
          <w:hyperlink w:anchor="_bookmark7" w:history="1">
            <w:r>
              <w:rPr>
                <w:lang w:eastAsia="zh-CN"/>
              </w:rPr>
              <w:t>研究内容与研究路线</w:t>
            </w:r>
          </w:hyperlink>
          <w:r>
            <w:rPr>
              <w:rFonts w:ascii="Times New Roman" w:eastAsia="Times New Roman" w:hAnsi="Times New Roman" w:cs="Times New Roman"/>
              <w:lang w:eastAsia="zh-CN"/>
            </w:rPr>
            <w:tab/>
          </w:r>
          <w:hyperlink w:anchor="_bookmark7" w:history="1">
            <w:r>
              <w:rPr>
                <w:rFonts w:ascii="Times New Roman" w:eastAsia="Times New Roman" w:hAnsi="Times New Roman" w:cs="Times New Roman"/>
                <w:lang w:eastAsia="zh-CN"/>
              </w:rPr>
              <w:t>5</w:t>
            </w:r>
          </w:hyperlink>
        </w:p>
        <w:p w14:paraId="2230F091"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1.3.1  </w:t>
          </w:r>
          <w:hyperlink w:anchor="_bookmark8" w:history="1">
            <w:r>
              <w:rPr>
                <w:lang w:eastAsia="zh-CN"/>
              </w:rPr>
              <w:t>待解决的问题</w:t>
            </w:r>
          </w:hyperlink>
          <w:r>
            <w:rPr>
              <w:rFonts w:ascii="Times New Roman" w:eastAsia="Times New Roman" w:hAnsi="Times New Roman" w:cs="Times New Roman"/>
              <w:lang w:eastAsia="zh-CN"/>
            </w:rPr>
            <w:tab/>
          </w:r>
          <w:hyperlink w:anchor="_bookmark8" w:history="1">
            <w:r>
              <w:rPr>
                <w:rFonts w:ascii="Times New Roman" w:eastAsia="Times New Roman" w:hAnsi="Times New Roman" w:cs="Times New Roman"/>
                <w:lang w:eastAsia="zh-CN"/>
              </w:rPr>
              <w:t>5</w:t>
            </w:r>
          </w:hyperlink>
        </w:p>
        <w:p w14:paraId="4A89BFCB"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1.3.2  </w:t>
          </w:r>
          <w:hyperlink w:anchor="_bookmark9" w:history="1">
            <w:r>
              <w:rPr>
                <w:lang w:eastAsia="zh-CN"/>
              </w:rPr>
              <w:t>研究内容与章节划分</w:t>
            </w:r>
          </w:hyperlink>
          <w:r>
            <w:rPr>
              <w:rFonts w:ascii="Times New Roman" w:eastAsia="Times New Roman" w:hAnsi="Times New Roman" w:cs="Times New Roman"/>
              <w:lang w:eastAsia="zh-CN"/>
            </w:rPr>
            <w:tab/>
          </w:r>
          <w:hyperlink w:anchor="_bookmark9" w:history="1">
            <w:r>
              <w:rPr>
                <w:rFonts w:ascii="Times New Roman" w:eastAsia="Times New Roman" w:hAnsi="Times New Roman" w:cs="Times New Roman"/>
                <w:lang w:eastAsia="zh-CN"/>
              </w:rPr>
              <w:t>6</w:t>
            </w:r>
          </w:hyperlink>
        </w:p>
        <w:p w14:paraId="218FB5C6" w14:textId="77777777" w:rsidR="00996552" w:rsidRDefault="002D0D3F">
          <w:pPr>
            <w:pStyle w:val="10"/>
            <w:tabs>
              <w:tab w:val="left" w:leader="dot" w:pos="8311"/>
            </w:tabs>
            <w:ind w:right="11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2 </w:t>
          </w:r>
          <w:hyperlink w:anchor="_bookmark11" w:history="1">
            <w:r>
              <w:rPr>
                <w:lang w:eastAsia="zh-CN"/>
              </w:rPr>
              <w:t>章 电网脆弱性研究的关键问题与模型验证分析</w:t>
            </w:r>
          </w:hyperlink>
          <w:r>
            <w:rPr>
              <w:rFonts w:ascii="Times New Roman" w:eastAsia="Times New Roman" w:hAnsi="Times New Roman" w:cs="Times New Roman"/>
              <w:lang w:eastAsia="zh-CN"/>
            </w:rPr>
            <w:tab/>
          </w:r>
          <w:hyperlink w:anchor="_bookmark11" w:history="1">
            <w:r>
              <w:rPr>
                <w:rFonts w:ascii="Times New Roman" w:eastAsia="Times New Roman" w:hAnsi="Times New Roman" w:cs="Times New Roman"/>
                <w:lang w:eastAsia="zh-CN"/>
              </w:rPr>
              <w:t>9</w:t>
            </w:r>
          </w:hyperlink>
        </w:p>
        <w:p w14:paraId="213D3D68"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2.1  </w:t>
          </w:r>
          <w:hyperlink w:anchor="_bookmark12" w:history="1">
            <w:r>
              <w:rPr>
                <w:lang w:eastAsia="zh-CN"/>
              </w:rPr>
              <w:t>引言</w:t>
            </w:r>
          </w:hyperlink>
          <w:r>
            <w:rPr>
              <w:rFonts w:ascii="Times New Roman" w:eastAsia="Times New Roman" w:hAnsi="Times New Roman" w:cs="Times New Roman"/>
              <w:lang w:eastAsia="zh-CN"/>
            </w:rPr>
            <w:tab/>
          </w:r>
          <w:hyperlink w:anchor="_bookmark12" w:history="1">
            <w:r>
              <w:rPr>
                <w:rFonts w:ascii="Times New Roman" w:eastAsia="Times New Roman" w:hAnsi="Times New Roman" w:cs="Times New Roman"/>
                <w:lang w:eastAsia="zh-CN"/>
              </w:rPr>
              <w:t>9</w:t>
            </w:r>
          </w:hyperlink>
        </w:p>
        <w:p w14:paraId="45697567"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  </w:t>
          </w:r>
          <w:hyperlink w:anchor="_bookmark13" w:history="1">
            <w:r>
              <w:rPr>
                <w:lang w:eastAsia="zh-CN"/>
              </w:rPr>
              <w:t>复杂网络基本概念</w:t>
            </w:r>
          </w:hyperlink>
          <w:r>
            <w:rPr>
              <w:rFonts w:ascii="Times New Roman" w:eastAsia="Times New Roman" w:hAnsi="Times New Roman" w:cs="Times New Roman"/>
              <w:lang w:eastAsia="zh-CN"/>
            </w:rPr>
            <w:tab/>
          </w:r>
          <w:hyperlink w:anchor="_bookmark13" w:history="1">
            <w:r>
              <w:rPr>
                <w:rFonts w:ascii="Times New Roman" w:eastAsia="Times New Roman" w:hAnsi="Times New Roman" w:cs="Times New Roman"/>
                <w:lang w:eastAsia="zh-CN"/>
              </w:rPr>
              <w:t>9</w:t>
            </w:r>
          </w:hyperlink>
        </w:p>
        <w:p w14:paraId="79C9DA37"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2.2.1  </w:t>
          </w:r>
          <w:hyperlink w:anchor="_bookmark14" w:history="1">
            <w:r>
              <w:rPr>
                <w:lang w:eastAsia="zh-CN"/>
              </w:rPr>
              <w:t>复杂网络概念描述</w:t>
            </w:r>
          </w:hyperlink>
          <w:r>
            <w:rPr>
              <w:rFonts w:ascii="Times New Roman" w:eastAsia="Times New Roman" w:hAnsi="Times New Roman" w:cs="Times New Roman"/>
              <w:lang w:eastAsia="zh-CN"/>
            </w:rPr>
            <w:tab/>
          </w:r>
          <w:hyperlink w:anchor="_bookmark14" w:history="1">
            <w:r>
              <w:rPr>
                <w:rFonts w:ascii="Times New Roman" w:eastAsia="Times New Roman" w:hAnsi="Times New Roman" w:cs="Times New Roman"/>
                <w:lang w:eastAsia="zh-CN"/>
              </w:rPr>
              <w:t>9</w:t>
            </w:r>
          </w:hyperlink>
        </w:p>
        <w:p w14:paraId="4FC55C1A"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2.2.2  </w:t>
          </w:r>
          <w:hyperlink w:anchor="_bookmark15" w:history="1">
            <w:r>
              <w:rPr>
                <w:lang w:eastAsia="zh-CN"/>
              </w:rPr>
              <w:t>复杂网络统计描述</w:t>
            </w:r>
          </w:hyperlink>
          <w:r>
            <w:rPr>
              <w:rFonts w:ascii="Times New Roman" w:eastAsia="Times New Roman" w:hAnsi="Times New Roman" w:cs="Times New Roman"/>
              <w:lang w:eastAsia="zh-CN"/>
            </w:rPr>
            <w:tab/>
          </w:r>
          <w:hyperlink w:anchor="_bookmark15" w:history="1">
            <w:r>
              <w:rPr>
                <w:rFonts w:ascii="Times New Roman" w:eastAsia="Times New Roman" w:hAnsi="Times New Roman" w:cs="Times New Roman"/>
                <w:lang w:eastAsia="zh-CN"/>
              </w:rPr>
              <w:t>10</w:t>
            </w:r>
          </w:hyperlink>
        </w:p>
        <w:p w14:paraId="616B2F7B"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  </w:t>
          </w:r>
          <w:hyperlink w:anchor="_bookmark20" w:history="1">
            <w:r>
              <w:rPr>
                <w:lang w:eastAsia="zh-CN"/>
              </w:rPr>
              <w:t>基于复杂网络理论的电网模型性质分析</w:t>
            </w:r>
          </w:hyperlink>
          <w:r>
            <w:rPr>
              <w:rFonts w:ascii="Times New Roman" w:eastAsia="Times New Roman" w:hAnsi="Times New Roman" w:cs="Times New Roman"/>
              <w:lang w:eastAsia="zh-CN"/>
            </w:rPr>
            <w:tab/>
          </w:r>
          <w:hyperlink w:anchor="_bookmark20" w:history="1">
            <w:r>
              <w:rPr>
                <w:rFonts w:ascii="Times New Roman" w:eastAsia="Times New Roman" w:hAnsi="Times New Roman" w:cs="Times New Roman"/>
                <w:lang w:eastAsia="zh-CN"/>
              </w:rPr>
              <w:t>11</w:t>
            </w:r>
          </w:hyperlink>
        </w:p>
        <w:p w14:paraId="680959F2"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2.3.1  </w:t>
          </w:r>
          <w:hyperlink w:anchor="_bookmark21" w:history="1">
            <w:r>
              <w:rPr>
                <w:lang w:eastAsia="zh-CN"/>
              </w:rPr>
              <w:t>小世界模型</w:t>
            </w:r>
          </w:hyperlink>
          <w:r>
            <w:rPr>
              <w:rFonts w:ascii="Times New Roman" w:eastAsia="Times New Roman" w:hAnsi="Times New Roman" w:cs="Times New Roman"/>
              <w:lang w:eastAsia="zh-CN"/>
            </w:rPr>
            <w:tab/>
          </w:r>
          <w:hyperlink w:anchor="_bookmark21" w:history="1">
            <w:r>
              <w:rPr>
                <w:rFonts w:ascii="Times New Roman" w:eastAsia="Times New Roman" w:hAnsi="Times New Roman" w:cs="Times New Roman"/>
                <w:lang w:eastAsia="zh-CN"/>
              </w:rPr>
              <w:t>11</w:t>
            </w:r>
          </w:hyperlink>
        </w:p>
        <w:p w14:paraId="49CC9811"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2.3.2  </w:t>
          </w:r>
          <w:hyperlink w:anchor="_bookmark30" w:history="1">
            <w:r>
              <w:rPr>
                <w:lang w:eastAsia="zh-CN"/>
              </w:rPr>
              <w:t>无标度模型</w:t>
            </w:r>
          </w:hyperlink>
          <w:r>
            <w:rPr>
              <w:rFonts w:ascii="Times New Roman" w:eastAsia="Times New Roman" w:hAnsi="Times New Roman" w:cs="Times New Roman"/>
              <w:lang w:eastAsia="zh-CN"/>
            </w:rPr>
            <w:tab/>
          </w:r>
          <w:hyperlink w:anchor="_bookmark30" w:history="1">
            <w:r>
              <w:rPr>
                <w:rFonts w:ascii="Times New Roman" w:eastAsia="Times New Roman" w:hAnsi="Times New Roman" w:cs="Times New Roman"/>
                <w:lang w:eastAsia="zh-CN"/>
              </w:rPr>
              <w:t>14</w:t>
            </w:r>
          </w:hyperlink>
        </w:p>
        <w:p w14:paraId="48F2A761"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  </w:t>
          </w:r>
          <w:hyperlink w:anchor="_bookmark34" w:history="1">
            <w:r>
              <w:rPr>
                <w:lang w:eastAsia="zh-CN"/>
              </w:rPr>
              <w:t>复杂网络脆弱性概念与电网脆弱性的关键问题</w:t>
            </w:r>
          </w:hyperlink>
          <w:r>
            <w:rPr>
              <w:rFonts w:ascii="Times New Roman" w:eastAsia="Times New Roman" w:hAnsi="Times New Roman" w:cs="Times New Roman"/>
              <w:lang w:eastAsia="zh-CN"/>
            </w:rPr>
            <w:tab/>
          </w:r>
          <w:hyperlink w:anchor="_bookmark34" w:history="1">
            <w:r>
              <w:rPr>
                <w:rFonts w:ascii="Times New Roman" w:eastAsia="Times New Roman" w:hAnsi="Times New Roman" w:cs="Times New Roman"/>
                <w:lang w:eastAsia="zh-CN"/>
              </w:rPr>
              <w:t>16</w:t>
            </w:r>
          </w:hyperlink>
        </w:p>
        <w:p w14:paraId="200C20F6"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2.4.1  </w:t>
          </w:r>
          <w:hyperlink w:anchor="_bookmark35" w:history="1">
            <w:r>
              <w:rPr>
                <w:lang w:eastAsia="zh-CN"/>
              </w:rPr>
              <w:t>复杂网络脆弱性概念描述与分析</w:t>
            </w:r>
          </w:hyperlink>
          <w:r>
            <w:rPr>
              <w:rFonts w:ascii="Times New Roman" w:eastAsia="Times New Roman" w:hAnsi="Times New Roman" w:cs="Times New Roman"/>
              <w:lang w:eastAsia="zh-CN"/>
            </w:rPr>
            <w:tab/>
          </w:r>
          <w:hyperlink w:anchor="_bookmark35" w:history="1">
            <w:r>
              <w:rPr>
                <w:rFonts w:ascii="Times New Roman" w:eastAsia="Times New Roman" w:hAnsi="Times New Roman" w:cs="Times New Roman"/>
                <w:lang w:eastAsia="zh-CN"/>
              </w:rPr>
              <w:t>16</w:t>
            </w:r>
          </w:hyperlink>
        </w:p>
        <w:p w14:paraId="0C59465A"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2.4.2  </w:t>
          </w:r>
          <w:hyperlink w:anchor="_bookmark36" w:history="1">
            <w:r>
              <w:rPr>
                <w:lang w:eastAsia="zh-CN"/>
              </w:rPr>
              <w:t>电网脆弱性研究的关键问题</w:t>
            </w:r>
          </w:hyperlink>
          <w:r>
            <w:rPr>
              <w:rFonts w:ascii="Times New Roman" w:eastAsia="Times New Roman" w:hAnsi="Times New Roman" w:cs="Times New Roman"/>
              <w:lang w:eastAsia="zh-CN"/>
            </w:rPr>
            <w:tab/>
          </w:r>
          <w:hyperlink w:anchor="_bookmark36" w:history="1">
            <w:r>
              <w:rPr>
                <w:rFonts w:ascii="Times New Roman" w:eastAsia="Times New Roman" w:hAnsi="Times New Roman" w:cs="Times New Roman"/>
                <w:lang w:eastAsia="zh-CN"/>
              </w:rPr>
              <w:t>16</w:t>
            </w:r>
          </w:hyperlink>
        </w:p>
        <w:p w14:paraId="57EC9B06"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2.5  </w:t>
          </w:r>
          <w:hyperlink w:anchor="_bookmark37" w:history="1">
            <w:r>
              <w:rPr>
                <w:lang w:eastAsia="zh-CN"/>
              </w:rPr>
              <w:t>本章小结</w:t>
            </w:r>
          </w:hyperlink>
          <w:r>
            <w:rPr>
              <w:rFonts w:ascii="Times New Roman" w:eastAsia="Times New Roman" w:hAnsi="Times New Roman" w:cs="Times New Roman"/>
              <w:lang w:eastAsia="zh-CN"/>
            </w:rPr>
            <w:tab/>
          </w:r>
          <w:hyperlink w:anchor="_bookmark37" w:history="1">
            <w:r>
              <w:rPr>
                <w:rFonts w:ascii="Times New Roman" w:eastAsia="Times New Roman" w:hAnsi="Times New Roman" w:cs="Times New Roman"/>
                <w:lang w:eastAsia="zh-CN"/>
              </w:rPr>
              <w:t>17</w:t>
            </w:r>
          </w:hyperlink>
        </w:p>
        <w:p w14:paraId="2B041517" w14:textId="77777777" w:rsidR="00996552" w:rsidRDefault="002D0D3F">
          <w:pPr>
            <w:pStyle w:val="10"/>
            <w:tabs>
              <w:tab w:val="left" w:leader="dot" w:pos="8311"/>
            </w:tabs>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3 </w:t>
          </w:r>
          <w:hyperlink w:anchor="_bookmark38" w:history="1">
            <w:r>
              <w:rPr>
                <w:lang w:eastAsia="zh-CN"/>
              </w:rPr>
              <w:t>章 电网结构与状态脆弱性模型研究</w:t>
            </w:r>
          </w:hyperlink>
          <w:r>
            <w:rPr>
              <w:rFonts w:ascii="Times New Roman" w:eastAsia="Times New Roman" w:hAnsi="Times New Roman" w:cs="Times New Roman"/>
              <w:lang w:eastAsia="zh-CN"/>
            </w:rPr>
            <w:tab/>
          </w:r>
          <w:hyperlink w:anchor="_bookmark38" w:history="1">
            <w:r>
              <w:rPr>
                <w:rFonts w:ascii="Times New Roman" w:eastAsia="Times New Roman" w:hAnsi="Times New Roman" w:cs="Times New Roman"/>
                <w:lang w:eastAsia="zh-CN"/>
              </w:rPr>
              <w:t>18</w:t>
            </w:r>
          </w:hyperlink>
        </w:p>
        <w:p w14:paraId="56A9DA03"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3.1  </w:t>
          </w:r>
          <w:hyperlink w:anchor="_bookmark39" w:history="1">
            <w:r>
              <w:rPr>
                <w:lang w:eastAsia="zh-CN"/>
              </w:rPr>
              <w:t>引言</w:t>
            </w:r>
          </w:hyperlink>
          <w:r>
            <w:rPr>
              <w:rFonts w:ascii="Times New Roman" w:eastAsia="Times New Roman" w:hAnsi="Times New Roman" w:cs="Times New Roman"/>
              <w:lang w:eastAsia="zh-CN"/>
            </w:rPr>
            <w:tab/>
          </w:r>
          <w:hyperlink w:anchor="_bookmark39" w:history="1">
            <w:r>
              <w:rPr>
                <w:rFonts w:ascii="Times New Roman" w:eastAsia="Times New Roman" w:hAnsi="Times New Roman" w:cs="Times New Roman"/>
                <w:lang w:eastAsia="zh-CN"/>
              </w:rPr>
              <w:t>18</w:t>
            </w:r>
          </w:hyperlink>
        </w:p>
        <w:p w14:paraId="4D1D89F1"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  </w:t>
          </w:r>
          <w:hyperlink w:anchor="_bookmark40" w:history="1">
            <w:r>
              <w:rPr>
                <w:lang w:eastAsia="zh-CN"/>
              </w:rPr>
              <w:t>电力系统脆弱性分析与数学描述</w:t>
            </w:r>
          </w:hyperlink>
          <w:r>
            <w:rPr>
              <w:rFonts w:ascii="Times New Roman" w:eastAsia="Times New Roman" w:hAnsi="Times New Roman" w:cs="Times New Roman"/>
              <w:lang w:eastAsia="zh-CN"/>
            </w:rPr>
            <w:tab/>
          </w:r>
          <w:hyperlink w:anchor="_bookmark40" w:history="1">
            <w:r>
              <w:rPr>
                <w:rFonts w:ascii="Times New Roman" w:eastAsia="Times New Roman" w:hAnsi="Times New Roman" w:cs="Times New Roman"/>
                <w:lang w:eastAsia="zh-CN"/>
              </w:rPr>
              <w:t>18</w:t>
            </w:r>
          </w:hyperlink>
        </w:p>
        <w:p w14:paraId="0141CF20"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3.2.1  </w:t>
          </w:r>
          <w:hyperlink w:anchor="_bookmark41" w:history="1">
            <w:r>
              <w:rPr>
                <w:lang w:eastAsia="zh-CN"/>
              </w:rPr>
              <w:t>电力系统脆弱性的本质及脆弱过程分析</w:t>
            </w:r>
          </w:hyperlink>
          <w:r>
            <w:rPr>
              <w:rFonts w:ascii="Times New Roman" w:eastAsia="Times New Roman" w:hAnsi="Times New Roman" w:cs="Times New Roman"/>
              <w:lang w:eastAsia="zh-CN"/>
            </w:rPr>
            <w:tab/>
          </w:r>
          <w:hyperlink w:anchor="_bookmark41" w:history="1">
            <w:r>
              <w:rPr>
                <w:rFonts w:ascii="Times New Roman" w:eastAsia="Times New Roman" w:hAnsi="Times New Roman" w:cs="Times New Roman"/>
                <w:lang w:eastAsia="zh-CN"/>
              </w:rPr>
              <w:t>18</w:t>
            </w:r>
          </w:hyperlink>
        </w:p>
        <w:p w14:paraId="54B3B9AB"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3.2.2  </w:t>
          </w:r>
          <w:hyperlink w:anchor="_bookmark43" w:history="1">
            <w:r>
              <w:rPr>
                <w:lang w:eastAsia="zh-CN"/>
              </w:rPr>
              <w:t>电力系统脆弱性的数学描述</w:t>
            </w:r>
          </w:hyperlink>
          <w:r>
            <w:rPr>
              <w:rFonts w:ascii="Times New Roman" w:eastAsia="Times New Roman" w:hAnsi="Times New Roman" w:cs="Times New Roman"/>
              <w:lang w:eastAsia="zh-CN"/>
            </w:rPr>
            <w:tab/>
          </w:r>
          <w:hyperlink w:anchor="_bookmark43" w:history="1">
            <w:r>
              <w:rPr>
                <w:rFonts w:ascii="Times New Roman" w:eastAsia="Times New Roman" w:hAnsi="Times New Roman" w:cs="Times New Roman"/>
                <w:lang w:eastAsia="zh-CN"/>
              </w:rPr>
              <w:t>19</w:t>
            </w:r>
          </w:hyperlink>
        </w:p>
        <w:p w14:paraId="0DE6B40F"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  </w:t>
          </w:r>
          <w:hyperlink w:anchor="_bookmark45" w:history="1">
            <w:r>
              <w:rPr>
                <w:lang w:eastAsia="zh-CN"/>
              </w:rPr>
              <w:t>基于复杂网络的电网结构脆弱性模型</w:t>
            </w:r>
          </w:hyperlink>
          <w:r>
            <w:rPr>
              <w:rFonts w:ascii="Times New Roman" w:eastAsia="Times New Roman" w:hAnsi="Times New Roman" w:cs="Times New Roman"/>
              <w:lang w:eastAsia="zh-CN"/>
            </w:rPr>
            <w:tab/>
          </w:r>
          <w:hyperlink w:anchor="_bookmark45" w:history="1">
            <w:r>
              <w:rPr>
                <w:rFonts w:ascii="Times New Roman" w:eastAsia="Times New Roman" w:hAnsi="Times New Roman" w:cs="Times New Roman"/>
                <w:lang w:eastAsia="zh-CN"/>
              </w:rPr>
              <w:t>20</w:t>
            </w:r>
          </w:hyperlink>
        </w:p>
        <w:p w14:paraId="669667B5"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3.3.1  </w:t>
          </w:r>
          <w:hyperlink w:anchor="_bookmark46" w:history="1">
            <w:r>
              <w:rPr>
                <w:lang w:eastAsia="zh-CN"/>
              </w:rPr>
              <w:t>电网结构脆弱性的定义与数学描述</w:t>
            </w:r>
          </w:hyperlink>
          <w:r>
            <w:rPr>
              <w:rFonts w:ascii="Times New Roman" w:eastAsia="Times New Roman" w:hAnsi="Times New Roman" w:cs="Times New Roman"/>
              <w:lang w:eastAsia="zh-CN"/>
            </w:rPr>
            <w:tab/>
          </w:r>
          <w:hyperlink w:anchor="_bookmark46" w:history="1">
            <w:r>
              <w:rPr>
                <w:rFonts w:ascii="Times New Roman" w:eastAsia="Times New Roman" w:hAnsi="Times New Roman" w:cs="Times New Roman"/>
                <w:lang w:eastAsia="zh-CN"/>
              </w:rPr>
              <w:t>20</w:t>
            </w:r>
          </w:hyperlink>
        </w:p>
        <w:p w14:paraId="331576CD"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3.3.2  </w:t>
          </w:r>
          <w:hyperlink w:anchor="_bookmark48" w:history="1">
            <w:r>
              <w:rPr>
                <w:lang w:eastAsia="zh-CN"/>
              </w:rPr>
              <w:t>基于复杂网络的结构脆弱性指标研究</w:t>
            </w:r>
          </w:hyperlink>
          <w:r>
            <w:rPr>
              <w:rFonts w:ascii="Times New Roman" w:eastAsia="Times New Roman" w:hAnsi="Times New Roman" w:cs="Times New Roman"/>
              <w:lang w:eastAsia="zh-CN"/>
            </w:rPr>
            <w:tab/>
          </w:r>
          <w:hyperlink w:anchor="_bookmark48" w:history="1">
            <w:r>
              <w:rPr>
                <w:rFonts w:ascii="Times New Roman" w:eastAsia="Times New Roman" w:hAnsi="Times New Roman" w:cs="Times New Roman"/>
                <w:lang w:eastAsia="zh-CN"/>
              </w:rPr>
              <w:t>21</w:t>
            </w:r>
          </w:hyperlink>
        </w:p>
        <w:p w14:paraId="597B6D77"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  </w:t>
          </w:r>
          <w:hyperlink w:anchor="_bookmark57" w:history="1">
            <w:r>
              <w:rPr>
                <w:lang w:eastAsia="zh-CN"/>
              </w:rPr>
              <w:t>基于蒙特卡洛的电网状态脆弱性模型</w:t>
            </w:r>
          </w:hyperlink>
          <w:r>
            <w:rPr>
              <w:rFonts w:ascii="Times New Roman" w:eastAsia="Times New Roman" w:hAnsi="Times New Roman" w:cs="Times New Roman"/>
              <w:lang w:eastAsia="zh-CN"/>
            </w:rPr>
            <w:tab/>
          </w:r>
          <w:hyperlink w:anchor="_bookmark57" w:history="1">
            <w:r>
              <w:rPr>
                <w:rFonts w:ascii="Times New Roman" w:eastAsia="Times New Roman" w:hAnsi="Times New Roman" w:cs="Times New Roman"/>
                <w:lang w:eastAsia="zh-CN"/>
              </w:rPr>
              <w:t>26</w:t>
            </w:r>
          </w:hyperlink>
        </w:p>
        <w:p w14:paraId="6F2343A5"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3.4.1  </w:t>
          </w:r>
          <w:hyperlink w:anchor="_bookmark58" w:history="1">
            <w:r>
              <w:rPr>
                <w:lang w:eastAsia="zh-CN"/>
              </w:rPr>
              <w:t>负荷概率模型的建立</w:t>
            </w:r>
          </w:hyperlink>
          <w:r>
            <w:rPr>
              <w:rFonts w:ascii="Times New Roman" w:eastAsia="Times New Roman" w:hAnsi="Times New Roman" w:cs="Times New Roman"/>
              <w:lang w:eastAsia="zh-CN"/>
            </w:rPr>
            <w:tab/>
          </w:r>
          <w:hyperlink w:anchor="_bookmark58" w:history="1">
            <w:r>
              <w:rPr>
                <w:rFonts w:ascii="Times New Roman" w:eastAsia="Times New Roman" w:hAnsi="Times New Roman" w:cs="Times New Roman"/>
                <w:lang w:eastAsia="zh-CN"/>
              </w:rPr>
              <w:t>26</w:t>
            </w:r>
          </w:hyperlink>
        </w:p>
        <w:p w14:paraId="36E713D8"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3.4.2  </w:t>
          </w:r>
          <w:hyperlink w:anchor="_bookmark61" w:history="1">
            <w:r>
              <w:rPr>
                <w:lang w:eastAsia="zh-CN"/>
              </w:rPr>
              <w:t>蒙特卡罗方法概述</w:t>
            </w:r>
          </w:hyperlink>
          <w:r>
            <w:rPr>
              <w:rFonts w:ascii="Times New Roman" w:eastAsia="Times New Roman" w:hAnsi="Times New Roman" w:cs="Times New Roman"/>
              <w:lang w:eastAsia="zh-CN"/>
            </w:rPr>
            <w:tab/>
          </w:r>
          <w:hyperlink w:anchor="_bookmark61" w:history="1">
            <w:r>
              <w:rPr>
                <w:rFonts w:ascii="Times New Roman" w:eastAsia="Times New Roman" w:hAnsi="Times New Roman" w:cs="Times New Roman"/>
                <w:lang w:eastAsia="zh-CN"/>
              </w:rPr>
              <w:t>27</w:t>
            </w:r>
          </w:hyperlink>
        </w:p>
        <w:p w14:paraId="59F10588"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3.4.3  </w:t>
          </w:r>
          <w:hyperlink w:anchor="_bookmark62" w:history="1">
            <w:r>
              <w:rPr>
                <w:lang w:eastAsia="zh-CN"/>
              </w:rPr>
              <w:t>电力系统状态脆弱性的定义与数学描述</w:t>
            </w:r>
          </w:hyperlink>
          <w:r>
            <w:rPr>
              <w:rFonts w:ascii="Times New Roman" w:eastAsia="Times New Roman" w:hAnsi="Times New Roman" w:cs="Times New Roman"/>
              <w:lang w:eastAsia="zh-CN"/>
            </w:rPr>
            <w:tab/>
          </w:r>
          <w:hyperlink w:anchor="_bookmark62" w:history="1">
            <w:r>
              <w:rPr>
                <w:rFonts w:ascii="Times New Roman" w:eastAsia="Times New Roman" w:hAnsi="Times New Roman" w:cs="Times New Roman"/>
                <w:lang w:eastAsia="zh-CN"/>
              </w:rPr>
              <w:t>28</w:t>
            </w:r>
          </w:hyperlink>
        </w:p>
        <w:p w14:paraId="0E6E17DD"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3.4.4  </w:t>
          </w:r>
          <w:hyperlink w:anchor="_bookmark65" w:history="1">
            <w:r>
              <w:rPr>
                <w:lang w:eastAsia="zh-CN"/>
              </w:rPr>
              <w:t>基于蒙特卡洛的电网状态脆弱性指标研究</w:t>
            </w:r>
          </w:hyperlink>
          <w:r>
            <w:rPr>
              <w:rFonts w:ascii="Times New Roman" w:eastAsia="Times New Roman" w:hAnsi="Times New Roman" w:cs="Times New Roman"/>
              <w:lang w:eastAsia="zh-CN"/>
            </w:rPr>
            <w:tab/>
          </w:r>
          <w:hyperlink w:anchor="_bookmark65" w:history="1">
            <w:r>
              <w:rPr>
                <w:rFonts w:ascii="Times New Roman" w:eastAsia="Times New Roman" w:hAnsi="Times New Roman" w:cs="Times New Roman"/>
                <w:lang w:eastAsia="zh-CN"/>
              </w:rPr>
              <w:t>29</w:t>
            </w:r>
          </w:hyperlink>
        </w:p>
        <w:p w14:paraId="30962A84" w14:textId="77777777" w:rsidR="00996552" w:rsidRDefault="002D0D3F">
          <w:pPr>
            <w:pStyle w:val="30"/>
            <w:rPr>
              <w:lang w:eastAsia="zh-CN"/>
            </w:rPr>
          </w:pPr>
          <w:r>
            <w:rPr>
              <w:lang w:eastAsia="zh-CN"/>
            </w:rPr>
            <w:t>同济大学</w:t>
          </w:r>
          <w:r>
            <w:rPr>
              <w:spacing w:val="-53"/>
              <w:lang w:eastAsia="zh-CN"/>
            </w:rPr>
            <w:t xml:space="preserve"> </w:t>
          </w:r>
          <w:r>
            <w:rPr>
              <w:lang w:eastAsia="zh-CN"/>
            </w:rPr>
            <w:t>硕士学位论文</w:t>
          </w:r>
          <w:r>
            <w:rPr>
              <w:spacing w:val="-53"/>
              <w:lang w:eastAsia="zh-CN"/>
            </w:rPr>
            <w:t xml:space="preserve"> </w:t>
          </w:r>
          <w:r>
            <w:rPr>
              <w:lang w:eastAsia="zh-CN"/>
            </w:rPr>
            <w:t>目录</w:t>
          </w:r>
        </w:p>
        <w:p w14:paraId="0BE9CA65" w14:textId="77777777" w:rsidR="00996552" w:rsidRDefault="002D0D3F">
          <w:pPr>
            <w:pStyle w:val="5"/>
            <w:tabs>
              <w:tab w:val="right" w:leader="dot" w:pos="8668"/>
            </w:tabs>
            <w:spacing w:before="330"/>
            <w:rPr>
              <w:rFonts w:ascii="Times New Roman" w:eastAsia="Times New Roman" w:hAnsi="Times New Roman" w:cs="Times New Roman"/>
              <w:lang w:eastAsia="zh-CN"/>
            </w:rPr>
          </w:pPr>
          <w:r>
            <w:rPr>
              <w:rFonts w:ascii="Times New Roman" w:eastAsia="Times New Roman" w:hAnsi="Times New Roman" w:cs="Times New Roman"/>
              <w:lang w:eastAsia="zh-CN"/>
            </w:rPr>
            <w:lastRenderedPageBreak/>
            <w:t xml:space="preserve">3.5  </w:t>
          </w:r>
          <w:hyperlink w:anchor="_bookmark81" w:history="1">
            <w:r>
              <w:rPr>
                <w:lang w:eastAsia="zh-CN"/>
              </w:rPr>
              <w:t>本章小结</w:t>
            </w:r>
          </w:hyperlink>
          <w:r>
            <w:rPr>
              <w:rFonts w:ascii="Times New Roman" w:eastAsia="Times New Roman" w:hAnsi="Times New Roman" w:cs="Times New Roman"/>
              <w:lang w:eastAsia="zh-CN"/>
            </w:rPr>
            <w:tab/>
          </w:r>
          <w:hyperlink w:anchor="_bookmark81" w:history="1">
            <w:r>
              <w:rPr>
                <w:rFonts w:ascii="Times New Roman" w:eastAsia="Times New Roman" w:hAnsi="Times New Roman" w:cs="Times New Roman"/>
                <w:lang w:eastAsia="zh-CN"/>
              </w:rPr>
              <w:t>35</w:t>
            </w:r>
          </w:hyperlink>
        </w:p>
        <w:p w14:paraId="23064043"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4 </w:t>
          </w:r>
          <w:hyperlink w:anchor="_bookmark82" w:history="1">
            <w:r>
              <w:rPr>
                <w:lang w:eastAsia="zh-CN"/>
              </w:rPr>
              <w:t>章 电力系统脆弱性指标分析与综合评估模型构建</w:t>
            </w:r>
          </w:hyperlink>
          <w:r>
            <w:rPr>
              <w:rFonts w:ascii="Times New Roman" w:eastAsia="Times New Roman" w:hAnsi="Times New Roman" w:cs="Times New Roman"/>
              <w:lang w:eastAsia="zh-CN"/>
            </w:rPr>
            <w:tab/>
          </w:r>
          <w:hyperlink w:anchor="_bookmark82" w:history="1">
            <w:r>
              <w:rPr>
                <w:rFonts w:ascii="Times New Roman" w:eastAsia="Times New Roman" w:hAnsi="Times New Roman" w:cs="Times New Roman"/>
                <w:lang w:eastAsia="zh-CN"/>
              </w:rPr>
              <w:t>36</w:t>
            </w:r>
          </w:hyperlink>
        </w:p>
        <w:p w14:paraId="41DC0D53"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4.1  </w:t>
          </w:r>
          <w:hyperlink w:anchor="_bookmark83" w:history="1">
            <w:r>
              <w:rPr>
                <w:lang w:eastAsia="zh-CN"/>
              </w:rPr>
              <w:t>引言</w:t>
            </w:r>
          </w:hyperlink>
          <w:r>
            <w:rPr>
              <w:rFonts w:ascii="Times New Roman" w:eastAsia="Times New Roman" w:hAnsi="Times New Roman" w:cs="Times New Roman"/>
              <w:lang w:eastAsia="zh-CN"/>
            </w:rPr>
            <w:tab/>
          </w:r>
          <w:hyperlink w:anchor="_bookmark83" w:history="1">
            <w:r>
              <w:rPr>
                <w:rFonts w:ascii="Times New Roman" w:eastAsia="Times New Roman" w:hAnsi="Times New Roman" w:cs="Times New Roman"/>
                <w:lang w:eastAsia="zh-CN"/>
              </w:rPr>
              <w:t>36</w:t>
            </w:r>
          </w:hyperlink>
        </w:p>
        <w:p w14:paraId="31F811D4"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  </w:t>
          </w:r>
          <w:hyperlink w:anchor="_bookmark84" w:history="1">
            <w:r>
              <w:rPr>
                <w:lang w:eastAsia="zh-CN"/>
              </w:rPr>
              <w:t>系统脆弱性量化评估指标</w:t>
            </w:r>
          </w:hyperlink>
          <w:r>
            <w:rPr>
              <w:rFonts w:ascii="Times New Roman" w:eastAsia="Times New Roman" w:hAnsi="Times New Roman" w:cs="Times New Roman"/>
              <w:lang w:eastAsia="zh-CN"/>
            </w:rPr>
            <w:tab/>
          </w:r>
          <w:hyperlink w:anchor="_bookmark84" w:history="1">
            <w:r>
              <w:rPr>
                <w:rFonts w:ascii="Times New Roman" w:eastAsia="Times New Roman" w:hAnsi="Times New Roman" w:cs="Times New Roman"/>
                <w:lang w:eastAsia="zh-CN"/>
              </w:rPr>
              <w:t>36</w:t>
            </w:r>
          </w:hyperlink>
        </w:p>
        <w:p w14:paraId="14D0C257"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4.2.1  </w:t>
          </w:r>
          <w:hyperlink w:anchor="_bookmark85" w:history="1">
            <w:r>
              <w:rPr>
                <w:lang w:eastAsia="zh-CN"/>
              </w:rPr>
              <w:t>电力系统的脆弱性指标选取</w:t>
            </w:r>
          </w:hyperlink>
          <w:r>
            <w:rPr>
              <w:rFonts w:ascii="Times New Roman" w:eastAsia="Times New Roman" w:hAnsi="Times New Roman" w:cs="Times New Roman"/>
              <w:lang w:eastAsia="zh-CN"/>
            </w:rPr>
            <w:tab/>
          </w:r>
          <w:hyperlink w:anchor="_bookmark85" w:history="1">
            <w:r>
              <w:rPr>
                <w:rFonts w:ascii="Times New Roman" w:eastAsia="Times New Roman" w:hAnsi="Times New Roman" w:cs="Times New Roman"/>
                <w:lang w:eastAsia="zh-CN"/>
              </w:rPr>
              <w:t>36</w:t>
            </w:r>
          </w:hyperlink>
        </w:p>
        <w:p w14:paraId="27BC52A8"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4.2.2  </w:t>
          </w:r>
          <w:hyperlink w:anchor="_bookmark86" w:history="1">
            <w:r>
              <w:rPr>
                <w:lang w:eastAsia="zh-CN"/>
              </w:rPr>
              <w:t>脆弱性量化评估指标的分析描述</w:t>
            </w:r>
          </w:hyperlink>
          <w:r>
            <w:rPr>
              <w:rFonts w:ascii="Times New Roman" w:eastAsia="Times New Roman" w:hAnsi="Times New Roman" w:cs="Times New Roman"/>
              <w:lang w:eastAsia="zh-CN"/>
            </w:rPr>
            <w:tab/>
          </w:r>
          <w:hyperlink w:anchor="_bookmark86" w:history="1">
            <w:r>
              <w:rPr>
                <w:rFonts w:ascii="Times New Roman" w:eastAsia="Times New Roman" w:hAnsi="Times New Roman" w:cs="Times New Roman"/>
                <w:lang w:eastAsia="zh-CN"/>
              </w:rPr>
              <w:t>38</w:t>
            </w:r>
          </w:hyperlink>
        </w:p>
        <w:p w14:paraId="7EBBC2B5"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4.2.3  </w:t>
          </w:r>
          <w:hyperlink w:anchor="_bookmark87" w:history="1">
            <w:r>
              <w:rPr>
                <w:lang w:eastAsia="zh-CN"/>
              </w:rPr>
              <w:t>系统脆弱性评估指标集结构及融合方法</w:t>
            </w:r>
          </w:hyperlink>
          <w:r>
            <w:rPr>
              <w:rFonts w:ascii="Times New Roman" w:eastAsia="Times New Roman" w:hAnsi="Times New Roman" w:cs="Times New Roman"/>
              <w:lang w:eastAsia="zh-CN"/>
            </w:rPr>
            <w:tab/>
          </w:r>
          <w:hyperlink w:anchor="_bookmark87" w:history="1">
            <w:r>
              <w:rPr>
                <w:rFonts w:ascii="Times New Roman" w:eastAsia="Times New Roman" w:hAnsi="Times New Roman" w:cs="Times New Roman"/>
                <w:lang w:eastAsia="zh-CN"/>
              </w:rPr>
              <w:t>39</w:t>
            </w:r>
          </w:hyperlink>
        </w:p>
        <w:p w14:paraId="04298521"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  </w:t>
          </w:r>
          <w:hyperlink w:anchor="_bookmark89" w:history="1">
            <w:r>
              <w:rPr>
                <w:lang w:eastAsia="zh-CN"/>
              </w:rPr>
              <w:t>脆弱性量化评估二级指标融合方法研究</w:t>
            </w:r>
          </w:hyperlink>
          <w:r>
            <w:rPr>
              <w:rFonts w:ascii="Times New Roman" w:eastAsia="Times New Roman" w:hAnsi="Times New Roman" w:cs="Times New Roman"/>
              <w:lang w:eastAsia="zh-CN"/>
            </w:rPr>
            <w:tab/>
          </w:r>
          <w:hyperlink w:anchor="_bookmark89" w:history="1">
            <w:r>
              <w:rPr>
                <w:rFonts w:ascii="Times New Roman" w:eastAsia="Times New Roman" w:hAnsi="Times New Roman" w:cs="Times New Roman"/>
                <w:lang w:eastAsia="zh-CN"/>
              </w:rPr>
              <w:t>40</w:t>
            </w:r>
          </w:hyperlink>
        </w:p>
        <w:p w14:paraId="47E501B4"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4.3.1  </w:t>
          </w:r>
          <w:hyperlink w:anchor="_bookmark90" w:history="1">
            <w:r>
              <w:rPr>
                <w:lang w:eastAsia="zh-CN"/>
              </w:rPr>
              <w:t>脆弱性量化评估指标数据归一化处理</w:t>
            </w:r>
          </w:hyperlink>
          <w:r>
            <w:rPr>
              <w:rFonts w:ascii="Times New Roman" w:eastAsia="Times New Roman" w:hAnsi="Times New Roman" w:cs="Times New Roman"/>
              <w:lang w:eastAsia="zh-CN"/>
            </w:rPr>
            <w:tab/>
          </w:r>
          <w:hyperlink w:anchor="_bookmark90" w:history="1">
            <w:r>
              <w:rPr>
                <w:rFonts w:ascii="Times New Roman" w:eastAsia="Times New Roman" w:hAnsi="Times New Roman" w:cs="Times New Roman"/>
                <w:lang w:eastAsia="zh-CN"/>
              </w:rPr>
              <w:t>41</w:t>
            </w:r>
          </w:hyperlink>
        </w:p>
        <w:p w14:paraId="377F3181"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4.3.2  </w:t>
          </w:r>
          <w:hyperlink w:anchor="_bookmark92" w:history="1">
            <w:r>
              <w:rPr>
                <w:lang w:eastAsia="zh-CN"/>
              </w:rPr>
              <w:t>基于改进熵权法的权重分配</w:t>
            </w:r>
          </w:hyperlink>
          <w:r>
            <w:rPr>
              <w:rFonts w:ascii="Times New Roman" w:eastAsia="Times New Roman" w:hAnsi="Times New Roman" w:cs="Times New Roman"/>
              <w:lang w:eastAsia="zh-CN"/>
            </w:rPr>
            <w:tab/>
          </w:r>
          <w:hyperlink w:anchor="_bookmark92" w:history="1">
            <w:r>
              <w:rPr>
                <w:rFonts w:ascii="Times New Roman" w:eastAsia="Times New Roman" w:hAnsi="Times New Roman" w:cs="Times New Roman"/>
                <w:lang w:eastAsia="zh-CN"/>
              </w:rPr>
              <w:t>42</w:t>
            </w:r>
          </w:hyperlink>
        </w:p>
        <w:p w14:paraId="259AF6E9"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4.3.3  </w:t>
          </w:r>
          <w:hyperlink w:anchor="_bookmark97" w:history="1">
            <w:r>
              <w:rPr>
                <w:lang w:eastAsia="zh-CN"/>
              </w:rPr>
              <w:t>基于离差最大化法的权重分配</w:t>
            </w:r>
          </w:hyperlink>
          <w:r>
            <w:rPr>
              <w:rFonts w:ascii="Times New Roman" w:eastAsia="Times New Roman" w:hAnsi="Times New Roman" w:cs="Times New Roman"/>
              <w:lang w:eastAsia="zh-CN"/>
            </w:rPr>
            <w:tab/>
          </w:r>
          <w:hyperlink w:anchor="_bookmark97" w:history="1">
            <w:r>
              <w:rPr>
                <w:rFonts w:ascii="Times New Roman" w:eastAsia="Times New Roman" w:hAnsi="Times New Roman" w:cs="Times New Roman"/>
                <w:lang w:eastAsia="zh-CN"/>
              </w:rPr>
              <w:t>44</w:t>
            </w:r>
          </w:hyperlink>
        </w:p>
        <w:p w14:paraId="44FF0257"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4.3.4  </w:t>
          </w:r>
          <w:hyperlink w:anchor="_bookmark103" w:history="1">
            <w:r>
              <w:rPr>
                <w:lang w:eastAsia="zh-CN"/>
              </w:rPr>
              <w:t>脆弱性量化评估二级指标融合</w:t>
            </w:r>
          </w:hyperlink>
          <w:r>
            <w:rPr>
              <w:rFonts w:ascii="Times New Roman" w:eastAsia="Times New Roman" w:hAnsi="Times New Roman" w:cs="Times New Roman"/>
              <w:lang w:eastAsia="zh-CN"/>
            </w:rPr>
            <w:tab/>
          </w:r>
          <w:hyperlink w:anchor="_bookmark103" w:history="1">
            <w:r>
              <w:rPr>
                <w:rFonts w:ascii="Times New Roman" w:eastAsia="Times New Roman" w:hAnsi="Times New Roman" w:cs="Times New Roman"/>
                <w:lang w:eastAsia="zh-CN"/>
              </w:rPr>
              <w:t>47</w:t>
            </w:r>
          </w:hyperlink>
        </w:p>
        <w:p w14:paraId="06099834"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4.4  </w:t>
          </w:r>
          <w:hyperlink w:anchor="_bookmark106" w:history="1">
            <w:r>
              <w:rPr>
                <w:lang w:eastAsia="zh-CN"/>
              </w:rPr>
              <w:t>脆弱性量化评估一级指标融合</w:t>
            </w:r>
          </w:hyperlink>
          <w:r>
            <w:rPr>
              <w:rFonts w:ascii="Times New Roman" w:eastAsia="Times New Roman" w:hAnsi="Times New Roman" w:cs="Times New Roman"/>
              <w:lang w:eastAsia="zh-CN"/>
            </w:rPr>
            <w:tab/>
          </w:r>
          <w:hyperlink w:anchor="_bookmark106" w:history="1">
            <w:r>
              <w:rPr>
                <w:rFonts w:ascii="Times New Roman" w:eastAsia="Times New Roman" w:hAnsi="Times New Roman" w:cs="Times New Roman"/>
                <w:lang w:eastAsia="zh-CN"/>
              </w:rPr>
              <w:t>49</w:t>
            </w:r>
          </w:hyperlink>
        </w:p>
        <w:p w14:paraId="3920B924" w14:textId="77777777" w:rsidR="00996552" w:rsidRDefault="00025C9E">
          <w:pPr>
            <w:pStyle w:val="7"/>
            <w:tabs>
              <w:tab w:val="right" w:leader="dot" w:pos="8668"/>
            </w:tabs>
            <w:rPr>
              <w:rFonts w:ascii="Times New Roman" w:eastAsia="Times New Roman" w:hAnsi="Times New Roman" w:cs="Times New Roman"/>
              <w:lang w:eastAsia="zh-CN"/>
            </w:rPr>
          </w:pPr>
          <w:hyperlink w:anchor="_bookmark107" w:history="1">
            <w:r w:rsidR="002D0D3F">
              <w:rPr>
                <w:rFonts w:ascii="Times New Roman" w:eastAsia="Times New Roman" w:hAnsi="Times New Roman" w:cs="Times New Roman"/>
                <w:lang w:eastAsia="zh-CN"/>
              </w:rPr>
              <w:t xml:space="preserve">4.4.1  D-S </w:t>
            </w:r>
            <w:r w:rsidR="002D0D3F">
              <w:rPr>
                <w:lang w:eastAsia="zh-CN"/>
              </w:rPr>
              <w:t>证据理论</w:t>
            </w:r>
          </w:hyperlink>
          <w:r w:rsidR="002D0D3F">
            <w:rPr>
              <w:rFonts w:ascii="Times New Roman" w:eastAsia="Times New Roman" w:hAnsi="Times New Roman" w:cs="Times New Roman"/>
              <w:lang w:eastAsia="zh-CN"/>
            </w:rPr>
            <w:tab/>
          </w:r>
          <w:hyperlink w:anchor="_bookmark107" w:history="1">
            <w:r w:rsidR="002D0D3F">
              <w:rPr>
                <w:rFonts w:ascii="Times New Roman" w:eastAsia="Times New Roman" w:hAnsi="Times New Roman" w:cs="Times New Roman"/>
                <w:lang w:eastAsia="zh-CN"/>
              </w:rPr>
              <w:t>49</w:t>
            </w:r>
          </w:hyperlink>
        </w:p>
        <w:p w14:paraId="376B6109"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4.4.2  </w:t>
          </w:r>
          <w:hyperlink w:anchor="_bookmark113" w:history="1">
            <w:r>
              <w:rPr>
                <w:lang w:eastAsia="zh-CN"/>
              </w:rPr>
              <w:t>脆弱性量化评估一级指标融合</w:t>
            </w:r>
          </w:hyperlink>
          <w:r>
            <w:rPr>
              <w:rFonts w:ascii="Times New Roman" w:eastAsia="Times New Roman" w:hAnsi="Times New Roman" w:cs="Times New Roman"/>
              <w:lang w:eastAsia="zh-CN"/>
            </w:rPr>
            <w:tab/>
          </w:r>
          <w:hyperlink w:anchor="_bookmark113" w:history="1">
            <w:r>
              <w:rPr>
                <w:rFonts w:ascii="Times New Roman" w:eastAsia="Times New Roman" w:hAnsi="Times New Roman" w:cs="Times New Roman"/>
                <w:lang w:eastAsia="zh-CN"/>
              </w:rPr>
              <w:t>51</w:t>
            </w:r>
          </w:hyperlink>
        </w:p>
        <w:p w14:paraId="2D7670A2"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4.5  </w:t>
          </w:r>
          <w:hyperlink w:anchor="_bookmark116" w:history="1">
            <w:r>
              <w:rPr>
                <w:lang w:eastAsia="zh-CN"/>
              </w:rPr>
              <w:t>系统脆弱性综合评价模型描述</w:t>
            </w:r>
          </w:hyperlink>
          <w:r>
            <w:rPr>
              <w:rFonts w:ascii="Times New Roman" w:eastAsia="Times New Roman" w:hAnsi="Times New Roman" w:cs="Times New Roman"/>
              <w:lang w:eastAsia="zh-CN"/>
            </w:rPr>
            <w:tab/>
          </w:r>
          <w:hyperlink w:anchor="_bookmark116" w:history="1">
            <w:r>
              <w:rPr>
                <w:rFonts w:ascii="Times New Roman" w:eastAsia="Times New Roman" w:hAnsi="Times New Roman" w:cs="Times New Roman"/>
                <w:lang w:eastAsia="zh-CN"/>
              </w:rPr>
              <w:t>52</w:t>
            </w:r>
          </w:hyperlink>
        </w:p>
        <w:p w14:paraId="33CBD2F1"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4.6  </w:t>
          </w:r>
          <w:hyperlink w:anchor="_bookmark118" w:history="1">
            <w:r>
              <w:rPr>
                <w:lang w:eastAsia="zh-CN"/>
              </w:rPr>
              <w:t>本章小结</w:t>
            </w:r>
          </w:hyperlink>
          <w:r>
            <w:rPr>
              <w:rFonts w:ascii="Times New Roman" w:eastAsia="Times New Roman" w:hAnsi="Times New Roman" w:cs="Times New Roman"/>
              <w:lang w:eastAsia="zh-CN"/>
            </w:rPr>
            <w:tab/>
          </w:r>
          <w:hyperlink w:anchor="_bookmark118" w:history="1">
            <w:r>
              <w:rPr>
                <w:rFonts w:ascii="Times New Roman" w:eastAsia="Times New Roman" w:hAnsi="Times New Roman" w:cs="Times New Roman"/>
                <w:lang w:eastAsia="zh-CN"/>
              </w:rPr>
              <w:t>53</w:t>
            </w:r>
          </w:hyperlink>
        </w:p>
        <w:p w14:paraId="2D682418"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5 </w:t>
          </w:r>
          <w:hyperlink w:anchor="_bookmark119" w:history="1">
            <w:r>
              <w:rPr>
                <w:lang w:eastAsia="zh-CN"/>
              </w:rPr>
              <w:t>章 基于结构与状态的电网脆弱性综合评估模型仿真分析</w:t>
            </w:r>
          </w:hyperlink>
          <w:r>
            <w:rPr>
              <w:rFonts w:ascii="Times New Roman" w:eastAsia="Times New Roman" w:hAnsi="Times New Roman" w:cs="Times New Roman"/>
              <w:lang w:eastAsia="zh-CN"/>
            </w:rPr>
            <w:tab/>
          </w:r>
          <w:hyperlink w:anchor="_bookmark119" w:history="1">
            <w:r>
              <w:rPr>
                <w:rFonts w:ascii="Times New Roman" w:eastAsia="Times New Roman" w:hAnsi="Times New Roman" w:cs="Times New Roman"/>
                <w:lang w:eastAsia="zh-CN"/>
              </w:rPr>
              <w:t>54</w:t>
            </w:r>
          </w:hyperlink>
        </w:p>
        <w:p w14:paraId="0F3D7D92"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5.1  </w:t>
          </w:r>
          <w:hyperlink w:anchor="_bookmark120" w:history="1">
            <w:r>
              <w:rPr>
                <w:lang w:eastAsia="zh-CN"/>
              </w:rPr>
              <w:t>引言</w:t>
            </w:r>
          </w:hyperlink>
          <w:r>
            <w:rPr>
              <w:rFonts w:ascii="Times New Roman" w:eastAsia="Times New Roman" w:hAnsi="Times New Roman" w:cs="Times New Roman"/>
              <w:lang w:eastAsia="zh-CN"/>
            </w:rPr>
            <w:tab/>
          </w:r>
          <w:hyperlink w:anchor="_bookmark120" w:history="1">
            <w:r>
              <w:rPr>
                <w:rFonts w:ascii="Times New Roman" w:eastAsia="Times New Roman" w:hAnsi="Times New Roman" w:cs="Times New Roman"/>
                <w:lang w:eastAsia="zh-CN"/>
              </w:rPr>
              <w:t>54</w:t>
            </w:r>
          </w:hyperlink>
        </w:p>
        <w:p w14:paraId="4506FD24"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  </w:t>
          </w:r>
          <w:hyperlink w:anchor="_bookmark121" w:history="1">
            <w:r>
              <w:rPr>
                <w:lang w:eastAsia="zh-CN"/>
              </w:rPr>
              <w:t>电力系统脆弱性分析评估</w:t>
            </w:r>
          </w:hyperlink>
          <w:r>
            <w:rPr>
              <w:rFonts w:ascii="Times New Roman" w:eastAsia="Times New Roman" w:hAnsi="Times New Roman" w:cs="Times New Roman"/>
              <w:lang w:eastAsia="zh-CN"/>
            </w:rPr>
            <w:tab/>
          </w:r>
          <w:hyperlink w:anchor="_bookmark121" w:history="1">
            <w:r>
              <w:rPr>
                <w:rFonts w:ascii="Times New Roman" w:eastAsia="Times New Roman" w:hAnsi="Times New Roman" w:cs="Times New Roman"/>
                <w:lang w:eastAsia="zh-CN"/>
              </w:rPr>
              <w:t>54</w:t>
            </w:r>
          </w:hyperlink>
        </w:p>
        <w:p w14:paraId="382A2346"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5.2.1  </w:t>
          </w:r>
          <w:hyperlink w:anchor="_bookmark122" w:history="1">
            <w:r>
              <w:rPr>
                <w:lang w:eastAsia="zh-CN"/>
              </w:rPr>
              <w:t>电力系统结构脆弱性实验分析</w:t>
            </w:r>
          </w:hyperlink>
          <w:r>
            <w:rPr>
              <w:rFonts w:ascii="Times New Roman" w:eastAsia="Times New Roman" w:hAnsi="Times New Roman" w:cs="Times New Roman"/>
              <w:lang w:eastAsia="zh-CN"/>
            </w:rPr>
            <w:tab/>
          </w:r>
          <w:hyperlink w:anchor="_bookmark122" w:history="1">
            <w:r>
              <w:rPr>
                <w:rFonts w:ascii="Times New Roman" w:eastAsia="Times New Roman" w:hAnsi="Times New Roman" w:cs="Times New Roman"/>
                <w:lang w:eastAsia="zh-CN"/>
              </w:rPr>
              <w:t>54</w:t>
            </w:r>
          </w:hyperlink>
        </w:p>
        <w:p w14:paraId="4397FC10"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5.2.2  </w:t>
          </w:r>
          <w:hyperlink w:anchor="_bookmark128" w:history="1">
            <w:r>
              <w:rPr>
                <w:lang w:eastAsia="zh-CN"/>
              </w:rPr>
              <w:t>电力系统状态脆弱性实验分析</w:t>
            </w:r>
          </w:hyperlink>
          <w:r>
            <w:rPr>
              <w:rFonts w:ascii="Times New Roman" w:eastAsia="Times New Roman" w:hAnsi="Times New Roman" w:cs="Times New Roman"/>
              <w:lang w:eastAsia="zh-CN"/>
            </w:rPr>
            <w:tab/>
          </w:r>
          <w:hyperlink w:anchor="_bookmark128" w:history="1">
            <w:r>
              <w:rPr>
                <w:rFonts w:ascii="Times New Roman" w:eastAsia="Times New Roman" w:hAnsi="Times New Roman" w:cs="Times New Roman"/>
                <w:lang w:eastAsia="zh-CN"/>
              </w:rPr>
              <w:t>58</w:t>
            </w:r>
          </w:hyperlink>
        </w:p>
        <w:p w14:paraId="38ADBE2A"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5.2.3  </w:t>
          </w:r>
          <w:hyperlink w:anchor="_bookmark132" w:history="1">
            <w:r>
              <w:rPr>
                <w:lang w:eastAsia="zh-CN"/>
              </w:rPr>
              <w:t>电力系统综合脆弱性分析</w:t>
            </w:r>
          </w:hyperlink>
          <w:r>
            <w:rPr>
              <w:rFonts w:ascii="Times New Roman" w:eastAsia="Times New Roman" w:hAnsi="Times New Roman" w:cs="Times New Roman"/>
              <w:lang w:eastAsia="zh-CN"/>
            </w:rPr>
            <w:tab/>
          </w:r>
          <w:hyperlink w:anchor="_bookmark132" w:history="1">
            <w:r>
              <w:rPr>
                <w:rFonts w:ascii="Times New Roman" w:eastAsia="Times New Roman" w:hAnsi="Times New Roman" w:cs="Times New Roman"/>
                <w:lang w:eastAsia="zh-CN"/>
              </w:rPr>
              <w:t>62</w:t>
            </w:r>
          </w:hyperlink>
        </w:p>
        <w:p w14:paraId="7C652E9D"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  </w:t>
          </w:r>
          <w:hyperlink w:anchor="_bookmark134" w:history="1">
            <w:r>
              <w:rPr>
                <w:lang w:eastAsia="zh-CN"/>
              </w:rPr>
              <w:t>电力系统脆弱性等级评估</w:t>
            </w:r>
          </w:hyperlink>
          <w:r>
            <w:rPr>
              <w:rFonts w:ascii="Times New Roman" w:eastAsia="Times New Roman" w:hAnsi="Times New Roman" w:cs="Times New Roman"/>
              <w:lang w:eastAsia="zh-CN"/>
            </w:rPr>
            <w:tab/>
          </w:r>
          <w:hyperlink w:anchor="_bookmark134" w:history="1">
            <w:r>
              <w:rPr>
                <w:rFonts w:ascii="Times New Roman" w:eastAsia="Times New Roman" w:hAnsi="Times New Roman" w:cs="Times New Roman"/>
                <w:lang w:eastAsia="zh-CN"/>
              </w:rPr>
              <w:t>64</w:t>
            </w:r>
          </w:hyperlink>
        </w:p>
        <w:p w14:paraId="50BA49AD"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5.3.1  </w:t>
          </w:r>
          <w:hyperlink w:anchor="_bookmark135" w:history="1">
            <w:r>
              <w:rPr>
                <w:lang w:eastAsia="zh-CN"/>
              </w:rPr>
              <w:t>基于聚类算法的系统脆弱性等级评估</w:t>
            </w:r>
          </w:hyperlink>
          <w:r>
            <w:rPr>
              <w:rFonts w:ascii="Times New Roman" w:eastAsia="Times New Roman" w:hAnsi="Times New Roman" w:cs="Times New Roman"/>
              <w:lang w:eastAsia="zh-CN"/>
            </w:rPr>
            <w:tab/>
          </w:r>
          <w:hyperlink w:anchor="_bookmark135" w:history="1">
            <w:r>
              <w:rPr>
                <w:rFonts w:ascii="Times New Roman" w:eastAsia="Times New Roman" w:hAnsi="Times New Roman" w:cs="Times New Roman"/>
                <w:lang w:eastAsia="zh-CN"/>
              </w:rPr>
              <w:t>64</w:t>
            </w:r>
          </w:hyperlink>
        </w:p>
        <w:p w14:paraId="15A94971"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5.3.2  </w:t>
          </w:r>
          <w:hyperlink w:anchor="_bookmark139" w:history="1">
            <w:r>
              <w:rPr>
                <w:lang w:eastAsia="zh-CN"/>
              </w:rPr>
              <w:t>基于综合指标排序的系统脆弱性等级评估</w:t>
            </w:r>
          </w:hyperlink>
          <w:r>
            <w:rPr>
              <w:rFonts w:ascii="Times New Roman" w:eastAsia="Times New Roman" w:hAnsi="Times New Roman" w:cs="Times New Roman"/>
              <w:lang w:eastAsia="zh-CN"/>
            </w:rPr>
            <w:tab/>
          </w:r>
          <w:hyperlink w:anchor="_bookmark139" w:history="1">
            <w:r>
              <w:rPr>
                <w:rFonts w:ascii="Times New Roman" w:eastAsia="Times New Roman" w:hAnsi="Times New Roman" w:cs="Times New Roman"/>
                <w:lang w:eastAsia="zh-CN"/>
              </w:rPr>
              <w:t>66</w:t>
            </w:r>
          </w:hyperlink>
        </w:p>
        <w:p w14:paraId="1A73347E"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5.3.3  </w:t>
          </w:r>
          <w:hyperlink w:anchor="_bookmark142" w:history="1">
            <w:r>
              <w:rPr>
                <w:lang w:eastAsia="zh-CN"/>
              </w:rPr>
              <w:t>结果分析与比较</w:t>
            </w:r>
          </w:hyperlink>
          <w:r>
            <w:rPr>
              <w:rFonts w:ascii="Times New Roman" w:eastAsia="Times New Roman" w:hAnsi="Times New Roman" w:cs="Times New Roman"/>
              <w:lang w:eastAsia="zh-CN"/>
            </w:rPr>
            <w:tab/>
          </w:r>
          <w:hyperlink w:anchor="_bookmark142" w:history="1">
            <w:r>
              <w:rPr>
                <w:rFonts w:ascii="Times New Roman" w:eastAsia="Times New Roman" w:hAnsi="Times New Roman" w:cs="Times New Roman"/>
                <w:lang w:eastAsia="zh-CN"/>
              </w:rPr>
              <w:t>67</w:t>
            </w:r>
          </w:hyperlink>
        </w:p>
        <w:p w14:paraId="50B18157"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5.4  </w:t>
          </w:r>
          <w:hyperlink w:anchor="_bookmark143" w:history="1">
            <w:r>
              <w:rPr>
                <w:lang w:eastAsia="zh-CN"/>
              </w:rPr>
              <w:t>本章小结</w:t>
            </w:r>
          </w:hyperlink>
          <w:r>
            <w:rPr>
              <w:rFonts w:ascii="Times New Roman" w:eastAsia="Times New Roman" w:hAnsi="Times New Roman" w:cs="Times New Roman"/>
              <w:lang w:eastAsia="zh-CN"/>
            </w:rPr>
            <w:tab/>
          </w:r>
          <w:hyperlink w:anchor="_bookmark143" w:history="1">
            <w:r>
              <w:rPr>
                <w:rFonts w:ascii="Times New Roman" w:eastAsia="Times New Roman" w:hAnsi="Times New Roman" w:cs="Times New Roman"/>
                <w:lang w:eastAsia="zh-CN"/>
              </w:rPr>
              <w:t>67</w:t>
            </w:r>
          </w:hyperlink>
        </w:p>
        <w:p w14:paraId="44BBCFF4"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6 </w:t>
          </w:r>
          <w:hyperlink w:anchor="_bookmark144" w:history="1">
            <w:r>
              <w:rPr>
                <w:lang w:eastAsia="zh-CN"/>
              </w:rPr>
              <w:t>章 总结与展望</w:t>
            </w:r>
          </w:hyperlink>
          <w:r>
            <w:rPr>
              <w:rFonts w:ascii="Times New Roman" w:eastAsia="Times New Roman" w:hAnsi="Times New Roman" w:cs="Times New Roman"/>
              <w:lang w:eastAsia="zh-CN"/>
            </w:rPr>
            <w:tab/>
          </w:r>
          <w:hyperlink w:anchor="_bookmark144" w:history="1">
            <w:r>
              <w:rPr>
                <w:rFonts w:ascii="Times New Roman" w:eastAsia="Times New Roman" w:hAnsi="Times New Roman" w:cs="Times New Roman"/>
                <w:lang w:eastAsia="zh-CN"/>
              </w:rPr>
              <w:t>68</w:t>
            </w:r>
          </w:hyperlink>
        </w:p>
        <w:p w14:paraId="7425AC50"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6.1  </w:t>
          </w:r>
          <w:hyperlink w:anchor="_bookmark145" w:history="1">
            <w:r>
              <w:rPr>
                <w:lang w:eastAsia="zh-CN"/>
              </w:rPr>
              <w:t>全文总结</w:t>
            </w:r>
          </w:hyperlink>
          <w:r>
            <w:rPr>
              <w:rFonts w:ascii="Times New Roman" w:eastAsia="Times New Roman" w:hAnsi="Times New Roman" w:cs="Times New Roman"/>
              <w:lang w:eastAsia="zh-CN"/>
            </w:rPr>
            <w:tab/>
          </w:r>
          <w:hyperlink w:anchor="_bookmark145" w:history="1">
            <w:r>
              <w:rPr>
                <w:rFonts w:ascii="Times New Roman" w:eastAsia="Times New Roman" w:hAnsi="Times New Roman" w:cs="Times New Roman"/>
                <w:lang w:eastAsia="zh-CN"/>
              </w:rPr>
              <w:t>68</w:t>
            </w:r>
          </w:hyperlink>
        </w:p>
        <w:p w14:paraId="64506FBF"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6.2  </w:t>
          </w:r>
          <w:hyperlink w:anchor="_bookmark146" w:history="1">
            <w:r>
              <w:rPr>
                <w:lang w:eastAsia="zh-CN"/>
              </w:rPr>
              <w:t>未来工作展望</w:t>
            </w:r>
          </w:hyperlink>
          <w:r>
            <w:rPr>
              <w:rFonts w:ascii="Times New Roman" w:eastAsia="Times New Roman" w:hAnsi="Times New Roman" w:cs="Times New Roman"/>
              <w:lang w:eastAsia="zh-CN"/>
            </w:rPr>
            <w:tab/>
          </w:r>
          <w:hyperlink w:anchor="_bookmark146" w:history="1">
            <w:r>
              <w:rPr>
                <w:rFonts w:ascii="Times New Roman" w:eastAsia="Times New Roman" w:hAnsi="Times New Roman" w:cs="Times New Roman"/>
                <w:lang w:eastAsia="zh-CN"/>
              </w:rPr>
              <w:t>69</w:t>
            </w:r>
          </w:hyperlink>
        </w:p>
        <w:p w14:paraId="7CDBE7CC" w14:textId="77777777" w:rsidR="00996552" w:rsidRDefault="00025C9E">
          <w:pPr>
            <w:pStyle w:val="20"/>
            <w:tabs>
              <w:tab w:val="right" w:leader="dot" w:pos="8668"/>
            </w:tabs>
            <w:rPr>
              <w:rFonts w:ascii="Times New Roman" w:eastAsia="Times New Roman" w:hAnsi="Times New Roman" w:cs="Times New Roman"/>
              <w:lang w:eastAsia="zh-CN"/>
            </w:rPr>
          </w:pPr>
          <w:hyperlink w:anchor="_bookmark147" w:history="1">
            <w:r w:rsidR="002D0D3F">
              <w:rPr>
                <w:lang w:eastAsia="zh-CN"/>
              </w:rPr>
              <w:t>致谢</w:t>
            </w:r>
          </w:hyperlink>
          <w:r w:rsidR="002D0D3F">
            <w:rPr>
              <w:rFonts w:ascii="Times New Roman" w:eastAsia="Times New Roman" w:hAnsi="Times New Roman" w:cs="Times New Roman"/>
              <w:lang w:eastAsia="zh-CN"/>
            </w:rPr>
            <w:tab/>
          </w:r>
          <w:hyperlink w:anchor="_bookmark147" w:history="1">
            <w:r w:rsidR="002D0D3F">
              <w:rPr>
                <w:rFonts w:ascii="Times New Roman" w:eastAsia="Times New Roman" w:hAnsi="Times New Roman" w:cs="Times New Roman"/>
                <w:lang w:eastAsia="zh-CN"/>
              </w:rPr>
              <w:t>70</w:t>
            </w:r>
          </w:hyperlink>
        </w:p>
        <w:p w14:paraId="1B586F27" w14:textId="77777777" w:rsidR="00996552" w:rsidRDefault="00025C9E">
          <w:pPr>
            <w:pStyle w:val="20"/>
            <w:tabs>
              <w:tab w:val="right" w:leader="dot" w:pos="8668"/>
            </w:tabs>
            <w:rPr>
              <w:rFonts w:ascii="Times New Roman" w:eastAsia="Times New Roman" w:hAnsi="Times New Roman" w:cs="Times New Roman"/>
              <w:lang w:eastAsia="zh-CN"/>
            </w:rPr>
          </w:pPr>
          <w:hyperlink w:anchor="_bookmark148" w:history="1">
            <w:r w:rsidR="002D0D3F">
              <w:rPr>
                <w:lang w:eastAsia="zh-CN"/>
              </w:rPr>
              <w:t>参考文献</w:t>
            </w:r>
          </w:hyperlink>
          <w:r w:rsidR="002D0D3F">
            <w:rPr>
              <w:rFonts w:ascii="Times New Roman" w:eastAsia="Times New Roman" w:hAnsi="Times New Roman" w:cs="Times New Roman"/>
              <w:lang w:eastAsia="zh-CN"/>
            </w:rPr>
            <w:tab/>
          </w:r>
          <w:hyperlink w:anchor="_bookmark148" w:history="1">
            <w:r w:rsidR="002D0D3F">
              <w:rPr>
                <w:rFonts w:ascii="Times New Roman" w:eastAsia="Times New Roman" w:hAnsi="Times New Roman" w:cs="Times New Roman"/>
                <w:lang w:eastAsia="zh-CN"/>
              </w:rPr>
              <w:t>71</w:t>
            </w:r>
          </w:hyperlink>
        </w:p>
        <w:p w14:paraId="2AACF054"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附录</w:t>
          </w:r>
          <w:r>
            <w:rPr>
              <w:spacing w:val="-60"/>
              <w:lang w:eastAsia="zh-CN"/>
            </w:rPr>
            <w:t xml:space="preserve"> </w:t>
          </w:r>
          <w:r>
            <w:rPr>
              <w:rFonts w:ascii="Times New Roman" w:eastAsia="Times New Roman" w:hAnsi="Times New Roman" w:cs="Times New Roman"/>
              <w:lang w:eastAsia="zh-CN"/>
            </w:rPr>
            <w:t xml:space="preserve">A </w:t>
          </w:r>
          <w:r>
            <w:rPr>
              <w:rFonts w:ascii="Times New Roman" w:eastAsia="Times New Roman" w:hAnsi="Times New Roman" w:cs="Times New Roman"/>
              <w:spacing w:val="9"/>
              <w:lang w:eastAsia="zh-CN"/>
            </w:rPr>
            <w:t xml:space="preserve"> </w:t>
          </w:r>
          <w:hyperlink w:anchor="_bookmark221" w:history="1">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系统数据</w:t>
            </w:r>
          </w:hyperlink>
          <w:r>
            <w:rPr>
              <w:rFonts w:ascii="Times New Roman" w:eastAsia="Times New Roman" w:hAnsi="Times New Roman" w:cs="Times New Roman"/>
              <w:lang w:eastAsia="zh-CN"/>
            </w:rPr>
            <w:tab/>
          </w:r>
          <w:hyperlink w:anchor="_bookmark221" w:history="1">
            <w:r>
              <w:rPr>
                <w:rFonts w:ascii="Times New Roman" w:eastAsia="Times New Roman" w:hAnsi="Times New Roman" w:cs="Times New Roman"/>
                <w:lang w:eastAsia="zh-CN"/>
              </w:rPr>
              <w:t>75</w:t>
            </w:r>
          </w:hyperlink>
        </w:p>
        <w:p w14:paraId="478C9318" w14:textId="77777777" w:rsidR="00996552" w:rsidRDefault="002D0D3F">
          <w:pPr>
            <w:pStyle w:val="6"/>
            <w:tabs>
              <w:tab w:val="right" w:leader="dot" w:pos="8668"/>
            </w:tabs>
            <w:rPr>
              <w:b w:val="0"/>
              <w:bCs w:val="0"/>
              <w:i w:val="0"/>
              <w:sz w:val="24"/>
              <w:szCs w:val="24"/>
              <w:lang w:eastAsia="zh-CN"/>
            </w:rPr>
          </w:pPr>
          <w:r>
            <w:rPr>
              <w:b w:val="0"/>
              <w:bCs w:val="0"/>
              <w:i w:val="0"/>
              <w:sz w:val="24"/>
              <w:szCs w:val="24"/>
              <w:lang w:eastAsia="zh-CN"/>
            </w:rPr>
            <w:t xml:space="preserve">A.1 </w:t>
          </w:r>
          <w:r>
            <w:rPr>
              <w:b w:val="0"/>
              <w:bCs w:val="0"/>
              <w:i w:val="0"/>
              <w:spacing w:val="9"/>
              <w:sz w:val="24"/>
              <w:szCs w:val="24"/>
              <w:lang w:eastAsia="zh-CN"/>
            </w:rPr>
            <w:t xml:space="preserve"> </w:t>
          </w:r>
          <w:hyperlink w:anchor="_bookmark222" w:history="1">
            <w:r>
              <w:rPr>
                <w:rFonts w:cs="Times New Roman"/>
                <w:b w:val="0"/>
                <w:bCs w:val="0"/>
                <w:spacing w:val="15"/>
                <w:sz w:val="24"/>
                <w:szCs w:val="24"/>
                <w:lang w:eastAsia="zh-CN"/>
              </w:rPr>
              <w:t>IEEE</w:t>
            </w:r>
            <w:r>
              <w:rPr>
                <w:b w:val="0"/>
                <w:bCs w:val="0"/>
                <w:i w:val="0"/>
                <w:spacing w:val="15"/>
                <w:sz w:val="24"/>
                <w:szCs w:val="24"/>
                <w:lang w:eastAsia="zh-CN"/>
              </w:rPr>
              <w:t>39</w:t>
            </w:r>
            <w:r>
              <w:rPr>
                <w:b w:val="0"/>
                <w:bCs w:val="0"/>
                <w:i w:val="0"/>
                <w:sz w:val="24"/>
                <w:szCs w:val="24"/>
                <w:lang w:eastAsia="zh-CN"/>
              </w:rPr>
              <w:t xml:space="preserve"> </w:t>
            </w:r>
            <w:r>
              <w:rPr>
                <w:rFonts w:ascii="宋体" w:eastAsia="宋体" w:hAnsi="宋体" w:cs="宋体"/>
                <w:b w:val="0"/>
                <w:bCs w:val="0"/>
                <w:i w:val="0"/>
                <w:sz w:val="24"/>
                <w:szCs w:val="24"/>
                <w:lang w:eastAsia="zh-CN"/>
              </w:rPr>
              <w:t>系统节点</w:t>
            </w:r>
          </w:hyperlink>
          <w:r>
            <w:rPr>
              <w:rFonts w:cs="Times New Roman"/>
              <w:b w:val="0"/>
              <w:bCs w:val="0"/>
              <w:i w:val="0"/>
              <w:sz w:val="24"/>
              <w:szCs w:val="24"/>
              <w:lang w:eastAsia="zh-CN"/>
            </w:rPr>
            <w:tab/>
          </w:r>
          <w:hyperlink w:anchor="_bookmark222" w:history="1">
            <w:r>
              <w:rPr>
                <w:b w:val="0"/>
                <w:bCs w:val="0"/>
                <w:i w:val="0"/>
                <w:sz w:val="24"/>
                <w:szCs w:val="24"/>
                <w:lang w:eastAsia="zh-CN"/>
              </w:rPr>
              <w:t>75</w:t>
            </w:r>
          </w:hyperlink>
        </w:p>
        <w:p w14:paraId="76F3CB9E"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附录</w:t>
          </w:r>
          <w:r>
            <w:rPr>
              <w:spacing w:val="-60"/>
              <w:lang w:eastAsia="zh-CN"/>
            </w:rPr>
            <w:t xml:space="preserve"> </w:t>
          </w:r>
          <w:r>
            <w:rPr>
              <w:rFonts w:ascii="Times New Roman" w:eastAsia="Times New Roman" w:hAnsi="Times New Roman" w:cs="Times New Roman"/>
              <w:lang w:eastAsia="zh-CN"/>
            </w:rPr>
            <w:t xml:space="preserve">B </w:t>
          </w:r>
          <w:r>
            <w:rPr>
              <w:rFonts w:ascii="Times New Roman" w:eastAsia="Times New Roman" w:hAnsi="Times New Roman" w:cs="Times New Roman"/>
              <w:spacing w:val="9"/>
              <w:lang w:eastAsia="zh-CN"/>
            </w:rPr>
            <w:t xml:space="preserve"> </w:t>
          </w:r>
          <w:hyperlink w:anchor="_bookmark225" w:history="1">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lang w:eastAsia="zh-CN"/>
              </w:rPr>
              <w:t xml:space="preserve"> </w:t>
            </w:r>
            <w:r>
              <w:rPr>
                <w:lang w:eastAsia="zh-CN"/>
              </w:rPr>
              <w:t>系统数据</w:t>
            </w:r>
          </w:hyperlink>
          <w:r>
            <w:rPr>
              <w:rFonts w:ascii="Times New Roman" w:eastAsia="Times New Roman" w:hAnsi="Times New Roman" w:cs="Times New Roman"/>
              <w:lang w:eastAsia="zh-CN"/>
            </w:rPr>
            <w:tab/>
          </w:r>
          <w:hyperlink w:anchor="_bookmark225" w:history="1">
            <w:r>
              <w:rPr>
                <w:rFonts w:ascii="Times New Roman" w:eastAsia="Times New Roman" w:hAnsi="Times New Roman" w:cs="Times New Roman"/>
                <w:lang w:eastAsia="zh-CN"/>
              </w:rPr>
              <w:t>76</w:t>
            </w:r>
          </w:hyperlink>
        </w:p>
        <w:p w14:paraId="01D76CAE" w14:textId="77777777" w:rsidR="00996552" w:rsidRDefault="002D0D3F">
          <w:pPr>
            <w:pStyle w:val="5"/>
            <w:tabs>
              <w:tab w:val="right" w:leader="dot" w:pos="8668"/>
            </w:tabs>
            <w:spacing w:before="8"/>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B.1 </w:t>
          </w:r>
          <w:r>
            <w:rPr>
              <w:rFonts w:ascii="Times New Roman" w:eastAsia="Times New Roman" w:hAnsi="Times New Roman" w:cs="Times New Roman"/>
              <w:spacing w:val="9"/>
              <w:lang w:eastAsia="zh-CN"/>
            </w:rPr>
            <w:t xml:space="preserve"> </w:t>
          </w:r>
          <w:hyperlink w:anchor="_bookmark226" w:history="1">
            <w:r>
              <w:rPr>
                <w:rFonts w:ascii="Times New Roman" w:eastAsia="Times New Roman" w:hAnsi="Times New Roman" w:cs="Times New Roman"/>
                <w:i/>
                <w:spacing w:val="13"/>
                <w:lang w:eastAsia="zh-CN"/>
              </w:rPr>
              <w:t>IEEE</w:t>
            </w:r>
            <w:r>
              <w:rPr>
                <w:rFonts w:ascii="Times New Roman" w:eastAsia="Times New Roman" w:hAnsi="Times New Roman" w:cs="Times New Roman"/>
                <w:spacing w:val="13"/>
                <w:lang w:eastAsia="zh-CN"/>
              </w:rPr>
              <w:t>118</w:t>
            </w:r>
            <w:r>
              <w:rPr>
                <w:rFonts w:ascii="Times New Roman" w:eastAsia="Times New Roman" w:hAnsi="Times New Roman" w:cs="Times New Roman"/>
                <w:lang w:eastAsia="zh-CN"/>
              </w:rPr>
              <w:t xml:space="preserve"> </w:t>
            </w:r>
            <w:r>
              <w:rPr>
                <w:lang w:eastAsia="zh-CN"/>
              </w:rPr>
              <w:t>系统发电节点</w:t>
            </w:r>
          </w:hyperlink>
          <w:r>
            <w:rPr>
              <w:rFonts w:ascii="Times New Roman" w:eastAsia="Times New Roman" w:hAnsi="Times New Roman" w:cs="Times New Roman"/>
              <w:lang w:eastAsia="zh-CN"/>
            </w:rPr>
            <w:tab/>
          </w:r>
          <w:hyperlink w:anchor="_bookmark226" w:history="1">
            <w:r>
              <w:rPr>
                <w:rFonts w:ascii="Times New Roman" w:eastAsia="Times New Roman" w:hAnsi="Times New Roman" w:cs="Times New Roman"/>
                <w:lang w:eastAsia="zh-CN"/>
              </w:rPr>
              <w:t>76</w:t>
            </w:r>
          </w:hyperlink>
        </w:p>
        <w:p w14:paraId="4071017D"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B.2 </w:t>
          </w:r>
          <w:r>
            <w:rPr>
              <w:rFonts w:ascii="Times New Roman" w:eastAsia="Times New Roman" w:hAnsi="Times New Roman" w:cs="Times New Roman"/>
              <w:spacing w:val="9"/>
              <w:lang w:eastAsia="zh-CN"/>
            </w:rPr>
            <w:t xml:space="preserve"> </w:t>
          </w:r>
          <w:hyperlink w:anchor="_bookmark228" w:history="1">
            <w:r>
              <w:rPr>
                <w:rFonts w:ascii="Times New Roman" w:eastAsia="Times New Roman" w:hAnsi="Times New Roman" w:cs="Times New Roman"/>
                <w:i/>
                <w:spacing w:val="13"/>
                <w:lang w:eastAsia="zh-CN"/>
              </w:rPr>
              <w:t>IEEE</w:t>
            </w:r>
            <w:r>
              <w:rPr>
                <w:rFonts w:ascii="Times New Roman" w:eastAsia="Times New Roman" w:hAnsi="Times New Roman" w:cs="Times New Roman"/>
                <w:spacing w:val="13"/>
                <w:lang w:eastAsia="zh-CN"/>
              </w:rPr>
              <w:t>118</w:t>
            </w:r>
            <w:r>
              <w:rPr>
                <w:rFonts w:ascii="Times New Roman" w:eastAsia="Times New Roman" w:hAnsi="Times New Roman" w:cs="Times New Roman"/>
                <w:lang w:eastAsia="zh-CN"/>
              </w:rPr>
              <w:t xml:space="preserve"> </w:t>
            </w:r>
            <w:r>
              <w:rPr>
                <w:lang w:eastAsia="zh-CN"/>
              </w:rPr>
              <w:t>系统负荷节点</w:t>
            </w:r>
          </w:hyperlink>
          <w:r>
            <w:rPr>
              <w:rFonts w:ascii="Times New Roman" w:eastAsia="Times New Roman" w:hAnsi="Times New Roman" w:cs="Times New Roman"/>
              <w:lang w:eastAsia="zh-CN"/>
            </w:rPr>
            <w:tab/>
          </w:r>
          <w:hyperlink w:anchor="_bookmark228" w:history="1">
            <w:r>
              <w:rPr>
                <w:rFonts w:ascii="Times New Roman" w:eastAsia="Times New Roman" w:hAnsi="Times New Roman" w:cs="Times New Roman"/>
                <w:lang w:eastAsia="zh-CN"/>
              </w:rPr>
              <w:t>77</w:t>
            </w:r>
          </w:hyperlink>
        </w:p>
        <w:p w14:paraId="4A52EDAE" w14:textId="77777777" w:rsidR="00996552" w:rsidRDefault="00025C9E">
          <w:pPr>
            <w:pStyle w:val="20"/>
            <w:tabs>
              <w:tab w:val="right" w:leader="dot" w:pos="8668"/>
            </w:tabs>
            <w:spacing w:before="270"/>
            <w:rPr>
              <w:rFonts w:ascii="Times New Roman" w:eastAsia="Times New Roman" w:hAnsi="Times New Roman" w:cs="Times New Roman"/>
              <w:lang w:eastAsia="zh-CN"/>
            </w:rPr>
          </w:pPr>
          <w:hyperlink w:anchor="_bookmark230" w:history="1">
            <w:r w:rsidR="002D0D3F">
              <w:rPr>
                <w:lang w:eastAsia="zh-CN"/>
              </w:rPr>
              <w:t>个人简历、在学期间发表的学术论文与研究成果</w:t>
            </w:r>
          </w:hyperlink>
          <w:r w:rsidR="002D0D3F">
            <w:rPr>
              <w:rFonts w:ascii="Times New Roman" w:eastAsia="Times New Roman" w:hAnsi="Times New Roman" w:cs="Times New Roman"/>
              <w:lang w:eastAsia="zh-CN"/>
            </w:rPr>
            <w:tab/>
          </w:r>
          <w:hyperlink w:anchor="_bookmark230" w:history="1">
            <w:r w:rsidR="002D0D3F">
              <w:rPr>
                <w:rFonts w:ascii="Times New Roman" w:eastAsia="Times New Roman" w:hAnsi="Times New Roman" w:cs="Times New Roman"/>
                <w:lang w:eastAsia="zh-CN"/>
              </w:rPr>
              <w:t>78</w:t>
            </w:r>
          </w:hyperlink>
        </w:p>
      </w:sdtContent>
    </w:sdt>
    <w:p w14:paraId="6A7511D0" w14:textId="77777777" w:rsidR="00996552" w:rsidRDefault="00996552">
      <w:pPr>
        <w:rPr>
          <w:rFonts w:ascii="Times New Roman" w:eastAsia="Times New Roman" w:hAnsi="Times New Roman" w:cs="Times New Roman"/>
          <w:lang w:eastAsia="zh-CN"/>
        </w:rPr>
        <w:sectPr w:rsidR="00996552">
          <w:type w:val="continuous"/>
          <w:pgSz w:w="11910" w:h="16840"/>
          <w:pgMar w:top="786" w:right="1440" w:bottom="1510" w:left="1680" w:header="720" w:footer="720" w:gutter="0"/>
          <w:cols w:space="720"/>
        </w:sectPr>
      </w:pPr>
    </w:p>
    <w:p w14:paraId="28393E18" w14:textId="77777777" w:rsidR="00996552" w:rsidRDefault="00025C9E">
      <w:pPr>
        <w:rPr>
          <w:sz w:val="2"/>
          <w:szCs w:val="2"/>
          <w:lang w:eastAsia="zh-CN"/>
        </w:rPr>
      </w:pPr>
      <w:r>
        <w:lastRenderedPageBreak/>
        <w:pict w14:anchorId="263F3AC6">
          <v:group id="_x0000_s8148" style="position:absolute;margin-left:89.85pt;margin-top:17pt;width:415.6pt;height:.1pt;z-index:1048;mso-position-horizontal-relative:page" coordorigin="1797,340" coordsize="8312,2">
            <v:shape id="_x0000_s8149" style="position:absolute;left:1797;top:340;width:8312;height:2" coordorigin="1797,340" coordsize="8312,0" path="m1797,340r8311,e" filled="f" strokeweight=".14058mm">
              <v:path arrowok="t"/>
            </v:shape>
            <w10:wrap anchorx="page"/>
          </v:group>
        </w:pict>
      </w:r>
    </w:p>
    <w:p w14:paraId="370FD6EA" w14:textId="77777777" w:rsidR="00996552" w:rsidRDefault="00996552">
      <w:pPr>
        <w:rPr>
          <w:sz w:val="2"/>
          <w:szCs w:val="2"/>
          <w:lang w:eastAsia="zh-CN"/>
        </w:rPr>
        <w:sectPr w:rsidR="00996552">
          <w:headerReference w:type="even" r:id="rId17"/>
          <w:type w:val="continuous"/>
          <w:pgSz w:w="11910" w:h="16840"/>
          <w:pgMar w:top="780" w:right="1440" w:bottom="1280" w:left="1680" w:header="0" w:footer="720" w:gutter="0"/>
          <w:cols w:space="720"/>
        </w:sectPr>
      </w:pPr>
    </w:p>
    <w:p w14:paraId="75B4B1AF" w14:textId="77777777" w:rsidR="00996552" w:rsidRDefault="00996552">
      <w:pPr>
        <w:spacing w:line="14" w:lineRule="auto"/>
        <w:rPr>
          <w:sz w:val="20"/>
          <w:szCs w:val="20"/>
          <w:lang w:eastAsia="zh-CN"/>
        </w:rPr>
        <w:sectPr w:rsidR="00996552">
          <w:headerReference w:type="default" r:id="rId18"/>
          <w:footerReference w:type="even" r:id="rId19"/>
          <w:footerReference w:type="default" r:id="rId20"/>
          <w:type w:val="continuous"/>
          <w:pgSz w:w="11910" w:h="16840"/>
          <w:pgMar w:top="1140" w:right="1440" w:bottom="1280" w:left="1680" w:header="871" w:footer="1095" w:gutter="0"/>
          <w:pgNumType w:start="5"/>
          <w:cols w:space="720"/>
        </w:sectPr>
      </w:pPr>
    </w:p>
    <w:p w14:paraId="30118F3F" w14:textId="77777777" w:rsidR="00996552" w:rsidRDefault="00025C9E">
      <w:pPr>
        <w:spacing w:before="9"/>
        <w:ind w:left="157"/>
        <w:rPr>
          <w:rFonts w:ascii="宋体" w:eastAsia="宋体" w:hAnsi="宋体" w:cs="宋体"/>
          <w:sz w:val="21"/>
          <w:szCs w:val="21"/>
          <w:lang w:eastAsia="zh-CN"/>
        </w:rPr>
      </w:pPr>
      <w:r>
        <w:rPr>
          <w:rFonts w:eastAsiaTheme="minorHAnsi"/>
        </w:rPr>
        <w:lastRenderedPageBreak/>
        <w:pict w14:anchorId="62BE86FC">
          <v:group id="_x0000_s8146" style="position:absolute;left:0;text-align:left;margin-left:89.85pt;margin-top:17pt;width:415.6pt;height:.1pt;z-index:1072;mso-position-horizontal-relative:page" coordorigin="1797,340" coordsize="8312,2">
            <v:shape id="_x0000_s8147" style="position:absolute;left:1797;top:340;width:8312;height:2" coordorigin="1797,340" coordsize="8312,0" path="m1797,340r8311,e" filled="f" strokeweight=".14058mm">
              <v:path arrowok="t"/>
            </v:shape>
            <w10:wrap anchorx="page"/>
          </v:group>
        </w:pict>
      </w:r>
      <w:r w:rsidR="002D0D3F">
        <w:rPr>
          <w:rFonts w:ascii="宋体" w:eastAsia="宋体" w:hAnsi="宋体" w:cs="宋体"/>
          <w:sz w:val="21"/>
          <w:szCs w:val="21"/>
          <w:lang w:eastAsia="zh-CN"/>
        </w:rPr>
        <w:t>同济大学</w:t>
      </w:r>
      <w:r w:rsidR="002D0D3F">
        <w:rPr>
          <w:rFonts w:ascii="宋体" w:eastAsia="宋体" w:hAnsi="宋体" w:cs="宋体"/>
          <w:spacing w:val="-53"/>
          <w:sz w:val="21"/>
          <w:szCs w:val="21"/>
          <w:lang w:eastAsia="zh-CN"/>
        </w:rPr>
        <w:t xml:space="preserve"> </w:t>
      </w:r>
      <w:r w:rsidR="002D0D3F">
        <w:rPr>
          <w:rFonts w:ascii="宋体" w:eastAsia="宋体" w:hAnsi="宋体" w:cs="宋体"/>
          <w:sz w:val="21"/>
          <w:szCs w:val="21"/>
          <w:lang w:eastAsia="zh-CN"/>
        </w:rPr>
        <w:t>硕士学位论文</w:t>
      </w:r>
      <w:r w:rsidR="002D0D3F">
        <w:rPr>
          <w:rFonts w:ascii="宋体" w:eastAsia="宋体" w:hAnsi="宋体" w:cs="宋体"/>
          <w:spacing w:val="-53"/>
          <w:sz w:val="21"/>
          <w:szCs w:val="21"/>
          <w:lang w:eastAsia="zh-CN"/>
        </w:rPr>
        <w:t xml:space="preserve"> </w:t>
      </w:r>
      <w:r w:rsidR="002D0D3F">
        <w:rPr>
          <w:rFonts w:ascii="宋体" w:eastAsia="宋体" w:hAnsi="宋体" w:cs="宋体"/>
          <w:sz w:val="21"/>
          <w:szCs w:val="21"/>
          <w:lang w:eastAsia="zh-CN"/>
        </w:rPr>
        <w:t>插图索引</w:t>
      </w:r>
    </w:p>
    <w:p w14:paraId="2CB1235A" w14:textId="77777777" w:rsidR="00996552" w:rsidRDefault="002D0D3F">
      <w:pPr>
        <w:pStyle w:val="2"/>
        <w:spacing w:before="840"/>
        <w:ind w:right="238"/>
        <w:jc w:val="center"/>
        <w:rPr>
          <w:rFonts w:ascii="黑体" w:eastAsia="黑体" w:hAnsi="黑体" w:cs="黑体"/>
        </w:rPr>
      </w:pPr>
      <w:bookmarkStart w:id="15" w:name="插图索引"/>
      <w:bookmarkStart w:id="16" w:name="_bookmark0"/>
      <w:bookmarkEnd w:id="15"/>
      <w:bookmarkEnd w:id="16"/>
      <w:r>
        <w:rPr>
          <w:rFonts w:ascii="黑体" w:eastAsia="黑体" w:hAnsi="黑体" w:cs="黑体"/>
        </w:rPr>
        <w:t>插图索引</w:t>
      </w:r>
    </w:p>
    <w:p w14:paraId="22A607C4" w14:textId="77777777" w:rsidR="00996552" w:rsidRDefault="00996552">
      <w:pPr>
        <w:rPr>
          <w:rFonts w:ascii="黑体" w:eastAsia="黑体" w:hAnsi="黑体" w:cs="黑体"/>
          <w:sz w:val="20"/>
          <w:szCs w:val="20"/>
        </w:rPr>
      </w:pPr>
    </w:p>
    <w:p w14:paraId="5684BC66" w14:textId="77777777" w:rsidR="00996552" w:rsidRDefault="00996552">
      <w:pPr>
        <w:spacing w:before="3"/>
        <w:rPr>
          <w:rFonts w:ascii="黑体" w:eastAsia="黑体" w:hAnsi="黑体" w:cs="黑体"/>
          <w:sz w:val="11"/>
          <w:szCs w:val="11"/>
        </w:rPr>
      </w:pPr>
    </w:p>
    <w:tbl>
      <w:tblPr>
        <w:tblStyle w:val="TableNormal"/>
        <w:tblW w:w="0" w:type="auto"/>
        <w:tblInd w:w="102" w:type="dxa"/>
        <w:tblLayout w:type="fixed"/>
        <w:tblLook w:val="01E0" w:firstRow="1" w:lastRow="1" w:firstColumn="1" w:lastColumn="1" w:noHBand="0" w:noVBand="0"/>
      </w:tblPr>
      <w:tblGrid>
        <w:gridCol w:w="343"/>
        <w:gridCol w:w="510"/>
        <w:gridCol w:w="7808"/>
      </w:tblGrid>
      <w:tr w:rsidR="00996552" w14:paraId="1862F90B" w14:textId="77777777">
        <w:trPr>
          <w:trHeight w:hRule="exact" w:val="428"/>
        </w:trPr>
        <w:tc>
          <w:tcPr>
            <w:tcW w:w="343" w:type="dxa"/>
            <w:tcBorders>
              <w:top w:val="nil"/>
              <w:left w:val="nil"/>
              <w:bottom w:val="nil"/>
              <w:right w:val="nil"/>
            </w:tcBorders>
          </w:tcPr>
          <w:p w14:paraId="3D3C78DC" w14:textId="77777777" w:rsidR="00996552" w:rsidRDefault="00025C9E">
            <w:pPr>
              <w:pStyle w:val="TableParagraph"/>
              <w:spacing w:before="26"/>
              <w:ind w:left="55"/>
              <w:rPr>
                <w:rFonts w:ascii="宋体" w:eastAsia="宋体" w:hAnsi="宋体" w:cs="宋体"/>
                <w:sz w:val="24"/>
                <w:szCs w:val="24"/>
              </w:rPr>
            </w:pPr>
            <w:hyperlink w:anchor="_bookmark1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3F567A9" w14:textId="77777777" w:rsidR="00996552" w:rsidRDefault="00025C9E">
            <w:pPr>
              <w:pStyle w:val="TableParagraph"/>
              <w:spacing w:before="82"/>
              <w:ind w:left="47"/>
              <w:rPr>
                <w:rFonts w:ascii="Times New Roman" w:eastAsia="Times New Roman" w:hAnsi="Times New Roman" w:cs="Times New Roman"/>
                <w:sz w:val="24"/>
                <w:szCs w:val="24"/>
              </w:rPr>
            </w:pPr>
            <w:hyperlink w:anchor="_bookmark10" w:history="1">
              <w:r w:rsidR="002D0D3F">
                <w:rPr>
                  <w:rFonts w:ascii="Times New Roman"/>
                  <w:sz w:val="24"/>
                </w:rPr>
                <w:t>1.1</w:t>
              </w:r>
            </w:hyperlink>
          </w:p>
        </w:tc>
        <w:tc>
          <w:tcPr>
            <w:tcW w:w="7808" w:type="dxa"/>
            <w:tcBorders>
              <w:top w:val="nil"/>
              <w:left w:val="nil"/>
              <w:bottom w:val="nil"/>
              <w:right w:val="nil"/>
            </w:tcBorders>
          </w:tcPr>
          <w:p w14:paraId="0896B323" w14:textId="77777777" w:rsidR="00996552" w:rsidRDefault="00025C9E">
            <w:pPr>
              <w:pStyle w:val="TableParagraph"/>
              <w:tabs>
                <w:tab w:val="right" w:leader="dot" w:pos="7633"/>
              </w:tabs>
              <w:spacing w:before="26"/>
              <w:ind w:left="161"/>
              <w:rPr>
                <w:rFonts w:ascii="Times New Roman" w:eastAsia="Times New Roman" w:hAnsi="Times New Roman" w:cs="Times New Roman"/>
                <w:sz w:val="24"/>
                <w:szCs w:val="24"/>
              </w:rPr>
            </w:pPr>
            <w:hyperlink w:anchor="_bookmark10" w:history="1">
              <w:r w:rsidR="002D0D3F">
                <w:rPr>
                  <w:rFonts w:ascii="宋体" w:eastAsia="宋体" w:hAnsi="宋体" w:cs="宋体"/>
                  <w:sz w:val="24"/>
                  <w:szCs w:val="24"/>
                </w:rPr>
                <w:t>技术路线图</w:t>
              </w:r>
            </w:hyperlink>
            <w:r w:rsidR="002D0D3F">
              <w:rPr>
                <w:rFonts w:ascii="Times New Roman" w:eastAsia="Times New Roman" w:hAnsi="Times New Roman" w:cs="Times New Roman"/>
                <w:sz w:val="24"/>
                <w:szCs w:val="24"/>
              </w:rPr>
              <w:tab/>
            </w:r>
            <w:hyperlink w:anchor="_bookmark10" w:history="1">
              <w:r w:rsidR="002D0D3F">
                <w:rPr>
                  <w:rFonts w:ascii="Times New Roman" w:eastAsia="Times New Roman" w:hAnsi="Times New Roman" w:cs="Times New Roman"/>
                  <w:sz w:val="24"/>
                  <w:szCs w:val="24"/>
                </w:rPr>
                <w:t>8</w:t>
              </w:r>
            </w:hyperlink>
          </w:p>
        </w:tc>
      </w:tr>
      <w:tr w:rsidR="00996552" w14:paraId="24C2C7F7" w14:textId="77777777">
        <w:trPr>
          <w:trHeight w:hRule="exact" w:val="400"/>
        </w:trPr>
        <w:tc>
          <w:tcPr>
            <w:tcW w:w="343" w:type="dxa"/>
            <w:tcBorders>
              <w:top w:val="nil"/>
              <w:left w:val="nil"/>
              <w:bottom w:val="nil"/>
              <w:right w:val="nil"/>
            </w:tcBorders>
          </w:tcPr>
          <w:p w14:paraId="27F8DEBC" w14:textId="77777777" w:rsidR="00996552" w:rsidRDefault="00025C9E">
            <w:pPr>
              <w:pStyle w:val="TableParagraph"/>
              <w:spacing w:line="312" w:lineRule="exact"/>
              <w:ind w:left="55"/>
              <w:rPr>
                <w:rFonts w:ascii="宋体" w:eastAsia="宋体" w:hAnsi="宋体" w:cs="宋体"/>
                <w:sz w:val="24"/>
                <w:szCs w:val="24"/>
              </w:rPr>
            </w:pPr>
            <w:hyperlink w:anchor="_bookmark2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11858D91"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22" w:history="1">
              <w:r w:rsidR="002D0D3F">
                <w:rPr>
                  <w:rFonts w:ascii="Times New Roman"/>
                  <w:sz w:val="24"/>
                </w:rPr>
                <w:t>2.1</w:t>
              </w:r>
            </w:hyperlink>
          </w:p>
        </w:tc>
        <w:tc>
          <w:tcPr>
            <w:tcW w:w="7808" w:type="dxa"/>
            <w:tcBorders>
              <w:top w:val="nil"/>
              <w:left w:val="nil"/>
              <w:bottom w:val="nil"/>
              <w:right w:val="nil"/>
            </w:tcBorders>
          </w:tcPr>
          <w:p w14:paraId="4B94C127"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22" w:history="1">
              <w:r w:rsidR="002D0D3F">
                <w:rPr>
                  <w:rFonts w:ascii="宋体" w:eastAsia="宋体" w:hAnsi="宋体" w:cs="宋体"/>
                  <w:sz w:val="24"/>
                  <w:szCs w:val="24"/>
                  <w:lang w:eastAsia="zh-CN"/>
                </w:rPr>
                <w:t>小世界网络模型示意图</w:t>
              </w:r>
            </w:hyperlink>
            <w:r w:rsidR="002D0D3F">
              <w:rPr>
                <w:rFonts w:ascii="Times New Roman" w:eastAsia="Times New Roman" w:hAnsi="Times New Roman" w:cs="Times New Roman"/>
                <w:sz w:val="24"/>
                <w:szCs w:val="24"/>
                <w:lang w:eastAsia="zh-CN"/>
              </w:rPr>
              <w:tab/>
            </w:r>
            <w:hyperlink w:anchor="_bookmark22" w:history="1">
              <w:r w:rsidR="002D0D3F">
                <w:rPr>
                  <w:rFonts w:ascii="Times New Roman" w:eastAsia="Times New Roman" w:hAnsi="Times New Roman" w:cs="Times New Roman"/>
                  <w:sz w:val="24"/>
                  <w:szCs w:val="24"/>
                  <w:lang w:eastAsia="zh-CN"/>
                </w:rPr>
                <w:t>11</w:t>
              </w:r>
            </w:hyperlink>
          </w:p>
        </w:tc>
      </w:tr>
      <w:tr w:rsidR="00996552" w14:paraId="26DA08A6" w14:textId="77777777">
        <w:trPr>
          <w:trHeight w:hRule="exact" w:val="402"/>
        </w:trPr>
        <w:tc>
          <w:tcPr>
            <w:tcW w:w="343" w:type="dxa"/>
            <w:tcBorders>
              <w:top w:val="nil"/>
              <w:left w:val="nil"/>
              <w:bottom w:val="nil"/>
              <w:right w:val="nil"/>
            </w:tcBorders>
          </w:tcPr>
          <w:p w14:paraId="5F7E1D8E" w14:textId="77777777" w:rsidR="00996552" w:rsidRDefault="00025C9E">
            <w:pPr>
              <w:pStyle w:val="TableParagraph"/>
              <w:spacing w:line="312" w:lineRule="exact"/>
              <w:ind w:left="55"/>
              <w:rPr>
                <w:rFonts w:ascii="宋体" w:eastAsia="宋体" w:hAnsi="宋体" w:cs="宋体"/>
                <w:sz w:val="24"/>
                <w:szCs w:val="24"/>
              </w:rPr>
            </w:pPr>
            <w:hyperlink w:anchor="_bookmark2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440ADBA"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23" w:history="1">
              <w:r w:rsidR="002D0D3F">
                <w:rPr>
                  <w:rFonts w:ascii="Times New Roman"/>
                  <w:sz w:val="24"/>
                </w:rPr>
                <w:t>2.2</w:t>
              </w:r>
            </w:hyperlink>
          </w:p>
        </w:tc>
        <w:tc>
          <w:tcPr>
            <w:tcW w:w="7808" w:type="dxa"/>
            <w:tcBorders>
              <w:top w:val="nil"/>
              <w:left w:val="nil"/>
              <w:bottom w:val="nil"/>
              <w:right w:val="nil"/>
            </w:tcBorders>
          </w:tcPr>
          <w:p w14:paraId="40556394"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23" w:history="1">
              <w:r w:rsidR="002D0D3F">
                <w:rPr>
                  <w:rFonts w:ascii="宋体" w:eastAsia="宋体" w:hAnsi="宋体" w:cs="宋体"/>
                  <w:sz w:val="24"/>
                  <w:szCs w:val="24"/>
                  <w:lang w:eastAsia="zh-CN"/>
                </w:rPr>
                <w:t>各重连概率</w:t>
              </w:r>
              <w:r w:rsidR="002D0D3F">
                <w:rPr>
                  <w:rFonts w:ascii="宋体" w:eastAsia="宋体" w:hAnsi="宋体" w:cs="宋体"/>
                  <w:spacing w:val="-50"/>
                  <w:sz w:val="24"/>
                  <w:szCs w:val="24"/>
                  <w:lang w:eastAsia="zh-CN"/>
                </w:rPr>
                <w:t xml:space="preserve"> </w:t>
              </w:r>
              <w:r w:rsidR="002D0D3F">
                <w:rPr>
                  <w:rFonts w:ascii="Times New Roman" w:eastAsia="Times New Roman" w:hAnsi="Times New Roman" w:cs="Times New Roman"/>
                  <w:i/>
                  <w:sz w:val="24"/>
                  <w:szCs w:val="24"/>
                  <w:lang w:eastAsia="zh-CN"/>
                </w:rPr>
                <w:t xml:space="preserve">p </w:t>
              </w:r>
              <w:r w:rsidR="002D0D3F">
                <w:rPr>
                  <w:rFonts w:ascii="宋体" w:eastAsia="宋体" w:hAnsi="宋体" w:cs="宋体"/>
                  <w:sz w:val="24"/>
                  <w:szCs w:val="24"/>
                  <w:lang w:eastAsia="zh-CN"/>
                </w:rPr>
                <w:t>值下聚类系数</w:t>
              </w:r>
              <w:r w:rsidR="002D0D3F">
                <w:rPr>
                  <w:rFonts w:ascii="宋体" w:eastAsia="宋体" w:hAnsi="宋体" w:cs="宋体"/>
                  <w:spacing w:val="-64"/>
                  <w:sz w:val="24"/>
                  <w:szCs w:val="24"/>
                  <w:lang w:eastAsia="zh-CN"/>
                </w:rPr>
                <w:t xml:space="preserve"> </w:t>
              </w:r>
              <w:r w:rsidR="002D0D3F">
                <w:rPr>
                  <w:rFonts w:ascii="Times New Roman" w:eastAsia="Times New Roman" w:hAnsi="Times New Roman" w:cs="Times New Roman"/>
                  <w:i/>
                  <w:sz w:val="24"/>
                  <w:szCs w:val="24"/>
                  <w:lang w:eastAsia="zh-CN"/>
                </w:rPr>
                <w:t>C</w:t>
              </w:r>
              <w:r w:rsidR="002D0D3F">
                <w:rPr>
                  <w:rFonts w:ascii="Times New Roman" w:eastAsia="Times New Roman" w:hAnsi="Times New Roman" w:cs="Times New Roman"/>
                  <w:i/>
                  <w:spacing w:val="11"/>
                  <w:sz w:val="24"/>
                  <w:szCs w:val="24"/>
                  <w:lang w:eastAsia="zh-CN"/>
                </w:rPr>
                <w:t xml:space="preserve"> </w:t>
              </w:r>
              <w:r w:rsidR="002D0D3F">
                <w:rPr>
                  <w:rFonts w:ascii="宋体" w:eastAsia="宋体" w:hAnsi="宋体" w:cs="宋体"/>
                  <w:sz w:val="24"/>
                  <w:szCs w:val="24"/>
                  <w:lang w:eastAsia="zh-CN"/>
                </w:rPr>
                <w:t>和平均路径长度</w:t>
              </w:r>
              <w:r w:rsidR="002D0D3F">
                <w:rPr>
                  <w:rFonts w:ascii="宋体" w:eastAsia="宋体" w:hAnsi="宋体" w:cs="宋体"/>
                  <w:spacing w:val="-49"/>
                  <w:sz w:val="24"/>
                  <w:szCs w:val="24"/>
                  <w:lang w:eastAsia="zh-CN"/>
                </w:rPr>
                <w:t xml:space="preserve"> </w:t>
              </w:r>
              <w:r w:rsidR="002D0D3F">
                <w:rPr>
                  <w:rFonts w:ascii="Times New Roman" w:eastAsia="Times New Roman" w:hAnsi="Times New Roman" w:cs="Times New Roman"/>
                  <w:i/>
                  <w:sz w:val="24"/>
                  <w:szCs w:val="24"/>
                  <w:lang w:eastAsia="zh-CN"/>
                </w:rPr>
                <w:t>L</w:t>
              </w:r>
              <w:r w:rsidR="002D0D3F">
                <w:rPr>
                  <w:rFonts w:ascii="Times New Roman" w:eastAsia="Times New Roman" w:hAnsi="Times New Roman" w:cs="Times New Roman"/>
                  <w:i/>
                  <w:spacing w:val="12"/>
                  <w:sz w:val="24"/>
                  <w:szCs w:val="24"/>
                  <w:lang w:eastAsia="zh-CN"/>
                </w:rPr>
                <w:t xml:space="preserve"> </w:t>
              </w:r>
              <w:r w:rsidR="002D0D3F">
                <w:rPr>
                  <w:rFonts w:ascii="宋体" w:eastAsia="宋体" w:hAnsi="宋体" w:cs="宋体"/>
                  <w:sz w:val="24"/>
                  <w:szCs w:val="24"/>
                  <w:lang w:eastAsia="zh-CN"/>
                </w:rPr>
                <w:t>的变化趋势</w:t>
              </w:r>
            </w:hyperlink>
            <w:r w:rsidR="002D0D3F">
              <w:rPr>
                <w:rFonts w:ascii="Times New Roman" w:eastAsia="Times New Roman" w:hAnsi="Times New Roman" w:cs="Times New Roman"/>
                <w:sz w:val="24"/>
                <w:szCs w:val="24"/>
                <w:lang w:eastAsia="zh-CN"/>
              </w:rPr>
              <w:tab/>
            </w:r>
            <w:hyperlink w:anchor="_bookmark23" w:history="1">
              <w:r w:rsidR="002D0D3F">
                <w:rPr>
                  <w:rFonts w:ascii="Times New Roman" w:eastAsia="Times New Roman" w:hAnsi="Times New Roman" w:cs="Times New Roman"/>
                  <w:sz w:val="24"/>
                  <w:szCs w:val="24"/>
                  <w:lang w:eastAsia="zh-CN"/>
                </w:rPr>
                <w:t>12</w:t>
              </w:r>
            </w:hyperlink>
          </w:p>
        </w:tc>
      </w:tr>
      <w:tr w:rsidR="00996552" w14:paraId="2ECE43D6" w14:textId="77777777">
        <w:trPr>
          <w:trHeight w:hRule="exact" w:val="398"/>
        </w:trPr>
        <w:tc>
          <w:tcPr>
            <w:tcW w:w="343" w:type="dxa"/>
            <w:tcBorders>
              <w:top w:val="nil"/>
              <w:left w:val="nil"/>
              <w:bottom w:val="nil"/>
              <w:right w:val="nil"/>
            </w:tcBorders>
          </w:tcPr>
          <w:p w14:paraId="158A80A7" w14:textId="77777777" w:rsidR="00996552" w:rsidRDefault="00025C9E">
            <w:pPr>
              <w:pStyle w:val="TableParagraph"/>
              <w:spacing w:line="310" w:lineRule="exact"/>
              <w:ind w:left="55"/>
              <w:rPr>
                <w:rFonts w:ascii="宋体" w:eastAsia="宋体" w:hAnsi="宋体" w:cs="宋体"/>
                <w:sz w:val="24"/>
                <w:szCs w:val="24"/>
              </w:rPr>
            </w:pPr>
            <w:hyperlink w:anchor="_bookmark28"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D7650EB"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28" w:history="1">
              <w:r w:rsidR="002D0D3F">
                <w:rPr>
                  <w:rFonts w:ascii="Times New Roman"/>
                  <w:sz w:val="24"/>
                </w:rPr>
                <w:t>2.3</w:t>
              </w:r>
            </w:hyperlink>
          </w:p>
        </w:tc>
        <w:tc>
          <w:tcPr>
            <w:tcW w:w="7808" w:type="dxa"/>
            <w:tcBorders>
              <w:top w:val="nil"/>
              <w:left w:val="nil"/>
              <w:bottom w:val="nil"/>
              <w:right w:val="nil"/>
            </w:tcBorders>
          </w:tcPr>
          <w:p w14:paraId="3F0B47CC" w14:textId="77777777" w:rsidR="00996552" w:rsidRDefault="00025C9E">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28" w:history="1">
              <w:r w:rsidR="002D0D3F">
                <w:rPr>
                  <w:rFonts w:ascii="宋体" w:eastAsia="宋体" w:hAnsi="宋体" w:cs="宋体"/>
                  <w:sz w:val="24"/>
                  <w:szCs w:val="24"/>
                  <w:lang w:eastAsia="zh-CN"/>
                </w:rPr>
                <w:t>规则网络、电网和随机网络的聚类系数结果图</w:t>
              </w:r>
            </w:hyperlink>
            <w:r w:rsidR="002D0D3F">
              <w:rPr>
                <w:rFonts w:ascii="Times New Roman" w:eastAsia="Times New Roman" w:hAnsi="Times New Roman" w:cs="Times New Roman"/>
                <w:sz w:val="24"/>
                <w:szCs w:val="24"/>
                <w:lang w:eastAsia="zh-CN"/>
              </w:rPr>
              <w:tab/>
            </w:r>
            <w:hyperlink w:anchor="_bookmark28" w:history="1">
              <w:r w:rsidR="002D0D3F">
                <w:rPr>
                  <w:rFonts w:ascii="Times New Roman" w:eastAsia="Times New Roman" w:hAnsi="Times New Roman" w:cs="Times New Roman"/>
                  <w:sz w:val="24"/>
                  <w:szCs w:val="24"/>
                  <w:lang w:eastAsia="zh-CN"/>
                </w:rPr>
                <w:t>13</w:t>
              </w:r>
            </w:hyperlink>
          </w:p>
        </w:tc>
      </w:tr>
      <w:tr w:rsidR="00996552" w14:paraId="62BBA38D" w14:textId="77777777">
        <w:trPr>
          <w:trHeight w:hRule="exact" w:val="400"/>
        </w:trPr>
        <w:tc>
          <w:tcPr>
            <w:tcW w:w="343" w:type="dxa"/>
            <w:tcBorders>
              <w:top w:val="nil"/>
              <w:left w:val="nil"/>
              <w:bottom w:val="nil"/>
              <w:right w:val="nil"/>
            </w:tcBorders>
          </w:tcPr>
          <w:p w14:paraId="3A0D43B5" w14:textId="77777777" w:rsidR="00996552" w:rsidRDefault="00025C9E">
            <w:pPr>
              <w:pStyle w:val="TableParagraph"/>
              <w:spacing w:line="312" w:lineRule="exact"/>
              <w:ind w:left="55"/>
              <w:rPr>
                <w:rFonts w:ascii="宋体" w:eastAsia="宋体" w:hAnsi="宋体" w:cs="宋体"/>
                <w:sz w:val="24"/>
                <w:szCs w:val="24"/>
              </w:rPr>
            </w:pPr>
            <w:hyperlink w:anchor="_bookmark29"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29EB3DDD"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29" w:history="1">
              <w:r w:rsidR="002D0D3F">
                <w:rPr>
                  <w:rFonts w:ascii="Times New Roman"/>
                  <w:sz w:val="24"/>
                </w:rPr>
                <w:t>2.4</w:t>
              </w:r>
            </w:hyperlink>
          </w:p>
        </w:tc>
        <w:tc>
          <w:tcPr>
            <w:tcW w:w="7808" w:type="dxa"/>
            <w:tcBorders>
              <w:top w:val="nil"/>
              <w:left w:val="nil"/>
              <w:bottom w:val="nil"/>
              <w:right w:val="nil"/>
            </w:tcBorders>
          </w:tcPr>
          <w:p w14:paraId="40B10939"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29" w:history="1">
              <w:r w:rsidR="002D0D3F">
                <w:rPr>
                  <w:rFonts w:ascii="宋体" w:eastAsia="宋体" w:hAnsi="宋体" w:cs="宋体"/>
                  <w:sz w:val="24"/>
                  <w:szCs w:val="24"/>
                  <w:lang w:eastAsia="zh-CN"/>
                </w:rPr>
                <w:t>规则网络、电网和随机网络的平均路径长度结果图</w:t>
              </w:r>
            </w:hyperlink>
            <w:r w:rsidR="002D0D3F">
              <w:rPr>
                <w:rFonts w:ascii="Times New Roman" w:eastAsia="Times New Roman" w:hAnsi="Times New Roman" w:cs="Times New Roman"/>
                <w:sz w:val="24"/>
                <w:szCs w:val="24"/>
                <w:lang w:eastAsia="zh-CN"/>
              </w:rPr>
              <w:tab/>
            </w:r>
            <w:hyperlink w:anchor="_bookmark29" w:history="1">
              <w:r w:rsidR="002D0D3F">
                <w:rPr>
                  <w:rFonts w:ascii="Times New Roman" w:eastAsia="Times New Roman" w:hAnsi="Times New Roman" w:cs="Times New Roman"/>
                  <w:sz w:val="24"/>
                  <w:szCs w:val="24"/>
                  <w:lang w:eastAsia="zh-CN"/>
                </w:rPr>
                <w:t>14</w:t>
              </w:r>
            </w:hyperlink>
          </w:p>
        </w:tc>
      </w:tr>
      <w:tr w:rsidR="00996552" w14:paraId="41FDC07A" w14:textId="77777777">
        <w:trPr>
          <w:trHeight w:hRule="exact" w:val="402"/>
        </w:trPr>
        <w:tc>
          <w:tcPr>
            <w:tcW w:w="343" w:type="dxa"/>
            <w:tcBorders>
              <w:top w:val="nil"/>
              <w:left w:val="nil"/>
              <w:bottom w:val="nil"/>
              <w:right w:val="nil"/>
            </w:tcBorders>
          </w:tcPr>
          <w:p w14:paraId="537E3BE0" w14:textId="77777777" w:rsidR="00996552" w:rsidRDefault="00025C9E">
            <w:pPr>
              <w:pStyle w:val="TableParagraph"/>
              <w:spacing w:line="312" w:lineRule="exact"/>
              <w:ind w:left="55"/>
              <w:rPr>
                <w:rFonts w:ascii="宋体" w:eastAsia="宋体" w:hAnsi="宋体" w:cs="宋体"/>
                <w:sz w:val="24"/>
                <w:szCs w:val="24"/>
              </w:rPr>
            </w:pPr>
            <w:hyperlink w:anchor="_bookmark3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2CCBF08B"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32" w:history="1">
              <w:r w:rsidR="002D0D3F">
                <w:rPr>
                  <w:rFonts w:ascii="Times New Roman"/>
                  <w:sz w:val="24"/>
                </w:rPr>
                <w:t>2.5</w:t>
              </w:r>
            </w:hyperlink>
          </w:p>
        </w:tc>
        <w:tc>
          <w:tcPr>
            <w:tcW w:w="7808" w:type="dxa"/>
            <w:tcBorders>
              <w:top w:val="nil"/>
              <w:left w:val="nil"/>
              <w:bottom w:val="nil"/>
              <w:right w:val="nil"/>
            </w:tcBorders>
          </w:tcPr>
          <w:p w14:paraId="26D7DB1D" w14:textId="77777777" w:rsidR="00996552" w:rsidRDefault="00025C9E">
            <w:pPr>
              <w:pStyle w:val="TableParagraph"/>
              <w:tabs>
                <w:tab w:val="right" w:leader="dot" w:pos="7753"/>
              </w:tabs>
              <w:spacing w:line="350" w:lineRule="exact"/>
              <w:ind w:left="171"/>
              <w:rPr>
                <w:rFonts w:ascii="Times New Roman" w:eastAsia="Times New Roman" w:hAnsi="Times New Roman" w:cs="Times New Roman"/>
                <w:sz w:val="24"/>
                <w:szCs w:val="24"/>
              </w:rPr>
            </w:pPr>
            <w:hyperlink w:anchor="_bookmark32" w:history="1">
              <w:r w:rsidR="002D0D3F">
                <w:rPr>
                  <w:rFonts w:ascii="Times New Roman" w:eastAsia="Times New Roman" w:hAnsi="Times New Roman" w:cs="Times New Roman"/>
                  <w:i/>
                  <w:spacing w:val="9"/>
                  <w:sz w:val="24"/>
                  <w:szCs w:val="24"/>
                </w:rPr>
                <w:t>IEEE</w:t>
              </w:r>
              <w:r w:rsidR="002D0D3F">
                <w:rPr>
                  <w:rFonts w:ascii="Palatino Linotype" w:eastAsia="Palatino Linotype" w:hAnsi="Palatino Linotype" w:cs="Palatino Linotype"/>
                  <w:spacing w:val="9"/>
                  <w:sz w:val="24"/>
                  <w:szCs w:val="24"/>
                </w:rPr>
                <w:t>13659</w:t>
              </w:r>
              <w:r w:rsidR="002D0D3F">
                <w:rPr>
                  <w:rFonts w:ascii="Times New Roman" w:eastAsia="Times New Roman" w:hAnsi="Times New Roman" w:cs="Times New Roman"/>
                  <w:i/>
                  <w:spacing w:val="9"/>
                  <w:sz w:val="24"/>
                  <w:szCs w:val="24"/>
                </w:rPr>
                <w:t>pegase</w:t>
              </w:r>
              <w:r w:rsidR="002D0D3F">
                <w:rPr>
                  <w:rFonts w:ascii="Times New Roman" w:eastAsia="Times New Roman" w:hAnsi="Times New Roman" w:cs="Times New Roman"/>
                  <w:i/>
                  <w:spacing w:val="3"/>
                  <w:sz w:val="24"/>
                  <w:szCs w:val="24"/>
                </w:rPr>
                <w:t xml:space="preserve"> </w:t>
              </w:r>
              <w:r w:rsidR="002D0D3F">
                <w:rPr>
                  <w:rFonts w:ascii="宋体" w:eastAsia="宋体" w:hAnsi="宋体" w:cs="宋体"/>
                  <w:sz w:val="24"/>
                  <w:szCs w:val="24"/>
                </w:rPr>
                <w:t>标准算例节点度分布图</w:t>
              </w:r>
            </w:hyperlink>
            <w:r w:rsidR="002D0D3F">
              <w:rPr>
                <w:rFonts w:ascii="Times New Roman" w:eastAsia="Times New Roman" w:hAnsi="Times New Roman" w:cs="Times New Roman"/>
                <w:sz w:val="24"/>
                <w:szCs w:val="24"/>
              </w:rPr>
              <w:tab/>
            </w:r>
            <w:hyperlink w:anchor="_bookmark32" w:history="1">
              <w:r w:rsidR="002D0D3F">
                <w:rPr>
                  <w:rFonts w:ascii="Times New Roman" w:eastAsia="Times New Roman" w:hAnsi="Times New Roman" w:cs="Times New Roman"/>
                  <w:sz w:val="24"/>
                  <w:szCs w:val="24"/>
                </w:rPr>
                <w:t>15</w:t>
              </w:r>
            </w:hyperlink>
          </w:p>
        </w:tc>
      </w:tr>
      <w:tr w:rsidR="00996552" w14:paraId="25C2B5A6" w14:textId="77777777">
        <w:trPr>
          <w:trHeight w:hRule="exact" w:val="400"/>
        </w:trPr>
        <w:tc>
          <w:tcPr>
            <w:tcW w:w="343" w:type="dxa"/>
            <w:tcBorders>
              <w:top w:val="nil"/>
              <w:left w:val="nil"/>
              <w:bottom w:val="nil"/>
              <w:right w:val="nil"/>
            </w:tcBorders>
          </w:tcPr>
          <w:p w14:paraId="3ECDD319" w14:textId="77777777" w:rsidR="00996552" w:rsidRDefault="00025C9E">
            <w:pPr>
              <w:pStyle w:val="TableParagraph"/>
              <w:spacing w:line="310" w:lineRule="exact"/>
              <w:ind w:left="55"/>
              <w:rPr>
                <w:rFonts w:ascii="宋体" w:eastAsia="宋体" w:hAnsi="宋体" w:cs="宋体"/>
                <w:sz w:val="24"/>
                <w:szCs w:val="24"/>
              </w:rPr>
            </w:pPr>
            <w:hyperlink w:anchor="_bookmark3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9284A8F"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33" w:history="1">
              <w:r w:rsidR="002D0D3F">
                <w:rPr>
                  <w:rFonts w:ascii="Times New Roman"/>
                  <w:sz w:val="24"/>
                </w:rPr>
                <w:t>2.6</w:t>
              </w:r>
            </w:hyperlink>
          </w:p>
        </w:tc>
        <w:tc>
          <w:tcPr>
            <w:tcW w:w="7808" w:type="dxa"/>
            <w:tcBorders>
              <w:top w:val="nil"/>
              <w:left w:val="nil"/>
              <w:bottom w:val="nil"/>
              <w:right w:val="nil"/>
            </w:tcBorders>
          </w:tcPr>
          <w:p w14:paraId="19C1400B"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33" w:history="1">
              <w:r w:rsidR="002D0D3F">
                <w:rPr>
                  <w:rFonts w:ascii="Times New Roman" w:eastAsia="Times New Roman" w:hAnsi="Times New Roman" w:cs="Times New Roman"/>
                  <w:i/>
                  <w:spacing w:val="9"/>
                  <w:sz w:val="24"/>
                  <w:szCs w:val="24"/>
                  <w:lang w:eastAsia="zh-CN"/>
                </w:rPr>
                <w:t>IEEE</w:t>
              </w:r>
              <w:r w:rsidR="002D0D3F">
                <w:rPr>
                  <w:rFonts w:ascii="Palatino Linotype" w:eastAsia="Palatino Linotype" w:hAnsi="Palatino Linotype" w:cs="Palatino Linotype"/>
                  <w:spacing w:val="9"/>
                  <w:sz w:val="24"/>
                  <w:szCs w:val="24"/>
                  <w:lang w:eastAsia="zh-CN"/>
                </w:rPr>
                <w:t>13659</w:t>
              </w:r>
              <w:r w:rsidR="002D0D3F">
                <w:rPr>
                  <w:rFonts w:ascii="Times New Roman" w:eastAsia="Times New Roman" w:hAnsi="Times New Roman" w:cs="Times New Roman"/>
                  <w:i/>
                  <w:spacing w:val="9"/>
                  <w:sz w:val="24"/>
                  <w:szCs w:val="24"/>
                  <w:lang w:eastAsia="zh-CN"/>
                </w:rPr>
                <w:t>pegase</w:t>
              </w:r>
              <w:r w:rsidR="002D0D3F">
                <w:rPr>
                  <w:rFonts w:ascii="Times New Roman" w:eastAsia="Times New Roman" w:hAnsi="Times New Roman" w:cs="Times New Roman"/>
                  <w:i/>
                  <w:spacing w:val="3"/>
                  <w:sz w:val="24"/>
                  <w:szCs w:val="24"/>
                  <w:lang w:eastAsia="zh-CN"/>
                </w:rPr>
                <w:t xml:space="preserve"> </w:t>
              </w:r>
              <w:r w:rsidR="002D0D3F">
                <w:rPr>
                  <w:rFonts w:ascii="宋体" w:eastAsia="宋体" w:hAnsi="宋体" w:cs="宋体"/>
                  <w:sz w:val="24"/>
                  <w:szCs w:val="24"/>
                  <w:lang w:eastAsia="zh-CN"/>
                </w:rPr>
                <w:t>标准算例节点度分布拟合图</w:t>
              </w:r>
            </w:hyperlink>
            <w:r w:rsidR="002D0D3F">
              <w:rPr>
                <w:rFonts w:ascii="Times New Roman" w:eastAsia="Times New Roman" w:hAnsi="Times New Roman" w:cs="Times New Roman"/>
                <w:sz w:val="24"/>
                <w:szCs w:val="24"/>
                <w:lang w:eastAsia="zh-CN"/>
              </w:rPr>
              <w:tab/>
            </w:r>
            <w:hyperlink w:anchor="_bookmark33" w:history="1">
              <w:r w:rsidR="002D0D3F">
                <w:rPr>
                  <w:rFonts w:ascii="Times New Roman" w:eastAsia="Times New Roman" w:hAnsi="Times New Roman" w:cs="Times New Roman"/>
                  <w:sz w:val="24"/>
                  <w:szCs w:val="24"/>
                  <w:lang w:eastAsia="zh-CN"/>
                </w:rPr>
                <w:t>15</w:t>
              </w:r>
            </w:hyperlink>
          </w:p>
        </w:tc>
      </w:tr>
      <w:tr w:rsidR="00996552" w14:paraId="3FCF9C3A" w14:textId="77777777">
        <w:trPr>
          <w:trHeight w:hRule="exact" w:val="398"/>
        </w:trPr>
        <w:tc>
          <w:tcPr>
            <w:tcW w:w="343" w:type="dxa"/>
            <w:tcBorders>
              <w:top w:val="nil"/>
              <w:left w:val="nil"/>
              <w:bottom w:val="nil"/>
              <w:right w:val="nil"/>
            </w:tcBorders>
          </w:tcPr>
          <w:p w14:paraId="39BF5801" w14:textId="77777777" w:rsidR="00996552" w:rsidRDefault="00025C9E">
            <w:pPr>
              <w:pStyle w:val="TableParagraph"/>
              <w:spacing w:line="310" w:lineRule="exact"/>
              <w:ind w:left="55"/>
              <w:rPr>
                <w:rFonts w:ascii="宋体" w:eastAsia="宋体" w:hAnsi="宋体" w:cs="宋体"/>
                <w:sz w:val="24"/>
                <w:szCs w:val="24"/>
              </w:rPr>
            </w:pPr>
            <w:hyperlink w:anchor="_bookmark4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C9FE8C4"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42" w:history="1">
              <w:r w:rsidR="002D0D3F">
                <w:rPr>
                  <w:rFonts w:ascii="Times New Roman"/>
                  <w:sz w:val="24"/>
                </w:rPr>
                <w:t>3.1</w:t>
              </w:r>
            </w:hyperlink>
          </w:p>
        </w:tc>
        <w:tc>
          <w:tcPr>
            <w:tcW w:w="7808" w:type="dxa"/>
            <w:tcBorders>
              <w:top w:val="nil"/>
              <w:left w:val="nil"/>
              <w:bottom w:val="nil"/>
              <w:right w:val="nil"/>
            </w:tcBorders>
          </w:tcPr>
          <w:p w14:paraId="1DB18F35" w14:textId="77777777" w:rsidR="00996552" w:rsidRDefault="00025C9E">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42" w:history="1">
              <w:r w:rsidR="002D0D3F">
                <w:rPr>
                  <w:rFonts w:ascii="宋体" w:eastAsia="宋体" w:hAnsi="宋体" w:cs="宋体"/>
                  <w:sz w:val="24"/>
                  <w:szCs w:val="24"/>
                  <w:lang w:eastAsia="zh-CN"/>
                </w:rPr>
                <w:t>脆性源、脆性过程及系统性能的关系图</w:t>
              </w:r>
            </w:hyperlink>
            <w:r w:rsidR="002D0D3F">
              <w:rPr>
                <w:rFonts w:ascii="Times New Roman" w:eastAsia="Times New Roman" w:hAnsi="Times New Roman" w:cs="Times New Roman"/>
                <w:sz w:val="24"/>
                <w:szCs w:val="24"/>
                <w:lang w:eastAsia="zh-CN"/>
              </w:rPr>
              <w:tab/>
            </w:r>
            <w:hyperlink w:anchor="_bookmark42" w:history="1">
              <w:r w:rsidR="002D0D3F">
                <w:rPr>
                  <w:rFonts w:ascii="Times New Roman" w:eastAsia="Times New Roman" w:hAnsi="Times New Roman" w:cs="Times New Roman"/>
                  <w:sz w:val="24"/>
                  <w:szCs w:val="24"/>
                  <w:lang w:eastAsia="zh-CN"/>
                </w:rPr>
                <w:t>19</w:t>
              </w:r>
            </w:hyperlink>
          </w:p>
        </w:tc>
      </w:tr>
      <w:tr w:rsidR="00996552" w14:paraId="296DE582" w14:textId="77777777">
        <w:trPr>
          <w:trHeight w:hRule="exact" w:val="402"/>
        </w:trPr>
        <w:tc>
          <w:tcPr>
            <w:tcW w:w="343" w:type="dxa"/>
            <w:tcBorders>
              <w:top w:val="nil"/>
              <w:left w:val="nil"/>
              <w:bottom w:val="nil"/>
              <w:right w:val="nil"/>
            </w:tcBorders>
          </w:tcPr>
          <w:p w14:paraId="1AA92AD9" w14:textId="77777777" w:rsidR="00996552" w:rsidRDefault="00025C9E">
            <w:pPr>
              <w:pStyle w:val="TableParagraph"/>
              <w:spacing w:line="312" w:lineRule="exact"/>
              <w:ind w:left="55"/>
              <w:rPr>
                <w:rFonts w:ascii="宋体" w:eastAsia="宋体" w:hAnsi="宋体" w:cs="宋体"/>
                <w:sz w:val="24"/>
                <w:szCs w:val="24"/>
              </w:rPr>
            </w:pPr>
            <w:hyperlink w:anchor="_bookmark54"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66DD8F23"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54" w:history="1">
              <w:r w:rsidR="002D0D3F">
                <w:rPr>
                  <w:rFonts w:ascii="Times New Roman"/>
                  <w:sz w:val="24"/>
                </w:rPr>
                <w:t>3.2</w:t>
              </w:r>
            </w:hyperlink>
          </w:p>
        </w:tc>
        <w:tc>
          <w:tcPr>
            <w:tcW w:w="7808" w:type="dxa"/>
            <w:tcBorders>
              <w:top w:val="nil"/>
              <w:left w:val="nil"/>
              <w:bottom w:val="nil"/>
              <w:right w:val="nil"/>
            </w:tcBorders>
          </w:tcPr>
          <w:p w14:paraId="5CC9166B" w14:textId="77777777" w:rsidR="00996552" w:rsidRDefault="00025C9E">
            <w:pPr>
              <w:pStyle w:val="TableParagraph"/>
              <w:tabs>
                <w:tab w:val="right" w:leader="dot" w:pos="7753"/>
              </w:tabs>
              <w:spacing w:line="350" w:lineRule="exact"/>
              <w:ind w:left="171"/>
              <w:rPr>
                <w:rFonts w:ascii="Times New Roman" w:eastAsia="Times New Roman" w:hAnsi="Times New Roman" w:cs="Times New Roman"/>
                <w:sz w:val="24"/>
                <w:szCs w:val="24"/>
                <w:lang w:eastAsia="zh-CN"/>
              </w:rPr>
            </w:pPr>
            <w:hyperlink w:anchor="_bookmark54"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14</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电网拓扑原理图</w:t>
              </w:r>
            </w:hyperlink>
            <w:r w:rsidR="002D0D3F">
              <w:rPr>
                <w:rFonts w:ascii="Times New Roman" w:eastAsia="Times New Roman" w:hAnsi="Times New Roman" w:cs="Times New Roman"/>
                <w:sz w:val="24"/>
                <w:szCs w:val="24"/>
                <w:lang w:eastAsia="zh-CN"/>
              </w:rPr>
              <w:tab/>
            </w:r>
            <w:hyperlink w:anchor="_bookmark54" w:history="1">
              <w:r w:rsidR="002D0D3F">
                <w:rPr>
                  <w:rFonts w:ascii="Times New Roman" w:eastAsia="Times New Roman" w:hAnsi="Times New Roman" w:cs="Times New Roman"/>
                  <w:sz w:val="24"/>
                  <w:szCs w:val="24"/>
                  <w:lang w:eastAsia="zh-CN"/>
                </w:rPr>
                <w:t>24</w:t>
              </w:r>
            </w:hyperlink>
          </w:p>
        </w:tc>
      </w:tr>
      <w:tr w:rsidR="00996552" w14:paraId="526AB4C5" w14:textId="77777777">
        <w:trPr>
          <w:trHeight w:hRule="exact" w:val="398"/>
        </w:trPr>
        <w:tc>
          <w:tcPr>
            <w:tcW w:w="343" w:type="dxa"/>
            <w:tcBorders>
              <w:top w:val="nil"/>
              <w:left w:val="nil"/>
              <w:bottom w:val="nil"/>
              <w:right w:val="nil"/>
            </w:tcBorders>
          </w:tcPr>
          <w:p w14:paraId="780A6F82" w14:textId="77777777" w:rsidR="00996552" w:rsidRDefault="00025C9E">
            <w:pPr>
              <w:pStyle w:val="TableParagraph"/>
              <w:spacing w:line="310" w:lineRule="exact"/>
              <w:ind w:left="55"/>
              <w:rPr>
                <w:rFonts w:ascii="宋体" w:eastAsia="宋体" w:hAnsi="宋体" w:cs="宋体"/>
                <w:sz w:val="24"/>
                <w:szCs w:val="24"/>
              </w:rPr>
            </w:pPr>
            <w:hyperlink w:anchor="_bookmark5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364D2C6"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55" w:history="1">
              <w:r w:rsidR="002D0D3F">
                <w:rPr>
                  <w:rFonts w:ascii="Times New Roman"/>
                  <w:sz w:val="24"/>
                </w:rPr>
                <w:t>3.3</w:t>
              </w:r>
            </w:hyperlink>
          </w:p>
        </w:tc>
        <w:tc>
          <w:tcPr>
            <w:tcW w:w="7808" w:type="dxa"/>
            <w:tcBorders>
              <w:top w:val="nil"/>
              <w:left w:val="nil"/>
              <w:bottom w:val="nil"/>
              <w:right w:val="nil"/>
            </w:tcBorders>
          </w:tcPr>
          <w:p w14:paraId="0DF6DC36" w14:textId="77777777" w:rsidR="00996552" w:rsidRDefault="00025C9E">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55" w:history="1">
              <w:r w:rsidR="002D0D3F">
                <w:rPr>
                  <w:rFonts w:ascii="宋体" w:eastAsia="宋体" w:hAnsi="宋体" w:cs="宋体"/>
                  <w:sz w:val="24"/>
                  <w:szCs w:val="24"/>
                  <w:lang w:eastAsia="zh-CN"/>
                </w:rPr>
                <w:t>基于传统复杂网络的拓扑建模</w:t>
              </w:r>
            </w:hyperlink>
            <w:r w:rsidR="002D0D3F">
              <w:rPr>
                <w:rFonts w:ascii="Times New Roman" w:eastAsia="Times New Roman" w:hAnsi="Times New Roman" w:cs="Times New Roman"/>
                <w:sz w:val="24"/>
                <w:szCs w:val="24"/>
                <w:lang w:eastAsia="zh-CN"/>
              </w:rPr>
              <w:tab/>
            </w:r>
            <w:hyperlink w:anchor="_bookmark55" w:history="1">
              <w:r w:rsidR="002D0D3F">
                <w:rPr>
                  <w:rFonts w:ascii="Times New Roman" w:eastAsia="Times New Roman" w:hAnsi="Times New Roman" w:cs="Times New Roman"/>
                  <w:sz w:val="24"/>
                  <w:szCs w:val="24"/>
                  <w:lang w:eastAsia="zh-CN"/>
                </w:rPr>
                <w:t>25</w:t>
              </w:r>
            </w:hyperlink>
          </w:p>
        </w:tc>
      </w:tr>
      <w:tr w:rsidR="00996552" w14:paraId="3AA45CDA" w14:textId="77777777">
        <w:trPr>
          <w:trHeight w:hRule="exact" w:val="402"/>
        </w:trPr>
        <w:tc>
          <w:tcPr>
            <w:tcW w:w="343" w:type="dxa"/>
            <w:tcBorders>
              <w:top w:val="nil"/>
              <w:left w:val="nil"/>
              <w:bottom w:val="nil"/>
              <w:right w:val="nil"/>
            </w:tcBorders>
          </w:tcPr>
          <w:p w14:paraId="62A5C966" w14:textId="77777777" w:rsidR="00996552" w:rsidRDefault="00025C9E">
            <w:pPr>
              <w:pStyle w:val="TableParagraph"/>
              <w:spacing w:line="312" w:lineRule="exact"/>
              <w:ind w:left="55"/>
              <w:rPr>
                <w:rFonts w:ascii="宋体" w:eastAsia="宋体" w:hAnsi="宋体" w:cs="宋体"/>
                <w:sz w:val="24"/>
                <w:szCs w:val="24"/>
              </w:rPr>
            </w:pPr>
            <w:hyperlink w:anchor="_bookmark5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D2C341C"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55" w:history="1">
              <w:r w:rsidR="002D0D3F">
                <w:rPr>
                  <w:rFonts w:ascii="Times New Roman"/>
                  <w:sz w:val="24"/>
                </w:rPr>
                <w:t>3.4</w:t>
              </w:r>
            </w:hyperlink>
          </w:p>
        </w:tc>
        <w:tc>
          <w:tcPr>
            <w:tcW w:w="7808" w:type="dxa"/>
            <w:tcBorders>
              <w:top w:val="nil"/>
              <w:left w:val="nil"/>
              <w:bottom w:val="nil"/>
              <w:right w:val="nil"/>
            </w:tcBorders>
          </w:tcPr>
          <w:p w14:paraId="73D7D8C8"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rPr>
            </w:pPr>
            <w:hyperlink w:anchor="_bookmark55" w:history="1">
              <w:r w:rsidR="002D0D3F">
                <w:rPr>
                  <w:rFonts w:ascii="宋体" w:eastAsia="宋体" w:hAnsi="宋体" w:cs="宋体"/>
                  <w:sz w:val="24"/>
                  <w:szCs w:val="24"/>
                </w:rPr>
                <w:t>基于</w:t>
              </w:r>
              <w:r w:rsidR="002D0D3F">
                <w:rPr>
                  <w:rFonts w:ascii="宋体" w:eastAsia="宋体" w:hAnsi="宋体" w:cs="宋体"/>
                  <w:spacing w:val="-54"/>
                  <w:sz w:val="24"/>
                  <w:szCs w:val="24"/>
                </w:rPr>
                <w:t xml:space="preserve"> </w:t>
              </w:r>
              <w:r w:rsidR="002D0D3F">
                <w:rPr>
                  <w:rFonts w:ascii="Times New Roman" w:eastAsia="Times New Roman" w:hAnsi="Times New Roman" w:cs="Times New Roman"/>
                  <w:i/>
                  <w:spacing w:val="7"/>
                  <w:sz w:val="24"/>
                  <w:szCs w:val="24"/>
                </w:rPr>
                <w:t>PageRank</w:t>
              </w:r>
              <w:r w:rsidR="002D0D3F">
                <w:rPr>
                  <w:rFonts w:ascii="Times New Roman" w:eastAsia="Times New Roman" w:hAnsi="Times New Roman" w:cs="Times New Roman"/>
                  <w:i/>
                  <w:spacing w:val="17"/>
                  <w:sz w:val="24"/>
                  <w:szCs w:val="24"/>
                </w:rPr>
                <w:t xml:space="preserve"> </w:t>
              </w:r>
              <w:r w:rsidR="002D0D3F">
                <w:rPr>
                  <w:rFonts w:ascii="宋体" w:eastAsia="宋体" w:hAnsi="宋体" w:cs="宋体"/>
                  <w:sz w:val="24"/>
                  <w:szCs w:val="24"/>
                </w:rPr>
                <w:t>的拓扑建模</w:t>
              </w:r>
            </w:hyperlink>
            <w:r w:rsidR="002D0D3F">
              <w:rPr>
                <w:rFonts w:ascii="Times New Roman" w:eastAsia="Times New Roman" w:hAnsi="Times New Roman" w:cs="Times New Roman"/>
                <w:sz w:val="24"/>
                <w:szCs w:val="24"/>
              </w:rPr>
              <w:tab/>
            </w:r>
            <w:hyperlink w:anchor="_bookmark55" w:history="1">
              <w:r w:rsidR="002D0D3F">
                <w:rPr>
                  <w:rFonts w:ascii="Times New Roman" w:eastAsia="Times New Roman" w:hAnsi="Times New Roman" w:cs="Times New Roman"/>
                  <w:sz w:val="24"/>
                  <w:szCs w:val="24"/>
                </w:rPr>
                <w:t>25</w:t>
              </w:r>
            </w:hyperlink>
          </w:p>
        </w:tc>
      </w:tr>
      <w:tr w:rsidR="00996552" w14:paraId="69BC56C8" w14:textId="77777777">
        <w:trPr>
          <w:trHeight w:hRule="exact" w:val="400"/>
        </w:trPr>
        <w:tc>
          <w:tcPr>
            <w:tcW w:w="343" w:type="dxa"/>
            <w:tcBorders>
              <w:top w:val="nil"/>
              <w:left w:val="nil"/>
              <w:bottom w:val="nil"/>
              <w:right w:val="nil"/>
            </w:tcBorders>
          </w:tcPr>
          <w:p w14:paraId="4E8AFC20" w14:textId="77777777" w:rsidR="00996552" w:rsidRDefault="00025C9E">
            <w:pPr>
              <w:pStyle w:val="TableParagraph"/>
              <w:spacing w:line="310" w:lineRule="exact"/>
              <w:ind w:left="55"/>
              <w:rPr>
                <w:rFonts w:ascii="宋体" w:eastAsia="宋体" w:hAnsi="宋体" w:cs="宋体"/>
                <w:sz w:val="24"/>
                <w:szCs w:val="24"/>
              </w:rPr>
            </w:pPr>
            <w:hyperlink w:anchor="_bookmark56"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4F724CD"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56" w:history="1">
              <w:r w:rsidR="002D0D3F">
                <w:rPr>
                  <w:rFonts w:ascii="Times New Roman"/>
                  <w:sz w:val="24"/>
                </w:rPr>
                <w:t>3.5</w:t>
              </w:r>
            </w:hyperlink>
          </w:p>
        </w:tc>
        <w:tc>
          <w:tcPr>
            <w:tcW w:w="7808" w:type="dxa"/>
            <w:tcBorders>
              <w:top w:val="nil"/>
              <w:left w:val="nil"/>
              <w:bottom w:val="nil"/>
              <w:right w:val="nil"/>
            </w:tcBorders>
          </w:tcPr>
          <w:p w14:paraId="584BA9C2" w14:textId="77777777" w:rsidR="00996552" w:rsidRDefault="00025C9E">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56" w:history="1">
              <w:r w:rsidR="002D0D3F">
                <w:rPr>
                  <w:rFonts w:ascii="宋体" w:eastAsia="宋体" w:hAnsi="宋体" w:cs="宋体"/>
                  <w:sz w:val="24"/>
                  <w:szCs w:val="24"/>
                  <w:lang w:eastAsia="zh-CN"/>
                </w:rPr>
                <w:t>电气介数与</w:t>
              </w:r>
              <w:r w:rsidR="002D0D3F">
                <w:rPr>
                  <w:rFonts w:ascii="宋体" w:eastAsia="宋体" w:hAnsi="宋体" w:cs="宋体"/>
                  <w:spacing w:val="-54"/>
                  <w:sz w:val="24"/>
                  <w:szCs w:val="24"/>
                  <w:lang w:eastAsia="zh-CN"/>
                </w:rPr>
                <w:t xml:space="preserve"> </w:t>
              </w:r>
              <w:r w:rsidR="002D0D3F">
                <w:rPr>
                  <w:rFonts w:ascii="Times New Roman" w:eastAsia="Times New Roman" w:hAnsi="Times New Roman" w:cs="Times New Roman"/>
                  <w:i/>
                  <w:spacing w:val="6"/>
                  <w:sz w:val="24"/>
                  <w:szCs w:val="24"/>
                  <w:lang w:eastAsia="zh-CN"/>
                </w:rPr>
                <w:t>PangRank</w:t>
              </w:r>
              <w:r w:rsidR="002D0D3F">
                <w:rPr>
                  <w:rFonts w:ascii="Times New Roman" w:eastAsia="Times New Roman" w:hAnsi="Times New Roman" w:cs="Times New Roman"/>
                  <w:i/>
                  <w:spacing w:val="17"/>
                  <w:sz w:val="24"/>
                  <w:szCs w:val="24"/>
                  <w:lang w:eastAsia="zh-CN"/>
                </w:rPr>
                <w:t xml:space="preserve"> </w:t>
              </w:r>
              <w:r w:rsidR="002D0D3F">
                <w:rPr>
                  <w:rFonts w:ascii="宋体" w:eastAsia="宋体" w:hAnsi="宋体" w:cs="宋体"/>
                  <w:sz w:val="24"/>
                  <w:szCs w:val="24"/>
                  <w:lang w:eastAsia="zh-CN"/>
                </w:rPr>
                <w:t>计算结果比较图</w:t>
              </w:r>
            </w:hyperlink>
            <w:r w:rsidR="002D0D3F">
              <w:rPr>
                <w:rFonts w:ascii="Times New Roman" w:eastAsia="Times New Roman" w:hAnsi="Times New Roman" w:cs="Times New Roman"/>
                <w:sz w:val="24"/>
                <w:szCs w:val="24"/>
                <w:lang w:eastAsia="zh-CN"/>
              </w:rPr>
              <w:tab/>
            </w:r>
            <w:hyperlink w:anchor="_bookmark56" w:history="1">
              <w:r w:rsidR="002D0D3F">
                <w:rPr>
                  <w:rFonts w:ascii="Times New Roman" w:eastAsia="Times New Roman" w:hAnsi="Times New Roman" w:cs="Times New Roman"/>
                  <w:sz w:val="24"/>
                  <w:szCs w:val="24"/>
                  <w:lang w:eastAsia="zh-CN"/>
                </w:rPr>
                <w:t>26</w:t>
              </w:r>
            </w:hyperlink>
          </w:p>
        </w:tc>
      </w:tr>
      <w:tr w:rsidR="00996552" w14:paraId="064D7282" w14:textId="77777777">
        <w:trPr>
          <w:trHeight w:hRule="exact" w:val="398"/>
        </w:trPr>
        <w:tc>
          <w:tcPr>
            <w:tcW w:w="343" w:type="dxa"/>
            <w:tcBorders>
              <w:top w:val="nil"/>
              <w:left w:val="nil"/>
              <w:bottom w:val="nil"/>
              <w:right w:val="nil"/>
            </w:tcBorders>
          </w:tcPr>
          <w:p w14:paraId="795A38A7" w14:textId="77777777" w:rsidR="00996552" w:rsidRDefault="00025C9E">
            <w:pPr>
              <w:pStyle w:val="TableParagraph"/>
              <w:spacing w:line="310" w:lineRule="exact"/>
              <w:ind w:left="55"/>
              <w:rPr>
                <w:rFonts w:ascii="宋体" w:eastAsia="宋体" w:hAnsi="宋体" w:cs="宋体"/>
                <w:sz w:val="24"/>
                <w:szCs w:val="24"/>
              </w:rPr>
            </w:pPr>
            <w:hyperlink w:anchor="_bookmark6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153C647E"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67" w:history="1">
              <w:r w:rsidR="002D0D3F">
                <w:rPr>
                  <w:rFonts w:ascii="Times New Roman"/>
                  <w:sz w:val="24"/>
                </w:rPr>
                <w:t>3.6</w:t>
              </w:r>
            </w:hyperlink>
          </w:p>
        </w:tc>
        <w:tc>
          <w:tcPr>
            <w:tcW w:w="7808" w:type="dxa"/>
            <w:tcBorders>
              <w:top w:val="nil"/>
              <w:left w:val="nil"/>
              <w:bottom w:val="nil"/>
              <w:right w:val="nil"/>
            </w:tcBorders>
          </w:tcPr>
          <w:p w14:paraId="48E7F922" w14:textId="77777777" w:rsidR="00996552" w:rsidRDefault="00025C9E">
            <w:pPr>
              <w:pStyle w:val="TableParagraph"/>
              <w:tabs>
                <w:tab w:val="right" w:leader="dot" w:pos="7753"/>
              </w:tabs>
              <w:spacing w:line="328" w:lineRule="exact"/>
              <w:ind w:left="161"/>
              <w:rPr>
                <w:rFonts w:ascii="Times New Roman" w:eastAsia="Times New Roman" w:hAnsi="Times New Roman" w:cs="Times New Roman"/>
                <w:sz w:val="24"/>
                <w:szCs w:val="24"/>
              </w:rPr>
            </w:pPr>
            <w:hyperlink w:anchor="_bookmark67" w:history="1">
              <w:r w:rsidR="002D0D3F">
                <w:rPr>
                  <w:rFonts w:ascii="宋体" w:eastAsia="宋体" w:hAnsi="宋体" w:cs="宋体"/>
                  <w:sz w:val="24"/>
                  <w:szCs w:val="24"/>
                </w:rPr>
                <w:t>稳态潮流计算流程图</w:t>
              </w:r>
            </w:hyperlink>
            <w:r w:rsidR="002D0D3F">
              <w:rPr>
                <w:rFonts w:ascii="Times New Roman" w:eastAsia="Times New Roman" w:hAnsi="Times New Roman" w:cs="Times New Roman"/>
                <w:sz w:val="24"/>
                <w:szCs w:val="24"/>
              </w:rPr>
              <w:tab/>
            </w:r>
            <w:hyperlink w:anchor="_bookmark67" w:history="1">
              <w:r w:rsidR="002D0D3F">
                <w:rPr>
                  <w:rFonts w:ascii="Times New Roman" w:eastAsia="Times New Roman" w:hAnsi="Times New Roman" w:cs="Times New Roman"/>
                  <w:sz w:val="24"/>
                  <w:szCs w:val="24"/>
                </w:rPr>
                <w:t>30</w:t>
              </w:r>
            </w:hyperlink>
          </w:p>
        </w:tc>
      </w:tr>
      <w:tr w:rsidR="00996552" w14:paraId="69894D7E" w14:textId="77777777">
        <w:trPr>
          <w:trHeight w:hRule="exact" w:val="402"/>
        </w:trPr>
        <w:tc>
          <w:tcPr>
            <w:tcW w:w="343" w:type="dxa"/>
            <w:tcBorders>
              <w:top w:val="nil"/>
              <w:left w:val="nil"/>
              <w:bottom w:val="nil"/>
              <w:right w:val="nil"/>
            </w:tcBorders>
          </w:tcPr>
          <w:p w14:paraId="642EA0F1" w14:textId="77777777" w:rsidR="00996552" w:rsidRDefault="00025C9E">
            <w:pPr>
              <w:pStyle w:val="TableParagraph"/>
              <w:spacing w:line="312" w:lineRule="exact"/>
              <w:ind w:left="55"/>
              <w:rPr>
                <w:rFonts w:ascii="宋体" w:eastAsia="宋体" w:hAnsi="宋体" w:cs="宋体"/>
                <w:sz w:val="24"/>
                <w:szCs w:val="24"/>
              </w:rPr>
            </w:pPr>
            <w:hyperlink w:anchor="_bookmark7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6BE134D6"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77" w:history="1">
              <w:r w:rsidR="002D0D3F">
                <w:rPr>
                  <w:rFonts w:ascii="Times New Roman"/>
                  <w:sz w:val="24"/>
                </w:rPr>
                <w:t>3.7</w:t>
              </w:r>
            </w:hyperlink>
          </w:p>
        </w:tc>
        <w:tc>
          <w:tcPr>
            <w:tcW w:w="7808" w:type="dxa"/>
            <w:tcBorders>
              <w:top w:val="nil"/>
              <w:left w:val="nil"/>
              <w:bottom w:val="nil"/>
              <w:right w:val="nil"/>
            </w:tcBorders>
          </w:tcPr>
          <w:p w14:paraId="39B4D62D" w14:textId="77777777" w:rsidR="00996552" w:rsidRDefault="00025C9E">
            <w:pPr>
              <w:pStyle w:val="TableParagraph"/>
              <w:tabs>
                <w:tab w:val="right" w:leader="dot" w:pos="7753"/>
              </w:tabs>
              <w:spacing w:line="350" w:lineRule="exact"/>
              <w:ind w:left="171"/>
              <w:rPr>
                <w:rFonts w:ascii="Times New Roman" w:eastAsia="Times New Roman" w:hAnsi="Times New Roman" w:cs="Times New Roman"/>
                <w:sz w:val="24"/>
                <w:szCs w:val="24"/>
                <w:lang w:eastAsia="zh-CN"/>
              </w:rPr>
            </w:pPr>
            <w:hyperlink w:anchor="_bookmark77"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连续潮流下</w:t>
              </w:r>
              <w:r w:rsidR="002D0D3F">
                <w:rPr>
                  <w:rFonts w:ascii="宋体" w:eastAsia="宋体" w:hAnsi="宋体" w:cs="宋体"/>
                  <w:spacing w:val="-60"/>
                  <w:sz w:val="24"/>
                  <w:szCs w:val="24"/>
                  <w:lang w:eastAsia="zh-CN"/>
                </w:rPr>
                <w:t xml:space="preserve"> </w:t>
              </w:r>
              <w:r w:rsidR="002D0D3F">
                <w:rPr>
                  <w:rFonts w:ascii="Times New Roman" w:eastAsia="Times New Roman" w:hAnsi="Times New Roman" w:cs="Times New Roman"/>
                  <w:sz w:val="24"/>
                  <w:szCs w:val="24"/>
                  <w:lang w:eastAsia="zh-CN"/>
                </w:rPr>
                <w:t xml:space="preserve">PV </w:t>
              </w:r>
              <w:r w:rsidR="002D0D3F">
                <w:rPr>
                  <w:rFonts w:ascii="宋体" w:eastAsia="宋体" w:hAnsi="宋体" w:cs="宋体"/>
                  <w:sz w:val="24"/>
                  <w:szCs w:val="24"/>
                  <w:lang w:eastAsia="zh-CN"/>
                </w:rPr>
                <w:t>特性曲线</w:t>
              </w:r>
            </w:hyperlink>
            <w:r w:rsidR="002D0D3F">
              <w:rPr>
                <w:rFonts w:ascii="Times New Roman" w:eastAsia="Times New Roman" w:hAnsi="Times New Roman" w:cs="Times New Roman"/>
                <w:sz w:val="24"/>
                <w:szCs w:val="24"/>
                <w:lang w:eastAsia="zh-CN"/>
              </w:rPr>
              <w:tab/>
            </w:r>
            <w:hyperlink w:anchor="_bookmark77" w:history="1">
              <w:r w:rsidR="002D0D3F">
                <w:rPr>
                  <w:rFonts w:ascii="Times New Roman" w:eastAsia="Times New Roman" w:hAnsi="Times New Roman" w:cs="Times New Roman"/>
                  <w:sz w:val="24"/>
                  <w:szCs w:val="24"/>
                  <w:lang w:eastAsia="zh-CN"/>
                </w:rPr>
                <w:t>33</w:t>
              </w:r>
            </w:hyperlink>
          </w:p>
        </w:tc>
      </w:tr>
      <w:tr w:rsidR="00996552" w14:paraId="683F6514" w14:textId="77777777">
        <w:trPr>
          <w:trHeight w:hRule="exact" w:val="400"/>
        </w:trPr>
        <w:tc>
          <w:tcPr>
            <w:tcW w:w="343" w:type="dxa"/>
            <w:tcBorders>
              <w:top w:val="nil"/>
              <w:left w:val="nil"/>
              <w:bottom w:val="nil"/>
              <w:right w:val="nil"/>
            </w:tcBorders>
          </w:tcPr>
          <w:p w14:paraId="536ED01C" w14:textId="77777777" w:rsidR="00996552" w:rsidRDefault="00025C9E">
            <w:pPr>
              <w:pStyle w:val="TableParagraph"/>
              <w:spacing w:line="310" w:lineRule="exact"/>
              <w:ind w:left="55"/>
              <w:rPr>
                <w:rFonts w:ascii="宋体" w:eastAsia="宋体" w:hAnsi="宋体" w:cs="宋体"/>
                <w:sz w:val="24"/>
                <w:szCs w:val="24"/>
              </w:rPr>
            </w:pPr>
            <w:hyperlink w:anchor="_bookmark79"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D32AD3E"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79" w:history="1">
              <w:r w:rsidR="002D0D3F">
                <w:rPr>
                  <w:rFonts w:ascii="Times New Roman"/>
                  <w:sz w:val="24"/>
                </w:rPr>
                <w:t>3.8</w:t>
              </w:r>
            </w:hyperlink>
          </w:p>
        </w:tc>
        <w:tc>
          <w:tcPr>
            <w:tcW w:w="7808" w:type="dxa"/>
            <w:tcBorders>
              <w:top w:val="nil"/>
              <w:left w:val="nil"/>
              <w:bottom w:val="nil"/>
              <w:right w:val="nil"/>
            </w:tcBorders>
          </w:tcPr>
          <w:p w14:paraId="7C2D1303"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79"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w:t>
              </w:r>
              <w:r w:rsidR="002D0D3F">
                <w:rPr>
                  <w:rFonts w:ascii="宋体" w:eastAsia="宋体" w:hAnsi="宋体" w:cs="宋体"/>
                  <w:spacing w:val="-60"/>
                  <w:sz w:val="24"/>
                  <w:szCs w:val="24"/>
                  <w:lang w:eastAsia="zh-CN"/>
                </w:rPr>
                <w:t xml:space="preserve"> </w:t>
              </w:r>
              <w:r w:rsidR="002D0D3F">
                <w:rPr>
                  <w:rFonts w:ascii="Times New Roman" w:eastAsia="Times New Roman" w:hAnsi="Times New Roman" w:cs="Times New Roman"/>
                  <w:sz w:val="24"/>
                  <w:szCs w:val="24"/>
                  <w:lang w:eastAsia="zh-CN"/>
                </w:rPr>
                <w:t>1</w:t>
              </w:r>
              <w:r w:rsidR="002D0D3F">
                <w:rPr>
                  <w:rFonts w:ascii="宋体" w:eastAsia="宋体" w:hAnsi="宋体" w:cs="宋体"/>
                  <w:sz w:val="24"/>
                  <w:szCs w:val="24"/>
                  <w:lang w:eastAsia="zh-CN"/>
                </w:rPr>
                <w:t>、</w:t>
              </w:r>
              <w:r w:rsidR="002D0D3F">
                <w:rPr>
                  <w:rFonts w:ascii="Times New Roman" w:eastAsia="Times New Roman" w:hAnsi="Times New Roman" w:cs="Times New Roman"/>
                  <w:sz w:val="24"/>
                  <w:szCs w:val="24"/>
                  <w:lang w:eastAsia="zh-CN"/>
                </w:rPr>
                <w:t>3</w:t>
              </w:r>
              <w:r w:rsidR="002D0D3F">
                <w:rPr>
                  <w:rFonts w:ascii="宋体" w:eastAsia="宋体" w:hAnsi="宋体" w:cs="宋体"/>
                  <w:sz w:val="24"/>
                  <w:szCs w:val="24"/>
                  <w:lang w:eastAsia="zh-CN"/>
                </w:rPr>
                <w:t>、</w:t>
              </w:r>
              <w:r w:rsidR="002D0D3F">
                <w:rPr>
                  <w:rFonts w:ascii="Times New Roman" w:eastAsia="Times New Roman" w:hAnsi="Times New Roman" w:cs="Times New Roman"/>
                  <w:sz w:val="24"/>
                  <w:szCs w:val="24"/>
                  <w:lang w:eastAsia="zh-CN"/>
                </w:rPr>
                <w:t>4</w:t>
              </w:r>
              <w:r w:rsidR="002D0D3F">
                <w:rPr>
                  <w:rFonts w:ascii="宋体" w:eastAsia="宋体" w:hAnsi="宋体" w:cs="宋体"/>
                  <w:sz w:val="24"/>
                  <w:szCs w:val="24"/>
                  <w:lang w:eastAsia="zh-CN"/>
                </w:rPr>
                <w:t>、</w:t>
              </w:r>
              <w:r w:rsidR="002D0D3F">
                <w:rPr>
                  <w:rFonts w:ascii="Times New Roman" w:eastAsia="Times New Roman" w:hAnsi="Times New Roman" w:cs="Times New Roman"/>
                  <w:sz w:val="24"/>
                  <w:szCs w:val="24"/>
                  <w:lang w:eastAsia="zh-CN"/>
                </w:rPr>
                <w:t xml:space="preserve">9 </w:t>
              </w:r>
              <w:r w:rsidR="002D0D3F">
                <w:rPr>
                  <w:rFonts w:ascii="宋体" w:eastAsia="宋体" w:hAnsi="宋体" w:cs="宋体"/>
                  <w:sz w:val="24"/>
                  <w:szCs w:val="24"/>
                  <w:lang w:eastAsia="zh-CN"/>
                </w:rPr>
                <w:t>负荷节点灵敏度趋势图</w:t>
              </w:r>
            </w:hyperlink>
            <w:r w:rsidR="002D0D3F">
              <w:rPr>
                <w:rFonts w:ascii="Times New Roman" w:eastAsia="Times New Roman" w:hAnsi="Times New Roman" w:cs="Times New Roman"/>
                <w:sz w:val="24"/>
                <w:szCs w:val="24"/>
                <w:lang w:eastAsia="zh-CN"/>
              </w:rPr>
              <w:tab/>
            </w:r>
            <w:hyperlink w:anchor="_bookmark79" w:history="1">
              <w:r w:rsidR="002D0D3F">
                <w:rPr>
                  <w:rFonts w:ascii="Times New Roman" w:eastAsia="Times New Roman" w:hAnsi="Times New Roman" w:cs="Times New Roman"/>
                  <w:sz w:val="24"/>
                  <w:szCs w:val="24"/>
                  <w:lang w:eastAsia="zh-CN"/>
                </w:rPr>
                <w:t>34</w:t>
              </w:r>
            </w:hyperlink>
          </w:p>
        </w:tc>
      </w:tr>
      <w:tr w:rsidR="00996552" w14:paraId="6E06A844" w14:textId="77777777">
        <w:trPr>
          <w:trHeight w:hRule="exact" w:val="398"/>
        </w:trPr>
        <w:tc>
          <w:tcPr>
            <w:tcW w:w="343" w:type="dxa"/>
            <w:tcBorders>
              <w:top w:val="nil"/>
              <w:left w:val="nil"/>
              <w:bottom w:val="nil"/>
              <w:right w:val="nil"/>
            </w:tcBorders>
          </w:tcPr>
          <w:p w14:paraId="6315AE5E" w14:textId="77777777" w:rsidR="00996552" w:rsidRDefault="00025C9E">
            <w:pPr>
              <w:pStyle w:val="TableParagraph"/>
              <w:spacing w:line="310" w:lineRule="exact"/>
              <w:ind w:left="55"/>
              <w:rPr>
                <w:rFonts w:ascii="宋体" w:eastAsia="宋体" w:hAnsi="宋体" w:cs="宋体"/>
                <w:sz w:val="24"/>
                <w:szCs w:val="24"/>
              </w:rPr>
            </w:pPr>
            <w:hyperlink w:anchor="_bookmark88"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1CF40E3"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88" w:history="1">
              <w:r w:rsidR="002D0D3F">
                <w:rPr>
                  <w:rFonts w:ascii="Times New Roman"/>
                  <w:sz w:val="24"/>
                </w:rPr>
                <w:t>4.1</w:t>
              </w:r>
            </w:hyperlink>
          </w:p>
        </w:tc>
        <w:tc>
          <w:tcPr>
            <w:tcW w:w="7808" w:type="dxa"/>
            <w:tcBorders>
              <w:top w:val="nil"/>
              <w:left w:val="nil"/>
              <w:bottom w:val="nil"/>
              <w:right w:val="nil"/>
            </w:tcBorders>
          </w:tcPr>
          <w:p w14:paraId="16F91E28" w14:textId="77777777" w:rsidR="00996552" w:rsidRDefault="00025C9E">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88" w:history="1">
              <w:r w:rsidR="002D0D3F">
                <w:rPr>
                  <w:rFonts w:ascii="宋体" w:eastAsia="宋体" w:hAnsi="宋体" w:cs="宋体"/>
                  <w:sz w:val="24"/>
                  <w:szCs w:val="24"/>
                  <w:lang w:eastAsia="zh-CN"/>
                </w:rPr>
                <w:t>电力系统脆弱性评估指标集</w:t>
              </w:r>
            </w:hyperlink>
            <w:r w:rsidR="002D0D3F">
              <w:rPr>
                <w:rFonts w:ascii="Times New Roman" w:eastAsia="Times New Roman" w:hAnsi="Times New Roman" w:cs="Times New Roman"/>
                <w:sz w:val="24"/>
                <w:szCs w:val="24"/>
                <w:lang w:eastAsia="zh-CN"/>
              </w:rPr>
              <w:tab/>
            </w:r>
            <w:hyperlink w:anchor="_bookmark88" w:history="1">
              <w:r w:rsidR="002D0D3F">
                <w:rPr>
                  <w:rFonts w:ascii="Times New Roman" w:eastAsia="Times New Roman" w:hAnsi="Times New Roman" w:cs="Times New Roman"/>
                  <w:sz w:val="24"/>
                  <w:szCs w:val="24"/>
                  <w:lang w:eastAsia="zh-CN"/>
                </w:rPr>
                <w:t>39</w:t>
              </w:r>
            </w:hyperlink>
          </w:p>
        </w:tc>
      </w:tr>
      <w:tr w:rsidR="00996552" w14:paraId="58BC2F4B" w14:textId="77777777">
        <w:trPr>
          <w:trHeight w:hRule="exact" w:val="400"/>
        </w:trPr>
        <w:tc>
          <w:tcPr>
            <w:tcW w:w="343" w:type="dxa"/>
            <w:tcBorders>
              <w:top w:val="nil"/>
              <w:left w:val="nil"/>
              <w:bottom w:val="nil"/>
              <w:right w:val="nil"/>
            </w:tcBorders>
          </w:tcPr>
          <w:p w14:paraId="10721A57" w14:textId="77777777" w:rsidR="00996552" w:rsidRDefault="00025C9E">
            <w:pPr>
              <w:pStyle w:val="TableParagraph"/>
              <w:spacing w:line="312" w:lineRule="exact"/>
              <w:ind w:left="55"/>
              <w:rPr>
                <w:rFonts w:ascii="宋体" w:eastAsia="宋体" w:hAnsi="宋体" w:cs="宋体"/>
                <w:sz w:val="24"/>
                <w:szCs w:val="24"/>
              </w:rPr>
            </w:pPr>
            <w:hyperlink w:anchor="_bookmark9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46922CC"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95" w:history="1">
              <w:r w:rsidR="002D0D3F">
                <w:rPr>
                  <w:rFonts w:ascii="Times New Roman"/>
                  <w:sz w:val="24"/>
                </w:rPr>
                <w:t>4.2</w:t>
              </w:r>
            </w:hyperlink>
          </w:p>
        </w:tc>
        <w:tc>
          <w:tcPr>
            <w:tcW w:w="7808" w:type="dxa"/>
            <w:tcBorders>
              <w:top w:val="nil"/>
              <w:left w:val="nil"/>
              <w:bottom w:val="nil"/>
              <w:right w:val="nil"/>
            </w:tcBorders>
          </w:tcPr>
          <w:p w14:paraId="50689F82"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rPr>
            </w:pPr>
            <w:hyperlink w:anchor="_bookmark95" w:history="1">
              <w:r w:rsidR="002D0D3F">
                <w:rPr>
                  <w:rFonts w:ascii="宋体" w:eastAsia="宋体" w:hAnsi="宋体" w:cs="宋体"/>
                  <w:sz w:val="24"/>
                  <w:szCs w:val="24"/>
                </w:rPr>
                <w:t>熵权法计算流程图</w:t>
              </w:r>
            </w:hyperlink>
            <w:r w:rsidR="002D0D3F">
              <w:rPr>
                <w:rFonts w:ascii="Times New Roman" w:eastAsia="Times New Roman" w:hAnsi="Times New Roman" w:cs="Times New Roman"/>
                <w:sz w:val="24"/>
                <w:szCs w:val="24"/>
              </w:rPr>
              <w:tab/>
            </w:r>
            <w:hyperlink w:anchor="_bookmark95" w:history="1">
              <w:r w:rsidR="002D0D3F">
                <w:rPr>
                  <w:rFonts w:ascii="Times New Roman" w:eastAsia="Times New Roman" w:hAnsi="Times New Roman" w:cs="Times New Roman"/>
                  <w:sz w:val="24"/>
                  <w:szCs w:val="24"/>
                </w:rPr>
                <w:t>43</w:t>
              </w:r>
            </w:hyperlink>
          </w:p>
        </w:tc>
      </w:tr>
      <w:tr w:rsidR="00996552" w14:paraId="68F797F7" w14:textId="77777777">
        <w:trPr>
          <w:trHeight w:hRule="exact" w:val="400"/>
        </w:trPr>
        <w:tc>
          <w:tcPr>
            <w:tcW w:w="343" w:type="dxa"/>
            <w:tcBorders>
              <w:top w:val="nil"/>
              <w:left w:val="nil"/>
              <w:bottom w:val="nil"/>
              <w:right w:val="nil"/>
            </w:tcBorders>
          </w:tcPr>
          <w:p w14:paraId="466F2DC2" w14:textId="77777777" w:rsidR="00996552" w:rsidRDefault="00025C9E">
            <w:pPr>
              <w:pStyle w:val="TableParagraph"/>
              <w:spacing w:line="312" w:lineRule="exact"/>
              <w:ind w:left="55"/>
              <w:rPr>
                <w:rFonts w:ascii="宋体" w:eastAsia="宋体" w:hAnsi="宋体" w:cs="宋体"/>
                <w:sz w:val="24"/>
                <w:szCs w:val="24"/>
              </w:rPr>
            </w:pPr>
            <w:hyperlink w:anchor="_bookmark10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23B3954"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102" w:history="1">
              <w:r w:rsidR="002D0D3F">
                <w:rPr>
                  <w:rFonts w:ascii="Times New Roman"/>
                  <w:sz w:val="24"/>
                </w:rPr>
                <w:t>4.3</w:t>
              </w:r>
            </w:hyperlink>
          </w:p>
        </w:tc>
        <w:tc>
          <w:tcPr>
            <w:tcW w:w="7808" w:type="dxa"/>
            <w:tcBorders>
              <w:top w:val="nil"/>
              <w:left w:val="nil"/>
              <w:bottom w:val="nil"/>
              <w:right w:val="nil"/>
            </w:tcBorders>
          </w:tcPr>
          <w:p w14:paraId="25131ACB"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102" w:history="1">
              <w:r w:rsidR="002D0D3F">
                <w:rPr>
                  <w:rFonts w:ascii="宋体" w:eastAsia="宋体" w:hAnsi="宋体" w:cs="宋体"/>
                  <w:sz w:val="24"/>
                  <w:szCs w:val="24"/>
                  <w:lang w:eastAsia="zh-CN"/>
                </w:rPr>
                <w:t>离差最大化权重分配流程图</w:t>
              </w:r>
            </w:hyperlink>
            <w:r w:rsidR="002D0D3F">
              <w:rPr>
                <w:rFonts w:ascii="Times New Roman" w:eastAsia="Times New Roman" w:hAnsi="Times New Roman" w:cs="Times New Roman"/>
                <w:sz w:val="24"/>
                <w:szCs w:val="24"/>
                <w:lang w:eastAsia="zh-CN"/>
              </w:rPr>
              <w:tab/>
            </w:r>
            <w:hyperlink w:anchor="_bookmark102" w:history="1">
              <w:r w:rsidR="002D0D3F">
                <w:rPr>
                  <w:rFonts w:ascii="Times New Roman" w:eastAsia="Times New Roman" w:hAnsi="Times New Roman" w:cs="Times New Roman"/>
                  <w:sz w:val="24"/>
                  <w:szCs w:val="24"/>
                  <w:lang w:eastAsia="zh-CN"/>
                </w:rPr>
                <w:t>47</w:t>
              </w:r>
            </w:hyperlink>
          </w:p>
        </w:tc>
      </w:tr>
      <w:tr w:rsidR="00996552" w14:paraId="5E0E6450" w14:textId="77777777">
        <w:trPr>
          <w:trHeight w:hRule="exact" w:val="400"/>
        </w:trPr>
        <w:tc>
          <w:tcPr>
            <w:tcW w:w="343" w:type="dxa"/>
            <w:tcBorders>
              <w:top w:val="nil"/>
              <w:left w:val="nil"/>
              <w:bottom w:val="nil"/>
              <w:right w:val="nil"/>
            </w:tcBorders>
          </w:tcPr>
          <w:p w14:paraId="7D8DBDBC" w14:textId="77777777" w:rsidR="00996552" w:rsidRDefault="00025C9E">
            <w:pPr>
              <w:pStyle w:val="TableParagraph"/>
              <w:spacing w:line="312" w:lineRule="exact"/>
              <w:ind w:left="55"/>
              <w:rPr>
                <w:rFonts w:ascii="宋体" w:eastAsia="宋体" w:hAnsi="宋体" w:cs="宋体"/>
                <w:sz w:val="24"/>
                <w:szCs w:val="24"/>
              </w:rPr>
            </w:pPr>
            <w:hyperlink w:anchor="_bookmark10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1B4E1CA"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105" w:history="1">
              <w:r w:rsidR="002D0D3F">
                <w:rPr>
                  <w:rFonts w:ascii="Times New Roman"/>
                  <w:sz w:val="24"/>
                </w:rPr>
                <w:t>4.4</w:t>
              </w:r>
            </w:hyperlink>
          </w:p>
        </w:tc>
        <w:tc>
          <w:tcPr>
            <w:tcW w:w="7808" w:type="dxa"/>
            <w:tcBorders>
              <w:top w:val="nil"/>
              <w:left w:val="nil"/>
              <w:bottom w:val="nil"/>
              <w:right w:val="nil"/>
            </w:tcBorders>
          </w:tcPr>
          <w:p w14:paraId="5346CC09"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105" w:history="1">
              <w:r w:rsidR="002D0D3F">
                <w:rPr>
                  <w:rFonts w:ascii="宋体" w:eastAsia="宋体" w:hAnsi="宋体" w:cs="宋体"/>
                  <w:sz w:val="24"/>
                  <w:szCs w:val="24"/>
                  <w:lang w:eastAsia="zh-CN"/>
                </w:rPr>
                <w:t>系统二级脆弱性指标权重图</w:t>
              </w:r>
            </w:hyperlink>
            <w:r w:rsidR="002D0D3F">
              <w:rPr>
                <w:rFonts w:ascii="Times New Roman" w:eastAsia="Times New Roman" w:hAnsi="Times New Roman" w:cs="Times New Roman"/>
                <w:sz w:val="24"/>
                <w:szCs w:val="24"/>
                <w:lang w:eastAsia="zh-CN"/>
              </w:rPr>
              <w:tab/>
            </w:r>
            <w:hyperlink w:anchor="_bookmark105" w:history="1">
              <w:r w:rsidR="002D0D3F">
                <w:rPr>
                  <w:rFonts w:ascii="Times New Roman" w:eastAsia="Times New Roman" w:hAnsi="Times New Roman" w:cs="Times New Roman"/>
                  <w:sz w:val="24"/>
                  <w:szCs w:val="24"/>
                  <w:lang w:eastAsia="zh-CN"/>
                </w:rPr>
                <w:t>48</w:t>
              </w:r>
            </w:hyperlink>
          </w:p>
        </w:tc>
      </w:tr>
      <w:tr w:rsidR="00996552" w14:paraId="11253DFC" w14:textId="77777777">
        <w:trPr>
          <w:trHeight w:hRule="exact" w:val="400"/>
        </w:trPr>
        <w:tc>
          <w:tcPr>
            <w:tcW w:w="343" w:type="dxa"/>
            <w:tcBorders>
              <w:top w:val="nil"/>
              <w:left w:val="nil"/>
              <w:bottom w:val="nil"/>
              <w:right w:val="nil"/>
            </w:tcBorders>
          </w:tcPr>
          <w:p w14:paraId="692B323E" w14:textId="77777777" w:rsidR="00996552" w:rsidRDefault="00025C9E">
            <w:pPr>
              <w:pStyle w:val="TableParagraph"/>
              <w:spacing w:line="312" w:lineRule="exact"/>
              <w:ind w:left="55"/>
              <w:rPr>
                <w:rFonts w:ascii="宋体" w:eastAsia="宋体" w:hAnsi="宋体" w:cs="宋体"/>
                <w:sz w:val="24"/>
                <w:szCs w:val="24"/>
              </w:rPr>
            </w:pPr>
            <w:hyperlink w:anchor="_bookmark11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93364EB"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110" w:history="1">
              <w:r w:rsidR="002D0D3F">
                <w:rPr>
                  <w:rFonts w:ascii="Times New Roman"/>
                  <w:sz w:val="24"/>
                </w:rPr>
                <w:t>4.5</w:t>
              </w:r>
            </w:hyperlink>
          </w:p>
        </w:tc>
        <w:tc>
          <w:tcPr>
            <w:tcW w:w="7808" w:type="dxa"/>
            <w:tcBorders>
              <w:top w:val="nil"/>
              <w:left w:val="nil"/>
              <w:bottom w:val="nil"/>
              <w:right w:val="nil"/>
            </w:tcBorders>
          </w:tcPr>
          <w:p w14:paraId="03B35089"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rPr>
            </w:pPr>
            <w:hyperlink w:anchor="_bookmark110" w:history="1">
              <w:r w:rsidR="002D0D3F">
                <w:rPr>
                  <w:rFonts w:ascii="宋体" w:eastAsia="宋体" w:hAnsi="宋体" w:cs="宋体"/>
                  <w:sz w:val="24"/>
                  <w:szCs w:val="24"/>
                </w:rPr>
                <w:t>对事件</w:t>
              </w:r>
              <w:r w:rsidR="002D0D3F">
                <w:rPr>
                  <w:rFonts w:ascii="宋体" w:eastAsia="宋体" w:hAnsi="宋体" w:cs="宋体"/>
                  <w:spacing w:val="-60"/>
                  <w:sz w:val="24"/>
                  <w:szCs w:val="24"/>
                </w:rPr>
                <w:t xml:space="preserve"> </w:t>
              </w:r>
              <w:r w:rsidR="002D0D3F">
                <w:rPr>
                  <w:rFonts w:ascii="Times New Roman" w:eastAsia="Times New Roman" w:hAnsi="Times New Roman" w:cs="Times New Roman"/>
                  <w:sz w:val="24"/>
                  <w:szCs w:val="24"/>
                </w:rPr>
                <w:t xml:space="preserve">A </w:t>
              </w:r>
              <w:r w:rsidR="002D0D3F">
                <w:rPr>
                  <w:rFonts w:ascii="宋体" w:eastAsia="宋体" w:hAnsi="宋体" w:cs="宋体"/>
                  <w:sz w:val="24"/>
                  <w:szCs w:val="24"/>
                </w:rPr>
                <w:t>的不确定性描述</w:t>
              </w:r>
            </w:hyperlink>
            <w:r w:rsidR="002D0D3F">
              <w:rPr>
                <w:rFonts w:ascii="Times New Roman" w:eastAsia="Times New Roman" w:hAnsi="Times New Roman" w:cs="Times New Roman"/>
                <w:sz w:val="24"/>
                <w:szCs w:val="24"/>
              </w:rPr>
              <w:tab/>
            </w:r>
            <w:hyperlink w:anchor="_bookmark110" w:history="1">
              <w:r w:rsidR="002D0D3F">
                <w:rPr>
                  <w:rFonts w:ascii="Times New Roman" w:eastAsia="Times New Roman" w:hAnsi="Times New Roman" w:cs="Times New Roman"/>
                  <w:sz w:val="24"/>
                  <w:szCs w:val="24"/>
                </w:rPr>
                <w:t>50</w:t>
              </w:r>
            </w:hyperlink>
          </w:p>
        </w:tc>
      </w:tr>
      <w:tr w:rsidR="00996552" w14:paraId="7B382DE4" w14:textId="77777777">
        <w:trPr>
          <w:trHeight w:hRule="exact" w:val="400"/>
        </w:trPr>
        <w:tc>
          <w:tcPr>
            <w:tcW w:w="343" w:type="dxa"/>
            <w:tcBorders>
              <w:top w:val="nil"/>
              <w:left w:val="nil"/>
              <w:bottom w:val="nil"/>
              <w:right w:val="nil"/>
            </w:tcBorders>
          </w:tcPr>
          <w:p w14:paraId="5CC7B873" w14:textId="77777777" w:rsidR="00996552" w:rsidRDefault="00025C9E">
            <w:pPr>
              <w:pStyle w:val="TableParagraph"/>
              <w:spacing w:line="312" w:lineRule="exact"/>
              <w:ind w:left="55"/>
              <w:rPr>
                <w:rFonts w:ascii="宋体" w:eastAsia="宋体" w:hAnsi="宋体" w:cs="宋体"/>
                <w:sz w:val="24"/>
                <w:szCs w:val="24"/>
              </w:rPr>
            </w:pPr>
            <w:hyperlink w:anchor="_bookmark11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4FBEDB0"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117" w:history="1">
              <w:r w:rsidR="002D0D3F">
                <w:rPr>
                  <w:rFonts w:ascii="Times New Roman"/>
                  <w:sz w:val="24"/>
                </w:rPr>
                <w:t>4.6</w:t>
              </w:r>
            </w:hyperlink>
          </w:p>
        </w:tc>
        <w:tc>
          <w:tcPr>
            <w:tcW w:w="7808" w:type="dxa"/>
            <w:tcBorders>
              <w:top w:val="nil"/>
              <w:left w:val="nil"/>
              <w:bottom w:val="nil"/>
              <w:right w:val="nil"/>
            </w:tcBorders>
          </w:tcPr>
          <w:p w14:paraId="7FDA77F0" w14:textId="77777777" w:rsidR="00996552" w:rsidRDefault="00025C9E">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117" w:history="1">
              <w:r w:rsidR="002D0D3F">
                <w:rPr>
                  <w:rFonts w:ascii="宋体" w:eastAsia="宋体" w:hAnsi="宋体" w:cs="宋体"/>
                  <w:sz w:val="24"/>
                  <w:szCs w:val="24"/>
                  <w:lang w:eastAsia="zh-CN"/>
                </w:rPr>
                <w:t>系统脆弱性综合评估模型流程图</w:t>
              </w:r>
            </w:hyperlink>
            <w:r w:rsidR="002D0D3F">
              <w:rPr>
                <w:rFonts w:ascii="Times New Roman" w:eastAsia="Times New Roman" w:hAnsi="Times New Roman" w:cs="Times New Roman"/>
                <w:sz w:val="24"/>
                <w:szCs w:val="24"/>
                <w:lang w:eastAsia="zh-CN"/>
              </w:rPr>
              <w:tab/>
            </w:r>
            <w:hyperlink w:anchor="_bookmark117" w:history="1">
              <w:r w:rsidR="002D0D3F">
                <w:rPr>
                  <w:rFonts w:ascii="Times New Roman" w:eastAsia="Times New Roman" w:hAnsi="Times New Roman" w:cs="Times New Roman"/>
                  <w:sz w:val="24"/>
                  <w:szCs w:val="24"/>
                  <w:lang w:eastAsia="zh-CN"/>
                </w:rPr>
                <w:t>53</w:t>
              </w:r>
            </w:hyperlink>
          </w:p>
        </w:tc>
      </w:tr>
      <w:tr w:rsidR="00996552" w14:paraId="17DBEE4B" w14:textId="77777777">
        <w:trPr>
          <w:trHeight w:hRule="exact" w:val="402"/>
        </w:trPr>
        <w:tc>
          <w:tcPr>
            <w:tcW w:w="343" w:type="dxa"/>
            <w:tcBorders>
              <w:top w:val="nil"/>
              <w:left w:val="nil"/>
              <w:bottom w:val="nil"/>
              <w:right w:val="nil"/>
            </w:tcBorders>
          </w:tcPr>
          <w:p w14:paraId="35457FD6" w14:textId="77777777" w:rsidR="00996552" w:rsidRDefault="00025C9E">
            <w:pPr>
              <w:pStyle w:val="TableParagraph"/>
              <w:spacing w:line="312" w:lineRule="exact"/>
              <w:ind w:left="55"/>
              <w:rPr>
                <w:rFonts w:ascii="宋体" w:eastAsia="宋体" w:hAnsi="宋体" w:cs="宋体"/>
                <w:sz w:val="24"/>
                <w:szCs w:val="24"/>
              </w:rPr>
            </w:pPr>
            <w:hyperlink w:anchor="_bookmark12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645FFE5" w14:textId="77777777" w:rsidR="00996552" w:rsidRDefault="00025C9E">
            <w:pPr>
              <w:pStyle w:val="TableParagraph"/>
              <w:spacing w:before="54"/>
              <w:ind w:left="47"/>
              <w:rPr>
                <w:rFonts w:ascii="Times New Roman" w:eastAsia="Times New Roman" w:hAnsi="Times New Roman" w:cs="Times New Roman"/>
                <w:sz w:val="24"/>
                <w:szCs w:val="24"/>
              </w:rPr>
            </w:pPr>
            <w:hyperlink w:anchor="_bookmark123" w:history="1">
              <w:r w:rsidR="002D0D3F">
                <w:rPr>
                  <w:rFonts w:ascii="Times New Roman"/>
                  <w:sz w:val="24"/>
                </w:rPr>
                <w:t>5.1</w:t>
              </w:r>
            </w:hyperlink>
          </w:p>
        </w:tc>
        <w:tc>
          <w:tcPr>
            <w:tcW w:w="7808" w:type="dxa"/>
            <w:tcBorders>
              <w:top w:val="nil"/>
              <w:left w:val="nil"/>
              <w:bottom w:val="nil"/>
              <w:right w:val="nil"/>
            </w:tcBorders>
          </w:tcPr>
          <w:p w14:paraId="0676D527" w14:textId="77777777" w:rsidR="00996552" w:rsidRDefault="00025C9E">
            <w:pPr>
              <w:pStyle w:val="TableParagraph"/>
              <w:tabs>
                <w:tab w:val="right" w:leader="dot" w:pos="7753"/>
              </w:tabs>
              <w:spacing w:line="350" w:lineRule="exact"/>
              <w:ind w:left="171"/>
              <w:rPr>
                <w:rFonts w:ascii="Times New Roman" w:eastAsia="Times New Roman" w:hAnsi="Times New Roman" w:cs="Times New Roman"/>
                <w:sz w:val="24"/>
                <w:szCs w:val="24"/>
                <w:lang w:eastAsia="zh-CN"/>
              </w:rPr>
            </w:pPr>
            <w:hyperlink w:anchor="_bookmark123"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系统拓扑示意图</w:t>
              </w:r>
            </w:hyperlink>
            <w:r w:rsidR="002D0D3F">
              <w:rPr>
                <w:rFonts w:ascii="Times New Roman" w:eastAsia="Times New Roman" w:hAnsi="Times New Roman" w:cs="Times New Roman"/>
                <w:sz w:val="24"/>
                <w:szCs w:val="24"/>
                <w:lang w:eastAsia="zh-CN"/>
              </w:rPr>
              <w:tab/>
            </w:r>
            <w:hyperlink w:anchor="_bookmark123" w:history="1">
              <w:r w:rsidR="002D0D3F">
                <w:rPr>
                  <w:rFonts w:ascii="Times New Roman" w:eastAsia="Times New Roman" w:hAnsi="Times New Roman" w:cs="Times New Roman"/>
                  <w:sz w:val="24"/>
                  <w:szCs w:val="24"/>
                  <w:lang w:eastAsia="zh-CN"/>
                </w:rPr>
                <w:t>55</w:t>
              </w:r>
            </w:hyperlink>
          </w:p>
        </w:tc>
      </w:tr>
      <w:tr w:rsidR="00996552" w14:paraId="080C4666" w14:textId="77777777">
        <w:trPr>
          <w:trHeight w:hRule="exact" w:val="400"/>
        </w:trPr>
        <w:tc>
          <w:tcPr>
            <w:tcW w:w="343" w:type="dxa"/>
            <w:tcBorders>
              <w:top w:val="nil"/>
              <w:left w:val="nil"/>
              <w:bottom w:val="nil"/>
              <w:right w:val="nil"/>
            </w:tcBorders>
          </w:tcPr>
          <w:p w14:paraId="6B5184C4" w14:textId="77777777" w:rsidR="00996552" w:rsidRDefault="00025C9E">
            <w:pPr>
              <w:pStyle w:val="TableParagraph"/>
              <w:spacing w:line="310" w:lineRule="exact"/>
              <w:ind w:left="55"/>
              <w:rPr>
                <w:rFonts w:ascii="宋体" w:eastAsia="宋体" w:hAnsi="宋体" w:cs="宋体"/>
                <w:sz w:val="24"/>
                <w:szCs w:val="24"/>
              </w:rPr>
            </w:pPr>
            <w:hyperlink w:anchor="_bookmark124"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15F4505"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24" w:history="1">
              <w:r w:rsidR="002D0D3F">
                <w:rPr>
                  <w:rFonts w:ascii="Times New Roman"/>
                  <w:sz w:val="24"/>
                </w:rPr>
                <w:t>5.2</w:t>
              </w:r>
            </w:hyperlink>
          </w:p>
        </w:tc>
        <w:tc>
          <w:tcPr>
            <w:tcW w:w="7808" w:type="dxa"/>
            <w:tcBorders>
              <w:top w:val="nil"/>
              <w:left w:val="nil"/>
              <w:bottom w:val="nil"/>
              <w:right w:val="nil"/>
            </w:tcBorders>
          </w:tcPr>
          <w:p w14:paraId="2EE7A75C"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24"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系统潮流有向图</w:t>
              </w:r>
            </w:hyperlink>
            <w:r w:rsidR="002D0D3F">
              <w:rPr>
                <w:rFonts w:ascii="Times New Roman" w:eastAsia="Times New Roman" w:hAnsi="Times New Roman" w:cs="Times New Roman"/>
                <w:sz w:val="24"/>
                <w:szCs w:val="24"/>
                <w:lang w:eastAsia="zh-CN"/>
              </w:rPr>
              <w:tab/>
            </w:r>
            <w:hyperlink w:anchor="_bookmark124" w:history="1">
              <w:r w:rsidR="002D0D3F">
                <w:rPr>
                  <w:rFonts w:ascii="Times New Roman" w:eastAsia="Times New Roman" w:hAnsi="Times New Roman" w:cs="Times New Roman"/>
                  <w:sz w:val="24"/>
                  <w:szCs w:val="24"/>
                  <w:lang w:eastAsia="zh-CN"/>
                </w:rPr>
                <w:t>55</w:t>
              </w:r>
            </w:hyperlink>
          </w:p>
        </w:tc>
      </w:tr>
      <w:tr w:rsidR="00996552" w14:paraId="1FC4D2A8" w14:textId="77777777">
        <w:trPr>
          <w:trHeight w:hRule="exact" w:val="400"/>
        </w:trPr>
        <w:tc>
          <w:tcPr>
            <w:tcW w:w="343" w:type="dxa"/>
            <w:tcBorders>
              <w:top w:val="nil"/>
              <w:left w:val="nil"/>
              <w:bottom w:val="nil"/>
              <w:right w:val="nil"/>
            </w:tcBorders>
          </w:tcPr>
          <w:p w14:paraId="59F55F97" w14:textId="77777777" w:rsidR="00996552" w:rsidRDefault="00025C9E">
            <w:pPr>
              <w:pStyle w:val="TableParagraph"/>
              <w:spacing w:line="310" w:lineRule="exact"/>
              <w:ind w:left="55"/>
              <w:rPr>
                <w:rFonts w:ascii="宋体" w:eastAsia="宋体" w:hAnsi="宋体" w:cs="宋体"/>
                <w:sz w:val="24"/>
                <w:szCs w:val="24"/>
              </w:rPr>
            </w:pPr>
            <w:hyperlink w:anchor="_bookmark126"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56107F6"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26" w:history="1">
              <w:r w:rsidR="002D0D3F">
                <w:rPr>
                  <w:rFonts w:ascii="Times New Roman"/>
                  <w:sz w:val="24"/>
                </w:rPr>
                <w:t>5.3</w:t>
              </w:r>
            </w:hyperlink>
          </w:p>
        </w:tc>
        <w:tc>
          <w:tcPr>
            <w:tcW w:w="7808" w:type="dxa"/>
            <w:tcBorders>
              <w:top w:val="nil"/>
              <w:left w:val="nil"/>
              <w:bottom w:val="nil"/>
              <w:right w:val="nil"/>
            </w:tcBorders>
          </w:tcPr>
          <w:p w14:paraId="667B359E"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26"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节点各结构脆弱性指标</w:t>
              </w:r>
            </w:hyperlink>
            <w:r w:rsidR="002D0D3F">
              <w:rPr>
                <w:rFonts w:ascii="Times New Roman" w:eastAsia="Times New Roman" w:hAnsi="Times New Roman" w:cs="Times New Roman"/>
                <w:sz w:val="24"/>
                <w:szCs w:val="24"/>
                <w:lang w:eastAsia="zh-CN"/>
              </w:rPr>
              <w:tab/>
            </w:r>
            <w:hyperlink w:anchor="_bookmark126" w:history="1">
              <w:r w:rsidR="002D0D3F">
                <w:rPr>
                  <w:rFonts w:ascii="Times New Roman" w:eastAsia="Times New Roman" w:hAnsi="Times New Roman" w:cs="Times New Roman"/>
                  <w:sz w:val="24"/>
                  <w:szCs w:val="24"/>
                  <w:lang w:eastAsia="zh-CN"/>
                </w:rPr>
                <w:t>57</w:t>
              </w:r>
            </w:hyperlink>
          </w:p>
        </w:tc>
      </w:tr>
      <w:tr w:rsidR="00996552" w14:paraId="340143CA" w14:textId="77777777">
        <w:trPr>
          <w:trHeight w:hRule="exact" w:val="400"/>
        </w:trPr>
        <w:tc>
          <w:tcPr>
            <w:tcW w:w="343" w:type="dxa"/>
            <w:tcBorders>
              <w:top w:val="nil"/>
              <w:left w:val="nil"/>
              <w:bottom w:val="nil"/>
              <w:right w:val="nil"/>
            </w:tcBorders>
          </w:tcPr>
          <w:p w14:paraId="5CD22BDB" w14:textId="77777777" w:rsidR="00996552" w:rsidRDefault="00025C9E">
            <w:pPr>
              <w:pStyle w:val="TableParagraph"/>
              <w:spacing w:line="310" w:lineRule="exact"/>
              <w:ind w:left="55"/>
              <w:rPr>
                <w:rFonts w:ascii="宋体" w:eastAsia="宋体" w:hAnsi="宋体" w:cs="宋体"/>
                <w:sz w:val="24"/>
                <w:szCs w:val="24"/>
              </w:rPr>
            </w:pPr>
            <w:hyperlink w:anchor="_bookmark12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5E94C93"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27" w:history="1">
              <w:r w:rsidR="002D0D3F">
                <w:rPr>
                  <w:rFonts w:ascii="Times New Roman"/>
                  <w:sz w:val="24"/>
                </w:rPr>
                <w:t>5.4</w:t>
              </w:r>
            </w:hyperlink>
          </w:p>
        </w:tc>
        <w:tc>
          <w:tcPr>
            <w:tcW w:w="7808" w:type="dxa"/>
            <w:tcBorders>
              <w:top w:val="nil"/>
              <w:left w:val="nil"/>
              <w:bottom w:val="nil"/>
              <w:right w:val="nil"/>
            </w:tcBorders>
          </w:tcPr>
          <w:p w14:paraId="622B58F9"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27"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节点结构综合脆弱性指标</w:t>
              </w:r>
            </w:hyperlink>
            <w:r w:rsidR="002D0D3F">
              <w:rPr>
                <w:rFonts w:ascii="Times New Roman" w:eastAsia="Times New Roman" w:hAnsi="Times New Roman" w:cs="Times New Roman"/>
                <w:sz w:val="24"/>
                <w:szCs w:val="24"/>
                <w:lang w:eastAsia="zh-CN"/>
              </w:rPr>
              <w:tab/>
            </w:r>
            <w:hyperlink w:anchor="_bookmark127" w:history="1">
              <w:r w:rsidR="002D0D3F">
                <w:rPr>
                  <w:rFonts w:ascii="Times New Roman" w:eastAsia="Times New Roman" w:hAnsi="Times New Roman" w:cs="Times New Roman"/>
                  <w:sz w:val="24"/>
                  <w:szCs w:val="24"/>
                  <w:lang w:eastAsia="zh-CN"/>
                </w:rPr>
                <w:t>58</w:t>
              </w:r>
            </w:hyperlink>
          </w:p>
        </w:tc>
      </w:tr>
      <w:tr w:rsidR="00996552" w14:paraId="2C65F0B0" w14:textId="77777777">
        <w:trPr>
          <w:trHeight w:hRule="exact" w:val="400"/>
        </w:trPr>
        <w:tc>
          <w:tcPr>
            <w:tcW w:w="343" w:type="dxa"/>
            <w:tcBorders>
              <w:top w:val="nil"/>
              <w:left w:val="nil"/>
              <w:bottom w:val="nil"/>
              <w:right w:val="nil"/>
            </w:tcBorders>
          </w:tcPr>
          <w:p w14:paraId="2F927579" w14:textId="77777777" w:rsidR="00996552" w:rsidRDefault="00025C9E">
            <w:pPr>
              <w:pStyle w:val="TableParagraph"/>
              <w:spacing w:line="310" w:lineRule="exact"/>
              <w:ind w:left="55"/>
              <w:rPr>
                <w:rFonts w:ascii="宋体" w:eastAsia="宋体" w:hAnsi="宋体" w:cs="宋体"/>
                <w:sz w:val="24"/>
                <w:szCs w:val="24"/>
              </w:rPr>
            </w:pPr>
            <w:hyperlink w:anchor="_bookmark13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20B17BAD"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30" w:history="1">
              <w:r w:rsidR="002D0D3F">
                <w:rPr>
                  <w:rFonts w:ascii="Times New Roman"/>
                  <w:sz w:val="24"/>
                </w:rPr>
                <w:t>5.5</w:t>
              </w:r>
            </w:hyperlink>
          </w:p>
        </w:tc>
        <w:tc>
          <w:tcPr>
            <w:tcW w:w="7808" w:type="dxa"/>
            <w:tcBorders>
              <w:top w:val="nil"/>
              <w:left w:val="nil"/>
              <w:bottom w:val="nil"/>
              <w:right w:val="nil"/>
            </w:tcBorders>
          </w:tcPr>
          <w:p w14:paraId="53E251B8"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0"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节点各状态脆弱性指标</w:t>
              </w:r>
            </w:hyperlink>
            <w:r w:rsidR="002D0D3F">
              <w:rPr>
                <w:rFonts w:ascii="Times New Roman" w:eastAsia="Times New Roman" w:hAnsi="Times New Roman" w:cs="Times New Roman"/>
                <w:sz w:val="24"/>
                <w:szCs w:val="24"/>
                <w:lang w:eastAsia="zh-CN"/>
              </w:rPr>
              <w:tab/>
            </w:r>
            <w:hyperlink w:anchor="_bookmark130" w:history="1">
              <w:r w:rsidR="002D0D3F">
                <w:rPr>
                  <w:rFonts w:ascii="Times New Roman" w:eastAsia="Times New Roman" w:hAnsi="Times New Roman" w:cs="Times New Roman"/>
                  <w:sz w:val="24"/>
                  <w:szCs w:val="24"/>
                  <w:lang w:eastAsia="zh-CN"/>
                </w:rPr>
                <w:t>61</w:t>
              </w:r>
            </w:hyperlink>
          </w:p>
        </w:tc>
      </w:tr>
      <w:tr w:rsidR="00996552" w14:paraId="4252B5ED" w14:textId="77777777">
        <w:trPr>
          <w:trHeight w:hRule="exact" w:val="400"/>
        </w:trPr>
        <w:tc>
          <w:tcPr>
            <w:tcW w:w="343" w:type="dxa"/>
            <w:tcBorders>
              <w:top w:val="nil"/>
              <w:left w:val="nil"/>
              <w:bottom w:val="nil"/>
              <w:right w:val="nil"/>
            </w:tcBorders>
          </w:tcPr>
          <w:p w14:paraId="5DCF588B" w14:textId="77777777" w:rsidR="00996552" w:rsidRDefault="00025C9E">
            <w:pPr>
              <w:pStyle w:val="TableParagraph"/>
              <w:spacing w:line="310" w:lineRule="exact"/>
              <w:ind w:left="55"/>
              <w:rPr>
                <w:rFonts w:ascii="宋体" w:eastAsia="宋体" w:hAnsi="宋体" w:cs="宋体"/>
                <w:sz w:val="24"/>
                <w:szCs w:val="24"/>
              </w:rPr>
            </w:pPr>
            <w:hyperlink w:anchor="_bookmark131"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684A6B5"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31" w:history="1">
              <w:r w:rsidR="002D0D3F">
                <w:rPr>
                  <w:rFonts w:ascii="Times New Roman"/>
                  <w:sz w:val="24"/>
                </w:rPr>
                <w:t>5.6</w:t>
              </w:r>
            </w:hyperlink>
          </w:p>
        </w:tc>
        <w:tc>
          <w:tcPr>
            <w:tcW w:w="7808" w:type="dxa"/>
            <w:tcBorders>
              <w:top w:val="nil"/>
              <w:left w:val="nil"/>
              <w:bottom w:val="nil"/>
              <w:right w:val="nil"/>
            </w:tcBorders>
          </w:tcPr>
          <w:p w14:paraId="59FC6244"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1"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状态综合脆弱性指标</w:t>
              </w:r>
            </w:hyperlink>
            <w:r w:rsidR="002D0D3F">
              <w:rPr>
                <w:rFonts w:ascii="Times New Roman" w:eastAsia="Times New Roman" w:hAnsi="Times New Roman" w:cs="Times New Roman"/>
                <w:sz w:val="24"/>
                <w:szCs w:val="24"/>
                <w:lang w:eastAsia="zh-CN"/>
              </w:rPr>
              <w:tab/>
            </w:r>
            <w:hyperlink w:anchor="_bookmark131" w:history="1">
              <w:r w:rsidR="002D0D3F">
                <w:rPr>
                  <w:rFonts w:ascii="Times New Roman" w:eastAsia="Times New Roman" w:hAnsi="Times New Roman" w:cs="Times New Roman"/>
                  <w:sz w:val="24"/>
                  <w:szCs w:val="24"/>
                  <w:lang w:eastAsia="zh-CN"/>
                </w:rPr>
                <w:t>62</w:t>
              </w:r>
            </w:hyperlink>
          </w:p>
        </w:tc>
      </w:tr>
      <w:tr w:rsidR="00996552" w14:paraId="66A69EA7" w14:textId="77777777">
        <w:trPr>
          <w:trHeight w:hRule="exact" w:val="400"/>
        </w:trPr>
        <w:tc>
          <w:tcPr>
            <w:tcW w:w="343" w:type="dxa"/>
            <w:tcBorders>
              <w:top w:val="nil"/>
              <w:left w:val="nil"/>
              <w:bottom w:val="nil"/>
              <w:right w:val="nil"/>
            </w:tcBorders>
          </w:tcPr>
          <w:p w14:paraId="7A1A1C29" w14:textId="77777777" w:rsidR="00996552" w:rsidRDefault="00025C9E">
            <w:pPr>
              <w:pStyle w:val="TableParagraph"/>
              <w:spacing w:line="310" w:lineRule="exact"/>
              <w:ind w:left="55"/>
              <w:rPr>
                <w:rFonts w:ascii="宋体" w:eastAsia="宋体" w:hAnsi="宋体" w:cs="宋体"/>
                <w:sz w:val="24"/>
                <w:szCs w:val="24"/>
              </w:rPr>
            </w:pPr>
            <w:hyperlink w:anchor="_bookmark13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6B753A5"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33" w:history="1">
              <w:r w:rsidR="002D0D3F">
                <w:rPr>
                  <w:rFonts w:ascii="Times New Roman"/>
                  <w:sz w:val="24"/>
                </w:rPr>
                <w:t>5.7</w:t>
              </w:r>
            </w:hyperlink>
          </w:p>
        </w:tc>
        <w:tc>
          <w:tcPr>
            <w:tcW w:w="7808" w:type="dxa"/>
            <w:tcBorders>
              <w:top w:val="nil"/>
              <w:left w:val="nil"/>
              <w:bottom w:val="nil"/>
              <w:right w:val="nil"/>
            </w:tcBorders>
          </w:tcPr>
          <w:p w14:paraId="5210B96E"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3"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脆弱性综合评价指标</w:t>
              </w:r>
            </w:hyperlink>
            <w:r w:rsidR="002D0D3F">
              <w:rPr>
                <w:rFonts w:ascii="Times New Roman" w:eastAsia="Times New Roman" w:hAnsi="Times New Roman" w:cs="Times New Roman"/>
                <w:sz w:val="24"/>
                <w:szCs w:val="24"/>
                <w:lang w:eastAsia="zh-CN"/>
              </w:rPr>
              <w:tab/>
            </w:r>
            <w:hyperlink w:anchor="_bookmark133" w:history="1">
              <w:r w:rsidR="002D0D3F">
                <w:rPr>
                  <w:rFonts w:ascii="Times New Roman" w:eastAsia="Times New Roman" w:hAnsi="Times New Roman" w:cs="Times New Roman"/>
                  <w:sz w:val="24"/>
                  <w:szCs w:val="24"/>
                  <w:lang w:eastAsia="zh-CN"/>
                </w:rPr>
                <w:t>63</w:t>
              </w:r>
            </w:hyperlink>
          </w:p>
        </w:tc>
      </w:tr>
      <w:tr w:rsidR="00996552" w14:paraId="44C30BD8" w14:textId="77777777">
        <w:trPr>
          <w:trHeight w:hRule="exact" w:val="400"/>
        </w:trPr>
        <w:tc>
          <w:tcPr>
            <w:tcW w:w="343" w:type="dxa"/>
            <w:tcBorders>
              <w:top w:val="nil"/>
              <w:left w:val="nil"/>
              <w:bottom w:val="nil"/>
              <w:right w:val="nil"/>
            </w:tcBorders>
          </w:tcPr>
          <w:p w14:paraId="212169E0" w14:textId="77777777" w:rsidR="00996552" w:rsidRDefault="00025C9E">
            <w:pPr>
              <w:pStyle w:val="TableParagraph"/>
              <w:spacing w:line="310" w:lineRule="exact"/>
              <w:ind w:left="55"/>
              <w:rPr>
                <w:rFonts w:ascii="宋体" w:eastAsia="宋体" w:hAnsi="宋体" w:cs="宋体"/>
                <w:sz w:val="24"/>
                <w:szCs w:val="24"/>
              </w:rPr>
            </w:pPr>
            <w:hyperlink w:anchor="_bookmark136"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19E77DDC"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36" w:history="1">
              <w:r w:rsidR="002D0D3F">
                <w:rPr>
                  <w:rFonts w:ascii="Times New Roman"/>
                  <w:sz w:val="24"/>
                </w:rPr>
                <w:t>5.8</w:t>
              </w:r>
            </w:hyperlink>
          </w:p>
        </w:tc>
        <w:tc>
          <w:tcPr>
            <w:tcW w:w="7808" w:type="dxa"/>
            <w:tcBorders>
              <w:top w:val="nil"/>
              <w:left w:val="nil"/>
              <w:bottom w:val="nil"/>
              <w:right w:val="nil"/>
            </w:tcBorders>
          </w:tcPr>
          <w:p w14:paraId="60D41F56"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6"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脆弱性指标聚类结果图</w:t>
              </w:r>
            </w:hyperlink>
            <w:r w:rsidR="002D0D3F">
              <w:rPr>
                <w:rFonts w:ascii="Times New Roman" w:eastAsia="Times New Roman" w:hAnsi="Times New Roman" w:cs="Times New Roman"/>
                <w:sz w:val="24"/>
                <w:szCs w:val="24"/>
                <w:lang w:eastAsia="zh-CN"/>
              </w:rPr>
              <w:tab/>
            </w:r>
            <w:hyperlink w:anchor="_bookmark136" w:history="1">
              <w:r w:rsidR="002D0D3F">
                <w:rPr>
                  <w:rFonts w:ascii="Times New Roman" w:eastAsia="Times New Roman" w:hAnsi="Times New Roman" w:cs="Times New Roman"/>
                  <w:sz w:val="24"/>
                  <w:szCs w:val="24"/>
                  <w:lang w:eastAsia="zh-CN"/>
                </w:rPr>
                <w:t>65</w:t>
              </w:r>
            </w:hyperlink>
          </w:p>
        </w:tc>
      </w:tr>
      <w:tr w:rsidR="00996552" w14:paraId="4E53E7C6" w14:textId="77777777">
        <w:trPr>
          <w:trHeight w:hRule="exact" w:val="430"/>
        </w:trPr>
        <w:tc>
          <w:tcPr>
            <w:tcW w:w="343" w:type="dxa"/>
            <w:tcBorders>
              <w:top w:val="nil"/>
              <w:left w:val="nil"/>
              <w:bottom w:val="nil"/>
              <w:right w:val="nil"/>
            </w:tcBorders>
          </w:tcPr>
          <w:p w14:paraId="09AA4300" w14:textId="77777777" w:rsidR="00996552" w:rsidRDefault="00025C9E">
            <w:pPr>
              <w:pStyle w:val="TableParagraph"/>
              <w:spacing w:line="310" w:lineRule="exact"/>
              <w:ind w:left="55"/>
              <w:rPr>
                <w:rFonts w:ascii="宋体" w:eastAsia="宋体" w:hAnsi="宋体" w:cs="宋体"/>
                <w:sz w:val="24"/>
                <w:szCs w:val="24"/>
              </w:rPr>
            </w:pPr>
            <w:hyperlink w:anchor="_bookmark14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63D90F32" w14:textId="77777777" w:rsidR="00996552" w:rsidRDefault="00025C9E">
            <w:pPr>
              <w:pStyle w:val="TableParagraph"/>
              <w:spacing w:before="52"/>
              <w:ind w:left="47"/>
              <w:rPr>
                <w:rFonts w:ascii="Times New Roman" w:eastAsia="Times New Roman" w:hAnsi="Times New Roman" w:cs="Times New Roman"/>
                <w:sz w:val="24"/>
                <w:szCs w:val="24"/>
              </w:rPr>
            </w:pPr>
            <w:hyperlink w:anchor="_bookmark140" w:history="1">
              <w:r w:rsidR="002D0D3F">
                <w:rPr>
                  <w:rFonts w:ascii="Times New Roman"/>
                  <w:sz w:val="24"/>
                </w:rPr>
                <w:t>5.9</w:t>
              </w:r>
            </w:hyperlink>
          </w:p>
        </w:tc>
        <w:tc>
          <w:tcPr>
            <w:tcW w:w="7808" w:type="dxa"/>
            <w:tcBorders>
              <w:top w:val="nil"/>
              <w:left w:val="nil"/>
              <w:bottom w:val="nil"/>
              <w:right w:val="nil"/>
            </w:tcBorders>
          </w:tcPr>
          <w:p w14:paraId="1928D3D9" w14:textId="77777777" w:rsidR="00996552" w:rsidRDefault="00025C9E">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40"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综合脆弱性评价指标值排序图</w:t>
              </w:r>
            </w:hyperlink>
            <w:r w:rsidR="002D0D3F">
              <w:rPr>
                <w:rFonts w:ascii="Times New Roman" w:eastAsia="Times New Roman" w:hAnsi="Times New Roman" w:cs="Times New Roman"/>
                <w:sz w:val="24"/>
                <w:szCs w:val="24"/>
                <w:lang w:eastAsia="zh-CN"/>
              </w:rPr>
              <w:tab/>
            </w:r>
            <w:hyperlink w:anchor="_bookmark140" w:history="1">
              <w:r w:rsidR="002D0D3F">
                <w:rPr>
                  <w:rFonts w:ascii="Times New Roman" w:eastAsia="Times New Roman" w:hAnsi="Times New Roman" w:cs="Times New Roman"/>
                  <w:sz w:val="24"/>
                  <w:szCs w:val="24"/>
                  <w:lang w:eastAsia="zh-CN"/>
                </w:rPr>
                <w:t>66</w:t>
              </w:r>
            </w:hyperlink>
          </w:p>
        </w:tc>
      </w:tr>
    </w:tbl>
    <w:p w14:paraId="03EF7CC3" w14:textId="77777777" w:rsidR="00996552" w:rsidRDefault="00996552">
      <w:pPr>
        <w:spacing w:line="348" w:lineRule="exact"/>
        <w:rPr>
          <w:rFonts w:ascii="Times New Roman" w:eastAsia="Times New Roman" w:hAnsi="Times New Roman" w:cs="Times New Roman"/>
          <w:sz w:val="24"/>
          <w:szCs w:val="24"/>
          <w:lang w:eastAsia="zh-CN"/>
        </w:rPr>
        <w:sectPr w:rsidR="00996552">
          <w:headerReference w:type="even" r:id="rId21"/>
          <w:pgSz w:w="11910" w:h="16840"/>
          <w:pgMar w:top="780" w:right="1400" w:bottom="1280" w:left="1640" w:header="0" w:footer="1095" w:gutter="0"/>
          <w:cols w:space="720"/>
        </w:sectPr>
      </w:pPr>
    </w:p>
    <w:p w14:paraId="1591F28D" w14:textId="77777777" w:rsidR="00996552" w:rsidRDefault="00996552">
      <w:pPr>
        <w:rPr>
          <w:rFonts w:ascii="黑体" w:eastAsia="黑体" w:hAnsi="黑体" w:cs="黑体"/>
          <w:sz w:val="20"/>
          <w:szCs w:val="20"/>
          <w:lang w:eastAsia="zh-CN"/>
        </w:rPr>
      </w:pPr>
    </w:p>
    <w:p w14:paraId="1B12B70F" w14:textId="77777777" w:rsidR="00996552" w:rsidRDefault="00996552">
      <w:pPr>
        <w:rPr>
          <w:rFonts w:ascii="黑体" w:eastAsia="黑体" w:hAnsi="黑体" w:cs="黑体"/>
          <w:sz w:val="20"/>
          <w:szCs w:val="20"/>
          <w:lang w:eastAsia="zh-CN"/>
        </w:rPr>
      </w:pPr>
    </w:p>
    <w:p w14:paraId="380577E4" w14:textId="77777777" w:rsidR="00996552" w:rsidRDefault="00996552">
      <w:pPr>
        <w:spacing w:before="6"/>
        <w:rPr>
          <w:rFonts w:ascii="黑体" w:eastAsia="黑体" w:hAnsi="黑体" w:cs="黑体"/>
          <w:sz w:val="19"/>
          <w:szCs w:val="19"/>
          <w:lang w:eastAsia="zh-CN"/>
        </w:rPr>
      </w:pPr>
    </w:p>
    <w:p w14:paraId="44D53D92" w14:textId="77777777" w:rsidR="00996552" w:rsidRDefault="002D0D3F">
      <w:pPr>
        <w:pStyle w:val="2"/>
        <w:ind w:right="238"/>
        <w:jc w:val="center"/>
        <w:rPr>
          <w:rFonts w:ascii="黑体" w:eastAsia="黑体" w:hAnsi="黑体" w:cs="黑体"/>
          <w:lang w:eastAsia="zh-CN"/>
        </w:rPr>
      </w:pPr>
      <w:bookmarkStart w:id="17" w:name="表格索引"/>
      <w:bookmarkStart w:id="18" w:name="_bookmark1"/>
      <w:bookmarkEnd w:id="17"/>
      <w:bookmarkEnd w:id="18"/>
      <w:r>
        <w:rPr>
          <w:rFonts w:ascii="黑体" w:eastAsia="黑体" w:hAnsi="黑体" w:cs="黑体"/>
          <w:lang w:eastAsia="zh-CN"/>
        </w:rPr>
        <w:t>表格索引</w:t>
      </w:r>
    </w:p>
    <w:p w14:paraId="43A7D86A" w14:textId="77777777" w:rsidR="00996552" w:rsidRDefault="00025C9E">
      <w:pPr>
        <w:pStyle w:val="a3"/>
        <w:tabs>
          <w:tab w:val="left" w:pos="1086"/>
          <w:tab w:val="right" w:leader="dot" w:pos="8668"/>
        </w:tabs>
        <w:spacing w:before="434"/>
        <w:rPr>
          <w:rFonts w:ascii="Times New Roman" w:eastAsia="Times New Roman" w:hAnsi="Times New Roman" w:cs="Times New Roman"/>
          <w:lang w:eastAsia="zh-CN"/>
        </w:rPr>
      </w:pPr>
      <w:hyperlink w:anchor="_bookmark25"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2.1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24"/>
            <w:lang w:eastAsia="zh-CN"/>
          </w:rPr>
          <w:t>I</w:t>
        </w:r>
        <w:r w:rsidR="002D0D3F">
          <w:rPr>
            <w:rFonts w:ascii="Times New Roman" w:eastAsia="Times New Roman" w:hAnsi="Times New Roman" w:cs="Times New Roman"/>
            <w:i/>
            <w:spacing w:val="26"/>
            <w:lang w:eastAsia="zh-CN"/>
          </w:rPr>
          <w:t>EE</w:t>
        </w:r>
        <w:r w:rsidR="002D0D3F">
          <w:rPr>
            <w:rFonts w:ascii="Times New Roman" w:eastAsia="Times New Roman" w:hAnsi="Times New Roman" w:cs="Times New Roman"/>
            <w:i/>
            <w:lang w:eastAsia="zh-CN"/>
          </w:rPr>
          <w:t>E</w:t>
        </w:r>
        <w:r w:rsidR="002D0D3F">
          <w:rPr>
            <w:rFonts w:ascii="Times New Roman" w:eastAsia="Times New Roman" w:hAnsi="Times New Roman" w:cs="Times New Roman"/>
            <w:i/>
            <w:spacing w:val="19"/>
            <w:lang w:eastAsia="zh-CN"/>
          </w:rPr>
          <w:t xml:space="preserve"> </w:t>
        </w:r>
        <w:r w:rsidR="002D0D3F">
          <w:rPr>
            <w:lang w:eastAsia="zh-CN"/>
          </w:rPr>
          <w:t>标准算例特征参数计算结果</w:t>
        </w:r>
      </w:hyperlink>
      <w:r w:rsidR="002D0D3F">
        <w:rPr>
          <w:rFonts w:ascii="Times New Roman" w:eastAsia="Times New Roman" w:hAnsi="Times New Roman" w:cs="Times New Roman"/>
          <w:lang w:eastAsia="zh-CN"/>
        </w:rPr>
        <w:tab/>
      </w:r>
      <w:hyperlink w:anchor="_bookmark25" w:history="1">
        <w:r w:rsidR="002D0D3F">
          <w:rPr>
            <w:rFonts w:ascii="Times New Roman" w:eastAsia="Times New Roman" w:hAnsi="Times New Roman" w:cs="Times New Roman"/>
            <w:lang w:eastAsia="zh-CN"/>
          </w:rPr>
          <w:t>13</w:t>
        </w:r>
      </w:hyperlink>
    </w:p>
    <w:p w14:paraId="19263433"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26"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2.2</w:t>
        </w:r>
        <w:r w:rsidR="002D0D3F">
          <w:rPr>
            <w:rFonts w:ascii="Times New Roman" w:eastAsia="Times New Roman" w:hAnsi="Times New Roman" w:cs="Times New Roman"/>
            <w:lang w:eastAsia="zh-CN"/>
          </w:rPr>
          <w:tab/>
        </w:r>
        <w:r w:rsidR="002D0D3F">
          <w:rPr>
            <w:lang w:eastAsia="zh-CN"/>
          </w:rPr>
          <w:t>规则网络特征参数计算结果</w:t>
        </w:r>
      </w:hyperlink>
      <w:r w:rsidR="002D0D3F">
        <w:rPr>
          <w:rFonts w:ascii="Times New Roman" w:eastAsia="Times New Roman" w:hAnsi="Times New Roman" w:cs="Times New Roman"/>
          <w:lang w:eastAsia="zh-CN"/>
        </w:rPr>
        <w:tab/>
      </w:r>
      <w:hyperlink w:anchor="_bookmark26" w:history="1">
        <w:r w:rsidR="002D0D3F">
          <w:rPr>
            <w:rFonts w:ascii="Times New Roman" w:eastAsia="Times New Roman" w:hAnsi="Times New Roman" w:cs="Times New Roman"/>
            <w:lang w:eastAsia="zh-CN"/>
          </w:rPr>
          <w:t>13</w:t>
        </w:r>
      </w:hyperlink>
    </w:p>
    <w:p w14:paraId="69AD4C43"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27"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2.3</w:t>
        </w:r>
        <w:r w:rsidR="002D0D3F">
          <w:rPr>
            <w:rFonts w:ascii="Times New Roman" w:eastAsia="Times New Roman" w:hAnsi="Times New Roman" w:cs="Times New Roman"/>
            <w:lang w:eastAsia="zh-CN"/>
          </w:rPr>
          <w:tab/>
        </w:r>
        <w:r w:rsidR="002D0D3F">
          <w:rPr>
            <w:lang w:eastAsia="zh-CN"/>
          </w:rPr>
          <w:t>随机网络特征参数计算结果</w:t>
        </w:r>
      </w:hyperlink>
      <w:r w:rsidR="002D0D3F">
        <w:rPr>
          <w:rFonts w:ascii="Times New Roman" w:eastAsia="Times New Roman" w:hAnsi="Times New Roman" w:cs="Times New Roman"/>
          <w:lang w:eastAsia="zh-CN"/>
        </w:rPr>
        <w:tab/>
      </w:r>
      <w:hyperlink w:anchor="_bookmark27" w:history="1">
        <w:r w:rsidR="002D0D3F">
          <w:rPr>
            <w:rFonts w:ascii="Times New Roman" w:eastAsia="Times New Roman" w:hAnsi="Times New Roman" w:cs="Times New Roman"/>
            <w:lang w:eastAsia="zh-CN"/>
          </w:rPr>
          <w:t>13</w:t>
        </w:r>
      </w:hyperlink>
    </w:p>
    <w:p w14:paraId="385387F9" w14:textId="77777777" w:rsidR="00996552" w:rsidRDefault="00025C9E">
      <w:pPr>
        <w:tabs>
          <w:tab w:val="left" w:pos="1077"/>
          <w:tab w:val="right" w:leader="dot" w:pos="8668"/>
        </w:tabs>
        <w:spacing w:before="67"/>
        <w:ind w:left="117"/>
        <w:rPr>
          <w:rFonts w:ascii="Times New Roman" w:eastAsia="Times New Roman" w:hAnsi="Times New Roman" w:cs="Times New Roman"/>
          <w:sz w:val="24"/>
          <w:szCs w:val="24"/>
          <w:lang w:eastAsia="zh-CN"/>
        </w:rPr>
      </w:pPr>
      <w:hyperlink w:anchor="_bookmark52" w:history="1">
        <w:r w:rsidR="002D0D3F">
          <w:rPr>
            <w:rFonts w:ascii="宋体" w:eastAsia="宋体" w:hAnsi="宋体" w:cs="宋体"/>
            <w:sz w:val="24"/>
            <w:szCs w:val="24"/>
            <w:lang w:eastAsia="zh-CN"/>
          </w:rPr>
          <w:t>表</w:t>
        </w:r>
        <w:r w:rsidR="002D0D3F">
          <w:rPr>
            <w:rFonts w:ascii="宋体" w:eastAsia="宋体" w:hAnsi="宋体" w:cs="宋体"/>
            <w:spacing w:val="-24"/>
            <w:sz w:val="24"/>
            <w:szCs w:val="24"/>
            <w:lang w:eastAsia="zh-CN"/>
          </w:rPr>
          <w:t xml:space="preserve"> </w:t>
        </w:r>
        <w:r w:rsidR="002D0D3F">
          <w:rPr>
            <w:rFonts w:ascii="Times New Roman" w:eastAsia="Times New Roman" w:hAnsi="Times New Roman" w:cs="Times New Roman"/>
            <w:sz w:val="24"/>
            <w:szCs w:val="24"/>
            <w:lang w:eastAsia="zh-CN"/>
          </w:rPr>
          <w:t>3.1</w:t>
        </w:r>
        <w:r w:rsidR="002D0D3F">
          <w:rPr>
            <w:rFonts w:ascii="Times New Roman" w:eastAsia="Times New Roman" w:hAnsi="Times New Roman" w:cs="Times New Roman"/>
            <w:sz w:val="24"/>
            <w:szCs w:val="24"/>
            <w:lang w:eastAsia="zh-CN"/>
          </w:rPr>
          <w:tab/>
        </w:r>
        <w:r w:rsidR="002D0D3F">
          <w:rPr>
            <w:rFonts w:ascii="宋体" w:eastAsia="宋体" w:hAnsi="宋体" w:cs="宋体"/>
            <w:sz w:val="24"/>
            <w:szCs w:val="24"/>
            <w:lang w:eastAsia="zh-CN"/>
          </w:rPr>
          <w:t>互联网与电网的</w:t>
        </w:r>
        <w:r w:rsidR="002D0D3F">
          <w:rPr>
            <w:rFonts w:ascii="宋体" w:eastAsia="宋体" w:hAnsi="宋体" w:cs="宋体"/>
            <w:spacing w:val="-54"/>
            <w:sz w:val="24"/>
            <w:szCs w:val="24"/>
            <w:lang w:eastAsia="zh-CN"/>
          </w:rPr>
          <w:t xml:space="preserve"> </w:t>
        </w:r>
        <w:r w:rsidR="002D0D3F">
          <w:rPr>
            <w:rFonts w:ascii="Times New Roman" w:eastAsia="Times New Roman" w:hAnsi="Times New Roman" w:cs="Times New Roman"/>
            <w:i/>
            <w:spacing w:val="7"/>
            <w:sz w:val="24"/>
            <w:szCs w:val="24"/>
            <w:lang w:eastAsia="zh-CN"/>
          </w:rPr>
          <w:t>PageRank</w:t>
        </w:r>
        <w:r w:rsidR="002D0D3F">
          <w:rPr>
            <w:rFonts w:ascii="Times New Roman" w:eastAsia="Times New Roman" w:hAnsi="Times New Roman" w:cs="Times New Roman"/>
            <w:i/>
            <w:spacing w:val="17"/>
            <w:sz w:val="24"/>
            <w:szCs w:val="24"/>
            <w:lang w:eastAsia="zh-CN"/>
          </w:rPr>
          <w:t xml:space="preserve"> </w:t>
        </w:r>
        <w:r w:rsidR="002D0D3F">
          <w:rPr>
            <w:rFonts w:ascii="宋体" w:eastAsia="宋体" w:hAnsi="宋体" w:cs="宋体"/>
            <w:sz w:val="24"/>
            <w:szCs w:val="24"/>
            <w:lang w:eastAsia="zh-CN"/>
          </w:rPr>
          <w:t>拓扑模型比较</w:t>
        </w:r>
      </w:hyperlink>
      <w:r w:rsidR="002D0D3F">
        <w:rPr>
          <w:rFonts w:ascii="Times New Roman" w:eastAsia="Times New Roman" w:hAnsi="Times New Roman" w:cs="Times New Roman"/>
          <w:sz w:val="24"/>
          <w:szCs w:val="24"/>
          <w:lang w:eastAsia="zh-CN"/>
        </w:rPr>
        <w:tab/>
      </w:r>
      <w:hyperlink w:anchor="_bookmark52" w:history="1">
        <w:r w:rsidR="002D0D3F">
          <w:rPr>
            <w:rFonts w:ascii="Times New Roman" w:eastAsia="Times New Roman" w:hAnsi="Times New Roman" w:cs="Times New Roman"/>
            <w:sz w:val="24"/>
            <w:szCs w:val="24"/>
            <w:lang w:eastAsia="zh-CN"/>
          </w:rPr>
          <w:t>23</w:t>
        </w:r>
      </w:hyperlink>
    </w:p>
    <w:p w14:paraId="779428EE"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78"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3.2</w:t>
        </w:r>
        <w:r w:rsidR="002D0D3F">
          <w:rPr>
            <w:rFonts w:ascii="Times New Roman" w:eastAsia="Times New Roman" w:hAnsi="Times New Roman" w:cs="Times New Roman"/>
            <w:lang w:eastAsia="zh-CN"/>
          </w:rPr>
          <w:tab/>
        </w:r>
        <w:r w:rsidR="002D0D3F">
          <w:rPr>
            <w:lang w:eastAsia="zh-CN"/>
          </w:rPr>
          <w:t>节点</w:t>
        </w:r>
        <w:r w:rsidR="002D0D3F">
          <w:rPr>
            <w:spacing w:val="-60"/>
            <w:lang w:eastAsia="zh-CN"/>
          </w:rPr>
          <w:t xml:space="preserve"> </w:t>
        </w:r>
        <w:r w:rsidR="002D0D3F">
          <w:rPr>
            <w:rFonts w:ascii="Times New Roman" w:eastAsia="Times New Roman" w:hAnsi="Times New Roman" w:cs="Times New Roman"/>
            <w:lang w:eastAsia="zh-CN"/>
          </w:rPr>
          <w:t>1</w:t>
        </w:r>
        <w:r w:rsidR="002D0D3F">
          <w:rPr>
            <w:lang w:eastAsia="zh-CN"/>
          </w:rPr>
          <w:t>、</w:t>
        </w:r>
        <w:r w:rsidR="002D0D3F">
          <w:rPr>
            <w:rFonts w:ascii="Times New Roman" w:eastAsia="Times New Roman" w:hAnsi="Times New Roman" w:cs="Times New Roman"/>
            <w:lang w:eastAsia="zh-CN"/>
          </w:rPr>
          <w:t>2</w:t>
        </w:r>
        <w:r w:rsidR="002D0D3F">
          <w:rPr>
            <w:lang w:eastAsia="zh-CN"/>
          </w:rPr>
          <w:t>、</w:t>
        </w:r>
        <w:r w:rsidR="002D0D3F">
          <w:rPr>
            <w:rFonts w:ascii="Times New Roman" w:eastAsia="Times New Roman" w:hAnsi="Times New Roman" w:cs="Times New Roman"/>
            <w:lang w:eastAsia="zh-CN"/>
          </w:rPr>
          <w:t>3</w:t>
        </w:r>
        <w:r w:rsidR="002D0D3F">
          <w:rPr>
            <w:lang w:eastAsia="zh-CN"/>
          </w:rPr>
          <w:t>、</w:t>
        </w:r>
        <w:r w:rsidR="002D0D3F">
          <w:rPr>
            <w:rFonts w:ascii="Times New Roman" w:eastAsia="Times New Roman" w:hAnsi="Times New Roman" w:cs="Times New Roman"/>
            <w:lang w:eastAsia="zh-CN"/>
          </w:rPr>
          <w:t xml:space="preserve">7 </w:t>
        </w:r>
        <w:r w:rsidR="002D0D3F">
          <w:rPr>
            <w:lang w:eastAsia="zh-CN"/>
          </w:rPr>
          <w:t>临界电压值和最大节点有功功率值</w:t>
        </w:r>
      </w:hyperlink>
      <w:r w:rsidR="002D0D3F">
        <w:rPr>
          <w:rFonts w:ascii="Times New Roman" w:eastAsia="Times New Roman" w:hAnsi="Times New Roman" w:cs="Times New Roman"/>
          <w:lang w:eastAsia="zh-CN"/>
        </w:rPr>
        <w:tab/>
      </w:r>
      <w:hyperlink w:anchor="_bookmark78" w:history="1">
        <w:r w:rsidR="002D0D3F">
          <w:rPr>
            <w:rFonts w:ascii="Times New Roman" w:eastAsia="Times New Roman" w:hAnsi="Times New Roman" w:cs="Times New Roman"/>
            <w:lang w:eastAsia="zh-CN"/>
          </w:rPr>
          <w:t>34</w:t>
        </w:r>
      </w:hyperlink>
    </w:p>
    <w:p w14:paraId="09F32BA0"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80"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3.3</w:t>
        </w:r>
        <w:r w:rsidR="002D0D3F">
          <w:rPr>
            <w:rFonts w:ascii="Times New Roman" w:eastAsia="Times New Roman" w:hAnsi="Times New Roman" w:cs="Times New Roman"/>
            <w:lang w:eastAsia="zh-CN"/>
          </w:rPr>
          <w:tab/>
        </w:r>
        <w:r w:rsidR="002D0D3F">
          <w:rPr>
            <w:lang w:eastAsia="zh-CN"/>
          </w:rPr>
          <w:t>节点</w:t>
        </w:r>
        <w:r w:rsidR="002D0D3F">
          <w:rPr>
            <w:spacing w:val="-60"/>
            <w:lang w:eastAsia="zh-CN"/>
          </w:rPr>
          <w:t xml:space="preserve"> </w:t>
        </w:r>
        <w:r w:rsidR="002D0D3F">
          <w:rPr>
            <w:rFonts w:ascii="Times New Roman" w:eastAsia="Times New Roman" w:hAnsi="Times New Roman" w:cs="Times New Roman"/>
            <w:lang w:eastAsia="zh-CN"/>
          </w:rPr>
          <w:t>1</w:t>
        </w:r>
        <w:r w:rsidR="002D0D3F">
          <w:rPr>
            <w:lang w:eastAsia="zh-CN"/>
          </w:rPr>
          <w:t>、</w:t>
        </w:r>
        <w:r w:rsidR="002D0D3F">
          <w:rPr>
            <w:rFonts w:ascii="Times New Roman" w:eastAsia="Times New Roman" w:hAnsi="Times New Roman" w:cs="Times New Roman"/>
            <w:lang w:eastAsia="zh-CN"/>
          </w:rPr>
          <w:t>3</w:t>
        </w:r>
        <w:r w:rsidR="002D0D3F">
          <w:rPr>
            <w:lang w:eastAsia="zh-CN"/>
          </w:rPr>
          <w:t>、</w:t>
        </w:r>
        <w:r w:rsidR="002D0D3F">
          <w:rPr>
            <w:rFonts w:ascii="Times New Roman" w:eastAsia="Times New Roman" w:hAnsi="Times New Roman" w:cs="Times New Roman"/>
            <w:lang w:eastAsia="zh-CN"/>
          </w:rPr>
          <w:t>4</w:t>
        </w:r>
        <w:r w:rsidR="002D0D3F">
          <w:rPr>
            <w:lang w:eastAsia="zh-CN"/>
          </w:rPr>
          <w:t>、</w:t>
        </w:r>
        <w:r w:rsidR="002D0D3F">
          <w:rPr>
            <w:rFonts w:ascii="Times New Roman" w:eastAsia="Times New Roman" w:hAnsi="Times New Roman" w:cs="Times New Roman"/>
            <w:lang w:eastAsia="zh-CN"/>
          </w:rPr>
          <w:t xml:space="preserve">9 </w:t>
        </w:r>
        <w:r w:rsidR="002D0D3F">
          <w:rPr>
            <w:lang w:eastAsia="zh-CN"/>
          </w:rPr>
          <w:t>负荷节点灵敏度值</w:t>
        </w:r>
      </w:hyperlink>
      <w:r w:rsidR="002D0D3F">
        <w:rPr>
          <w:rFonts w:ascii="Times New Roman" w:eastAsia="Times New Roman" w:hAnsi="Times New Roman" w:cs="Times New Roman"/>
          <w:lang w:eastAsia="zh-CN"/>
        </w:rPr>
        <w:tab/>
      </w:r>
      <w:hyperlink w:anchor="_bookmark80" w:history="1">
        <w:r w:rsidR="002D0D3F">
          <w:rPr>
            <w:rFonts w:ascii="Times New Roman" w:eastAsia="Times New Roman" w:hAnsi="Times New Roman" w:cs="Times New Roman"/>
            <w:lang w:eastAsia="zh-CN"/>
          </w:rPr>
          <w:t>35</w:t>
        </w:r>
      </w:hyperlink>
    </w:p>
    <w:p w14:paraId="50DD41A9"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9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4.1</w:t>
        </w:r>
        <w:r w:rsidR="002D0D3F">
          <w:rPr>
            <w:rFonts w:ascii="Times New Roman" w:eastAsia="Times New Roman" w:hAnsi="Times New Roman" w:cs="Times New Roman"/>
            <w:lang w:eastAsia="zh-CN"/>
          </w:rPr>
          <w:tab/>
        </w:r>
        <w:r w:rsidR="002D0D3F">
          <w:rPr>
            <w:lang w:eastAsia="zh-CN"/>
          </w:rPr>
          <w:t>数据归一化方法汇总</w:t>
        </w:r>
      </w:hyperlink>
      <w:r w:rsidR="002D0D3F">
        <w:rPr>
          <w:rFonts w:ascii="Times New Roman" w:eastAsia="Times New Roman" w:hAnsi="Times New Roman" w:cs="Times New Roman"/>
          <w:lang w:eastAsia="zh-CN"/>
        </w:rPr>
        <w:tab/>
      </w:r>
      <w:hyperlink w:anchor="_bookmark91" w:history="1">
        <w:r w:rsidR="002D0D3F">
          <w:rPr>
            <w:rFonts w:ascii="Times New Roman" w:eastAsia="Times New Roman" w:hAnsi="Times New Roman" w:cs="Times New Roman"/>
            <w:lang w:eastAsia="zh-CN"/>
          </w:rPr>
          <w:t>41</w:t>
        </w:r>
      </w:hyperlink>
    </w:p>
    <w:p w14:paraId="532CD47F"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94"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4.2</w:t>
        </w:r>
        <w:r w:rsidR="002D0D3F">
          <w:rPr>
            <w:rFonts w:ascii="Times New Roman" w:eastAsia="Times New Roman" w:hAnsi="Times New Roman" w:cs="Times New Roman"/>
            <w:lang w:eastAsia="zh-CN"/>
          </w:rPr>
          <w:tab/>
        </w:r>
        <w:r w:rsidR="002D0D3F">
          <w:rPr>
            <w:lang w:eastAsia="zh-CN"/>
          </w:rPr>
          <w:t>熵权法与电力系统参数映射关系</w:t>
        </w:r>
      </w:hyperlink>
      <w:r w:rsidR="002D0D3F">
        <w:rPr>
          <w:rFonts w:ascii="Times New Roman" w:eastAsia="Times New Roman" w:hAnsi="Times New Roman" w:cs="Times New Roman"/>
          <w:lang w:eastAsia="zh-CN"/>
        </w:rPr>
        <w:tab/>
      </w:r>
      <w:hyperlink w:anchor="_bookmark94" w:history="1">
        <w:r w:rsidR="002D0D3F">
          <w:rPr>
            <w:rFonts w:ascii="Times New Roman" w:eastAsia="Times New Roman" w:hAnsi="Times New Roman" w:cs="Times New Roman"/>
            <w:lang w:eastAsia="zh-CN"/>
          </w:rPr>
          <w:t>43</w:t>
        </w:r>
      </w:hyperlink>
    </w:p>
    <w:p w14:paraId="79E0FFBF"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10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4.3</w:t>
        </w:r>
        <w:r w:rsidR="002D0D3F">
          <w:rPr>
            <w:rFonts w:ascii="Times New Roman" w:eastAsia="Times New Roman" w:hAnsi="Times New Roman" w:cs="Times New Roman"/>
            <w:lang w:eastAsia="zh-CN"/>
          </w:rPr>
          <w:tab/>
        </w:r>
        <w:r w:rsidR="002D0D3F">
          <w:rPr>
            <w:lang w:eastAsia="zh-CN"/>
          </w:rPr>
          <w:t>多属性决策与电力系统参数映射关系</w:t>
        </w:r>
      </w:hyperlink>
      <w:r w:rsidR="002D0D3F">
        <w:rPr>
          <w:rFonts w:ascii="Times New Roman" w:eastAsia="Times New Roman" w:hAnsi="Times New Roman" w:cs="Times New Roman"/>
          <w:lang w:eastAsia="zh-CN"/>
        </w:rPr>
        <w:tab/>
      </w:r>
      <w:hyperlink w:anchor="_bookmark101" w:history="1">
        <w:r w:rsidR="002D0D3F">
          <w:rPr>
            <w:rFonts w:ascii="Times New Roman" w:eastAsia="Times New Roman" w:hAnsi="Times New Roman" w:cs="Times New Roman"/>
            <w:lang w:eastAsia="zh-CN"/>
          </w:rPr>
          <w:t>46</w:t>
        </w:r>
      </w:hyperlink>
    </w:p>
    <w:p w14:paraId="47C04D01"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104"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4.4</w:t>
        </w:r>
        <w:r w:rsidR="002D0D3F">
          <w:rPr>
            <w:rFonts w:ascii="Times New Roman" w:eastAsia="Times New Roman" w:hAnsi="Times New Roman" w:cs="Times New Roman"/>
            <w:lang w:eastAsia="zh-CN"/>
          </w:rPr>
          <w:tab/>
        </w:r>
        <w:r w:rsidR="002D0D3F">
          <w:rPr>
            <w:lang w:eastAsia="zh-CN"/>
          </w:rPr>
          <w:t>二级指标权重分配结果</w:t>
        </w:r>
      </w:hyperlink>
      <w:r w:rsidR="002D0D3F">
        <w:rPr>
          <w:rFonts w:ascii="Times New Roman" w:eastAsia="Times New Roman" w:hAnsi="Times New Roman" w:cs="Times New Roman"/>
          <w:lang w:eastAsia="zh-CN"/>
        </w:rPr>
        <w:tab/>
      </w:r>
      <w:hyperlink w:anchor="_bookmark104" w:history="1">
        <w:r w:rsidR="002D0D3F">
          <w:rPr>
            <w:rFonts w:ascii="Times New Roman" w:eastAsia="Times New Roman" w:hAnsi="Times New Roman" w:cs="Times New Roman"/>
            <w:lang w:eastAsia="zh-CN"/>
          </w:rPr>
          <w:t>47</w:t>
        </w:r>
      </w:hyperlink>
    </w:p>
    <w:p w14:paraId="3756FAB4" w14:textId="77777777" w:rsidR="00996552" w:rsidRDefault="00025C9E">
      <w:pPr>
        <w:pStyle w:val="a3"/>
        <w:tabs>
          <w:tab w:val="left" w:pos="1077"/>
          <w:tab w:val="right" w:leader="dot" w:pos="8668"/>
        </w:tabs>
        <w:spacing w:before="67"/>
        <w:rPr>
          <w:rFonts w:ascii="Times New Roman" w:eastAsia="Times New Roman" w:hAnsi="Times New Roman" w:cs="Times New Roman"/>
          <w:lang w:eastAsia="zh-CN"/>
        </w:rPr>
      </w:pPr>
      <w:hyperlink w:anchor="_bookmark11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4.5</w:t>
        </w:r>
        <w:r w:rsidR="002D0D3F">
          <w:rPr>
            <w:rFonts w:ascii="Times New Roman" w:eastAsia="Times New Roman" w:hAnsi="Times New Roman" w:cs="Times New Roman"/>
            <w:lang w:eastAsia="zh-CN"/>
          </w:rPr>
          <w:tab/>
        </w:r>
        <w:r w:rsidR="002D0D3F">
          <w:rPr>
            <w:lang w:eastAsia="zh-CN"/>
          </w:rPr>
          <w:t>对命题</w:t>
        </w:r>
        <w:r w:rsidR="002D0D3F">
          <w:rPr>
            <w:spacing w:val="-60"/>
            <w:lang w:eastAsia="zh-CN"/>
          </w:rPr>
          <w:t xml:space="preserve"> </w:t>
        </w:r>
        <w:r w:rsidR="002D0D3F">
          <w:rPr>
            <w:rFonts w:ascii="Times New Roman" w:eastAsia="Times New Roman" w:hAnsi="Times New Roman" w:cs="Times New Roman"/>
            <w:lang w:eastAsia="zh-CN"/>
          </w:rPr>
          <w:t xml:space="preserve">A </w:t>
        </w:r>
        <w:r w:rsidR="002D0D3F">
          <w:rPr>
            <w:lang w:eastAsia="zh-CN"/>
          </w:rPr>
          <w:t>各区间的解释</w:t>
        </w:r>
      </w:hyperlink>
      <w:r w:rsidR="002D0D3F">
        <w:rPr>
          <w:rFonts w:ascii="Times New Roman" w:eastAsia="Times New Roman" w:hAnsi="Times New Roman" w:cs="Times New Roman"/>
          <w:lang w:eastAsia="zh-CN"/>
        </w:rPr>
        <w:tab/>
      </w:r>
      <w:hyperlink w:anchor="_bookmark111" w:history="1">
        <w:r w:rsidR="002D0D3F">
          <w:rPr>
            <w:rFonts w:ascii="Times New Roman" w:eastAsia="Times New Roman" w:hAnsi="Times New Roman" w:cs="Times New Roman"/>
            <w:lang w:eastAsia="zh-CN"/>
          </w:rPr>
          <w:t>50</w:t>
        </w:r>
      </w:hyperlink>
    </w:p>
    <w:p w14:paraId="1EDC8EFA" w14:textId="77777777" w:rsidR="00996552" w:rsidRDefault="00025C9E">
      <w:pPr>
        <w:pStyle w:val="a3"/>
        <w:tabs>
          <w:tab w:val="left" w:pos="1086"/>
          <w:tab w:val="right" w:leader="dot" w:pos="8668"/>
        </w:tabs>
        <w:spacing w:before="67"/>
        <w:rPr>
          <w:rFonts w:ascii="Times New Roman" w:eastAsia="Times New Roman" w:hAnsi="Times New Roman" w:cs="Times New Roman"/>
          <w:lang w:eastAsia="zh-CN"/>
        </w:rPr>
      </w:pPr>
      <w:hyperlink w:anchor="_bookmark125"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系统结构脆弱性指标</w:t>
        </w:r>
      </w:hyperlink>
      <w:r w:rsidR="002D0D3F">
        <w:rPr>
          <w:rFonts w:ascii="Times New Roman" w:eastAsia="Times New Roman" w:hAnsi="Times New Roman" w:cs="Times New Roman"/>
          <w:lang w:eastAsia="zh-CN"/>
        </w:rPr>
        <w:tab/>
      </w:r>
      <w:hyperlink w:anchor="_bookmark125" w:history="1">
        <w:r w:rsidR="002D0D3F">
          <w:rPr>
            <w:rFonts w:ascii="Times New Roman" w:eastAsia="Times New Roman" w:hAnsi="Times New Roman" w:cs="Times New Roman"/>
            <w:lang w:eastAsia="zh-CN"/>
          </w:rPr>
          <w:t>56</w:t>
        </w:r>
      </w:hyperlink>
    </w:p>
    <w:p w14:paraId="0E65E085" w14:textId="77777777" w:rsidR="00996552" w:rsidRDefault="00025C9E">
      <w:pPr>
        <w:pStyle w:val="a3"/>
        <w:tabs>
          <w:tab w:val="left" w:pos="1086"/>
          <w:tab w:val="right" w:leader="dot" w:pos="8668"/>
        </w:tabs>
        <w:spacing w:before="48"/>
        <w:rPr>
          <w:rFonts w:ascii="Times New Roman" w:eastAsia="Times New Roman" w:hAnsi="Times New Roman" w:cs="Times New Roman"/>
          <w:lang w:eastAsia="zh-CN"/>
        </w:rPr>
      </w:pPr>
      <w:hyperlink w:anchor="_bookmark129"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5.2</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系统状态脆弱性指标</w:t>
        </w:r>
      </w:hyperlink>
      <w:r w:rsidR="002D0D3F">
        <w:rPr>
          <w:rFonts w:ascii="Times New Roman" w:eastAsia="Times New Roman" w:hAnsi="Times New Roman" w:cs="Times New Roman"/>
          <w:lang w:eastAsia="zh-CN"/>
        </w:rPr>
        <w:tab/>
      </w:r>
      <w:hyperlink w:anchor="_bookmark129" w:history="1">
        <w:r w:rsidR="002D0D3F">
          <w:rPr>
            <w:rFonts w:ascii="Times New Roman" w:eastAsia="Times New Roman" w:hAnsi="Times New Roman" w:cs="Times New Roman"/>
            <w:lang w:eastAsia="zh-CN"/>
          </w:rPr>
          <w:t>60</w:t>
        </w:r>
      </w:hyperlink>
    </w:p>
    <w:p w14:paraId="7562FDAB" w14:textId="77777777" w:rsidR="00996552" w:rsidRDefault="00025C9E">
      <w:pPr>
        <w:pStyle w:val="a3"/>
        <w:tabs>
          <w:tab w:val="left" w:pos="1086"/>
          <w:tab w:val="right" w:leader="dot" w:pos="8668"/>
        </w:tabs>
        <w:spacing w:before="48"/>
        <w:rPr>
          <w:rFonts w:ascii="Times New Roman" w:eastAsia="Times New Roman" w:hAnsi="Times New Roman" w:cs="Times New Roman"/>
          <w:lang w:eastAsia="zh-CN"/>
        </w:rPr>
      </w:pPr>
      <w:hyperlink w:anchor="_bookmark137"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5.3</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系统脆弱性指标值聚类结果表</w:t>
        </w:r>
      </w:hyperlink>
      <w:r w:rsidR="002D0D3F">
        <w:rPr>
          <w:rFonts w:ascii="Times New Roman" w:eastAsia="Times New Roman" w:hAnsi="Times New Roman" w:cs="Times New Roman"/>
          <w:lang w:eastAsia="zh-CN"/>
        </w:rPr>
        <w:tab/>
      </w:r>
      <w:hyperlink w:anchor="_bookmark137" w:history="1">
        <w:r w:rsidR="002D0D3F">
          <w:rPr>
            <w:rFonts w:ascii="Times New Roman" w:eastAsia="Times New Roman" w:hAnsi="Times New Roman" w:cs="Times New Roman"/>
            <w:lang w:eastAsia="zh-CN"/>
          </w:rPr>
          <w:t>65</w:t>
        </w:r>
      </w:hyperlink>
    </w:p>
    <w:p w14:paraId="71AA8187" w14:textId="77777777" w:rsidR="00996552" w:rsidRDefault="00025C9E">
      <w:pPr>
        <w:pStyle w:val="a3"/>
        <w:tabs>
          <w:tab w:val="left" w:pos="1077"/>
          <w:tab w:val="right" w:leader="dot" w:pos="8668"/>
        </w:tabs>
        <w:spacing w:before="48"/>
        <w:rPr>
          <w:rFonts w:ascii="Times New Roman" w:eastAsia="Times New Roman" w:hAnsi="Times New Roman" w:cs="Times New Roman"/>
          <w:lang w:eastAsia="zh-CN"/>
        </w:rPr>
      </w:pPr>
      <w:hyperlink w:anchor="_bookmark138"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5.4</w:t>
        </w:r>
        <w:r w:rsidR="002D0D3F">
          <w:rPr>
            <w:rFonts w:ascii="Times New Roman" w:eastAsia="Times New Roman" w:hAnsi="Times New Roman" w:cs="Times New Roman"/>
            <w:lang w:eastAsia="zh-CN"/>
          </w:rPr>
          <w:tab/>
        </w:r>
        <w:r w:rsidR="002D0D3F">
          <w:rPr>
            <w:lang w:eastAsia="zh-CN"/>
          </w:rPr>
          <w:t>基于聚类的</w:t>
        </w:r>
        <w:r w:rsidR="002D0D3F">
          <w:rPr>
            <w:spacing w:val="-51"/>
            <w:lang w:eastAsia="zh-CN"/>
          </w:rPr>
          <w:t xml:space="preserve"> </w:t>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系统脆弱性等级评估表</w:t>
        </w:r>
      </w:hyperlink>
      <w:r w:rsidR="002D0D3F">
        <w:rPr>
          <w:rFonts w:ascii="Times New Roman" w:eastAsia="Times New Roman" w:hAnsi="Times New Roman" w:cs="Times New Roman"/>
          <w:lang w:eastAsia="zh-CN"/>
        </w:rPr>
        <w:tab/>
      </w:r>
      <w:hyperlink w:anchor="_bookmark138" w:history="1">
        <w:r w:rsidR="002D0D3F">
          <w:rPr>
            <w:rFonts w:ascii="Times New Roman" w:eastAsia="Times New Roman" w:hAnsi="Times New Roman" w:cs="Times New Roman"/>
            <w:lang w:eastAsia="zh-CN"/>
          </w:rPr>
          <w:t>66</w:t>
        </w:r>
      </w:hyperlink>
    </w:p>
    <w:p w14:paraId="3538145A" w14:textId="77777777" w:rsidR="00996552" w:rsidRDefault="00025C9E">
      <w:pPr>
        <w:pStyle w:val="a3"/>
        <w:tabs>
          <w:tab w:val="left" w:pos="1077"/>
          <w:tab w:val="right" w:leader="dot" w:pos="8668"/>
        </w:tabs>
        <w:spacing w:before="48"/>
        <w:rPr>
          <w:rFonts w:ascii="Times New Roman" w:eastAsia="Times New Roman" w:hAnsi="Times New Roman" w:cs="Times New Roman"/>
          <w:lang w:eastAsia="zh-CN"/>
        </w:rPr>
      </w:pPr>
      <w:hyperlink w:anchor="_bookmark14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5.5</w:t>
        </w:r>
        <w:r w:rsidR="002D0D3F">
          <w:rPr>
            <w:rFonts w:ascii="Times New Roman" w:eastAsia="Times New Roman" w:hAnsi="Times New Roman" w:cs="Times New Roman"/>
            <w:lang w:eastAsia="zh-CN"/>
          </w:rPr>
          <w:tab/>
        </w:r>
        <w:r w:rsidR="002D0D3F">
          <w:rPr>
            <w:lang w:eastAsia="zh-CN"/>
          </w:rPr>
          <w:t>基于综合评价指标值的</w:t>
        </w:r>
        <w:r w:rsidR="002D0D3F">
          <w:rPr>
            <w:spacing w:val="-51"/>
            <w:lang w:eastAsia="zh-CN"/>
          </w:rPr>
          <w:t xml:space="preserve"> </w:t>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系统脆弱性等级评估表</w:t>
        </w:r>
      </w:hyperlink>
      <w:r w:rsidR="002D0D3F">
        <w:rPr>
          <w:rFonts w:ascii="Times New Roman" w:eastAsia="Times New Roman" w:hAnsi="Times New Roman" w:cs="Times New Roman"/>
          <w:lang w:eastAsia="zh-CN"/>
        </w:rPr>
        <w:tab/>
      </w:r>
      <w:hyperlink w:anchor="_bookmark141" w:history="1">
        <w:r w:rsidR="002D0D3F">
          <w:rPr>
            <w:rFonts w:ascii="Times New Roman" w:eastAsia="Times New Roman" w:hAnsi="Times New Roman" w:cs="Times New Roman"/>
            <w:lang w:eastAsia="zh-CN"/>
          </w:rPr>
          <w:t>67</w:t>
        </w:r>
      </w:hyperlink>
    </w:p>
    <w:p w14:paraId="4371815C" w14:textId="77777777" w:rsidR="00996552" w:rsidRDefault="00025C9E">
      <w:pPr>
        <w:pStyle w:val="a3"/>
        <w:tabs>
          <w:tab w:val="left" w:pos="1086"/>
          <w:tab w:val="right" w:leader="dot" w:pos="8668"/>
        </w:tabs>
        <w:spacing w:before="48"/>
        <w:rPr>
          <w:rFonts w:ascii="Times New Roman" w:eastAsia="Times New Roman" w:hAnsi="Times New Roman" w:cs="Times New Roman"/>
          <w:lang w:eastAsia="zh-CN"/>
        </w:rPr>
      </w:pPr>
      <w:hyperlink w:anchor="_bookmark223"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A.1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Times New Roman" w:eastAsia="Times New Roman" w:hAnsi="Times New Roman" w:cs="Times New Roman"/>
            <w:spacing w:val="15"/>
            <w:lang w:eastAsia="zh-CN"/>
          </w:rPr>
          <w:t>39</w:t>
        </w:r>
        <w:r w:rsidR="002D0D3F">
          <w:rPr>
            <w:rFonts w:ascii="Times New Roman" w:eastAsia="Times New Roman" w:hAnsi="Times New Roman" w:cs="Times New Roman"/>
            <w:lang w:eastAsia="zh-CN"/>
          </w:rPr>
          <w:t xml:space="preserve"> </w:t>
        </w:r>
        <w:r w:rsidR="002D0D3F">
          <w:rPr>
            <w:lang w:eastAsia="zh-CN"/>
          </w:rPr>
          <w:t>系统发电节点</w:t>
        </w:r>
      </w:hyperlink>
      <w:r w:rsidR="002D0D3F">
        <w:rPr>
          <w:rFonts w:ascii="Times New Roman" w:eastAsia="Times New Roman" w:hAnsi="Times New Roman" w:cs="Times New Roman"/>
          <w:lang w:eastAsia="zh-CN"/>
        </w:rPr>
        <w:tab/>
      </w:r>
      <w:hyperlink w:anchor="_bookmark223" w:history="1">
        <w:r w:rsidR="002D0D3F">
          <w:rPr>
            <w:rFonts w:ascii="Times New Roman" w:eastAsia="Times New Roman" w:hAnsi="Times New Roman" w:cs="Times New Roman"/>
            <w:lang w:eastAsia="zh-CN"/>
          </w:rPr>
          <w:t>75</w:t>
        </w:r>
      </w:hyperlink>
    </w:p>
    <w:p w14:paraId="747C76E4" w14:textId="77777777" w:rsidR="00996552" w:rsidRDefault="00025C9E">
      <w:pPr>
        <w:pStyle w:val="a3"/>
        <w:tabs>
          <w:tab w:val="left" w:pos="1086"/>
          <w:tab w:val="right" w:leader="dot" w:pos="8668"/>
        </w:tabs>
        <w:spacing w:before="67"/>
        <w:rPr>
          <w:rFonts w:ascii="Times New Roman" w:eastAsia="Times New Roman" w:hAnsi="Times New Roman" w:cs="Times New Roman"/>
          <w:lang w:eastAsia="zh-CN"/>
        </w:rPr>
      </w:pPr>
      <w:hyperlink w:anchor="_bookmark224"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A.2</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Times New Roman" w:eastAsia="Times New Roman" w:hAnsi="Times New Roman" w:cs="Times New Roman"/>
            <w:spacing w:val="15"/>
            <w:lang w:eastAsia="zh-CN"/>
          </w:rPr>
          <w:t>39</w:t>
        </w:r>
        <w:r w:rsidR="002D0D3F">
          <w:rPr>
            <w:rFonts w:ascii="Times New Roman" w:eastAsia="Times New Roman" w:hAnsi="Times New Roman" w:cs="Times New Roman"/>
            <w:lang w:eastAsia="zh-CN"/>
          </w:rPr>
          <w:t xml:space="preserve"> </w:t>
        </w:r>
        <w:r w:rsidR="002D0D3F">
          <w:rPr>
            <w:lang w:eastAsia="zh-CN"/>
          </w:rPr>
          <w:t>系统负荷节点</w:t>
        </w:r>
      </w:hyperlink>
      <w:r w:rsidR="002D0D3F">
        <w:rPr>
          <w:rFonts w:ascii="Times New Roman" w:eastAsia="Times New Roman" w:hAnsi="Times New Roman" w:cs="Times New Roman"/>
          <w:lang w:eastAsia="zh-CN"/>
        </w:rPr>
        <w:tab/>
      </w:r>
      <w:hyperlink w:anchor="_bookmark224" w:history="1">
        <w:r w:rsidR="002D0D3F">
          <w:rPr>
            <w:rFonts w:ascii="Times New Roman" w:eastAsia="Times New Roman" w:hAnsi="Times New Roman" w:cs="Times New Roman"/>
            <w:lang w:eastAsia="zh-CN"/>
          </w:rPr>
          <w:t>75</w:t>
        </w:r>
      </w:hyperlink>
    </w:p>
    <w:p w14:paraId="65EA0C2D" w14:textId="77777777" w:rsidR="00996552" w:rsidRDefault="00025C9E">
      <w:pPr>
        <w:pStyle w:val="a3"/>
        <w:tabs>
          <w:tab w:val="left" w:pos="1086"/>
          <w:tab w:val="right" w:leader="dot" w:pos="8668"/>
        </w:tabs>
        <w:spacing w:before="67"/>
        <w:rPr>
          <w:rFonts w:ascii="Times New Roman" w:eastAsia="Times New Roman" w:hAnsi="Times New Roman" w:cs="Times New Roman"/>
          <w:lang w:eastAsia="zh-CN"/>
        </w:rPr>
      </w:pPr>
      <w:hyperlink w:anchor="_bookmark227"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B.1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3"/>
            <w:lang w:eastAsia="zh-CN"/>
          </w:rPr>
          <w:t>IEEE</w:t>
        </w:r>
        <w:r w:rsidR="002D0D3F">
          <w:rPr>
            <w:rFonts w:ascii="Times New Roman" w:eastAsia="Times New Roman" w:hAnsi="Times New Roman" w:cs="Times New Roman"/>
            <w:spacing w:val="13"/>
            <w:lang w:eastAsia="zh-CN"/>
          </w:rPr>
          <w:t>118</w:t>
        </w:r>
        <w:r w:rsidR="002D0D3F">
          <w:rPr>
            <w:rFonts w:ascii="Times New Roman" w:eastAsia="Times New Roman" w:hAnsi="Times New Roman" w:cs="Times New Roman"/>
            <w:lang w:eastAsia="zh-CN"/>
          </w:rPr>
          <w:t xml:space="preserve"> </w:t>
        </w:r>
        <w:r w:rsidR="002D0D3F">
          <w:rPr>
            <w:lang w:eastAsia="zh-CN"/>
          </w:rPr>
          <w:t>系统发电节点</w:t>
        </w:r>
      </w:hyperlink>
      <w:r w:rsidR="002D0D3F">
        <w:rPr>
          <w:rFonts w:ascii="Times New Roman" w:eastAsia="Times New Roman" w:hAnsi="Times New Roman" w:cs="Times New Roman"/>
          <w:lang w:eastAsia="zh-CN"/>
        </w:rPr>
        <w:tab/>
      </w:r>
      <w:hyperlink w:anchor="_bookmark227" w:history="1">
        <w:r w:rsidR="002D0D3F">
          <w:rPr>
            <w:rFonts w:ascii="Times New Roman" w:eastAsia="Times New Roman" w:hAnsi="Times New Roman" w:cs="Times New Roman"/>
            <w:lang w:eastAsia="zh-CN"/>
          </w:rPr>
          <w:t>76</w:t>
        </w:r>
      </w:hyperlink>
    </w:p>
    <w:p w14:paraId="5EE20438" w14:textId="77777777" w:rsidR="00996552" w:rsidRDefault="00025C9E">
      <w:pPr>
        <w:pStyle w:val="a3"/>
        <w:tabs>
          <w:tab w:val="left" w:pos="1086"/>
          <w:tab w:val="right" w:leader="dot" w:pos="8668"/>
        </w:tabs>
        <w:spacing w:before="67"/>
        <w:rPr>
          <w:rFonts w:ascii="Times New Roman" w:eastAsia="Times New Roman" w:hAnsi="Times New Roman" w:cs="Times New Roman"/>
          <w:lang w:eastAsia="zh-CN"/>
        </w:rPr>
      </w:pPr>
      <w:hyperlink w:anchor="_bookmark229"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B.2</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3"/>
            <w:lang w:eastAsia="zh-CN"/>
          </w:rPr>
          <w:t>IEEE</w:t>
        </w:r>
        <w:r w:rsidR="002D0D3F">
          <w:rPr>
            <w:rFonts w:ascii="Times New Roman" w:eastAsia="Times New Roman" w:hAnsi="Times New Roman" w:cs="Times New Roman"/>
            <w:spacing w:val="13"/>
            <w:lang w:eastAsia="zh-CN"/>
          </w:rPr>
          <w:t>118</w:t>
        </w:r>
        <w:r w:rsidR="002D0D3F">
          <w:rPr>
            <w:rFonts w:ascii="Times New Roman" w:eastAsia="Times New Roman" w:hAnsi="Times New Roman" w:cs="Times New Roman"/>
            <w:lang w:eastAsia="zh-CN"/>
          </w:rPr>
          <w:t xml:space="preserve"> </w:t>
        </w:r>
        <w:r w:rsidR="002D0D3F">
          <w:rPr>
            <w:lang w:eastAsia="zh-CN"/>
          </w:rPr>
          <w:t>系统负荷节点</w:t>
        </w:r>
      </w:hyperlink>
      <w:r w:rsidR="002D0D3F">
        <w:rPr>
          <w:rFonts w:ascii="Times New Roman" w:eastAsia="Times New Roman" w:hAnsi="Times New Roman" w:cs="Times New Roman"/>
          <w:lang w:eastAsia="zh-CN"/>
        </w:rPr>
        <w:tab/>
      </w:r>
      <w:hyperlink w:anchor="_bookmark229" w:history="1">
        <w:r w:rsidR="002D0D3F">
          <w:rPr>
            <w:rFonts w:ascii="Times New Roman" w:eastAsia="Times New Roman" w:hAnsi="Times New Roman" w:cs="Times New Roman"/>
            <w:lang w:eastAsia="zh-CN"/>
          </w:rPr>
          <w:t>77</w:t>
        </w:r>
      </w:hyperlink>
    </w:p>
    <w:p w14:paraId="1FC8CB70" w14:textId="77777777" w:rsidR="00996552" w:rsidRDefault="00996552">
      <w:pPr>
        <w:rPr>
          <w:rFonts w:ascii="Times New Roman" w:eastAsia="Times New Roman" w:hAnsi="Times New Roman" w:cs="Times New Roman"/>
          <w:lang w:eastAsia="zh-CN"/>
        </w:rPr>
        <w:sectPr w:rsidR="00996552">
          <w:headerReference w:type="default" r:id="rId22"/>
          <w:footerReference w:type="default" r:id="rId23"/>
          <w:pgSz w:w="11910" w:h="16840"/>
          <w:pgMar w:top="1140" w:right="1440" w:bottom="1280" w:left="1680" w:header="871" w:footer="1095" w:gutter="0"/>
          <w:pgNumType w:start="7"/>
          <w:cols w:space="720"/>
        </w:sectPr>
      </w:pPr>
    </w:p>
    <w:p w14:paraId="75313B29" w14:textId="77777777" w:rsidR="00996552" w:rsidRDefault="00996552">
      <w:pPr>
        <w:spacing w:before="5"/>
        <w:rPr>
          <w:rFonts w:ascii="Times New Roman" w:eastAsia="Times New Roman" w:hAnsi="Times New Roman" w:cs="Times New Roman"/>
          <w:sz w:val="17"/>
          <w:szCs w:val="17"/>
          <w:lang w:eastAsia="zh-CN"/>
        </w:rPr>
      </w:pPr>
    </w:p>
    <w:p w14:paraId="7CB78BED" w14:textId="77777777" w:rsidR="00996552" w:rsidRDefault="00996552">
      <w:pPr>
        <w:rPr>
          <w:rFonts w:ascii="Times New Roman" w:eastAsia="Times New Roman" w:hAnsi="Times New Roman" w:cs="Times New Roman"/>
          <w:sz w:val="17"/>
          <w:szCs w:val="17"/>
          <w:lang w:eastAsia="zh-CN"/>
        </w:rPr>
        <w:sectPr w:rsidR="00996552">
          <w:headerReference w:type="even" r:id="rId24"/>
          <w:footerReference w:type="even" r:id="rId25"/>
          <w:pgSz w:w="11910" w:h="16840"/>
          <w:pgMar w:top="1580" w:right="1680" w:bottom="280" w:left="1680" w:header="0" w:footer="0" w:gutter="0"/>
          <w:cols w:space="720"/>
        </w:sectPr>
      </w:pPr>
    </w:p>
    <w:p w14:paraId="28800301" w14:textId="77777777" w:rsidR="00996552" w:rsidRDefault="00996552">
      <w:pPr>
        <w:rPr>
          <w:rFonts w:ascii="Times New Roman" w:eastAsia="Times New Roman" w:hAnsi="Times New Roman" w:cs="Times New Roman"/>
          <w:sz w:val="34"/>
          <w:szCs w:val="34"/>
          <w:lang w:eastAsia="zh-CN"/>
        </w:rPr>
      </w:pPr>
    </w:p>
    <w:p w14:paraId="51FFF33C" w14:textId="77777777" w:rsidR="00996552" w:rsidRDefault="00996552">
      <w:pPr>
        <w:spacing w:before="9"/>
        <w:rPr>
          <w:rFonts w:ascii="Times New Roman" w:eastAsia="Times New Roman" w:hAnsi="Times New Roman" w:cs="Times New Roman"/>
          <w:sz w:val="33"/>
          <w:szCs w:val="33"/>
          <w:lang w:eastAsia="zh-CN"/>
        </w:rPr>
      </w:pPr>
    </w:p>
    <w:p w14:paraId="632335A3" w14:textId="77777777" w:rsidR="00996552" w:rsidRDefault="002D0D3F">
      <w:pPr>
        <w:tabs>
          <w:tab w:val="left" w:pos="1279"/>
        </w:tabs>
        <w:ind w:right="158"/>
        <w:jc w:val="center"/>
        <w:rPr>
          <w:rFonts w:ascii="黑体" w:eastAsia="黑体" w:hAnsi="黑体" w:cs="黑体"/>
          <w:sz w:val="32"/>
          <w:szCs w:val="32"/>
          <w:lang w:eastAsia="zh-CN"/>
        </w:rPr>
      </w:pPr>
      <w:bookmarkStart w:id="19" w:name="第1章_绪论"/>
      <w:bookmarkStart w:id="20" w:name="_bookmark2"/>
      <w:bookmarkEnd w:id="19"/>
      <w:bookmarkEnd w:id="20"/>
      <w:r>
        <w:rPr>
          <w:rFonts w:ascii="黑体" w:eastAsia="黑体" w:hAnsi="黑体" w:cs="黑体"/>
          <w:sz w:val="32"/>
          <w:szCs w:val="32"/>
          <w:lang w:eastAsia="zh-CN"/>
        </w:rPr>
        <w:t>第</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 xml:space="preserve">1 </w:t>
      </w:r>
      <w:r>
        <w:rPr>
          <w:rFonts w:ascii="黑体" w:eastAsia="黑体" w:hAnsi="黑体" w:cs="黑体"/>
          <w:sz w:val="32"/>
          <w:szCs w:val="32"/>
          <w:lang w:eastAsia="zh-CN"/>
        </w:rPr>
        <w:t>章</w:t>
      </w:r>
      <w:r>
        <w:rPr>
          <w:rFonts w:ascii="黑体" w:eastAsia="黑体" w:hAnsi="黑体" w:cs="黑体"/>
          <w:sz w:val="32"/>
          <w:szCs w:val="32"/>
          <w:lang w:eastAsia="zh-CN"/>
        </w:rPr>
        <w:tab/>
        <w:t>绪论</w:t>
      </w:r>
    </w:p>
    <w:p w14:paraId="58CD9D2F" w14:textId="77777777" w:rsidR="00996552" w:rsidRDefault="00996552">
      <w:pPr>
        <w:spacing w:before="9"/>
        <w:rPr>
          <w:rFonts w:ascii="黑体" w:eastAsia="黑体" w:hAnsi="黑体" w:cs="黑体"/>
          <w:sz w:val="36"/>
          <w:szCs w:val="36"/>
          <w:lang w:eastAsia="zh-CN"/>
        </w:rPr>
      </w:pPr>
    </w:p>
    <w:p w14:paraId="6313EE49" w14:textId="77777777" w:rsidR="00996552" w:rsidRDefault="002D0D3F">
      <w:pPr>
        <w:tabs>
          <w:tab w:val="left" w:pos="817"/>
        </w:tabs>
        <w:ind w:left="117"/>
        <w:rPr>
          <w:rFonts w:ascii="宋体" w:eastAsia="宋体" w:hAnsi="宋体" w:cs="宋体"/>
          <w:sz w:val="30"/>
          <w:szCs w:val="30"/>
          <w:lang w:eastAsia="zh-CN"/>
        </w:rPr>
      </w:pPr>
      <w:bookmarkStart w:id="21" w:name="1.1_研究背景与研究意义"/>
      <w:bookmarkStart w:id="22" w:name="_bookmark3"/>
      <w:bookmarkEnd w:id="21"/>
      <w:bookmarkEnd w:id="22"/>
      <w:r>
        <w:rPr>
          <w:rFonts w:ascii="Times New Roman" w:eastAsia="Times New Roman" w:hAnsi="Times New Roman" w:cs="Times New Roman"/>
          <w:sz w:val="32"/>
          <w:szCs w:val="32"/>
          <w:lang w:eastAsia="zh-CN"/>
        </w:rPr>
        <w:t>1.1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研究背景与研究意义</w:t>
      </w:r>
    </w:p>
    <w:p w14:paraId="0EA95B09" w14:textId="77777777" w:rsidR="00996552" w:rsidRDefault="00996552">
      <w:pPr>
        <w:spacing w:before="9"/>
        <w:rPr>
          <w:rFonts w:ascii="宋体" w:eastAsia="宋体" w:hAnsi="宋体" w:cs="宋体"/>
          <w:sz w:val="23"/>
          <w:szCs w:val="23"/>
          <w:lang w:eastAsia="zh-CN"/>
        </w:rPr>
      </w:pPr>
    </w:p>
    <w:p w14:paraId="12162D0F" w14:textId="77777777" w:rsidR="00996552" w:rsidRDefault="002D0D3F">
      <w:pPr>
        <w:pStyle w:val="a3"/>
        <w:spacing w:line="305" w:lineRule="auto"/>
        <w:ind w:right="275" w:firstLine="480"/>
        <w:jc w:val="both"/>
        <w:rPr>
          <w:lang w:eastAsia="zh-CN"/>
        </w:rPr>
      </w:pPr>
      <w:r>
        <w:rPr>
          <w:lang w:eastAsia="zh-CN"/>
        </w:rPr>
        <w:t>随着社会的发展</w:t>
      </w:r>
      <w:r>
        <w:rPr>
          <w:spacing w:val="-45"/>
          <w:lang w:eastAsia="zh-CN"/>
        </w:rPr>
        <w:t>，</w:t>
      </w:r>
      <w:r>
        <w:rPr>
          <w:lang w:eastAsia="zh-CN"/>
        </w:rPr>
        <w:t>人民生活和现代化水平的不断提高</w:t>
      </w:r>
      <w:r>
        <w:rPr>
          <w:spacing w:val="-45"/>
          <w:lang w:eastAsia="zh-CN"/>
        </w:rPr>
        <w:t>，</w:t>
      </w:r>
      <w:r>
        <w:rPr>
          <w:lang w:eastAsia="zh-CN"/>
        </w:rPr>
        <w:t>导致对电能的需求越 来越大</w:t>
      </w:r>
      <w:r>
        <w:rPr>
          <w:spacing w:val="-24"/>
          <w:lang w:eastAsia="zh-CN"/>
        </w:rPr>
        <w:t>，</w:t>
      </w:r>
      <w:r>
        <w:rPr>
          <w:lang w:eastAsia="zh-CN"/>
        </w:rPr>
        <w:t>电力系统作为维持国计民生的重要组成部分</w:t>
      </w:r>
      <w:r>
        <w:rPr>
          <w:spacing w:val="-24"/>
          <w:lang w:eastAsia="zh-CN"/>
        </w:rPr>
        <w:t>，</w:t>
      </w:r>
      <w:r>
        <w:rPr>
          <w:lang w:eastAsia="zh-CN"/>
        </w:rPr>
        <w:t>其稳定运行</w:t>
      </w:r>
      <w:r>
        <w:rPr>
          <w:spacing w:val="-21"/>
          <w:lang w:eastAsia="zh-CN"/>
        </w:rPr>
        <w:t>、</w:t>
      </w:r>
      <w:r>
        <w:rPr>
          <w:lang w:eastAsia="zh-CN"/>
        </w:rPr>
        <w:t>经济性</w:t>
      </w:r>
      <w:r>
        <w:rPr>
          <w:spacing w:val="-22"/>
          <w:lang w:eastAsia="zh-CN"/>
        </w:rPr>
        <w:t>、</w:t>
      </w:r>
      <w:r>
        <w:rPr>
          <w:lang w:eastAsia="zh-CN"/>
        </w:rPr>
        <w:t>可 靠性以及安全性越来越重要</w:t>
      </w:r>
      <w:r>
        <w:rPr>
          <w:spacing w:val="-41"/>
          <w:lang w:eastAsia="zh-CN"/>
        </w:rPr>
        <w:t>。</w:t>
      </w:r>
      <w:r>
        <w:rPr>
          <w:lang w:eastAsia="zh-CN"/>
        </w:rPr>
        <w:t>近年来</w:t>
      </w:r>
      <w:r>
        <w:rPr>
          <w:spacing w:val="-49"/>
          <w:lang w:eastAsia="zh-CN"/>
        </w:rPr>
        <w:t>，</w:t>
      </w:r>
      <w:r>
        <w:rPr>
          <w:lang w:eastAsia="zh-CN"/>
        </w:rPr>
        <w:t>随着电力系统规模的不断扩大和其复杂性 的逐步增加</w:t>
      </w:r>
      <w:r>
        <w:rPr>
          <w:spacing w:val="-48"/>
          <w:lang w:eastAsia="zh-CN"/>
        </w:rPr>
        <w:t>，</w:t>
      </w:r>
      <w:r>
        <w:rPr>
          <w:lang w:eastAsia="zh-CN"/>
        </w:rPr>
        <w:t>电力系统各元件之间的关联越来越紧密</w:t>
      </w:r>
      <w:r>
        <w:rPr>
          <w:spacing w:val="-41"/>
          <w:lang w:eastAsia="zh-CN"/>
        </w:rPr>
        <w:t>。</w:t>
      </w:r>
      <w:r>
        <w:rPr>
          <w:lang w:eastAsia="zh-CN"/>
        </w:rPr>
        <w:t xml:space="preserve">电力系统在促进社会发展 </w:t>
      </w:r>
      <w:r>
        <w:rPr>
          <w:spacing w:val="3"/>
          <w:lang w:eastAsia="zh-CN"/>
        </w:rPr>
        <w:t>和人民生活水平提高的同时，由于某一局部故障而引发电网大停电事故的例子</w:t>
      </w:r>
      <w:r>
        <w:rPr>
          <w:spacing w:val="51"/>
          <w:lang w:eastAsia="zh-CN"/>
        </w:rPr>
        <w:t xml:space="preserve"> </w:t>
      </w:r>
      <w:r>
        <w:rPr>
          <w:lang w:eastAsia="zh-CN"/>
        </w:rPr>
        <w:t>屡见不鲜</w:t>
      </w:r>
      <w:r>
        <w:rPr>
          <w:spacing w:val="-30"/>
          <w:lang w:eastAsia="zh-CN"/>
        </w:rPr>
        <w:t>，</w:t>
      </w:r>
      <w:r>
        <w:rPr>
          <w:lang w:eastAsia="zh-CN"/>
        </w:rPr>
        <w:t>从这方面来讲</w:t>
      </w:r>
      <w:r>
        <w:rPr>
          <w:spacing w:val="-30"/>
          <w:lang w:eastAsia="zh-CN"/>
        </w:rPr>
        <w:t>，</w:t>
      </w:r>
      <w:r>
        <w:rPr>
          <w:lang w:eastAsia="zh-CN"/>
        </w:rPr>
        <w:t>这些电网故障不仅带来巨大的经济损失</w:t>
      </w:r>
      <w:r>
        <w:rPr>
          <w:spacing w:val="-30"/>
          <w:lang w:eastAsia="zh-CN"/>
        </w:rPr>
        <w:t>，</w:t>
      </w:r>
      <w:r>
        <w:rPr>
          <w:lang w:eastAsia="zh-CN"/>
        </w:rPr>
        <w:t>还将严重影 响社会经济的发展和人民的生活水平的提高。</w:t>
      </w:r>
    </w:p>
    <w:p w14:paraId="77CB422E" w14:textId="77777777" w:rsidR="00996552" w:rsidRDefault="002D0D3F">
      <w:pPr>
        <w:pStyle w:val="a3"/>
        <w:spacing w:before="20" w:line="295" w:lineRule="auto"/>
        <w:ind w:right="75" w:firstLine="480"/>
        <w:rPr>
          <w:lang w:eastAsia="zh-CN"/>
        </w:rPr>
      </w:pPr>
      <w:r>
        <w:rPr>
          <w:lang w:eastAsia="zh-CN"/>
        </w:rPr>
        <w:t>自进入</w:t>
      </w:r>
      <w:r>
        <w:rPr>
          <w:spacing w:val="-71"/>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11"/>
          <w:lang w:eastAsia="zh-CN"/>
        </w:rPr>
        <w:t xml:space="preserve"> </w:t>
      </w:r>
      <w:r>
        <w:rPr>
          <w:lang w:eastAsia="zh-CN"/>
        </w:rPr>
        <w:t>世纪后</w:t>
      </w:r>
      <w:r>
        <w:rPr>
          <w:spacing w:val="-66"/>
          <w:lang w:eastAsia="zh-CN"/>
        </w:rPr>
        <w:t>，</w:t>
      </w:r>
      <w:r>
        <w:rPr>
          <w:lang w:eastAsia="zh-CN"/>
        </w:rPr>
        <w:t>全球各地发生了很多大面积电网瘫痪事故</w:t>
      </w:r>
      <w:r>
        <w:rPr>
          <w:spacing w:val="-56"/>
          <w:lang w:eastAsia="zh-CN"/>
        </w:rPr>
        <w:t>。</w:t>
      </w:r>
      <w:r>
        <w:rPr>
          <w:lang w:eastAsia="zh-CN"/>
        </w:rPr>
        <w:t>在国内</w:t>
      </w:r>
      <w:r>
        <w:rPr>
          <w:spacing w:val="-66"/>
          <w:lang w:eastAsia="zh-CN"/>
        </w:rPr>
        <w:t>，</w:t>
      </w:r>
      <w:r>
        <w:rPr>
          <w:rFonts w:ascii="Times New Roman" w:eastAsia="Times New Roman" w:hAnsi="Times New Roman" w:cs="Times New Roman"/>
          <w:lang w:eastAsia="zh-CN"/>
        </w:rPr>
        <w:t xml:space="preserve">2008 </w:t>
      </w:r>
      <w:r>
        <w:rPr>
          <w:spacing w:val="3"/>
          <w:lang w:eastAsia="zh-CN"/>
        </w:rPr>
        <w:t>年南方特大雪灾导致的全国大范围停电事故对社会经济和人民生活造成了极大</w:t>
      </w:r>
      <w:r>
        <w:rPr>
          <w:spacing w:val="59"/>
          <w:lang w:eastAsia="zh-CN"/>
        </w:rPr>
        <w:t xml:space="preserve"> </w:t>
      </w:r>
      <w:r>
        <w:rPr>
          <w:lang w:eastAsia="zh-CN"/>
        </w:rPr>
        <w:t>的影响，我国遭遇了</w:t>
      </w:r>
      <w:r>
        <w:rPr>
          <w:spacing w:val="-57"/>
          <w:lang w:eastAsia="zh-CN"/>
        </w:rPr>
        <w:t xml:space="preserve"> </w:t>
      </w:r>
      <w:r>
        <w:rPr>
          <w:rFonts w:ascii="Times New Roman" w:eastAsia="Times New Roman" w:hAnsi="Times New Roman" w:cs="Times New Roman"/>
          <w:lang w:eastAsia="zh-CN"/>
        </w:rPr>
        <w:t>50</w:t>
      </w:r>
      <w:r>
        <w:rPr>
          <w:rFonts w:ascii="Times New Roman" w:eastAsia="Times New Roman" w:hAnsi="Times New Roman" w:cs="Times New Roman"/>
          <w:spacing w:val="3"/>
          <w:lang w:eastAsia="zh-CN"/>
        </w:rPr>
        <w:t xml:space="preserve"> </w:t>
      </w:r>
      <w:r>
        <w:rPr>
          <w:lang w:eastAsia="zh-CN"/>
        </w:rPr>
        <w:t>年一遇的冰雪灾害，由于暴雪、冻雨导致华南地区、华 中和华北部分地区输变电线路出现大范围断线倒塔</w:t>
      </w:r>
      <w:r>
        <w:rPr>
          <w:spacing w:val="-45"/>
          <w:lang w:eastAsia="zh-CN"/>
        </w:rPr>
        <w:t>，</w:t>
      </w:r>
      <w:r>
        <w:rPr>
          <w:lang w:eastAsia="zh-CN"/>
        </w:rPr>
        <w:t>造成大范围停电限电</w:t>
      </w:r>
      <w:r>
        <w:rPr>
          <w:spacing w:val="-45"/>
          <w:lang w:eastAsia="zh-CN"/>
        </w:rPr>
        <w:t>，</w:t>
      </w:r>
      <w:r>
        <w:rPr>
          <w:lang w:eastAsia="zh-CN"/>
        </w:rPr>
        <w:t>严重 影响了电网安全运行</w:t>
      </w:r>
      <w:r>
        <w:rPr>
          <w:spacing w:val="-31"/>
          <w:lang w:eastAsia="zh-CN"/>
        </w:rPr>
        <w:t>，</w:t>
      </w:r>
      <w:r>
        <w:rPr>
          <w:lang w:eastAsia="zh-CN"/>
        </w:rPr>
        <w:t>有地区甚至断水断电十余天</w:t>
      </w:r>
      <w:r>
        <w:rPr>
          <w:spacing w:val="-31"/>
          <w:lang w:eastAsia="zh-CN"/>
        </w:rPr>
        <w:t>，</w:t>
      </w:r>
      <w:r>
        <w:rPr>
          <w:lang w:eastAsia="zh-CN"/>
        </w:rPr>
        <w:t>引发了交通运输</w:t>
      </w:r>
      <w:r>
        <w:rPr>
          <w:spacing w:val="-28"/>
          <w:lang w:eastAsia="zh-CN"/>
        </w:rPr>
        <w:t>、</w:t>
      </w:r>
      <w:r>
        <w:rPr>
          <w:lang w:eastAsia="zh-CN"/>
        </w:rPr>
        <w:t>物资调度 等方面的连锁反应</w:t>
      </w:r>
      <w:r>
        <w:rPr>
          <w:spacing w:val="-28"/>
          <w:lang w:eastAsia="zh-CN"/>
        </w:rPr>
        <w:t>，</w:t>
      </w:r>
      <w:r>
        <w:rPr>
          <w:lang w:eastAsia="zh-CN"/>
        </w:rPr>
        <w:t>严重影响了人们的日常生活</w:t>
      </w:r>
      <w:r>
        <w:rPr>
          <w:spacing w:val="-28"/>
          <w:lang w:eastAsia="zh-CN"/>
        </w:rPr>
        <w:t>，</w:t>
      </w:r>
      <w:r>
        <w:rPr>
          <w:lang w:eastAsia="zh-CN"/>
        </w:rPr>
        <w:t>影响人数达</w:t>
      </w:r>
      <w:r>
        <w:rPr>
          <w:spacing w:val="-6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5"/>
          <w:lang w:eastAsia="zh-CN"/>
        </w:rPr>
        <w:t xml:space="preserve"> </w:t>
      </w:r>
      <w:r>
        <w:rPr>
          <w:lang w:eastAsia="zh-CN"/>
        </w:rPr>
        <w:t>亿人</w:t>
      </w:r>
      <w:r>
        <w:rPr>
          <w:spacing w:val="-24"/>
          <w:lang w:eastAsia="zh-CN"/>
        </w:rPr>
        <w:t>。</w:t>
      </w:r>
      <w:r>
        <w:rPr>
          <w:lang w:eastAsia="zh-CN"/>
        </w:rPr>
        <w:t>据调查统 计</w:t>
      </w:r>
      <w:r>
        <w:rPr>
          <w:spacing w:val="-50"/>
          <w:lang w:eastAsia="zh-CN"/>
        </w:rPr>
        <w:t>，</w:t>
      </w:r>
      <w:r>
        <w:rPr>
          <w:lang w:eastAsia="zh-CN"/>
        </w:rPr>
        <w:t>此次灾害导致</w:t>
      </w:r>
      <w:r>
        <w:rPr>
          <w:spacing w:val="-69"/>
          <w:lang w:eastAsia="zh-CN"/>
        </w:rPr>
        <w:t xml:space="preserve"> </w:t>
      </w:r>
      <w:r>
        <w:rPr>
          <w:rFonts w:ascii="Times New Roman" w:eastAsia="Times New Roman" w:hAnsi="Times New Roman" w:cs="Times New Roman"/>
          <w:lang w:eastAsia="zh-CN"/>
        </w:rPr>
        <w:t>37606</w:t>
      </w:r>
      <w:r>
        <w:rPr>
          <w:rFonts w:ascii="Times New Roman" w:eastAsia="Times New Roman" w:hAnsi="Times New Roman" w:cs="Times New Roman"/>
          <w:spacing w:val="-9"/>
          <w:lang w:eastAsia="zh-CN"/>
        </w:rPr>
        <w:t xml:space="preserve"> </w:t>
      </w:r>
      <w:r>
        <w:rPr>
          <w:lang w:eastAsia="zh-CN"/>
        </w:rPr>
        <w:t>条电力线路停运</w:t>
      </w:r>
      <w:r>
        <w:rPr>
          <w:spacing w:val="-50"/>
          <w:lang w:eastAsia="zh-CN"/>
        </w:rPr>
        <w:t>，</w:t>
      </w:r>
      <w:r>
        <w:rPr>
          <w:lang w:eastAsia="zh-CN"/>
        </w:rPr>
        <w:t>停运的变电站共</w:t>
      </w:r>
      <w:r>
        <w:rPr>
          <w:spacing w:val="-69"/>
          <w:lang w:eastAsia="zh-CN"/>
        </w:rPr>
        <w:t xml:space="preserve"> </w:t>
      </w:r>
      <w:r>
        <w:rPr>
          <w:rFonts w:ascii="Times New Roman" w:eastAsia="Times New Roman" w:hAnsi="Times New Roman" w:cs="Times New Roman"/>
          <w:lang w:eastAsia="zh-CN"/>
        </w:rPr>
        <w:t>2027</w:t>
      </w:r>
      <w:r>
        <w:rPr>
          <w:rFonts w:ascii="Times New Roman" w:eastAsia="Times New Roman" w:hAnsi="Times New Roman" w:cs="Times New Roman"/>
          <w:spacing w:val="-9"/>
          <w:lang w:eastAsia="zh-CN"/>
        </w:rPr>
        <w:t xml:space="preserve"> </w:t>
      </w:r>
      <w:r>
        <w:rPr>
          <w:lang w:eastAsia="zh-CN"/>
        </w:rPr>
        <w:t>座</w:t>
      </w:r>
      <w:r>
        <w:rPr>
          <w:spacing w:val="-50"/>
          <w:lang w:eastAsia="zh-CN"/>
        </w:rPr>
        <w:t>，</w:t>
      </w:r>
      <w:r>
        <w:rPr>
          <w:rFonts w:ascii="Times New Roman" w:eastAsia="Times New Roman" w:hAnsi="Times New Roman" w:cs="Times New Roman"/>
          <w:lang w:eastAsia="zh-CN"/>
        </w:rPr>
        <w:t>111–500</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1"/>
          <w:lang w:eastAsia="zh-CN"/>
        </w:rPr>
        <w:t>k</w:t>
      </w:r>
      <w:r>
        <w:rPr>
          <w:rFonts w:ascii="Times New Roman" w:eastAsia="Times New Roman" w:hAnsi="Times New Roman" w:cs="Times New Roman"/>
          <w:lang w:eastAsia="zh-CN"/>
        </w:rPr>
        <w:t xml:space="preserve">V </w:t>
      </w:r>
      <w:r>
        <w:rPr>
          <w:lang w:eastAsia="zh-CN"/>
        </w:rPr>
        <w:t>线路倒塌</w:t>
      </w:r>
      <w:r>
        <w:rPr>
          <w:spacing w:val="-64"/>
          <w:lang w:eastAsia="zh-CN"/>
        </w:rPr>
        <w:t xml:space="preserve"> </w:t>
      </w:r>
      <w:r>
        <w:rPr>
          <w:rFonts w:ascii="Times New Roman" w:eastAsia="Times New Roman" w:hAnsi="Times New Roman" w:cs="Times New Roman"/>
          <w:lang w:eastAsia="zh-CN"/>
        </w:rPr>
        <w:t>8165</w:t>
      </w:r>
      <w:r>
        <w:rPr>
          <w:rFonts w:ascii="Times New Roman" w:eastAsia="Times New Roman" w:hAnsi="Times New Roman" w:cs="Times New Roman"/>
          <w:spacing w:val="-4"/>
          <w:lang w:eastAsia="zh-CN"/>
        </w:rPr>
        <w:t xml:space="preserve"> </w:t>
      </w:r>
      <w:r>
        <w:rPr>
          <w:lang w:eastAsia="zh-CN"/>
        </w:rPr>
        <w:t>座</w:t>
      </w:r>
      <w:r>
        <w:rPr>
          <w:spacing w:val="-24"/>
          <w:lang w:eastAsia="zh-CN"/>
        </w:rPr>
        <w:t>，</w:t>
      </w:r>
      <w:r>
        <w:rPr>
          <w:lang w:eastAsia="zh-CN"/>
        </w:rPr>
        <w:t>给南方地区造成了巨大的经济损失</w:t>
      </w:r>
      <w:r>
        <w:rPr>
          <w:spacing w:val="-20"/>
          <w:lang w:eastAsia="zh-CN"/>
        </w:rPr>
        <w:t>。</w:t>
      </w:r>
      <w:r>
        <w:rPr>
          <w:lang w:eastAsia="zh-CN"/>
        </w:rPr>
        <w:t>在国外</w:t>
      </w:r>
      <w:r>
        <w:rPr>
          <w:spacing w:val="-24"/>
          <w:lang w:eastAsia="zh-CN"/>
        </w:rPr>
        <w:t>，</w:t>
      </w:r>
      <w:r>
        <w:rPr>
          <w:rFonts w:ascii="Times New Roman" w:eastAsia="Times New Roman" w:hAnsi="Times New Roman" w:cs="Times New Roman"/>
          <w:lang w:eastAsia="zh-CN"/>
        </w:rPr>
        <w:t>2018</w:t>
      </w:r>
      <w:r>
        <w:rPr>
          <w:rFonts w:ascii="Times New Roman" w:eastAsia="Times New Roman" w:hAnsi="Times New Roman" w:cs="Times New Roman"/>
          <w:spacing w:val="-4"/>
          <w:lang w:eastAsia="zh-CN"/>
        </w:rPr>
        <w:t xml:space="preserve"> </w:t>
      </w:r>
      <w:r>
        <w:rPr>
          <w:lang w:eastAsia="zh-CN"/>
        </w:rPr>
        <w:t>年</w:t>
      </w:r>
      <w:r>
        <w:rPr>
          <w:spacing w:val="-64"/>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4"/>
          <w:lang w:eastAsia="zh-CN"/>
        </w:rPr>
        <w:t xml:space="preserve"> </w:t>
      </w:r>
      <w:r>
        <w:rPr>
          <w:lang w:eastAsia="zh-CN"/>
        </w:rPr>
        <w:t>月</w:t>
      </w:r>
      <w:r>
        <w:rPr>
          <w:spacing w:val="-64"/>
          <w:lang w:eastAsia="zh-CN"/>
        </w:rPr>
        <w:t xml:space="preserve"> </w:t>
      </w:r>
      <w:r>
        <w:rPr>
          <w:rFonts w:ascii="Times New Roman" w:eastAsia="Times New Roman" w:hAnsi="Times New Roman" w:cs="Times New Roman"/>
          <w:lang w:eastAsia="zh-CN"/>
        </w:rPr>
        <w:t xml:space="preserve">21 </w:t>
      </w:r>
      <w:r>
        <w:rPr>
          <w:lang w:eastAsia="zh-CN"/>
        </w:rPr>
        <w:t>日，巴西电网发生大面积停电事故，涉及巴西北部与东北部</w:t>
      </w:r>
      <w:r>
        <w:rPr>
          <w:spacing w:val="-57"/>
          <w:lang w:eastAsia="zh-CN"/>
        </w:rPr>
        <w:t xml:space="preserve"> </w:t>
      </w:r>
      <w:r>
        <w:rPr>
          <w:rFonts w:ascii="Times New Roman" w:eastAsia="Times New Roman" w:hAnsi="Times New Roman" w:cs="Times New Roman"/>
          <w:lang w:eastAsia="zh-CN"/>
        </w:rPr>
        <w:t>14</w:t>
      </w:r>
      <w:r>
        <w:rPr>
          <w:rFonts w:ascii="Times New Roman" w:eastAsia="Times New Roman" w:hAnsi="Times New Roman" w:cs="Times New Roman"/>
          <w:spacing w:val="3"/>
          <w:lang w:eastAsia="zh-CN"/>
        </w:rPr>
        <w:t xml:space="preserve"> </w:t>
      </w:r>
      <w:r>
        <w:rPr>
          <w:lang w:eastAsia="zh-CN"/>
        </w:rPr>
        <w:t xml:space="preserve">个州，其中受影 </w:t>
      </w:r>
      <w:r>
        <w:rPr>
          <w:spacing w:val="3"/>
          <w:lang w:eastAsia="zh-CN"/>
        </w:rPr>
        <w:t>响最为严重的是贝里奥格兰德州、帕拉伊巴州和马拉尼昂州。在此次停电事故</w:t>
      </w:r>
      <w:r>
        <w:rPr>
          <w:spacing w:val="62"/>
          <w:lang w:eastAsia="zh-CN"/>
        </w:rPr>
        <w:t xml:space="preserve"> </w:t>
      </w:r>
      <w:r>
        <w:rPr>
          <w:spacing w:val="-2"/>
          <w:lang w:eastAsia="zh-CN"/>
        </w:rPr>
        <w:t>中，北部和东北部电网与主网裂解，最终损失负荷</w:t>
      </w:r>
      <w:r>
        <w:rPr>
          <w:spacing w:val="-63"/>
          <w:lang w:eastAsia="zh-CN"/>
        </w:rPr>
        <w:t xml:space="preserve"> </w:t>
      </w:r>
      <w:r>
        <w:rPr>
          <w:rFonts w:ascii="Times New Roman" w:eastAsia="Times New Roman" w:hAnsi="Times New Roman" w:cs="Times New Roman"/>
          <w:lang w:eastAsia="zh-CN"/>
        </w:rPr>
        <w:t>21735</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2"/>
          <w:lang w:eastAsia="zh-CN"/>
        </w:rPr>
        <w:t>MW</w:t>
      </w:r>
      <w:r>
        <w:rPr>
          <w:spacing w:val="-2"/>
          <w:lang w:eastAsia="zh-CN"/>
        </w:rPr>
        <w:t>，相当于巴西互联</w:t>
      </w:r>
      <w:r>
        <w:rPr>
          <w:spacing w:val="38"/>
          <w:lang w:eastAsia="zh-CN"/>
        </w:rPr>
        <w:t xml:space="preserve"> </w:t>
      </w:r>
      <w:r>
        <w:rPr>
          <w:spacing w:val="3"/>
          <w:lang w:eastAsia="zh-CN"/>
        </w:rPr>
        <w:t>电网停电前负荷的</w:t>
      </w:r>
      <w:r>
        <w:rPr>
          <w:spacing w:val="-45"/>
          <w:lang w:eastAsia="zh-CN"/>
        </w:rPr>
        <w:t xml:space="preserve"> </w:t>
      </w:r>
      <w:r>
        <w:rPr>
          <w:rFonts w:ascii="Times New Roman" w:eastAsia="Times New Roman" w:hAnsi="Times New Roman" w:cs="Times New Roman"/>
          <w:spacing w:val="2"/>
          <w:lang w:eastAsia="zh-CN"/>
        </w:rPr>
        <w:t>27%</w:t>
      </w:r>
      <w:r>
        <w:rPr>
          <w:spacing w:val="2"/>
          <w:lang w:eastAsia="zh-CN"/>
        </w:rPr>
        <w:t>，全国约四分之一的用户断电。事故原因为巴西欣古换</w:t>
      </w:r>
      <w:r>
        <w:rPr>
          <w:spacing w:val="52"/>
          <w:lang w:eastAsia="zh-CN"/>
        </w:rPr>
        <w:t xml:space="preserve"> </w:t>
      </w:r>
      <w:r>
        <w:rPr>
          <w:lang w:eastAsia="zh-CN"/>
        </w:rPr>
        <w:t>流站交流测</w:t>
      </w:r>
      <w:r>
        <w:rPr>
          <w:spacing w:val="-63"/>
          <w:lang w:eastAsia="zh-CN"/>
        </w:rPr>
        <w:t xml:space="preserve"> </w:t>
      </w:r>
      <w:r>
        <w:rPr>
          <w:rFonts w:ascii="Times New Roman" w:eastAsia="Times New Roman" w:hAnsi="Times New Roman" w:cs="Times New Roman"/>
          <w:lang w:eastAsia="zh-CN"/>
        </w:rPr>
        <w:t>500</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6"/>
          <w:lang w:eastAsia="zh-CN"/>
        </w:rPr>
        <w:t>kV</w:t>
      </w:r>
      <w:r>
        <w:rPr>
          <w:rFonts w:ascii="Times New Roman" w:eastAsia="Times New Roman" w:hAnsi="Times New Roman" w:cs="Times New Roman"/>
          <w:spacing w:val="-2"/>
          <w:lang w:eastAsia="zh-CN"/>
        </w:rPr>
        <w:t xml:space="preserve"> </w:t>
      </w:r>
      <w:r>
        <w:rPr>
          <w:spacing w:val="-1"/>
          <w:lang w:eastAsia="zh-CN"/>
        </w:rPr>
        <w:t>断路器故障</w:t>
      </w:r>
      <w:hyperlink w:anchor="_bookmark149" w:history="1">
        <w:r>
          <w:rPr>
            <w:rFonts w:ascii="Times New Roman" w:eastAsia="Times New Roman" w:hAnsi="Times New Roman" w:cs="Times New Roman"/>
            <w:spacing w:val="-1"/>
            <w:position w:val="9"/>
            <w:sz w:val="16"/>
            <w:szCs w:val="16"/>
            <w:lang w:eastAsia="zh-CN"/>
          </w:rPr>
          <w:t>[1</w:t>
        </w:r>
      </w:hyperlink>
      <w:r>
        <w:rPr>
          <w:rFonts w:ascii="Times New Roman" w:eastAsia="Times New Roman" w:hAnsi="Times New Roman" w:cs="Times New Roman"/>
          <w:spacing w:val="-1"/>
          <w:position w:val="9"/>
          <w:sz w:val="16"/>
          <w:szCs w:val="16"/>
          <w:lang w:eastAsia="zh-CN"/>
        </w:rPr>
        <w:t>]</w:t>
      </w:r>
      <w:r>
        <w:rPr>
          <w:spacing w:val="-1"/>
          <w:lang w:eastAsia="zh-CN"/>
        </w:rPr>
        <w:t>。此外，近期发生的“</w:t>
      </w:r>
      <w:r>
        <w:rPr>
          <w:rFonts w:ascii="Times New Roman" w:eastAsia="Times New Roman" w:hAnsi="Times New Roman" w:cs="Times New Roman"/>
          <w:spacing w:val="-1"/>
          <w:lang w:eastAsia="zh-CN"/>
        </w:rPr>
        <w:t>3.7</w:t>
      </w:r>
      <w:r>
        <w:rPr>
          <w:spacing w:val="-1"/>
          <w:lang w:eastAsia="zh-CN"/>
        </w:rPr>
        <w:t>”委内瑞拉停电事故，</w:t>
      </w:r>
      <w:r>
        <w:rPr>
          <w:spacing w:val="29"/>
          <w:lang w:eastAsia="zh-CN"/>
        </w:rPr>
        <w:t xml:space="preserve"> </w:t>
      </w:r>
      <w:r>
        <w:rPr>
          <w:lang w:eastAsia="zh-CN"/>
        </w:rPr>
        <w:t>委内瑞拉政府称电力系统遭到三个阶段的攻击</w:t>
      </w:r>
      <w:r>
        <w:rPr>
          <w:spacing w:val="-47"/>
          <w:lang w:eastAsia="zh-CN"/>
        </w:rPr>
        <w:t>，</w:t>
      </w:r>
      <w:r>
        <w:rPr>
          <w:lang w:eastAsia="zh-CN"/>
        </w:rPr>
        <w:t>分别是网络</w:t>
      </w:r>
      <w:r>
        <w:rPr>
          <w:spacing w:val="-42"/>
          <w:lang w:eastAsia="zh-CN"/>
        </w:rPr>
        <w:t>、</w:t>
      </w:r>
      <w:r>
        <w:rPr>
          <w:lang w:eastAsia="zh-CN"/>
        </w:rPr>
        <w:t>电磁和人为破坏的 攻击</w:t>
      </w:r>
      <w:r>
        <w:rPr>
          <w:spacing w:val="-45"/>
          <w:lang w:eastAsia="zh-CN"/>
        </w:rPr>
        <w:t>，</w:t>
      </w:r>
      <w:r>
        <w:rPr>
          <w:lang w:eastAsia="zh-CN"/>
        </w:rPr>
        <w:t>其攻击的方式都是使电力系统的中枢节点故障</w:t>
      </w:r>
      <w:r>
        <w:rPr>
          <w:spacing w:val="-45"/>
          <w:lang w:eastAsia="zh-CN"/>
        </w:rPr>
        <w:t>，</w:t>
      </w:r>
      <w:r>
        <w:rPr>
          <w:lang w:eastAsia="zh-CN"/>
        </w:rPr>
        <w:t xml:space="preserve">从而引发电力系统连锁故 </w:t>
      </w:r>
      <w:r>
        <w:rPr>
          <w:spacing w:val="-3"/>
          <w:lang w:eastAsia="zh-CN"/>
        </w:rPr>
        <w:t>障。在此次停电事故中，委内瑞拉</w:t>
      </w:r>
      <w:r>
        <w:rPr>
          <w:spacing w:val="-64"/>
          <w:lang w:eastAsia="zh-CN"/>
        </w:rPr>
        <w:t xml:space="preserve"> </w:t>
      </w:r>
      <w:r>
        <w:rPr>
          <w:rFonts w:ascii="Times New Roman" w:eastAsia="Times New Roman" w:hAnsi="Times New Roman" w:cs="Times New Roman"/>
          <w:lang w:eastAsia="zh-CN"/>
        </w:rPr>
        <w:t>23</w:t>
      </w:r>
      <w:r>
        <w:rPr>
          <w:rFonts w:ascii="Times New Roman" w:eastAsia="Times New Roman" w:hAnsi="Times New Roman" w:cs="Times New Roman"/>
          <w:spacing w:val="-4"/>
          <w:lang w:eastAsia="zh-CN"/>
        </w:rPr>
        <w:t xml:space="preserve"> </w:t>
      </w:r>
      <w:r>
        <w:rPr>
          <w:spacing w:val="-3"/>
          <w:lang w:eastAsia="zh-CN"/>
        </w:rPr>
        <w:t>个州中，一度有</w:t>
      </w:r>
      <w:r>
        <w:rPr>
          <w:spacing w:val="-64"/>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4"/>
          <w:lang w:eastAsia="zh-CN"/>
        </w:rPr>
        <w:t xml:space="preserve"> </w:t>
      </w:r>
      <w:r>
        <w:rPr>
          <w:spacing w:val="-2"/>
          <w:lang w:eastAsia="zh-CN"/>
        </w:rPr>
        <w:t>个州全面停电，造成大</w:t>
      </w:r>
      <w:r>
        <w:rPr>
          <w:spacing w:val="29"/>
          <w:lang w:eastAsia="zh-CN"/>
        </w:rPr>
        <w:t xml:space="preserve"> </w:t>
      </w:r>
      <w:r>
        <w:rPr>
          <w:spacing w:val="-3"/>
          <w:lang w:eastAsia="zh-CN"/>
        </w:rPr>
        <w:t>规模交通拥堵，学校、医院、工厂、机场等都受到严重影响，给人们带来巨大恐</w:t>
      </w:r>
      <w:r>
        <w:rPr>
          <w:spacing w:val="29"/>
          <w:lang w:eastAsia="zh-CN"/>
        </w:rPr>
        <w:t xml:space="preserve"> </w:t>
      </w:r>
      <w:r>
        <w:rPr>
          <w:lang w:eastAsia="zh-CN"/>
        </w:rPr>
        <w:t>慌。</w:t>
      </w:r>
    </w:p>
    <w:p w14:paraId="4BB6E595" w14:textId="77777777" w:rsidR="00996552" w:rsidRDefault="002D0D3F">
      <w:pPr>
        <w:pStyle w:val="a3"/>
        <w:spacing w:before="30" w:line="305" w:lineRule="auto"/>
        <w:ind w:right="275" w:firstLine="480"/>
        <w:jc w:val="both"/>
        <w:rPr>
          <w:lang w:eastAsia="zh-CN"/>
        </w:rPr>
      </w:pPr>
      <w:r>
        <w:rPr>
          <w:lang w:eastAsia="zh-CN"/>
        </w:rPr>
        <w:t>在世界范围内</w:t>
      </w:r>
      <w:r>
        <w:rPr>
          <w:spacing w:val="-32"/>
          <w:lang w:eastAsia="zh-CN"/>
        </w:rPr>
        <w:t>，</w:t>
      </w:r>
      <w:r>
        <w:rPr>
          <w:lang w:eastAsia="zh-CN"/>
        </w:rPr>
        <w:t>电力系统大停电事故时有发生</w:t>
      </w:r>
      <w:r>
        <w:rPr>
          <w:spacing w:val="-32"/>
          <w:lang w:eastAsia="zh-CN"/>
        </w:rPr>
        <w:t>，</w:t>
      </w:r>
      <w:r>
        <w:rPr>
          <w:lang w:eastAsia="zh-CN"/>
        </w:rPr>
        <w:t>已逐渐得到人们的重视</w:t>
      </w:r>
      <w:r>
        <w:rPr>
          <w:spacing w:val="-27"/>
          <w:lang w:eastAsia="zh-CN"/>
        </w:rPr>
        <w:t>。</w:t>
      </w:r>
      <w:r>
        <w:rPr>
          <w:lang w:eastAsia="zh-CN"/>
        </w:rPr>
        <w:t xml:space="preserve">国 </w:t>
      </w:r>
      <w:r>
        <w:rPr>
          <w:spacing w:val="3"/>
          <w:lang w:eastAsia="zh-CN"/>
        </w:rPr>
        <w:t>内外学者开始研究停电事故的原因以及如何降低其发生的概率，电网脆弱性的</w:t>
      </w:r>
      <w:r>
        <w:rPr>
          <w:spacing w:val="51"/>
          <w:lang w:eastAsia="zh-CN"/>
        </w:rPr>
        <w:t xml:space="preserve"> </w:t>
      </w:r>
      <w:r>
        <w:rPr>
          <w:spacing w:val="3"/>
          <w:lang w:eastAsia="zh-CN"/>
        </w:rPr>
        <w:t>研究也越来越成为专家学者研究的热门领域。从大多数停电事故的原因可以看</w:t>
      </w:r>
      <w:r>
        <w:rPr>
          <w:spacing w:val="51"/>
          <w:lang w:eastAsia="zh-CN"/>
        </w:rPr>
        <w:t xml:space="preserve"> </w:t>
      </w:r>
      <w:r>
        <w:rPr>
          <w:lang w:eastAsia="zh-CN"/>
        </w:rPr>
        <w:t>出</w:t>
      </w:r>
      <w:r>
        <w:rPr>
          <w:spacing w:val="-30"/>
          <w:lang w:eastAsia="zh-CN"/>
        </w:rPr>
        <w:t>：</w:t>
      </w:r>
      <w:r>
        <w:rPr>
          <w:lang w:eastAsia="zh-CN"/>
        </w:rPr>
        <w:t>电网大面积瘫痪之初</w:t>
      </w:r>
      <w:r>
        <w:rPr>
          <w:spacing w:val="-30"/>
          <w:lang w:eastAsia="zh-CN"/>
        </w:rPr>
        <w:t>，</w:t>
      </w:r>
      <w:r>
        <w:rPr>
          <w:lang w:eastAsia="zh-CN"/>
        </w:rPr>
        <w:t>都是某一元件的局部故障所引起的</w:t>
      </w:r>
      <w:r>
        <w:rPr>
          <w:spacing w:val="-30"/>
          <w:lang w:eastAsia="zh-CN"/>
        </w:rPr>
        <w:t>，</w:t>
      </w:r>
      <w:r>
        <w:rPr>
          <w:lang w:eastAsia="zh-CN"/>
        </w:rPr>
        <w:t>由于电网的级联</w:t>
      </w:r>
    </w:p>
    <w:p w14:paraId="42925D2B" w14:textId="77777777" w:rsidR="00996552" w:rsidRDefault="00996552">
      <w:pPr>
        <w:spacing w:line="305" w:lineRule="auto"/>
        <w:jc w:val="both"/>
        <w:rPr>
          <w:lang w:eastAsia="zh-CN"/>
        </w:rPr>
        <w:sectPr w:rsidR="00996552">
          <w:headerReference w:type="even" r:id="rId26"/>
          <w:headerReference w:type="default" r:id="rId27"/>
          <w:footerReference w:type="even" r:id="rId28"/>
          <w:footerReference w:type="default" r:id="rId29"/>
          <w:pgSz w:w="11910" w:h="16840"/>
          <w:pgMar w:top="1140" w:right="1520" w:bottom="1280" w:left="1680" w:header="871" w:footer="1095" w:gutter="0"/>
          <w:pgNumType w:start="1"/>
          <w:cols w:space="720"/>
        </w:sectPr>
      </w:pPr>
    </w:p>
    <w:p w14:paraId="040D24E0" w14:textId="77777777" w:rsidR="00996552" w:rsidRDefault="00996552">
      <w:pPr>
        <w:spacing w:before="9"/>
        <w:rPr>
          <w:rFonts w:ascii="宋体" w:eastAsia="宋体" w:hAnsi="宋体" w:cs="宋体"/>
          <w:sz w:val="17"/>
          <w:szCs w:val="17"/>
          <w:lang w:eastAsia="zh-CN"/>
        </w:rPr>
      </w:pPr>
    </w:p>
    <w:p w14:paraId="074C4838" w14:textId="77777777" w:rsidR="00996552" w:rsidRDefault="002D0D3F">
      <w:pPr>
        <w:pStyle w:val="a3"/>
        <w:spacing w:before="26" w:line="305" w:lineRule="auto"/>
        <w:ind w:right="295"/>
        <w:jc w:val="both"/>
        <w:rPr>
          <w:lang w:eastAsia="zh-CN"/>
        </w:rPr>
      </w:pPr>
      <w:r>
        <w:rPr>
          <w:lang w:eastAsia="zh-CN"/>
        </w:rPr>
        <w:t>特性</w:t>
      </w:r>
      <w:r>
        <w:rPr>
          <w:spacing w:val="-32"/>
          <w:lang w:eastAsia="zh-CN"/>
        </w:rPr>
        <w:t>，</w:t>
      </w:r>
      <w:r>
        <w:rPr>
          <w:lang w:eastAsia="zh-CN"/>
        </w:rPr>
        <w:t>电网的故障范围不断扩大</w:t>
      </w:r>
      <w:r>
        <w:rPr>
          <w:spacing w:val="-32"/>
          <w:lang w:eastAsia="zh-CN"/>
        </w:rPr>
        <w:t>，</w:t>
      </w:r>
      <w:r>
        <w:rPr>
          <w:lang w:eastAsia="zh-CN"/>
        </w:rPr>
        <w:t>最终导致大面积停电事故发生</w:t>
      </w:r>
      <w:r>
        <w:rPr>
          <w:spacing w:val="-27"/>
          <w:lang w:eastAsia="zh-CN"/>
        </w:rPr>
        <w:t>。</w:t>
      </w:r>
      <w:r>
        <w:rPr>
          <w:lang w:eastAsia="zh-CN"/>
        </w:rPr>
        <w:t>导致元件局部 故障因素有很多</w:t>
      </w:r>
      <w:r>
        <w:rPr>
          <w:spacing w:val="-31"/>
          <w:lang w:eastAsia="zh-CN"/>
        </w:rPr>
        <w:t>，</w:t>
      </w:r>
      <w:r>
        <w:rPr>
          <w:lang w:eastAsia="zh-CN"/>
        </w:rPr>
        <w:t>比如外部环境的变化</w:t>
      </w:r>
      <w:r>
        <w:rPr>
          <w:spacing w:val="-28"/>
          <w:lang w:eastAsia="zh-CN"/>
        </w:rPr>
        <w:t>、</w:t>
      </w:r>
      <w:r>
        <w:rPr>
          <w:lang w:eastAsia="zh-CN"/>
        </w:rPr>
        <w:t>网络攻击以及人为操作等</w:t>
      </w:r>
      <w:r>
        <w:rPr>
          <w:spacing w:val="-31"/>
          <w:lang w:eastAsia="zh-CN"/>
        </w:rPr>
        <w:t>，</w:t>
      </w:r>
      <w:r>
        <w:rPr>
          <w:lang w:eastAsia="zh-CN"/>
        </w:rPr>
        <w:t xml:space="preserve">电力系统在 </w:t>
      </w:r>
      <w:r>
        <w:rPr>
          <w:spacing w:val="3"/>
          <w:lang w:eastAsia="zh-CN"/>
        </w:rPr>
        <w:t>运行过程中，脆弱性是电力系统固有的属性，当这些扰动因素作用于电力系统</w:t>
      </w:r>
      <w:r>
        <w:rPr>
          <w:spacing w:val="62"/>
          <w:lang w:eastAsia="zh-CN"/>
        </w:rPr>
        <w:t xml:space="preserve"> </w:t>
      </w:r>
      <w:r>
        <w:rPr>
          <w:lang w:eastAsia="zh-CN"/>
        </w:rPr>
        <w:t>时</w:t>
      </w:r>
      <w:r>
        <w:rPr>
          <w:spacing w:val="-45"/>
          <w:lang w:eastAsia="zh-CN"/>
        </w:rPr>
        <w:t>，</w:t>
      </w:r>
      <w:r>
        <w:rPr>
          <w:lang w:eastAsia="zh-CN"/>
        </w:rPr>
        <w:t>电力系统的脆弱性显现的概率会大增</w:t>
      </w:r>
      <w:r>
        <w:rPr>
          <w:spacing w:val="-45"/>
          <w:lang w:eastAsia="zh-CN"/>
        </w:rPr>
        <w:t>，</w:t>
      </w:r>
      <w:r>
        <w:rPr>
          <w:lang w:eastAsia="zh-CN"/>
        </w:rPr>
        <w:t xml:space="preserve">其自身潜在的脆弱性会对其安全可靠 </w:t>
      </w:r>
      <w:r>
        <w:rPr>
          <w:spacing w:val="3"/>
          <w:lang w:eastAsia="zh-CN"/>
        </w:rPr>
        <w:t>运行造成严重威胁，因此有必要对电力系统进行脆弱性分析，研究其脆弱性指</w:t>
      </w:r>
      <w:r>
        <w:rPr>
          <w:spacing w:val="62"/>
          <w:lang w:eastAsia="zh-CN"/>
        </w:rPr>
        <w:t xml:space="preserve"> </w:t>
      </w:r>
      <w:r>
        <w:rPr>
          <w:lang w:eastAsia="zh-CN"/>
        </w:rPr>
        <w:t>标</w:t>
      </w:r>
      <w:r>
        <w:rPr>
          <w:spacing w:val="-30"/>
          <w:lang w:eastAsia="zh-CN"/>
        </w:rPr>
        <w:t>，</w:t>
      </w:r>
      <w:r>
        <w:rPr>
          <w:lang w:eastAsia="zh-CN"/>
        </w:rPr>
        <w:t>并建立量化评估模型</w:t>
      </w:r>
      <w:r>
        <w:rPr>
          <w:spacing w:val="-30"/>
          <w:lang w:eastAsia="zh-CN"/>
        </w:rPr>
        <w:t>，</w:t>
      </w:r>
      <w:r>
        <w:rPr>
          <w:lang w:eastAsia="zh-CN"/>
        </w:rPr>
        <w:t>进一步识别系统的脆弱环节</w:t>
      </w:r>
      <w:r>
        <w:rPr>
          <w:spacing w:val="-30"/>
          <w:lang w:eastAsia="zh-CN"/>
        </w:rPr>
        <w:t>，</w:t>
      </w:r>
      <w:r>
        <w:rPr>
          <w:lang w:eastAsia="zh-CN"/>
        </w:rPr>
        <w:t>为电力系统设计和维护 人员提供可靠安全的防护方案，从而降低电力系统发生故障的概率。</w:t>
      </w:r>
    </w:p>
    <w:p w14:paraId="147B5195" w14:textId="77777777" w:rsidR="00996552" w:rsidRDefault="00996552">
      <w:pPr>
        <w:rPr>
          <w:rFonts w:ascii="宋体" w:eastAsia="宋体" w:hAnsi="宋体" w:cs="宋体"/>
          <w:sz w:val="24"/>
          <w:szCs w:val="24"/>
          <w:lang w:eastAsia="zh-CN"/>
        </w:rPr>
      </w:pPr>
    </w:p>
    <w:p w14:paraId="59F56E4F" w14:textId="77777777" w:rsidR="00996552" w:rsidRDefault="00996552">
      <w:pPr>
        <w:spacing w:before="7"/>
        <w:rPr>
          <w:rFonts w:ascii="宋体" w:eastAsia="宋体" w:hAnsi="宋体" w:cs="宋体"/>
          <w:sz w:val="19"/>
          <w:szCs w:val="19"/>
          <w:lang w:eastAsia="zh-CN"/>
        </w:rPr>
      </w:pPr>
    </w:p>
    <w:p w14:paraId="3795BAD8" w14:textId="77777777" w:rsidR="00996552" w:rsidRDefault="002D0D3F">
      <w:pPr>
        <w:ind w:left="117"/>
        <w:jc w:val="both"/>
        <w:rPr>
          <w:rFonts w:ascii="宋体" w:eastAsia="宋体" w:hAnsi="宋体" w:cs="宋体"/>
          <w:sz w:val="30"/>
          <w:szCs w:val="30"/>
          <w:lang w:eastAsia="zh-CN"/>
        </w:rPr>
      </w:pPr>
      <w:bookmarkStart w:id="23" w:name="1.2_国内外研究现状"/>
      <w:bookmarkStart w:id="24" w:name="_bookmark4"/>
      <w:bookmarkEnd w:id="23"/>
      <w:bookmarkEnd w:id="24"/>
      <w:r>
        <w:rPr>
          <w:rFonts w:ascii="Times New Roman" w:eastAsia="Times New Roman" w:hAnsi="Times New Roman" w:cs="Times New Roman"/>
          <w:sz w:val="32"/>
          <w:szCs w:val="32"/>
          <w:lang w:eastAsia="zh-CN"/>
        </w:rPr>
        <w:t xml:space="preserve">1.2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国内外研究现状</w:t>
      </w:r>
    </w:p>
    <w:p w14:paraId="062DCAC3" w14:textId="77777777" w:rsidR="00996552" w:rsidRDefault="00996552">
      <w:pPr>
        <w:spacing w:before="1"/>
        <w:rPr>
          <w:rFonts w:ascii="宋体" w:eastAsia="宋体" w:hAnsi="宋体" w:cs="宋体"/>
          <w:sz w:val="28"/>
          <w:szCs w:val="28"/>
          <w:lang w:eastAsia="zh-CN"/>
        </w:rPr>
      </w:pPr>
    </w:p>
    <w:p w14:paraId="25C84999" w14:textId="77777777" w:rsidR="00996552" w:rsidRDefault="002D0D3F">
      <w:pPr>
        <w:ind w:left="117"/>
        <w:jc w:val="both"/>
        <w:rPr>
          <w:rFonts w:ascii="宋体" w:eastAsia="宋体" w:hAnsi="宋体" w:cs="宋体"/>
          <w:sz w:val="28"/>
          <w:szCs w:val="28"/>
          <w:lang w:eastAsia="zh-CN"/>
        </w:rPr>
      </w:pPr>
      <w:bookmarkStart w:id="25" w:name="1.2.1_脆弱性研究起源及现状"/>
      <w:bookmarkStart w:id="26" w:name="_bookmark5"/>
      <w:bookmarkEnd w:id="25"/>
      <w:bookmarkEnd w:id="26"/>
      <w:r>
        <w:rPr>
          <w:rFonts w:ascii="Times New Roman" w:eastAsia="Times New Roman" w:hAnsi="Times New Roman" w:cs="Times New Roman"/>
          <w:sz w:val="30"/>
          <w:szCs w:val="30"/>
          <w:lang w:eastAsia="zh-CN"/>
        </w:rPr>
        <w:t xml:space="preserve">1.2.1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脆弱性研究起源及现状</w:t>
      </w:r>
    </w:p>
    <w:p w14:paraId="0FBC3340" w14:textId="77777777" w:rsidR="00996552" w:rsidRDefault="00996552">
      <w:pPr>
        <w:spacing w:before="1"/>
        <w:rPr>
          <w:rFonts w:ascii="宋体" w:eastAsia="宋体" w:hAnsi="宋体" w:cs="宋体"/>
          <w:sz w:val="24"/>
          <w:szCs w:val="24"/>
          <w:lang w:eastAsia="zh-CN"/>
        </w:rPr>
      </w:pPr>
    </w:p>
    <w:p w14:paraId="4206C85C" w14:textId="77777777" w:rsidR="00996552" w:rsidRDefault="002D0D3F">
      <w:pPr>
        <w:pStyle w:val="a3"/>
        <w:spacing w:line="297" w:lineRule="auto"/>
        <w:ind w:right="295" w:firstLine="480"/>
        <w:jc w:val="both"/>
        <w:rPr>
          <w:lang w:eastAsia="zh-CN"/>
        </w:rPr>
      </w:pPr>
      <w:r>
        <w:rPr>
          <w:spacing w:val="-1"/>
          <w:lang w:eastAsia="zh-CN"/>
        </w:rPr>
        <w:t>脆弱性，这一概念在医学领域中被最早提出，在流行病学</w:t>
      </w:r>
      <w:hyperlink w:anchor="_bookmark150" w:history="1">
        <w:r>
          <w:rPr>
            <w:rFonts w:ascii="Times New Roman" w:eastAsia="Times New Roman" w:hAnsi="Times New Roman" w:cs="Times New Roman"/>
            <w:spacing w:val="-1"/>
            <w:position w:val="9"/>
            <w:sz w:val="16"/>
            <w:szCs w:val="16"/>
            <w:lang w:eastAsia="zh-CN"/>
          </w:rPr>
          <w:t>[2</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1" w:history="1">
        <w:r>
          <w:rPr>
            <w:rFonts w:ascii="Times New Roman" w:eastAsia="Times New Roman" w:hAnsi="Times New Roman" w:cs="Times New Roman"/>
            <w:position w:val="9"/>
            <w:sz w:val="16"/>
            <w:szCs w:val="16"/>
            <w:lang w:eastAsia="zh-CN"/>
          </w:rPr>
          <w:t>3</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6"/>
          <w:position w:val="9"/>
          <w:sz w:val="16"/>
          <w:szCs w:val="16"/>
          <w:lang w:eastAsia="zh-CN"/>
        </w:rPr>
        <w:t xml:space="preserve"> </w:t>
      </w:r>
      <w:r>
        <w:rPr>
          <w:spacing w:val="-2"/>
          <w:lang w:eastAsia="zh-CN"/>
        </w:rPr>
        <w:t>中，研究的是</w:t>
      </w:r>
      <w:r>
        <w:rPr>
          <w:spacing w:val="31"/>
          <w:lang w:eastAsia="zh-CN"/>
        </w:rPr>
        <w:t xml:space="preserve"> </w:t>
      </w:r>
      <w:r>
        <w:rPr>
          <w:spacing w:val="3"/>
          <w:lang w:eastAsia="zh-CN"/>
        </w:rPr>
        <w:t>某些地区更容易发生流行病，或人体的哪些部位更容易被细菌或病毒感染。在</w:t>
      </w:r>
      <w:r>
        <w:rPr>
          <w:spacing w:val="62"/>
          <w:lang w:eastAsia="zh-CN"/>
        </w:rPr>
        <w:t xml:space="preserve"> </w:t>
      </w:r>
      <w:r>
        <w:rPr>
          <w:spacing w:val="3"/>
          <w:lang w:eastAsia="zh-CN"/>
        </w:rPr>
        <w:t>心脑器官领域中，研究的是不同药物或治疗方案对心脑血管以及其他脏器的耐</w:t>
      </w:r>
      <w:r>
        <w:rPr>
          <w:spacing w:val="51"/>
          <w:lang w:eastAsia="zh-CN"/>
        </w:rPr>
        <w:t xml:space="preserve"> </w:t>
      </w:r>
      <w:r>
        <w:rPr>
          <w:lang w:eastAsia="zh-CN"/>
        </w:rPr>
        <w:t>受程度</w:t>
      </w:r>
      <w:r>
        <w:rPr>
          <w:rFonts w:ascii="Times New Roman" w:eastAsia="Times New Roman" w:hAnsi="Times New Roman" w:cs="Times New Roman"/>
          <w:position w:val="9"/>
          <w:sz w:val="16"/>
          <w:szCs w:val="16"/>
          <w:lang w:eastAsia="zh-CN"/>
        </w:rPr>
        <w:t>[</w:t>
      </w:r>
      <w:hyperlink w:anchor="_bookmark152" w:history="1">
        <w:r>
          <w:rPr>
            <w:rFonts w:ascii="Times New Roman" w:eastAsia="Times New Roman" w:hAnsi="Times New Roman" w:cs="Times New Roman"/>
            <w:position w:val="9"/>
            <w:sz w:val="16"/>
            <w:szCs w:val="16"/>
            <w:lang w:eastAsia="zh-CN"/>
          </w:rPr>
          <w:t>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3" w:history="1">
        <w:r>
          <w:rPr>
            <w:rFonts w:ascii="Times New Roman" w:eastAsia="Times New Roman" w:hAnsi="Times New Roman" w:cs="Times New Roman"/>
            <w:spacing w:val="2"/>
            <w:position w:val="9"/>
            <w:sz w:val="16"/>
            <w:szCs w:val="16"/>
            <w:lang w:eastAsia="zh-CN"/>
          </w:rPr>
          <w:t>5</w:t>
        </w:r>
      </w:hyperlink>
      <w:r>
        <w:rPr>
          <w:rFonts w:ascii="Times New Roman" w:eastAsia="Times New Roman" w:hAnsi="Times New Roman" w:cs="Times New Roman"/>
          <w:spacing w:val="2"/>
          <w:position w:val="9"/>
          <w:sz w:val="16"/>
          <w:szCs w:val="16"/>
          <w:lang w:eastAsia="zh-CN"/>
        </w:rPr>
        <w:t>]</w:t>
      </w:r>
      <w:r>
        <w:rPr>
          <w:spacing w:val="2"/>
          <w:lang w:eastAsia="zh-CN"/>
        </w:rPr>
        <w:t>。自</w:t>
      </w:r>
      <w:r>
        <w:rPr>
          <w:spacing w:val="-57"/>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2"/>
          <w:lang w:eastAsia="zh-CN"/>
        </w:rPr>
        <w:t xml:space="preserve"> </w:t>
      </w:r>
      <w:r>
        <w:rPr>
          <w:lang w:eastAsia="zh-CN"/>
        </w:rPr>
        <w:t>世纪</w:t>
      </w:r>
      <w:r>
        <w:rPr>
          <w:spacing w:val="-58"/>
          <w:lang w:eastAsia="zh-CN"/>
        </w:rPr>
        <w:t xml:space="preserve"> </w:t>
      </w:r>
      <w:r>
        <w:rPr>
          <w:rFonts w:ascii="Times New Roman" w:eastAsia="Times New Roman" w:hAnsi="Times New Roman" w:cs="Times New Roman"/>
          <w:lang w:eastAsia="zh-CN"/>
        </w:rPr>
        <w:t>70</w:t>
      </w:r>
      <w:r>
        <w:rPr>
          <w:rFonts w:ascii="Times New Roman" w:eastAsia="Times New Roman" w:hAnsi="Times New Roman" w:cs="Times New Roman"/>
          <w:spacing w:val="3"/>
          <w:lang w:eastAsia="zh-CN"/>
        </w:rPr>
        <w:t xml:space="preserve"> </w:t>
      </w:r>
      <w:r>
        <w:rPr>
          <w:lang w:eastAsia="zh-CN"/>
        </w:rPr>
        <w:t>年代后，专家学者开始将脆弱性概念用于生态系统领</w:t>
      </w:r>
      <w:r>
        <w:rPr>
          <w:spacing w:val="21"/>
          <w:lang w:eastAsia="zh-CN"/>
        </w:rPr>
        <w:t xml:space="preserve"> </w:t>
      </w:r>
      <w:r>
        <w:rPr>
          <w:lang w:eastAsia="zh-CN"/>
        </w:rPr>
        <w:t>域</w:t>
      </w:r>
      <w:r>
        <w:rPr>
          <w:rFonts w:ascii="Times New Roman" w:eastAsia="Times New Roman" w:hAnsi="Times New Roman" w:cs="Times New Roman"/>
          <w:position w:val="9"/>
          <w:sz w:val="16"/>
          <w:szCs w:val="16"/>
          <w:lang w:eastAsia="zh-CN"/>
        </w:rPr>
        <w:t>[</w:t>
      </w:r>
      <w:hyperlink w:anchor="_bookmark154" w:history="1">
        <w:r>
          <w:rPr>
            <w:rFonts w:ascii="Times New Roman" w:eastAsia="Times New Roman" w:hAnsi="Times New Roman" w:cs="Times New Roman"/>
            <w:position w:val="9"/>
            <w:sz w:val="16"/>
            <w:szCs w:val="16"/>
            <w:lang w:eastAsia="zh-CN"/>
          </w:rPr>
          <w:t>6</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5" w:history="1">
        <w:r>
          <w:rPr>
            <w:rFonts w:ascii="Times New Roman" w:eastAsia="Times New Roman" w:hAnsi="Times New Roman" w:cs="Times New Roman"/>
            <w:position w:val="9"/>
            <w:sz w:val="16"/>
            <w:szCs w:val="16"/>
            <w:lang w:eastAsia="zh-CN"/>
          </w:rPr>
          <w:t>7</w:t>
        </w:r>
      </w:hyperlink>
      <w:r>
        <w:rPr>
          <w:rFonts w:ascii="Times New Roman" w:eastAsia="Times New Roman" w:hAnsi="Times New Roman" w:cs="Times New Roman"/>
          <w:position w:val="9"/>
          <w:sz w:val="16"/>
          <w:szCs w:val="16"/>
          <w:lang w:eastAsia="zh-CN"/>
        </w:rPr>
        <w:t>]</w:t>
      </w:r>
      <w:r>
        <w:rPr>
          <w:lang w:eastAsia="zh-CN"/>
        </w:rPr>
        <w:t>。</w:t>
      </w:r>
      <w:r>
        <w:rPr>
          <w:rFonts w:ascii="Times New Roman" w:eastAsia="Times New Roman" w:hAnsi="Times New Roman" w:cs="Times New Roman"/>
          <w:lang w:eastAsia="zh-CN"/>
        </w:rPr>
        <w:t>80</w:t>
      </w:r>
      <w:r>
        <w:rPr>
          <w:rFonts w:ascii="Times New Roman" w:eastAsia="Times New Roman" w:hAnsi="Times New Roman" w:cs="Times New Roman"/>
          <w:spacing w:val="-4"/>
          <w:lang w:eastAsia="zh-CN"/>
        </w:rPr>
        <w:t xml:space="preserve"> </w:t>
      </w:r>
      <w:r>
        <w:rPr>
          <w:spacing w:val="-1"/>
          <w:lang w:eastAsia="zh-CN"/>
        </w:rPr>
        <w:t>年代后，脆弱性逐步扩展到自然灾害和全球气候变化中，并逐步在可</w:t>
      </w:r>
      <w:r>
        <w:rPr>
          <w:spacing w:val="33"/>
          <w:lang w:eastAsia="zh-CN"/>
        </w:rPr>
        <w:t xml:space="preserve"> </w:t>
      </w:r>
      <w:r>
        <w:rPr>
          <w:lang w:eastAsia="zh-CN"/>
        </w:rPr>
        <w:t>持续发展的研究中频繁出现，进入</w:t>
      </w:r>
      <w:r>
        <w:rPr>
          <w:spacing w:val="-57"/>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lang w:eastAsia="zh-CN"/>
        </w:rPr>
        <w:t>世纪，脆弱性的研究逐渐延伸到社会经济 体系、计算机网络、工业控制系统以及电力系统领域。</w:t>
      </w:r>
    </w:p>
    <w:p w14:paraId="19414E69" w14:textId="77777777" w:rsidR="00996552" w:rsidRDefault="002D0D3F">
      <w:pPr>
        <w:pStyle w:val="a3"/>
        <w:spacing w:before="28" w:line="296" w:lineRule="auto"/>
        <w:ind w:firstLine="367"/>
        <w:rPr>
          <w:lang w:eastAsia="zh-CN"/>
        </w:rPr>
      </w:pPr>
      <w:r>
        <w:rPr>
          <w:lang w:eastAsia="zh-CN"/>
        </w:rPr>
        <w:t>“脆弱性”概念早在</w:t>
      </w:r>
      <w:r>
        <w:rPr>
          <w:spacing w:val="-58"/>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2"/>
          <w:lang w:eastAsia="zh-CN"/>
        </w:rPr>
        <w:t xml:space="preserve"> </w:t>
      </w:r>
      <w:r>
        <w:rPr>
          <w:lang w:eastAsia="zh-CN"/>
        </w:rPr>
        <w:t>世纪</w:t>
      </w:r>
      <w:r>
        <w:rPr>
          <w:spacing w:val="-58"/>
          <w:lang w:eastAsia="zh-CN"/>
        </w:rPr>
        <w:t xml:space="preserve"> </w:t>
      </w:r>
      <w:r>
        <w:rPr>
          <w:rFonts w:ascii="Times New Roman" w:eastAsia="Times New Roman" w:hAnsi="Times New Roman" w:cs="Times New Roman"/>
          <w:lang w:eastAsia="zh-CN"/>
        </w:rPr>
        <w:t>60</w:t>
      </w:r>
      <w:r>
        <w:rPr>
          <w:rFonts w:ascii="Times New Roman" w:eastAsia="Times New Roman" w:hAnsi="Times New Roman" w:cs="Times New Roman"/>
          <w:spacing w:val="2"/>
          <w:lang w:eastAsia="zh-CN"/>
        </w:rPr>
        <w:t xml:space="preserve"> </w:t>
      </w:r>
      <w:r>
        <w:rPr>
          <w:lang w:eastAsia="zh-CN"/>
        </w:rPr>
        <w:t xml:space="preserve">年代就已提出，在之后很长时间一直用于环 </w:t>
      </w:r>
      <w:r>
        <w:rPr>
          <w:spacing w:val="4"/>
          <w:lang w:eastAsia="zh-CN"/>
        </w:rPr>
        <w:t>境科学，医学以及人文科学。脆弱性领域的研究覆盖多个学科，不同领域对脆</w:t>
      </w:r>
      <w:r>
        <w:rPr>
          <w:spacing w:val="26"/>
          <w:lang w:eastAsia="zh-CN"/>
        </w:rPr>
        <w:t xml:space="preserve"> </w:t>
      </w:r>
      <w:r>
        <w:rPr>
          <w:spacing w:val="4"/>
          <w:lang w:eastAsia="zh-CN"/>
        </w:rPr>
        <w:t>弱性现象的研究侧重点不同，到目前为止，还没有一个公认的脆弱性概念。</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spacing w:val="3"/>
          <w:lang w:eastAsia="zh-CN"/>
        </w:rPr>
        <w:t>世纪</w:t>
      </w:r>
      <w:r>
        <w:rPr>
          <w:spacing w:val="-31"/>
          <w:lang w:eastAsia="zh-CN"/>
        </w:rPr>
        <w:t xml:space="preserve"> </w:t>
      </w:r>
      <w:r>
        <w:rPr>
          <w:rFonts w:ascii="Times New Roman" w:eastAsia="Times New Roman" w:hAnsi="Times New Roman" w:cs="Times New Roman"/>
          <w:lang w:eastAsia="zh-CN"/>
        </w:rPr>
        <w:t>70</w:t>
      </w:r>
      <w:r>
        <w:rPr>
          <w:rFonts w:ascii="Times New Roman" w:eastAsia="Times New Roman" w:hAnsi="Times New Roman" w:cs="Times New Roman"/>
          <w:spacing w:val="29"/>
          <w:lang w:eastAsia="zh-CN"/>
        </w:rPr>
        <w:t xml:space="preserve"> </w:t>
      </w:r>
      <w:r>
        <w:rPr>
          <w:spacing w:val="6"/>
          <w:lang w:eastAsia="zh-CN"/>
        </w:rPr>
        <w:t>年代起，一些生态环境研究者开始研究生态领域的脆弱性现象，学者</w:t>
      </w:r>
      <w:r>
        <w:rPr>
          <w:spacing w:val="30"/>
          <w:lang w:eastAsia="zh-CN"/>
        </w:rPr>
        <w:t xml:space="preserve"> </w:t>
      </w:r>
      <w:r>
        <w:rPr>
          <w:rFonts w:ascii="Times New Roman" w:eastAsia="Times New Roman" w:hAnsi="Times New Roman" w:cs="Times New Roman"/>
          <w:spacing w:val="-1"/>
          <w:lang w:eastAsia="zh-CN"/>
        </w:rPr>
        <w:t>M.Paciﬁci</w:t>
      </w:r>
      <w:r>
        <w:rPr>
          <w:rFonts w:ascii="Times New Roman" w:eastAsia="Times New Roman" w:hAnsi="Times New Roman" w:cs="Times New Roman"/>
          <w:spacing w:val="7"/>
          <w:lang w:eastAsia="zh-CN"/>
        </w:rPr>
        <w:t xml:space="preserve"> </w:t>
      </w:r>
      <w:r>
        <w:rPr>
          <w:spacing w:val="1"/>
          <w:lang w:eastAsia="zh-CN"/>
        </w:rPr>
        <w:t>分析研究了气候变化对生态系统中物种多样性带来的脆弱性影响，他</w:t>
      </w:r>
      <w:r>
        <w:rPr>
          <w:spacing w:val="26"/>
          <w:lang w:eastAsia="zh-CN"/>
        </w:rPr>
        <w:t xml:space="preserve"> </w:t>
      </w:r>
      <w:r>
        <w:rPr>
          <w:spacing w:val="3"/>
          <w:lang w:eastAsia="zh-CN"/>
        </w:rPr>
        <w:t>对脆弱性的理解是气候变化对生物种类的影响程度，并建立了三种评估气候脆</w:t>
      </w:r>
      <w:r>
        <w:rPr>
          <w:spacing w:val="51"/>
          <w:lang w:eastAsia="zh-CN"/>
        </w:rPr>
        <w:t xml:space="preserve"> </w:t>
      </w:r>
      <w:r>
        <w:rPr>
          <w:spacing w:val="1"/>
          <w:lang w:eastAsia="zh-CN"/>
        </w:rPr>
        <w:t>弱性的模型</w:t>
      </w:r>
      <w:hyperlink w:anchor="_bookmark156" w:history="1">
        <w:r>
          <w:rPr>
            <w:rFonts w:ascii="Times New Roman" w:eastAsia="Times New Roman" w:hAnsi="Times New Roman" w:cs="Times New Roman"/>
            <w:spacing w:val="1"/>
            <w:position w:val="9"/>
            <w:sz w:val="16"/>
            <w:szCs w:val="16"/>
            <w:lang w:eastAsia="zh-CN"/>
          </w:rPr>
          <w:t>[8</w:t>
        </w:r>
      </w:hyperlink>
      <w:r>
        <w:rPr>
          <w:rFonts w:ascii="Times New Roman" w:eastAsia="Times New Roman" w:hAnsi="Times New Roman" w:cs="Times New Roman"/>
          <w:spacing w:val="1"/>
          <w:position w:val="9"/>
          <w:sz w:val="16"/>
          <w:szCs w:val="16"/>
          <w:lang w:eastAsia="zh-CN"/>
        </w:rPr>
        <w:t>]</w:t>
      </w:r>
      <w:r>
        <w:rPr>
          <w:spacing w:val="1"/>
          <w:lang w:eastAsia="zh-CN"/>
        </w:rPr>
        <w:t>。在</w:t>
      </w:r>
      <w:r>
        <w:rPr>
          <w:spacing w:val="-53"/>
          <w:lang w:eastAsia="zh-CN"/>
        </w:rPr>
        <w:t xml:space="preserve"> </w:t>
      </w:r>
      <w:r>
        <w:rPr>
          <w:rFonts w:ascii="Times New Roman" w:eastAsia="Times New Roman" w:hAnsi="Times New Roman" w:cs="Times New Roman"/>
          <w:lang w:eastAsia="zh-CN"/>
        </w:rPr>
        <w:t>1991</w:t>
      </w:r>
      <w:r>
        <w:rPr>
          <w:rFonts w:ascii="Times New Roman" w:eastAsia="Times New Roman" w:hAnsi="Times New Roman" w:cs="Times New Roman"/>
          <w:spacing w:val="7"/>
          <w:lang w:eastAsia="zh-CN"/>
        </w:rPr>
        <w:t xml:space="preserve"> </w:t>
      </w:r>
      <w:r>
        <w:rPr>
          <w:spacing w:val="1"/>
          <w:lang w:eastAsia="zh-CN"/>
        </w:rPr>
        <w:t>年，美国和前苏联建立了生态脆弱性的评价方法与评价</w:t>
      </w:r>
      <w:r>
        <w:rPr>
          <w:spacing w:val="58"/>
          <w:lang w:eastAsia="zh-CN"/>
        </w:rPr>
        <w:t xml:space="preserve"> </w:t>
      </w:r>
      <w:r>
        <w:rPr>
          <w:spacing w:val="3"/>
          <w:lang w:eastAsia="zh-CN"/>
        </w:rPr>
        <w:t>因子，对生态脆弱性的起因、脆弱程度以及相关的补偿机制开展了大量实验研</w:t>
      </w:r>
      <w:r>
        <w:rPr>
          <w:spacing w:val="62"/>
          <w:lang w:eastAsia="zh-CN"/>
        </w:rPr>
        <w:t xml:space="preserve"> </w:t>
      </w:r>
      <w:r>
        <w:rPr>
          <w:lang w:eastAsia="zh-CN"/>
        </w:rPr>
        <w:t>究</w:t>
      </w:r>
      <w:r>
        <w:rPr>
          <w:rFonts w:ascii="Times New Roman" w:eastAsia="Times New Roman" w:hAnsi="Times New Roman" w:cs="Times New Roman"/>
          <w:position w:val="9"/>
          <w:sz w:val="16"/>
          <w:szCs w:val="16"/>
          <w:lang w:eastAsia="zh-CN"/>
        </w:rPr>
        <w:t>[</w:t>
      </w:r>
      <w:hyperlink w:anchor="_bookmark157" w:history="1">
        <w:r>
          <w:rPr>
            <w:rFonts w:ascii="Times New Roman" w:eastAsia="Times New Roman" w:hAnsi="Times New Roman" w:cs="Times New Roman"/>
            <w:position w:val="9"/>
            <w:sz w:val="16"/>
            <w:szCs w:val="16"/>
            <w:lang w:eastAsia="zh-CN"/>
          </w:rPr>
          <w:t>9</w:t>
        </w:r>
      </w:hyperlink>
      <w:r>
        <w:rPr>
          <w:rFonts w:ascii="Times New Roman" w:eastAsia="Times New Roman" w:hAnsi="Times New Roman" w:cs="Times New Roman"/>
          <w:spacing w:val="9"/>
          <w:position w:val="9"/>
          <w:sz w:val="16"/>
          <w:szCs w:val="16"/>
          <w:lang w:eastAsia="zh-CN"/>
        </w:rPr>
        <w:t>]</w:t>
      </w:r>
      <w:r>
        <w:rPr>
          <w:spacing w:val="-21"/>
          <w:lang w:eastAsia="zh-CN"/>
        </w:rPr>
        <w:t>。</w:t>
      </w:r>
      <w:r>
        <w:rPr>
          <w:lang w:eastAsia="zh-CN"/>
        </w:rPr>
        <w:t>在经济学领域中</w:t>
      </w:r>
      <w:r>
        <w:rPr>
          <w:spacing w:val="-25"/>
          <w:lang w:eastAsia="zh-CN"/>
        </w:rPr>
        <w:t>，</w:t>
      </w:r>
      <w:r>
        <w:rPr>
          <w:lang w:eastAsia="zh-CN"/>
        </w:rPr>
        <w:t xml:space="preserve">经济学家认为脆弱性是对于未知情况的可能性或不确定 </w:t>
      </w:r>
      <w:r>
        <w:rPr>
          <w:spacing w:val="3"/>
          <w:lang w:eastAsia="zh-CN"/>
        </w:rPr>
        <w:t>性，具体指的是系统受到不利因素或者受到损害的可能性或不确定性</w:t>
      </w:r>
      <w:r>
        <w:rPr>
          <w:rFonts w:ascii="Times New Roman" w:eastAsia="Times New Roman" w:hAnsi="Times New Roman" w:cs="Times New Roman"/>
          <w:spacing w:val="3"/>
          <w:position w:val="9"/>
          <w:sz w:val="16"/>
          <w:szCs w:val="16"/>
          <w:lang w:eastAsia="zh-CN"/>
        </w:rPr>
        <w:t>[</w:t>
      </w:r>
      <w:hyperlink w:anchor="_bookmark158" w:history="1">
        <w:r>
          <w:rPr>
            <w:rFonts w:ascii="Times New Roman" w:eastAsia="Times New Roman" w:hAnsi="Times New Roman" w:cs="Times New Roman"/>
            <w:spacing w:val="3"/>
            <w:position w:val="9"/>
            <w:sz w:val="16"/>
            <w:szCs w:val="16"/>
            <w:lang w:eastAsia="zh-CN"/>
          </w:rPr>
          <w:t>10</w:t>
        </w:r>
      </w:hyperlink>
      <w:r>
        <w:rPr>
          <w:rFonts w:ascii="Times New Roman" w:eastAsia="Times New Roman" w:hAnsi="Times New Roman" w:cs="Times New Roman"/>
          <w:spacing w:val="3"/>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59" w:history="1">
        <w:r>
          <w:rPr>
            <w:rFonts w:ascii="Times New Roman" w:eastAsia="Times New Roman" w:hAnsi="Times New Roman" w:cs="Times New Roman"/>
            <w:spacing w:val="2"/>
            <w:position w:val="9"/>
            <w:sz w:val="16"/>
            <w:szCs w:val="16"/>
            <w:lang w:eastAsia="zh-CN"/>
          </w:rPr>
          <w:t>11</w:t>
        </w:r>
      </w:hyperlink>
      <w:r>
        <w:rPr>
          <w:rFonts w:ascii="Times New Roman" w:eastAsia="Times New Roman" w:hAnsi="Times New Roman" w:cs="Times New Roman"/>
          <w:spacing w:val="2"/>
          <w:position w:val="9"/>
          <w:sz w:val="16"/>
          <w:szCs w:val="16"/>
          <w:lang w:eastAsia="zh-CN"/>
        </w:rPr>
        <w:t>]</w:t>
      </w:r>
      <w:r>
        <w:rPr>
          <w:spacing w:val="2"/>
          <w:lang w:eastAsia="zh-CN"/>
        </w:rPr>
        <w:t>。金</w:t>
      </w:r>
      <w:r>
        <w:rPr>
          <w:spacing w:val="24"/>
          <w:lang w:eastAsia="zh-CN"/>
        </w:rPr>
        <w:t xml:space="preserve"> </w:t>
      </w:r>
      <w:r>
        <w:rPr>
          <w:spacing w:val="2"/>
          <w:lang w:eastAsia="zh-CN"/>
        </w:rPr>
        <w:t>融学家</w:t>
      </w:r>
      <w:r>
        <w:rPr>
          <w:spacing w:val="-46"/>
          <w:lang w:eastAsia="zh-CN"/>
        </w:rPr>
        <w:t xml:space="preserve"> </w:t>
      </w:r>
      <w:r>
        <w:rPr>
          <w:rFonts w:ascii="Times New Roman" w:eastAsia="Times New Roman" w:hAnsi="Times New Roman" w:cs="Times New Roman"/>
          <w:lang w:eastAsia="zh-CN"/>
        </w:rPr>
        <w:t>Minsky</w:t>
      </w:r>
      <w:r>
        <w:rPr>
          <w:rFonts w:ascii="Times New Roman" w:eastAsia="Times New Roman" w:hAnsi="Times New Roman" w:cs="Times New Roman"/>
          <w:spacing w:val="13"/>
          <w:lang w:eastAsia="zh-CN"/>
        </w:rPr>
        <w:t xml:space="preserve"> </w:t>
      </w:r>
      <w:r>
        <w:rPr>
          <w:lang w:eastAsia="zh-CN"/>
        </w:rPr>
        <w:t>在</w:t>
      </w:r>
      <w:r>
        <w:rPr>
          <w:spacing w:val="-47"/>
          <w:lang w:eastAsia="zh-CN"/>
        </w:rPr>
        <w:t xml:space="preserve"> </w:t>
      </w:r>
      <w:r>
        <w:rPr>
          <w:rFonts w:ascii="Times New Roman" w:eastAsia="Times New Roman" w:hAnsi="Times New Roman" w:cs="Times New Roman"/>
          <w:lang w:eastAsia="zh-CN"/>
        </w:rPr>
        <w:t>1982</w:t>
      </w:r>
      <w:r>
        <w:rPr>
          <w:rFonts w:ascii="Times New Roman" w:eastAsia="Times New Roman" w:hAnsi="Times New Roman" w:cs="Times New Roman"/>
          <w:spacing w:val="13"/>
          <w:lang w:eastAsia="zh-CN"/>
        </w:rPr>
        <w:t xml:space="preserve"> </w:t>
      </w:r>
      <w:r>
        <w:rPr>
          <w:spacing w:val="2"/>
          <w:lang w:eastAsia="zh-CN"/>
        </w:rPr>
        <w:t>年提出的“金融脆弱性假说”为金融脆弱性理论研究提</w:t>
      </w:r>
      <w:r>
        <w:rPr>
          <w:spacing w:val="30"/>
          <w:lang w:eastAsia="zh-CN"/>
        </w:rPr>
        <w:t xml:space="preserve"> </w:t>
      </w:r>
      <w:r>
        <w:rPr>
          <w:spacing w:val="1"/>
          <w:lang w:eastAsia="zh-CN"/>
        </w:rPr>
        <w:t>供了分析框架</w:t>
      </w:r>
      <w:r>
        <w:rPr>
          <w:rFonts w:ascii="Times New Roman" w:eastAsia="Times New Roman" w:hAnsi="Times New Roman" w:cs="Times New Roman"/>
          <w:spacing w:val="1"/>
          <w:position w:val="9"/>
          <w:sz w:val="16"/>
          <w:szCs w:val="16"/>
          <w:lang w:eastAsia="zh-CN"/>
        </w:rPr>
        <w:t>[</w:t>
      </w:r>
      <w:hyperlink w:anchor="_bookmark160" w:history="1">
        <w:r>
          <w:rPr>
            <w:rFonts w:ascii="Times New Roman" w:eastAsia="Times New Roman" w:hAnsi="Times New Roman" w:cs="Times New Roman"/>
            <w:spacing w:val="1"/>
            <w:position w:val="9"/>
            <w:sz w:val="16"/>
            <w:szCs w:val="16"/>
            <w:lang w:eastAsia="zh-CN"/>
          </w:rPr>
          <w:t>12</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6"/>
          <w:lang w:eastAsia="zh-CN"/>
        </w:rPr>
        <w:t xml:space="preserve"> </w:t>
      </w:r>
      <w:r>
        <w:rPr>
          <w:lang w:eastAsia="zh-CN"/>
        </w:rPr>
        <w:t>之后</w:t>
      </w:r>
      <w:r>
        <w:rPr>
          <w:spacing w:val="-54"/>
          <w:lang w:eastAsia="zh-CN"/>
        </w:rPr>
        <w:t xml:space="preserve"> </w:t>
      </w:r>
      <w:r>
        <w:rPr>
          <w:rFonts w:ascii="Times New Roman" w:eastAsia="Times New Roman" w:hAnsi="Times New Roman" w:cs="Times New Roman"/>
          <w:lang w:eastAsia="zh-CN"/>
        </w:rPr>
        <w:t>Diamond</w:t>
      </w:r>
      <w:r>
        <w:rPr>
          <w:rFonts w:ascii="Times New Roman" w:eastAsia="Times New Roman" w:hAnsi="Times New Roman" w:cs="Times New Roman"/>
          <w:spacing w:val="7"/>
          <w:lang w:eastAsia="zh-CN"/>
        </w:rPr>
        <w:t xml:space="preserve"> </w:t>
      </w:r>
      <w:r>
        <w:rPr>
          <w:lang w:eastAsia="zh-CN"/>
        </w:rPr>
        <w:t>和</w:t>
      </w:r>
      <w:r>
        <w:rPr>
          <w:spacing w:val="-54"/>
          <w:lang w:eastAsia="zh-CN"/>
        </w:rPr>
        <w:t xml:space="preserve"> </w:t>
      </w:r>
      <w:r>
        <w:rPr>
          <w:rFonts w:ascii="Times New Roman" w:eastAsia="Times New Roman" w:hAnsi="Times New Roman" w:cs="Times New Roman"/>
          <w:spacing w:val="-1"/>
          <w:lang w:eastAsia="zh-CN"/>
        </w:rPr>
        <w:t>Dybvig</w:t>
      </w:r>
      <w:r>
        <w:rPr>
          <w:rFonts w:ascii="Times New Roman" w:eastAsia="Times New Roman" w:hAnsi="Times New Roman" w:cs="Times New Roman"/>
          <w:spacing w:val="6"/>
          <w:lang w:eastAsia="zh-CN"/>
        </w:rPr>
        <w:t xml:space="preserve"> </w:t>
      </w:r>
      <w:r>
        <w:rPr>
          <w:lang w:eastAsia="zh-CN"/>
        </w:rPr>
        <w:t>提出了“预期自致型理论”和“安全</w:t>
      </w:r>
      <w:r>
        <w:rPr>
          <w:spacing w:val="32"/>
          <w:lang w:eastAsia="zh-CN"/>
        </w:rPr>
        <w:t xml:space="preserve"> </w:t>
      </w:r>
      <w:r>
        <w:rPr>
          <w:lang w:eastAsia="zh-CN"/>
        </w:rPr>
        <w:t>边界说</w:t>
      </w:r>
      <w:r>
        <w:rPr>
          <w:spacing w:val="-117"/>
          <w:lang w:eastAsia="zh-CN"/>
        </w:rPr>
        <w:t>”</w:t>
      </w:r>
      <w:r>
        <w:rPr>
          <w:rFonts w:ascii="Times New Roman" w:eastAsia="Times New Roman" w:hAnsi="Times New Roman" w:cs="Times New Roman"/>
          <w:position w:val="9"/>
          <w:sz w:val="16"/>
          <w:szCs w:val="16"/>
          <w:lang w:eastAsia="zh-CN"/>
        </w:rPr>
        <w:t>[</w:t>
      </w:r>
      <w:hyperlink w:anchor="_bookmark161" w:history="1">
        <w:r>
          <w:rPr>
            <w:rFonts w:ascii="Times New Roman" w:eastAsia="Times New Roman" w:hAnsi="Times New Roman" w:cs="Times New Roman"/>
            <w:position w:val="9"/>
            <w:sz w:val="16"/>
            <w:szCs w:val="16"/>
            <w:lang w:eastAsia="zh-CN"/>
          </w:rPr>
          <w:t>13</w:t>
        </w:r>
      </w:hyperlink>
      <w:r>
        <w:rPr>
          <w:rFonts w:ascii="Times New Roman" w:eastAsia="Times New Roman" w:hAnsi="Times New Roman" w:cs="Times New Roman"/>
          <w:spacing w:val="9"/>
          <w:position w:val="9"/>
          <w:sz w:val="16"/>
          <w:szCs w:val="16"/>
          <w:lang w:eastAsia="zh-CN"/>
        </w:rPr>
        <w:t>]</w:t>
      </w:r>
      <w:r>
        <w:rPr>
          <w:spacing w:val="-3"/>
          <w:lang w:eastAsia="zh-CN"/>
        </w:rPr>
        <w:t>，</w:t>
      </w:r>
      <w:r>
        <w:rPr>
          <w:lang w:eastAsia="zh-CN"/>
        </w:rPr>
        <w:t>这三个理论分别从投机</w:t>
      </w:r>
      <w:r>
        <w:rPr>
          <w:spacing w:val="-3"/>
          <w:lang w:eastAsia="zh-CN"/>
        </w:rPr>
        <w:t>、</w:t>
      </w:r>
      <w:r>
        <w:rPr>
          <w:lang w:eastAsia="zh-CN"/>
        </w:rPr>
        <w:t>信心</w:t>
      </w:r>
      <w:r>
        <w:rPr>
          <w:spacing w:val="-3"/>
          <w:lang w:eastAsia="zh-CN"/>
        </w:rPr>
        <w:t>、</w:t>
      </w:r>
      <w:r>
        <w:rPr>
          <w:lang w:eastAsia="zh-CN"/>
        </w:rPr>
        <w:t>银行资产质量等方面阐述了银行脆 弱性生成机理</w:t>
      </w:r>
      <w:r>
        <w:rPr>
          <w:spacing w:val="-19"/>
          <w:lang w:eastAsia="zh-CN"/>
        </w:rPr>
        <w:t>。</w:t>
      </w:r>
      <w:r>
        <w:rPr>
          <w:lang w:eastAsia="zh-CN"/>
        </w:rPr>
        <w:t>直到</w:t>
      </w:r>
      <w:r>
        <w:rPr>
          <w:spacing w:val="-64"/>
          <w:lang w:eastAsia="zh-CN"/>
        </w:rPr>
        <w:t xml:space="preserve"> </w:t>
      </w:r>
      <w:r>
        <w:rPr>
          <w:rFonts w:ascii="Times New Roman" w:eastAsia="Times New Roman" w:hAnsi="Times New Roman" w:cs="Times New Roman"/>
          <w:lang w:eastAsia="zh-CN"/>
        </w:rPr>
        <w:t>1990</w:t>
      </w:r>
      <w:r>
        <w:rPr>
          <w:rFonts w:ascii="Times New Roman" w:eastAsia="Times New Roman" w:hAnsi="Times New Roman" w:cs="Times New Roman"/>
          <w:spacing w:val="-4"/>
          <w:lang w:eastAsia="zh-CN"/>
        </w:rPr>
        <w:t xml:space="preserve"> </w:t>
      </w:r>
      <w:r>
        <w:rPr>
          <w:lang w:eastAsia="zh-CN"/>
        </w:rPr>
        <w:t>年以后</w:t>
      </w:r>
      <w:r>
        <w:rPr>
          <w:spacing w:val="-23"/>
          <w:lang w:eastAsia="zh-CN"/>
        </w:rPr>
        <w:t>，</w:t>
      </w:r>
      <w:r>
        <w:rPr>
          <w:lang w:eastAsia="zh-CN"/>
        </w:rPr>
        <w:t>脆弱性概念逐渐进入工程研究领域</w:t>
      </w:r>
      <w:r>
        <w:rPr>
          <w:spacing w:val="-23"/>
          <w:lang w:eastAsia="zh-CN"/>
        </w:rPr>
        <w:t>，</w:t>
      </w:r>
      <w:r>
        <w:rPr>
          <w:rFonts w:ascii="Times New Roman" w:eastAsia="Times New Roman" w:hAnsi="Times New Roman" w:cs="Times New Roman"/>
          <w:lang w:eastAsia="zh-CN"/>
        </w:rPr>
        <w:t>1997</w:t>
      </w:r>
      <w:r>
        <w:rPr>
          <w:rFonts w:ascii="Times New Roman" w:eastAsia="Times New Roman" w:hAnsi="Times New Roman" w:cs="Times New Roman"/>
          <w:spacing w:val="-4"/>
          <w:lang w:eastAsia="zh-CN"/>
        </w:rPr>
        <w:t xml:space="preserve"> </w:t>
      </w:r>
      <w:r>
        <w:rPr>
          <w:lang w:eastAsia="zh-CN"/>
        </w:rPr>
        <w:t xml:space="preserve">年， </w:t>
      </w:r>
      <w:r>
        <w:rPr>
          <w:rFonts w:ascii="Times New Roman" w:eastAsia="Times New Roman" w:hAnsi="Times New Roman" w:cs="Times New Roman"/>
          <w:lang w:eastAsia="zh-CN"/>
        </w:rPr>
        <w:t>LH.</w:t>
      </w:r>
      <w:r>
        <w:rPr>
          <w:rFonts w:ascii="Times New Roman" w:eastAsia="Times New Roman" w:hAnsi="Times New Roman" w:cs="Times New Roman"/>
          <w:spacing w:val="-5"/>
          <w:lang w:eastAsia="zh-CN"/>
        </w:rPr>
        <w:t>K</w:t>
      </w:r>
      <w:r>
        <w:rPr>
          <w:rFonts w:ascii="Times New Roman" w:eastAsia="Times New Roman" w:hAnsi="Times New Roman" w:cs="Times New Roman"/>
          <w:lang w:eastAsia="zh-CN"/>
        </w:rPr>
        <w:t>eel</w:t>
      </w:r>
      <w:r>
        <w:rPr>
          <w:rFonts w:ascii="Times New Roman" w:eastAsia="Times New Roman" w:hAnsi="Times New Roman" w:cs="Times New Roman"/>
          <w:spacing w:val="2"/>
          <w:lang w:eastAsia="zh-CN"/>
        </w:rPr>
        <w:t xml:space="preserve"> </w:t>
      </w:r>
      <w:r>
        <w:rPr>
          <w:lang w:eastAsia="zh-CN"/>
        </w:rPr>
        <w:t>和</w:t>
      </w:r>
      <w:r>
        <w:rPr>
          <w:spacing w:val="-58"/>
          <w:lang w:eastAsia="zh-CN"/>
        </w:rPr>
        <w:t xml:space="preserve"> </w:t>
      </w:r>
      <w:r>
        <w:rPr>
          <w:rFonts w:ascii="Times New Roman" w:eastAsia="Times New Roman" w:hAnsi="Times New Roman" w:cs="Times New Roman"/>
          <w:lang w:eastAsia="zh-CN"/>
        </w:rPr>
        <w:t>S</w:t>
      </w:r>
      <w:r>
        <w:rPr>
          <w:rFonts w:ascii="Times New Roman" w:eastAsia="Times New Roman" w:hAnsi="Times New Roman" w:cs="Times New Roman"/>
          <w:spacing w:val="-24"/>
          <w:lang w:eastAsia="zh-CN"/>
        </w:rPr>
        <w:t>P</w:t>
      </w:r>
      <w:r>
        <w:rPr>
          <w:rFonts w:ascii="Times New Roman" w:eastAsia="Times New Roman" w:hAnsi="Times New Roman" w:cs="Times New Roman"/>
          <w:lang w:eastAsia="zh-CN"/>
        </w:rPr>
        <w:t>.Bhatta</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ha</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ha</w:t>
      </w:r>
      <w:r>
        <w:rPr>
          <w:rFonts w:ascii="Times New Roman" w:eastAsia="Times New Roman" w:hAnsi="Times New Roman" w:cs="Times New Roman"/>
          <w:spacing w:val="4"/>
          <w:lang w:eastAsia="zh-CN"/>
        </w:rPr>
        <w:t>r</w:t>
      </w:r>
      <w:r>
        <w:rPr>
          <w:rFonts w:ascii="Times New Roman" w:eastAsia="Times New Roman" w:hAnsi="Times New Roman" w:cs="Times New Roman"/>
          <w:lang w:eastAsia="zh-CN"/>
        </w:rPr>
        <w:t>y</w:t>
      </w:r>
      <w:r>
        <w:rPr>
          <w:rFonts w:ascii="Times New Roman" w:eastAsia="Times New Roman" w:hAnsi="Times New Roman" w:cs="Times New Roman"/>
          <w:spacing w:val="-7"/>
          <w:lang w:eastAsia="zh-CN"/>
        </w:rPr>
        <w:t>y</w:t>
      </w:r>
      <w:r>
        <w:rPr>
          <w:rFonts w:ascii="Times New Roman" w:eastAsia="Times New Roman" w:hAnsi="Times New Roman" w:cs="Times New Roman"/>
          <w:lang w:eastAsia="zh-CN"/>
        </w:rPr>
        <w:t>a</w:t>
      </w:r>
      <w:r>
        <w:rPr>
          <w:rFonts w:ascii="Times New Roman" w:eastAsia="Times New Roman" w:hAnsi="Times New Roman" w:cs="Times New Roman"/>
          <w:spacing w:val="3"/>
          <w:lang w:eastAsia="zh-CN"/>
        </w:rPr>
        <w:t xml:space="preserve"> </w:t>
      </w:r>
      <w:r>
        <w:rPr>
          <w:lang w:eastAsia="zh-CN"/>
        </w:rPr>
        <w:t>对</w:t>
      </w:r>
      <w:r>
        <w:rPr>
          <w:spacing w:val="-52"/>
          <w:lang w:eastAsia="zh-CN"/>
        </w:rPr>
        <w:t xml:space="preserve"> </w:t>
      </w:r>
      <w:r>
        <w:rPr>
          <w:rFonts w:ascii="Times New Roman" w:eastAsia="Times New Roman" w:hAnsi="Times New Roman" w:cs="Times New Roman"/>
          <w:i/>
          <w:spacing w:val="-6"/>
          <w:lang w:eastAsia="zh-CN"/>
        </w:rPr>
        <w:t>H</w:t>
      </w:r>
      <w:r>
        <w:rPr>
          <w:rFonts w:ascii="Palatino Linotype" w:eastAsia="Palatino Linotype" w:hAnsi="Palatino Linotype" w:cs="Palatino Linotype"/>
          <w:spacing w:val="9"/>
          <w:position w:val="-3"/>
          <w:sz w:val="16"/>
          <w:szCs w:val="16"/>
          <w:lang w:eastAsia="zh-CN"/>
        </w:rPr>
        <w:t>2</w:t>
      </w:r>
      <w:r>
        <w:rPr>
          <w:spacing w:val="6"/>
          <w:lang w:eastAsia="zh-CN"/>
        </w:rPr>
        <w:t>、</w:t>
      </w:r>
      <w:r>
        <w:rPr>
          <w:rFonts w:ascii="Times New Roman" w:eastAsia="Times New Roman" w:hAnsi="Times New Roman" w:cs="Times New Roman"/>
          <w:i/>
          <w:spacing w:val="-6"/>
          <w:lang w:eastAsia="zh-CN"/>
        </w:rPr>
        <w:t>H</w:t>
      </w:r>
      <w:r>
        <w:rPr>
          <w:rFonts w:ascii="MS Gothic" w:eastAsia="MS Gothic" w:hAnsi="MS Gothic" w:cs="MS Gothic"/>
          <w:position w:val="-3"/>
          <w:sz w:val="16"/>
          <w:szCs w:val="16"/>
          <w:lang w:eastAsia="zh-CN"/>
        </w:rPr>
        <w:t>∞</w:t>
      </w:r>
      <w:r>
        <w:rPr>
          <w:rFonts w:ascii="MS Gothic" w:eastAsia="MS Gothic" w:hAnsi="MS Gothic" w:cs="MS Gothic"/>
          <w:spacing w:val="-8"/>
          <w:position w:val="-3"/>
          <w:sz w:val="16"/>
          <w:szCs w:val="16"/>
          <w:lang w:eastAsia="zh-CN"/>
        </w:rPr>
        <w:t xml:space="preserve"> </w:t>
      </w:r>
      <w:r>
        <w:rPr>
          <w:spacing w:val="1"/>
          <w:lang w:eastAsia="zh-CN"/>
        </w:rPr>
        <w:t>以</w:t>
      </w:r>
      <w:r>
        <w:rPr>
          <w:lang w:eastAsia="zh-CN"/>
        </w:rPr>
        <w:t>及</w:t>
      </w:r>
      <w:r>
        <w:rPr>
          <w:spacing w:val="-57"/>
          <w:lang w:eastAsia="zh-CN"/>
        </w:rPr>
        <w:t xml:space="preserve"> </w:t>
      </w:r>
      <w:r>
        <w:rPr>
          <w:rFonts w:ascii="Times New Roman" w:eastAsia="Times New Roman" w:hAnsi="Times New Roman" w:cs="Times New Roman"/>
          <w:i/>
          <w:lang w:eastAsia="zh-CN"/>
        </w:rPr>
        <w:t>l</w:t>
      </w:r>
      <w:r>
        <w:rPr>
          <w:rFonts w:ascii="Times New Roman" w:eastAsia="Times New Roman" w:hAnsi="Times New Roman" w:cs="Times New Roman"/>
          <w:i/>
          <w:spacing w:val="17"/>
          <w:lang w:eastAsia="zh-CN"/>
        </w:rPr>
        <w:t xml:space="preserve"> </w:t>
      </w:r>
      <w:r>
        <w:rPr>
          <w:spacing w:val="1"/>
          <w:lang w:eastAsia="zh-CN"/>
        </w:rPr>
        <w:t>等鲁棒控制器组成的控制系</w:t>
      </w:r>
      <w:r>
        <w:rPr>
          <w:lang w:eastAsia="zh-CN"/>
        </w:rPr>
        <w:t>统</w:t>
      </w:r>
    </w:p>
    <w:p w14:paraId="7969D594" w14:textId="77777777" w:rsidR="00996552" w:rsidRDefault="002D0D3F">
      <w:pPr>
        <w:pStyle w:val="a3"/>
        <w:spacing w:line="275" w:lineRule="exact"/>
        <w:jc w:val="both"/>
        <w:rPr>
          <w:lang w:eastAsia="zh-CN"/>
        </w:rPr>
      </w:pPr>
      <w:r>
        <w:rPr>
          <w:spacing w:val="3"/>
          <w:lang w:eastAsia="zh-CN"/>
        </w:rPr>
        <w:t>进行研究，发现优化后的闭环控制系统在特定外部扰动的作用下极易产生不稳</w:t>
      </w:r>
    </w:p>
    <w:p w14:paraId="6C337AE3" w14:textId="77777777" w:rsidR="00996552" w:rsidRDefault="00996552">
      <w:pPr>
        <w:spacing w:line="275" w:lineRule="exact"/>
        <w:jc w:val="both"/>
        <w:rPr>
          <w:lang w:eastAsia="zh-CN"/>
        </w:rPr>
        <w:sectPr w:rsidR="00996552">
          <w:pgSz w:w="11910" w:h="16840"/>
          <w:pgMar w:top="1140" w:right="1500" w:bottom="1240" w:left="1680" w:header="871" w:footer="1055" w:gutter="0"/>
          <w:cols w:space="720"/>
        </w:sectPr>
      </w:pPr>
    </w:p>
    <w:p w14:paraId="0DFE3481" w14:textId="77777777" w:rsidR="00996552" w:rsidRDefault="00996552">
      <w:pPr>
        <w:spacing w:before="9"/>
        <w:rPr>
          <w:rFonts w:ascii="宋体" w:eastAsia="宋体" w:hAnsi="宋体" w:cs="宋体"/>
          <w:sz w:val="17"/>
          <w:szCs w:val="17"/>
          <w:lang w:eastAsia="zh-CN"/>
        </w:rPr>
      </w:pPr>
    </w:p>
    <w:p w14:paraId="6C30EAD7" w14:textId="77777777" w:rsidR="00996552" w:rsidRDefault="002D0D3F">
      <w:pPr>
        <w:pStyle w:val="a3"/>
        <w:spacing w:before="26" w:line="305" w:lineRule="auto"/>
        <w:ind w:right="36"/>
        <w:rPr>
          <w:lang w:eastAsia="zh-CN"/>
        </w:rPr>
      </w:pPr>
      <w:r>
        <w:rPr>
          <w:lang w:eastAsia="zh-CN"/>
        </w:rPr>
        <w:t>定的状态</w:t>
      </w:r>
      <w:r>
        <w:rPr>
          <w:spacing w:val="-29"/>
          <w:lang w:eastAsia="zh-CN"/>
        </w:rPr>
        <w:t>，</w:t>
      </w:r>
      <w:r>
        <w:rPr>
          <w:lang w:eastAsia="zh-CN"/>
        </w:rPr>
        <w:t>其稳定裕度指标很差</w:t>
      </w:r>
      <w:r>
        <w:rPr>
          <w:spacing w:val="-29"/>
          <w:lang w:eastAsia="zh-CN"/>
        </w:rPr>
        <w:t>，</w:t>
      </w:r>
      <w:r>
        <w:rPr>
          <w:lang w:eastAsia="zh-CN"/>
        </w:rPr>
        <w:t>于是采用</w:t>
      </w:r>
      <w:r>
        <w:rPr>
          <w:spacing w:val="-16"/>
          <w:lang w:eastAsia="zh-CN"/>
        </w:rPr>
        <w:t>了</w:t>
      </w:r>
      <w:r>
        <w:rPr>
          <w:lang w:eastAsia="zh-CN"/>
        </w:rPr>
        <w:t>“脆弱性</w:t>
      </w:r>
      <w:r>
        <w:rPr>
          <w:spacing w:val="-17"/>
          <w:lang w:eastAsia="zh-CN"/>
        </w:rPr>
        <w:t>”</w:t>
      </w:r>
      <w:r>
        <w:rPr>
          <w:lang w:eastAsia="zh-CN"/>
        </w:rPr>
        <w:t xml:space="preserve">概念来描述控制系统这 </w:t>
      </w:r>
      <w:r>
        <w:rPr>
          <w:spacing w:val="2"/>
          <w:lang w:eastAsia="zh-CN"/>
        </w:rPr>
        <w:t>种隐形特性</w:t>
      </w:r>
      <w:hyperlink w:anchor="_bookmark162" w:history="1">
        <w:r>
          <w:rPr>
            <w:rFonts w:ascii="Times New Roman" w:eastAsia="Times New Roman" w:hAnsi="Times New Roman" w:cs="Times New Roman"/>
            <w:spacing w:val="2"/>
            <w:position w:val="9"/>
            <w:sz w:val="16"/>
            <w:szCs w:val="16"/>
            <w:lang w:eastAsia="zh-CN"/>
          </w:rPr>
          <w:t>[14</w:t>
        </w:r>
      </w:hyperlink>
      <w:r>
        <w:rPr>
          <w:rFonts w:ascii="Times New Roman" w:eastAsia="Times New Roman" w:hAnsi="Times New Roman" w:cs="Times New Roman"/>
          <w:spacing w:val="2"/>
          <w:position w:val="9"/>
          <w:sz w:val="16"/>
          <w:szCs w:val="16"/>
          <w:lang w:eastAsia="zh-CN"/>
        </w:rPr>
        <w:t>]</w:t>
      </w:r>
      <w:r>
        <w:rPr>
          <w:spacing w:val="2"/>
          <w:lang w:eastAsia="zh-CN"/>
        </w:rPr>
        <w:t>。在网络安全领域中，国内外专家们对网络脆弱性评估技术进行</w:t>
      </w:r>
      <w:r>
        <w:rPr>
          <w:spacing w:val="52"/>
          <w:lang w:eastAsia="zh-CN"/>
        </w:rPr>
        <w:t xml:space="preserve"> </w:t>
      </w:r>
      <w:r>
        <w:rPr>
          <w:spacing w:val="1"/>
          <w:lang w:eastAsia="zh-CN"/>
        </w:rPr>
        <w:t>了深入的理论研究和实际应用，提出了一系列的评估模型，主要有定性、定量、</w:t>
      </w:r>
      <w:r>
        <w:rPr>
          <w:spacing w:val="50"/>
          <w:lang w:eastAsia="zh-CN"/>
        </w:rPr>
        <w:t xml:space="preserve"> </w:t>
      </w:r>
      <w:r>
        <w:rPr>
          <w:lang w:eastAsia="zh-CN"/>
        </w:rPr>
        <w:t>基于规则和基于模型等评估方法，还有后来发展的动态和分布式评估方法</w:t>
      </w:r>
      <w:r>
        <w:rPr>
          <w:rFonts w:ascii="Times New Roman" w:eastAsia="Times New Roman" w:hAnsi="Times New Roman" w:cs="Times New Roman"/>
          <w:position w:val="9"/>
          <w:sz w:val="16"/>
          <w:szCs w:val="16"/>
          <w:lang w:eastAsia="zh-CN"/>
        </w:rPr>
        <w:t>[</w:t>
      </w:r>
      <w:hyperlink w:anchor="_bookmark163" w:history="1">
        <w:r>
          <w:rPr>
            <w:rFonts w:ascii="Times New Roman" w:eastAsia="Times New Roman" w:hAnsi="Times New Roman" w:cs="Times New Roman"/>
            <w:position w:val="9"/>
            <w:sz w:val="16"/>
            <w:szCs w:val="16"/>
            <w:lang w:eastAsia="zh-CN"/>
          </w:rPr>
          <w:t>15</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64" w:history="1">
        <w:r>
          <w:rPr>
            <w:rFonts w:ascii="Times New Roman" w:eastAsia="Times New Roman" w:hAnsi="Times New Roman" w:cs="Times New Roman"/>
            <w:spacing w:val="2"/>
            <w:position w:val="9"/>
            <w:sz w:val="16"/>
            <w:szCs w:val="16"/>
            <w:lang w:eastAsia="zh-CN"/>
          </w:rPr>
          <w:t>16</w:t>
        </w:r>
      </w:hyperlink>
      <w:r>
        <w:rPr>
          <w:rFonts w:ascii="Times New Roman" w:eastAsia="Times New Roman" w:hAnsi="Times New Roman" w:cs="Times New Roman"/>
          <w:spacing w:val="2"/>
          <w:position w:val="9"/>
          <w:sz w:val="16"/>
          <w:szCs w:val="16"/>
          <w:lang w:eastAsia="zh-CN"/>
        </w:rPr>
        <w:t>]</w:t>
      </w:r>
      <w:r>
        <w:rPr>
          <w:spacing w:val="2"/>
          <w:lang w:eastAsia="zh-CN"/>
        </w:rPr>
        <w:t>。</w:t>
      </w:r>
    </w:p>
    <w:p w14:paraId="2BAE19DE" w14:textId="77777777" w:rsidR="00996552" w:rsidRDefault="002D0D3F">
      <w:pPr>
        <w:pStyle w:val="a3"/>
        <w:spacing w:before="13" w:line="302" w:lineRule="auto"/>
        <w:ind w:right="36" w:firstLine="480"/>
        <w:rPr>
          <w:lang w:eastAsia="zh-CN"/>
        </w:rPr>
      </w:pPr>
      <w:r>
        <w:rPr>
          <w:spacing w:val="4"/>
          <w:lang w:eastAsia="zh-CN"/>
        </w:rPr>
        <w:t>在国内，中国学者对脆弱性理论的研究相较于国外较晚，脆弱性概念最早</w:t>
      </w:r>
      <w:r>
        <w:rPr>
          <w:spacing w:val="34"/>
          <w:lang w:eastAsia="zh-CN"/>
        </w:rPr>
        <w:t xml:space="preserve"> </w:t>
      </w:r>
      <w:r>
        <w:rPr>
          <w:spacing w:val="3"/>
          <w:lang w:eastAsia="zh-CN"/>
        </w:rPr>
        <w:t>出现在计算机网络领域，董良喜认为造成安全问题的根本原因在于计算机网络</w:t>
      </w:r>
      <w:r>
        <w:rPr>
          <w:spacing w:val="51"/>
          <w:lang w:eastAsia="zh-CN"/>
        </w:rPr>
        <w:t xml:space="preserve"> </w:t>
      </w:r>
      <w:r>
        <w:rPr>
          <w:spacing w:val="3"/>
          <w:lang w:eastAsia="zh-CN"/>
        </w:rPr>
        <w:t>系统本身存在脆弱性，并对其进行脆弱性评价与识别</w:t>
      </w:r>
      <w:hyperlink w:anchor="_bookmark165" w:history="1">
        <w:r>
          <w:rPr>
            <w:rFonts w:ascii="Times New Roman" w:eastAsia="Times New Roman" w:hAnsi="Times New Roman" w:cs="Times New Roman"/>
            <w:spacing w:val="3"/>
            <w:position w:val="9"/>
            <w:sz w:val="16"/>
            <w:szCs w:val="16"/>
            <w:lang w:eastAsia="zh-CN"/>
          </w:rPr>
          <w:t>[17</w:t>
        </w:r>
      </w:hyperlink>
      <w:r>
        <w:rPr>
          <w:rFonts w:ascii="Times New Roman" w:eastAsia="Times New Roman" w:hAnsi="Times New Roman" w:cs="Times New Roman"/>
          <w:spacing w:val="3"/>
          <w:position w:val="9"/>
          <w:sz w:val="16"/>
          <w:szCs w:val="16"/>
          <w:lang w:eastAsia="zh-CN"/>
        </w:rPr>
        <w:t>]</w:t>
      </w:r>
      <w:r>
        <w:rPr>
          <w:spacing w:val="3"/>
          <w:lang w:eastAsia="zh-CN"/>
        </w:rPr>
        <w:t>。在全球化趋势下，中</w:t>
      </w:r>
      <w:r>
        <w:rPr>
          <w:spacing w:val="21"/>
          <w:lang w:eastAsia="zh-CN"/>
        </w:rPr>
        <w:t xml:space="preserve"> </w:t>
      </w:r>
      <w:r>
        <w:rPr>
          <w:spacing w:val="3"/>
          <w:lang w:eastAsia="zh-CN"/>
        </w:rPr>
        <w:t>国社会经济快速发展，各个领域的矛盾和摩擦层出不穷，中国学者对脆弱性的</w:t>
      </w:r>
      <w:r>
        <w:rPr>
          <w:spacing w:val="62"/>
          <w:lang w:eastAsia="zh-CN"/>
        </w:rPr>
        <w:t xml:space="preserve"> </w:t>
      </w:r>
      <w:r>
        <w:rPr>
          <w:lang w:eastAsia="zh-CN"/>
        </w:rPr>
        <w:t>研究领域不断扩展</w:t>
      </w:r>
      <w:r>
        <w:rPr>
          <w:spacing w:val="-30"/>
          <w:lang w:eastAsia="zh-CN"/>
        </w:rPr>
        <w:t>，</w:t>
      </w:r>
      <w:r>
        <w:rPr>
          <w:lang w:eastAsia="zh-CN"/>
        </w:rPr>
        <w:t>研究方法不断深入</w:t>
      </w:r>
      <w:r>
        <w:rPr>
          <w:spacing w:val="-30"/>
          <w:lang w:eastAsia="zh-CN"/>
        </w:rPr>
        <w:t>，</w:t>
      </w:r>
      <w:r>
        <w:rPr>
          <w:lang w:eastAsia="zh-CN"/>
        </w:rPr>
        <w:t>在生态系统领域</w:t>
      </w:r>
      <w:r>
        <w:rPr>
          <w:spacing w:val="-30"/>
          <w:lang w:eastAsia="zh-CN"/>
        </w:rPr>
        <w:t>，</w:t>
      </w:r>
      <w:r>
        <w:rPr>
          <w:lang w:eastAsia="zh-CN"/>
        </w:rPr>
        <w:t xml:space="preserve">刘凯和贺婧等学者在 </w:t>
      </w:r>
      <w:r>
        <w:rPr>
          <w:spacing w:val="3"/>
          <w:lang w:eastAsia="zh-CN"/>
        </w:rPr>
        <w:t>生态系统研究中认为其系统脆弱性是自然因素和人文因素综合作用的结果，并</w:t>
      </w:r>
      <w:r>
        <w:rPr>
          <w:spacing w:val="51"/>
          <w:lang w:eastAsia="zh-CN"/>
        </w:rPr>
        <w:t xml:space="preserve"> </w:t>
      </w:r>
      <w:r>
        <w:rPr>
          <w:spacing w:val="2"/>
          <w:lang w:eastAsia="zh-CN"/>
        </w:rPr>
        <w:t>从这两方面建立脆弱性综合评价模型</w:t>
      </w:r>
      <w:r>
        <w:rPr>
          <w:rFonts w:ascii="Times New Roman" w:eastAsia="Times New Roman" w:hAnsi="Times New Roman" w:cs="Times New Roman"/>
          <w:spacing w:val="2"/>
          <w:position w:val="9"/>
          <w:sz w:val="16"/>
          <w:szCs w:val="16"/>
          <w:lang w:eastAsia="zh-CN"/>
        </w:rPr>
        <w:t>[</w:t>
      </w:r>
      <w:hyperlink w:anchor="_bookmark166" w:history="1">
        <w:r>
          <w:rPr>
            <w:rFonts w:ascii="Times New Roman" w:eastAsia="Times New Roman" w:hAnsi="Times New Roman" w:cs="Times New Roman"/>
            <w:spacing w:val="2"/>
            <w:position w:val="9"/>
            <w:sz w:val="16"/>
            <w:szCs w:val="16"/>
            <w:lang w:eastAsia="zh-CN"/>
          </w:rPr>
          <w:t>18</w:t>
        </w:r>
      </w:hyperlink>
      <w:r>
        <w:rPr>
          <w:rFonts w:ascii="Times New Roman" w:eastAsia="Times New Roman" w:hAnsi="Times New Roman" w:cs="Times New Roman"/>
          <w:spacing w:val="2"/>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67" w:history="1">
        <w:r>
          <w:rPr>
            <w:rFonts w:ascii="Times New Roman" w:eastAsia="Times New Roman" w:hAnsi="Times New Roman" w:cs="Times New Roman"/>
            <w:spacing w:val="3"/>
            <w:position w:val="9"/>
            <w:sz w:val="16"/>
            <w:szCs w:val="16"/>
            <w:lang w:eastAsia="zh-CN"/>
          </w:rPr>
          <w:t>19</w:t>
        </w:r>
      </w:hyperlink>
      <w:r>
        <w:rPr>
          <w:rFonts w:ascii="Times New Roman" w:eastAsia="Times New Roman" w:hAnsi="Times New Roman" w:cs="Times New Roman"/>
          <w:spacing w:val="3"/>
          <w:position w:val="9"/>
          <w:sz w:val="16"/>
          <w:szCs w:val="16"/>
          <w:lang w:eastAsia="zh-CN"/>
        </w:rPr>
        <w:t>]</w:t>
      </w:r>
      <w:r>
        <w:rPr>
          <w:spacing w:val="3"/>
          <w:lang w:eastAsia="zh-CN"/>
        </w:rPr>
        <w:t>。在气候变化方面，张佩珊基于层次</w:t>
      </w:r>
      <w:r>
        <w:rPr>
          <w:spacing w:val="40"/>
          <w:lang w:eastAsia="zh-CN"/>
        </w:rPr>
        <w:t xml:space="preserve"> </w:t>
      </w:r>
      <w:r>
        <w:rPr>
          <w:spacing w:val="4"/>
          <w:lang w:eastAsia="zh-CN"/>
        </w:rPr>
        <w:t>分析法，从衔接指标、经济指标、政治指标和社会指标四个方面建立气候脆弱</w:t>
      </w:r>
      <w:r>
        <w:rPr>
          <w:spacing w:val="26"/>
          <w:lang w:eastAsia="zh-CN"/>
        </w:rPr>
        <w:t xml:space="preserve"> </w:t>
      </w:r>
      <w:r>
        <w:rPr>
          <w:lang w:eastAsia="zh-CN"/>
        </w:rPr>
        <w:t>性指</w:t>
      </w:r>
      <w:r>
        <w:rPr>
          <w:spacing w:val="-18"/>
          <w:lang w:eastAsia="zh-CN"/>
        </w:rPr>
        <w:t>数</w:t>
      </w:r>
      <w:r>
        <w:rPr>
          <w:spacing w:val="-1"/>
          <w:lang w:eastAsia="zh-CN"/>
        </w:rPr>
        <w:t>（</w:t>
      </w:r>
      <w:r>
        <w:rPr>
          <w:rFonts w:ascii="Times New Roman" w:eastAsia="Times New Roman" w:hAnsi="Times New Roman" w:cs="Times New Roman"/>
          <w:lang w:eastAsia="zh-CN"/>
        </w:rPr>
        <w:t>CIFI</w:t>
      </w:r>
      <w:r>
        <w:rPr>
          <w:spacing w:val="-18"/>
          <w:lang w:eastAsia="zh-CN"/>
        </w:rPr>
        <w:t>）</w:t>
      </w:r>
      <w:r>
        <w:rPr>
          <w:lang w:eastAsia="zh-CN"/>
        </w:rPr>
        <w:t>模型</w:t>
      </w:r>
      <w:r>
        <w:rPr>
          <w:spacing w:val="-26"/>
          <w:lang w:eastAsia="zh-CN"/>
        </w:rPr>
        <w:t>，</w:t>
      </w:r>
      <w:r>
        <w:rPr>
          <w:lang w:eastAsia="zh-CN"/>
        </w:rPr>
        <w:t>通过多次实验得到降水变化对各地区脆弱性的影响各不相 同</w:t>
      </w:r>
      <w:r>
        <w:rPr>
          <w:rFonts w:ascii="Times New Roman" w:eastAsia="Times New Roman" w:hAnsi="Times New Roman" w:cs="Times New Roman"/>
          <w:position w:val="9"/>
          <w:sz w:val="16"/>
          <w:szCs w:val="16"/>
          <w:lang w:eastAsia="zh-CN"/>
        </w:rPr>
        <w:t>[</w:t>
      </w:r>
      <w:hyperlink w:anchor="_bookmark168" w:history="1">
        <w:r>
          <w:rPr>
            <w:rFonts w:ascii="Times New Roman" w:eastAsia="Times New Roman" w:hAnsi="Times New Roman" w:cs="Times New Roman"/>
            <w:position w:val="9"/>
            <w:sz w:val="16"/>
            <w:szCs w:val="16"/>
            <w:lang w:eastAsia="zh-CN"/>
          </w:rPr>
          <w:t>20</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杨飞等以生态环境为背景</w:t>
      </w:r>
      <w:r>
        <w:rPr>
          <w:spacing w:val="-44"/>
          <w:lang w:eastAsia="zh-CN"/>
        </w:rPr>
        <w:t>，</w:t>
      </w:r>
      <w:r>
        <w:rPr>
          <w:lang w:eastAsia="zh-CN"/>
        </w:rPr>
        <w:t>基于国内外脆弱性研究文献的回顾和总结</w:t>
      </w:r>
      <w:r>
        <w:rPr>
          <w:spacing w:val="-44"/>
          <w:lang w:eastAsia="zh-CN"/>
        </w:rPr>
        <w:t>，</w:t>
      </w:r>
      <w:r>
        <w:rPr>
          <w:lang w:eastAsia="zh-CN"/>
        </w:rPr>
        <w:t>回 顾了脆弱性概念起源与发展</w:t>
      </w:r>
      <w:r>
        <w:rPr>
          <w:spacing w:val="-45"/>
          <w:lang w:eastAsia="zh-CN"/>
        </w:rPr>
        <w:t>，</w:t>
      </w:r>
      <w:r>
        <w:rPr>
          <w:lang w:eastAsia="zh-CN"/>
        </w:rPr>
        <w:t>梳理了脆弱性评价的定性和定量方法</w:t>
      </w:r>
      <w:r>
        <w:rPr>
          <w:spacing w:val="-45"/>
          <w:lang w:eastAsia="zh-CN"/>
        </w:rPr>
        <w:t>，</w:t>
      </w:r>
      <w:r>
        <w:rPr>
          <w:lang w:eastAsia="zh-CN"/>
        </w:rPr>
        <w:t xml:space="preserve">科学评述了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spacing w:val="1"/>
          <w:lang w:eastAsia="zh-CN"/>
        </w:rPr>
        <w:t>世纪以来脆弱性研究的新进展</w:t>
      </w:r>
      <w:r>
        <w:rPr>
          <w:rFonts w:ascii="Times New Roman" w:eastAsia="Times New Roman" w:hAnsi="Times New Roman" w:cs="Times New Roman"/>
          <w:spacing w:val="1"/>
          <w:position w:val="9"/>
          <w:sz w:val="16"/>
          <w:szCs w:val="16"/>
          <w:lang w:eastAsia="zh-CN"/>
        </w:rPr>
        <w:t>[</w:t>
      </w:r>
      <w:hyperlink w:anchor="_bookmark169" w:history="1">
        <w:r>
          <w:rPr>
            <w:rFonts w:ascii="Times New Roman" w:eastAsia="Times New Roman" w:hAnsi="Times New Roman" w:cs="Times New Roman"/>
            <w:spacing w:val="1"/>
            <w:position w:val="9"/>
            <w:sz w:val="16"/>
            <w:szCs w:val="16"/>
            <w:lang w:eastAsia="zh-CN"/>
          </w:rPr>
          <w:t>21</w:t>
        </w:r>
      </w:hyperlink>
      <w:r>
        <w:rPr>
          <w:rFonts w:ascii="Times New Roman" w:eastAsia="Times New Roman" w:hAnsi="Times New Roman" w:cs="Times New Roman"/>
          <w:spacing w:val="1"/>
          <w:position w:val="9"/>
          <w:sz w:val="16"/>
          <w:szCs w:val="16"/>
          <w:lang w:eastAsia="zh-CN"/>
        </w:rPr>
        <w:t>]</w:t>
      </w:r>
      <w:r>
        <w:rPr>
          <w:spacing w:val="1"/>
          <w:lang w:eastAsia="zh-CN"/>
        </w:rPr>
        <w:t>。在金融领域，许友传以系统性风险为诱因</w:t>
      </w:r>
      <w:r>
        <w:rPr>
          <w:spacing w:val="22"/>
          <w:lang w:eastAsia="zh-CN"/>
        </w:rPr>
        <w:t xml:space="preserve"> </w:t>
      </w:r>
      <w:r>
        <w:rPr>
          <w:lang w:eastAsia="zh-CN"/>
        </w:rPr>
        <w:t>构建了金融体系脆弱性理论框架</w:t>
      </w:r>
      <w:r>
        <w:rPr>
          <w:spacing w:val="-45"/>
          <w:lang w:eastAsia="zh-CN"/>
        </w:rPr>
        <w:t>，</w:t>
      </w:r>
      <w:r>
        <w:rPr>
          <w:lang w:eastAsia="zh-CN"/>
        </w:rPr>
        <w:t>识别和评估系统的重要机构</w:t>
      </w:r>
      <w:r>
        <w:rPr>
          <w:spacing w:val="-45"/>
          <w:lang w:eastAsia="zh-CN"/>
        </w:rPr>
        <w:t>，</w:t>
      </w:r>
      <w:r>
        <w:rPr>
          <w:lang w:eastAsia="zh-CN"/>
        </w:rPr>
        <w:t xml:space="preserve">并提出市场危机 </w:t>
      </w:r>
      <w:r>
        <w:rPr>
          <w:spacing w:val="2"/>
          <w:lang w:eastAsia="zh-CN"/>
        </w:rPr>
        <w:t>情境下的监管救助和自救策略</w:t>
      </w:r>
      <w:r>
        <w:rPr>
          <w:rFonts w:ascii="Times New Roman" w:eastAsia="Times New Roman" w:hAnsi="Times New Roman" w:cs="Times New Roman"/>
          <w:spacing w:val="2"/>
          <w:position w:val="9"/>
          <w:sz w:val="16"/>
          <w:szCs w:val="16"/>
          <w:lang w:eastAsia="zh-CN"/>
        </w:rPr>
        <w:t>[</w:t>
      </w:r>
      <w:hyperlink w:anchor="_bookmark170" w:history="1">
        <w:r>
          <w:rPr>
            <w:rFonts w:ascii="Times New Roman" w:eastAsia="Times New Roman" w:hAnsi="Times New Roman" w:cs="Times New Roman"/>
            <w:spacing w:val="2"/>
            <w:position w:val="9"/>
            <w:sz w:val="16"/>
            <w:szCs w:val="16"/>
            <w:lang w:eastAsia="zh-CN"/>
          </w:rPr>
          <w:t>22</w:t>
        </w:r>
      </w:hyperlink>
      <w:r>
        <w:rPr>
          <w:rFonts w:ascii="Times New Roman" w:eastAsia="Times New Roman" w:hAnsi="Times New Roman" w:cs="Times New Roman"/>
          <w:spacing w:val="2"/>
          <w:position w:val="9"/>
          <w:sz w:val="16"/>
          <w:szCs w:val="16"/>
          <w:lang w:eastAsia="zh-CN"/>
        </w:rPr>
        <w:t>]</w:t>
      </w:r>
      <w:r>
        <w:rPr>
          <w:spacing w:val="2"/>
          <w:lang w:eastAsia="zh-CN"/>
        </w:rPr>
        <w:t>。何畅等人对我国金融体系脆弱性进行了探索</w:t>
      </w:r>
      <w:r>
        <w:rPr>
          <w:spacing w:val="56"/>
          <w:lang w:eastAsia="zh-CN"/>
        </w:rPr>
        <w:t xml:space="preserve"> </w:t>
      </w:r>
      <w:r>
        <w:rPr>
          <w:lang w:eastAsia="zh-CN"/>
        </w:rPr>
        <w:t>性研究</w:t>
      </w:r>
      <w:r>
        <w:rPr>
          <w:spacing w:val="-24"/>
          <w:lang w:eastAsia="zh-CN"/>
        </w:rPr>
        <w:t>，</w:t>
      </w:r>
      <w:r>
        <w:rPr>
          <w:lang w:eastAsia="zh-CN"/>
        </w:rPr>
        <w:t>从风险偏好</w:t>
      </w:r>
      <w:r>
        <w:rPr>
          <w:spacing w:val="-22"/>
          <w:lang w:eastAsia="zh-CN"/>
        </w:rPr>
        <w:t>、</w:t>
      </w:r>
      <w:r>
        <w:rPr>
          <w:lang w:eastAsia="zh-CN"/>
        </w:rPr>
        <w:t>金融部门</w:t>
      </w:r>
      <w:r>
        <w:rPr>
          <w:spacing w:val="-22"/>
          <w:lang w:eastAsia="zh-CN"/>
        </w:rPr>
        <w:t>、</w:t>
      </w:r>
      <w:r>
        <w:rPr>
          <w:lang w:eastAsia="zh-CN"/>
        </w:rPr>
        <w:t>非金融部门</w:t>
      </w:r>
      <w:r>
        <w:rPr>
          <w:spacing w:val="-22"/>
          <w:lang w:eastAsia="zh-CN"/>
        </w:rPr>
        <w:t>、</w:t>
      </w:r>
      <w:r>
        <w:rPr>
          <w:lang w:eastAsia="zh-CN"/>
        </w:rPr>
        <w:t xml:space="preserve">国际因素四个维度构建了适用于 </w:t>
      </w:r>
      <w:r>
        <w:rPr>
          <w:spacing w:val="1"/>
          <w:lang w:eastAsia="zh-CN"/>
        </w:rPr>
        <w:t>我国实际的金融体系脆弱性指标，通过与</w:t>
      </w:r>
      <w:r>
        <w:rPr>
          <w:spacing w:val="-50"/>
          <w:lang w:eastAsia="zh-CN"/>
        </w:rPr>
        <w:t xml:space="preserve"> </w:t>
      </w:r>
      <w:r>
        <w:rPr>
          <w:rFonts w:ascii="Times New Roman" w:eastAsia="Times New Roman" w:hAnsi="Times New Roman" w:cs="Times New Roman"/>
          <w:lang w:eastAsia="zh-CN"/>
        </w:rPr>
        <w:t>credit-to-gdp</w:t>
      </w:r>
      <w:r>
        <w:rPr>
          <w:rFonts w:ascii="Times New Roman" w:eastAsia="Times New Roman" w:hAnsi="Times New Roman" w:cs="Times New Roman"/>
          <w:spacing w:val="10"/>
          <w:lang w:eastAsia="zh-CN"/>
        </w:rPr>
        <w:t xml:space="preserve"> </w:t>
      </w:r>
      <w:r>
        <w:rPr>
          <w:spacing w:val="1"/>
          <w:lang w:eastAsia="zh-CN"/>
        </w:rPr>
        <w:t>缺口和</w:t>
      </w:r>
      <w:r>
        <w:rPr>
          <w:spacing w:val="-50"/>
          <w:lang w:eastAsia="zh-CN"/>
        </w:rPr>
        <w:t xml:space="preserve"> </w:t>
      </w:r>
      <w:r>
        <w:rPr>
          <w:rFonts w:ascii="Times New Roman" w:eastAsia="Times New Roman" w:hAnsi="Times New Roman" w:cs="Times New Roman"/>
          <w:lang w:eastAsia="zh-CN"/>
        </w:rPr>
        <w:t>2008</w:t>
      </w:r>
      <w:r>
        <w:rPr>
          <w:rFonts w:ascii="Times New Roman" w:eastAsia="Times New Roman" w:hAnsi="Times New Roman" w:cs="Times New Roman"/>
          <w:spacing w:val="10"/>
          <w:lang w:eastAsia="zh-CN"/>
        </w:rPr>
        <w:t xml:space="preserve"> </w:t>
      </w:r>
      <w:r>
        <w:rPr>
          <w:spacing w:val="1"/>
          <w:lang w:eastAsia="zh-CN"/>
        </w:rPr>
        <w:t>年金融危机</w:t>
      </w:r>
      <w:r>
        <w:rPr>
          <w:spacing w:val="36"/>
          <w:lang w:eastAsia="zh-CN"/>
        </w:rPr>
        <w:t xml:space="preserve"> </w:t>
      </w:r>
      <w:r>
        <w:rPr>
          <w:spacing w:val="2"/>
          <w:lang w:eastAsia="zh-CN"/>
        </w:rPr>
        <w:t>比对验证合成指标的适用性</w:t>
      </w:r>
      <w:r>
        <w:rPr>
          <w:rFonts w:ascii="Times New Roman" w:eastAsia="Times New Roman" w:hAnsi="Times New Roman" w:cs="Times New Roman"/>
          <w:spacing w:val="2"/>
          <w:position w:val="9"/>
          <w:sz w:val="16"/>
          <w:szCs w:val="16"/>
          <w:lang w:eastAsia="zh-CN"/>
        </w:rPr>
        <w:t>[</w:t>
      </w:r>
      <w:hyperlink w:anchor="_bookmark171" w:history="1">
        <w:r>
          <w:rPr>
            <w:rFonts w:ascii="Times New Roman" w:eastAsia="Times New Roman" w:hAnsi="Times New Roman" w:cs="Times New Roman"/>
            <w:spacing w:val="2"/>
            <w:position w:val="9"/>
            <w:sz w:val="16"/>
            <w:szCs w:val="16"/>
            <w:lang w:eastAsia="zh-CN"/>
          </w:rPr>
          <w:t>23</w:t>
        </w:r>
      </w:hyperlink>
      <w:r>
        <w:rPr>
          <w:rFonts w:ascii="Times New Roman" w:eastAsia="Times New Roman" w:hAnsi="Times New Roman" w:cs="Times New Roman"/>
          <w:spacing w:val="2"/>
          <w:position w:val="9"/>
          <w:sz w:val="16"/>
          <w:szCs w:val="16"/>
          <w:lang w:eastAsia="zh-CN"/>
        </w:rPr>
        <w:t>]</w:t>
      </w:r>
      <w:r>
        <w:rPr>
          <w:spacing w:val="2"/>
          <w:lang w:eastAsia="zh-CN"/>
        </w:rPr>
        <w:t>。在金融脆弱性治理上，王丽以金融脆弱性微观</w:t>
      </w:r>
      <w:r>
        <w:rPr>
          <w:spacing w:val="52"/>
          <w:lang w:eastAsia="zh-CN"/>
        </w:rPr>
        <w:t xml:space="preserve"> </w:t>
      </w:r>
      <w:r>
        <w:rPr>
          <w:spacing w:val="-1"/>
          <w:lang w:eastAsia="zh-CN"/>
        </w:rPr>
        <w:t>机制——银行挤兑模型为基础</w:t>
      </w:r>
      <w:r>
        <w:rPr>
          <w:rFonts w:ascii="Times New Roman" w:eastAsia="Times New Roman" w:hAnsi="Times New Roman" w:cs="Times New Roman"/>
          <w:spacing w:val="-1"/>
          <w:lang w:eastAsia="zh-CN"/>
        </w:rPr>
        <w:t>,</w:t>
      </w:r>
      <w:r>
        <w:rPr>
          <w:rFonts w:ascii="Times New Roman" w:eastAsia="Times New Roman" w:hAnsi="Times New Roman" w:cs="Times New Roman"/>
          <w:spacing w:val="5"/>
          <w:lang w:eastAsia="zh-CN"/>
        </w:rPr>
        <w:t xml:space="preserve"> </w:t>
      </w:r>
      <w:r>
        <w:rPr>
          <w:lang w:eastAsia="zh-CN"/>
        </w:rPr>
        <w:t>分析不同政策和制度条件下的金融脆弱性微观形</w:t>
      </w:r>
      <w:r>
        <w:rPr>
          <w:spacing w:val="60"/>
          <w:lang w:eastAsia="zh-CN"/>
        </w:rPr>
        <w:t xml:space="preserve"> </w:t>
      </w:r>
      <w:r>
        <w:rPr>
          <w:spacing w:val="1"/>
          <w:lang w:eastAsia="zh-CN"/>
        </w:rPr>
        <w:t>成机制</w:t>
      </w:r>
      <w:r>
        <w:rPr>
          <w:rFonts w:ascii="Times New Roman" w:eastAsia="Times New Roman" w:hAnsi="Times New Roman" w:cs="Times New Roman"/>
          <w:spacing w:val="1"/>
          <w:lang w:eastAsia="zh-CN"/>
        </w:rPr>
        <w:t>,</w:t>
      </w:r>
      <w:r>
        <w:rPr>
          <w:rFonts w:ascii="Times New Roman" w:eastAsia="Times New Roman" w:hAnsi="Times New Roman" w:cs="Times New Roman"/>
          <w:spacing w:val="15"/>
          <w:lang w:eastAsia="zh-CN"/>
        </w:rPr>
        <w:t xml:space="preserve"> </w:t>
      </w:r>
      <w:r>
        <w:rPr>
          <w:spacing w:val="2"/>
          <w:lang w:eastAsia="zh-CN"/>
        </w:rPr>
        <w:t>讨论相关政策和制度对脆弱性的影响</w:t>
      </w:r>
      <w:r>
        <w:rPr>
          <w:rFonts w:ascii="Times New Roman" w:eastAsia="Times New Roman" w:hAnsi="Times New Roman" w:cs="Times New Roman"/>
          <w:spacing w:val="2"/>
          <w:lang w:eastAsia="zh-CN"/>
        </w:rPr>
        <w:t>,</w:t>
      </w:r>
      <w:r>
        <w:rPr>
          <w:rFonts w:ascii="Times New Roman" w:eastAsia="Times New Roman" w:hAnsi="Times New Roman" w:cs="Times New Roman"/>
          <w:spacing w:val="19"/>
          <w:lang w:eastAsia="zh-CN"/>
        </w:rPr>
        <w:t xml:space="preserve"> </w:t>
      </w:r>
      <w:r>
        <w:rPr>
          <w:spacing w:val="2"/>
          <w:lang w:eastAsia="zh-CN"/>
        </w:rPr>
        <w:t>从政策和制度层面寻求金融脆弱</w:t>
      </w:r>
      <w:r>
        <w:rPr>
          <w:spacing w:val="58"/>
          <w:lang w:eastAsia="zh-CN"/>
        </w:rPr>
        <w:t xml:space="preserve"> </w:t>
      </w:r>
      <w:r>
        <w:rPr>
          <w:spacing w:val="2"/>
          <w:lang w:eastAsia="zh-CN"/>
        </w:rPr>
        <w:t>性的治理路径</w:t>
      </w:r>
      <w:r>
        <w:rPr>
          <w:rFonts w:ascii="Times New Roman" w:eastAsia="Times New Roman" w:hAnsi="Times New Roman" w:cs="Times New Roman"/>
          <w:spacing w:val="2"/>
          <w:position w:val="9"/>
          <w:sz w:val="16"/>
          <w:szCs w:val="16"/>
          <w:lang w:eastAsia="zh-CN"/>
        </w:rPr>
        <w:t>[</w:t>
      </w:r>
      <w:hyperlink w:anchor="_bookmark172" w:history="1">
        <w:r>
          <w:rPr>
            <w:rFonts w:ascii="Times New Roman" w:eastAsia="Times New Roman" w:hAnsi="Times New Roman" w:cs="Times New Roman"/>
            <w:spacing w:val="2"/>
            <w:position w:val="9"/>
            <w:sz w:val="16"/>
            <w:szCs w:val="16"/>
            <w:lang w:eastAsia="zh-CN"/>
          </w:rPr>
          <w:t>24</w:t>
        </w:r>
      </w:hyperlink>
      <w:r>
        <w:rPr>
          <w:rFonts w:ascii="Times New Roman" w:eastAsia="Times New Roman" w:hAnsi="Times New Roman" w:cs="Times New Roman"/>
          <w:spacing w:val="2"/>
          <w:position w:val="9"/>
          <w:sz w:val="16"/>
          <w:szCs w:val="16"/>
          <w:lang w:eastAsia="zh-CN"/>
        </w:rPr>
        <w:t>]</w:t>
      </w:r>
      <w:r>
        <w:rPr>
          <w:spacing w:val="2"/>
          <w:lang w:eastAsia="zh-CN"/>
        </w:rPr>
        <w:t>。在信息安全领域，黄慧萍等提出了一种基于攻击防御树和博</w:t>
      </w:r>
      <w:r>
        <w:rPr>
          <w:spacing w:val="52"/>
          <w:lang w:eastAsia="zh-CN"/>
        </w:rPr>
        <w:t xml:space="preserve"> </w:t>
      </w:r>
      <w:r>
        <w:rPr>
          <w:lang w:eastAsia="zh-CN"/>
        </w:rPr>
        <w:t>弈论的评估方法</w:t>
      </w:r>
      <w:r>
        <w:rPr>
          <w:spacing w:val="-45"/>
          <w:lang w:eastAsia="zh-CN"/>
        </w:rPr>
        <w:t>，</w:t>
      </w:r>
      <w:r>
        <w:rPr>
          <w:lang w:eastAsia="zh-CN"/>
        </w:rPr>
        <w:t>并建立系统的攻防博弈模型</w:t>
      </w:r>
      <w:r>
        <w:rPr>
          <w:spacing w:val="-45"/>
          <w:lang w:eastAsia="zh-CN"/>
        </w:rPr>
        <w:t>，</w:t>
      </w:r>
      <w:r>
        <w:rPr>
          <w:lang w:eastAsia="zh-CN"/>
        </w:rPr>
        <w:t>根据评估结果可以有针对性地部 署防御措施</w:t>
      </w:r>
      <w:r>
        <w:rPr>
          <w:spacing w:val="-44"/>
          <w:lang w:eastAsia="zh-CN"/>
        </w:rPr>
        <w:t>，</w:t>
      </w:r>
      <w:r>
        <w:rPr>
          <w:lang w:eastAsia="zh-CN"/>
        </w:rPr>
        <w:t>实现收益最大</w:t>
      </w:r>
      <w:r>
        <w:rPr>
          <w:spacing w:val="-1"/>
          <w:lang w:eastAsia="zh-CN"/>
        </w:rPr>
        <w:t>化</w:t>
      </w:r>
      <w:r>
        <w:rPr>
          <w:rFonts w:ascii="Times New Roman" w:eastAsia="Times New Roman" w:hAnsi="Times New Roman" w:cs="Times New Roman"/>
          <w:position w:val="9"/>
          <w:sz w:val="16"/>
          <w:szCs w:val="16"/>
          <w:lang w:eastAsia="zh-CN"/>
        </w:rPr>
        <w:t>[</w:t>
      </w:r>
      <w:hyperlink w:anchor="_bookmark173" w:history="1">
        <w:r>
          <w:rPr>
            <w:rFonts w:ascii="Times New Roman" w:eastAsia="Times New Roman" w:hAnsi="Times New Roman" w:cs="Times New Roman"/>
            <w:position w:val="9"/>
            <w:sz w:val="16"/>
            <w:szCs w:val="16"/>
            <w:lang w:eastAsia="zh-CN"/>
          </w:rPr>
          <w:t>25</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74" w:history="1">
        <w:r>
          <w:rPr>
            <w:rFonts w:ascii="Times New Roman" w:eastAsia="Times New Roman" w:hAnsi="Times New Roman" w:cs="Times New Roman"/>
            <w:position w:val="9"/>
            <w:sz w:val="16"/>
            <w:szCs w:val="16"/>
            <w:lang w:eastAsia="zh-CN"/>
          </w:rPr>
          <w:t>26</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在交通运输领域</w:t>
      </w:r>
      <w:r>
        <w:rPr>
          <w:spacing w:val="-44"/>
          <w:lang w:eastAsia="zh-CN"/>
        </w:rPr>
        <w:t>，</w:t>
      </w:r>
      <w:r>
        <w:rPr>
          <w:lang w:eastAsia="zh-CN"/>
        </w:rPr>
        <w:t>李冰玉基于复杂网络理论 对轨道交通网络进行建模与分析</w:t>
      </w:r>
      <w:r>
        <w:rPr>
          <w:spacing w:val="-45"/>
          <w:lang w:eastAsia="zh-CN"/>
        </w:rPr>
        <w:t>，</w:t>
      </w:r>
      <w:r>
        <w:rPr>
          <w:lang w:eastAsia="zh-CN"/>
        </w:rPr>
        <w:t>并通过攻击策略分析网络的脆弱程度</w:t>
      </w:r>
      <w:r>
        <w:rPr>
          <w:spacing w:val="-45"/>
          <w:lang w:eastAsia="zh-CN"/>
        </w:rPr>
        <w:t>，</w:t>
      </w:r>
      <w:r>
        <w:rPr>
          <w:lang w:eastAsia="zh-CN"/>
        </w:rPr>
        <w:t xml:space="preserve">建立客 </w:t>
      </w:r>
      <w:r>
        <w:rPr>
          <w:spacing w:val="2"/>
          <w:lang w:eastAsia="zh-CN"/>
        </w:rPr>
        <w:t>流拥堵网络化传播模型，并针对交通网络的脆弱性进行了改进</w:t>
      </w:r>
      <w:r>
        <w:rPr>
          <w:rFonts w:ascii="Times New Roman" w:eastAsia="Times New Roman" w:hAnsi="Times New Roman" w:cs="Times New Roman"/>
          <w:spacing w:val="2"/>
          <w:position w:val="9"/>
          <w:sz w:val="16"/>
          <w:szCs w:val="16"/>
          <w:lang w:eastAsia="zh-CN"/>
        </w:rPr>
        <w:t>[</w:t>
      </w:r>
      <w:hyperlink w:anchor="_bookmark175" w:history="1">
        <w:r>
          <w:rPr>
            <w:rFonts w:ascii="Times New Roman" w:eastAsia="Times New Roman" w:hAnsi="Times New Roman" w:cs="Times New Roman"/>
            <w:spacing w:val="2"/>
            <w:position w:val="9"/>
            <w:sz w:val="16"/>
            <w:szCs w:val="16"/>
            <w:lang w:eastAsia="zh-CN"/>
          </w:rPr>
          <w:t>27</w:t>
        </w:r>
      </w:hyperlink>
      <w:r>
        <w:rPr>
          <w:rFonts w:ascii="Times New Roman" w:eastAsia="Times New Roman" w:hAnsi="Times New Roman" w:cs="Times New Roman"/>
          <w:spacing w:val="2"/>
          <w:position w:val="9"/>
          <w:sz w:val="16"/>
          <w:szCs w:val="16"/>
          <w:lang w:eastAsia="zh-CN"/>
        </w:rPr>
        <w:t>]</w:t>
      </w:r>
      <w:r>
        <w:rPr>
          <w:spacing w:val="2"/>
          <w:lang w:eastAsia="zh-CN"/>
        </w:rPr>
        <w:t>。尹洪英和徐</w:t>
      </w:r>
      <w:r>
        <w:rPr>
          <w:spacing w:val="52"/>
          <w:lang w:eastAsia="zh-CN"/>
        </w:rPr>
        <w:t xml:space="preserve"> </w:t>
      </w:r>
      <w:r>
        <w:rPr>
          <w:lang w:eastAsia="zh-CN"/>
        </w:rPr>
        <w:t>丽群分析了路网脆弱性与路网可靠性之间的联系和区别</w:t>
      </w:r>
      <w:r>
        <w:rPr>
          <w:rFonts w:ascii="Times New Roman" w:eastAsia="Times New Roman" w:hAnsi="Times New Roman" w:cs="Times New Roman"/>
          <w:lang w:eastAsia="zh-CN"/>
        </w:rPr>
        <w:t>.</w:t>
      </w:r>
      <w:r>
        <w:rPr>
          <w:rFonts w:ascii="Times New Roman" w:eastAsia="Times New Roman" w:hAnsi="Times New Roman" w:cs="Times New Roman"/>
          <w:spacing w:val="27"/>
          <w:lang w:eastAsia="zh-CN"/>
        </w:rPr>
        <w:t xml:space="preserve"> </w:t>
      </w:r>
      <w:r>
        <w:rPr>
          <w:lang w:eastAsia="zh-CN"/>
        </w:rPr>
        <w:t xml:space="preserve">对当前路网脆弱性的评 </w:t>
      </w:r>
      <w:r>
        <w:rPr>
          <w:spacing w:val="2"/>
          <w:lang w:eastAsia="zh-CN"/>
        </w:rPr>
        <w:t>估方法进行了分类分析，明确了路网脆弱性未来的研究方向</w:t>
      </w:r>
      <w:r>
        <w:rPr>
          <w:rFonts w:ascii="Times New Roman" w:eastAsia="Times New Roman" w:hAnsi="Times New Roman" w:cs="Times New Roman"/>
          <w:spacing w:val="2"/>
          <w:position w:val="9"/>
          <w:sz w:val="16"/>
          <w:szCs w:val="16"/>
          <w:lang w:eastAsia="zh-CN"/>
        </w:rPr>
        <w:t>[</w:t>
      </w:r>
      <w:hyperlink w:anchor="_bookmark176" w:history="1">
        <w:r>
          <w:rPr>
            <w:rFonts w:ascii="Times New Roman" w:eastAsia="Times New Roman" w:hAnsi="Times New Roman" w:cs="Times New Roman"/>
            <w:spacing w:val="2"/>
            <w:position w:val="9"/>
            <w:sz w:val="16"/>
            <w:szCs w:val="16"/>
            <w:lang w:eastAsia="zh-CN"/>
          </w:rPr>
          <w:t>28</w:t>
        </w:r>
      </w:hyperlink>
      <w:r>
        <w:rPr>
          <w:rFonts w:ascii="Times New Roman" w:eastAsia="Times New Roman" w:hAnsi="Times New Roman" w:cs="Times New Roman"/>
          <w:spacing w:val="2"/>
          <w:position w:val="9"/>
          <w:sz w:val="16"/>
          <w:szCs w:val="16"/>
          <w:lang w:eastAsia="zh-CN"/>
        </w:rPr>
        <w:t>]</w:t>
      </w:r>
      <w:r>
        <w:rPr>
          <w:spacing w:val="2"/>
          <w:lang w:eastAsia="zh-CN"/>
        </w:rPr>
        <w:t>。在脆弱性理论</w:t>
      </w:r>
      <w:r>
        <w:rPr>
          <w:spacing w:val="52"/>
          <w:lang w:eastAsia="zh-CN"/>
        </w:rPr>
        <w:t xml:space="preserve"> </w:t>
      </w:r>
      <w:r>
        <w:rPr>
          <w:lang w:eastAsia="zh-CN"/>
        </w:rPr>
        <w:t>和研究方法上</w:t>
      </w:r>
      <w:r>
        <w:rPr>
          <w:spacing w:val="-45"/>
          <w:lang w:eastAsia="zh-CN"/>
        </w:rPr>
        <w:t>，</w:t>
      </w:r>
      <w:r>
        <w:rPr>
          <w:lang w:eastAsia="zh-CN"/>
        </w:rPr>
        <w:t>也不断进行研究和探索</w:t>
      </w:r>
      <w:r>
        <w:rPr>
          <w:spacing w:val="-45"/>
          <w:lang w:eastAsia="zh-CN"/>
        </w:rPr>
        <w:t>，</w:t>
      </w:r>
      <w:r>
        <w:rPr>
          <w:lang w:eastAsia="zh-CN"/>
        </w:rPr>
        <w:t>目前国内学者普遍认为脆弱性是系统本 身固有的一种属性</w:t>
      </w:r>
      <w:r>
        <w:rPr>
          <w:spacing w:val="-45"/>
          <w:lang w:eastAsia="zh-CN"/>
        </w:rPr>
        <w:t>，</w:t>
      </w:r>
      <w:r>
        <w:rPr>
          <w:lang w:eastAsia="zh-CN"/>
        </w:rPr>
        <w:t>由于系统本身对扰动有一定的敏感性</w:t>
      </w:r>
      <w:r>
        <w:rPr>
          <w:spacing w:val="-45"/>
          <w:lang w:eastAsia="zh-CN"/>
        </w:rPr>
        <w:t>，</w:t>
      </w:r>
      <w:r>
        <w:rPr>
          <w:lang w:eastAsia="zh-CN"/>
        </w:rPr>
        <w:t xml:space="preserve">不同的系统对扰动作 </w:t>
      </w:r>
      <w:r>
        <w:rPr>
          <w:spacing w:val="1"/>
          <w:lang w:eastAsia="zh-CN"/>
        </w:rPr>
        <w:t>用后的恢复能力不同，只有在内部或外部扰动作用下，系统脆弱性才可能显现。</w:t>
      </w:r>
      <w:r>
        <w:rPr>
          <w:spacing w:val="44"/>
          <w:lang w:eastAsia="zh-CN"/>
        </w:rPr>
        <w:t xml:space="preserve"> </w:t>
      </w:r>
      <w:r>
        <w:rPr>
          <w:spacing w:val="1"/>
          <w:lang w:eastAsia="zh-CN"/>
        </w:rPr>
        <w:t>在研究方法上，主要以研究脆弱性指标</w:t>
      </w:r>
      <w:r>
        <w:rPr>
          <w:rFonts w:ascii="Times New Roman" w:eastAsia="Times New Roman" w:hAnsi="Times New Roman" w:cs="Times New Roman"/>
          <w:spacing w:val="1"/>
          <w:position w:val="9"/>
          <w:sz w:val="16"/>
          <w:szCs w:val="16"/>
          <w:lang w:eastAsia="zh-CN"/>
        </w:rPr>
        <w:t>[</w:t>
      </w:r>
      <w:hyperlink w:anchor="_bookmark177" w:history="1">
        <w:r>
          <w:rPr>
            <w:rFonts w:ascii="Times New Roman" w:eastAsia="Times New Roman" w:hAnsi="Times New Roman" w:cs="Times New Roman"/>
            <w:spacing w:val="1"/>
            <w:position w:val="9"/>
            <w:sz w:val="16"/>
            <w:szCs w:val="16"/>
            <w:lang w:eastAsia="zh-CN"/>
          </w:rPr>
          <w:t>29</w:t>
        </w:r>
      </w:hyperlink>
      <w:r>
        <w:rPr>
          <w:rFonts w:ascii="Times New Roman" w:eastAsia="Times New Roman" w:hAnsi="Times New Roman" w:cs="Times New Roman"/>
          <w:spacing w:val="1"/>
          <w:position w:val="9"/>
          <w:sz w:val="16"/>
          <w:szCs w:val="16"/>
          <w:lang w:eastAsia="zh-CN"/>
        </w:rPr>
        <w:t>]</w:t>
      </w:r>
      <w:r>
        <w:rPr>
          <w:spacing w:val="1"/>
          <w:lang w:eastAsia="zh-CN"/>
        </w:rPr>
        <w:t>，脆弱性指标融合方法</w:t>
      </w:r>
      <w:r>
        <w:rPr>
          <w:rFonts w:ascii="Times New Roman" w:eastAsia="Times New Roman" w:hAnsi="Times New Roman" w:cs="Times New Roman"/>
          <w:spacing w:val="1"/>
          <w:position w:val="9"/>
          <w:sz w:val="16"/>
          <w:szCs w:val="16"/>
          <w:lang w:eastAsia="zh-CN"/>
        </w:rPr>
        <w:t>[</w:t>
      </w:r>
      <w:hyperlink w:anchor="_bookmark178" w:history="1">
        <w:r>
          <w:rPr>
            <w:rFonts w:ascii="Times New Roman" w:eastAsia="Times New Roman" w:hAnsi="Times New Roman" w:cs="Times New Roman"/>
            <w:spacing w:val="1"/>
            <w:position w:val="9"/>
            <w:sz w:val="16"/>
            <w:szCs w:val="16"/>
            <w:lang w:eastAsia="zh-CN"/>
          </w:rPr>
          <w:t>30</w:t>
        </w:r>
      </w:hyperlink>
      <w:r>
        <w:rPr>
          <w:rFonts w:ascii="Times New Roman" w:eastAsia="Times New Roman" w:hAnsi="Times New Roman" w:cs="Times New Roman"/>
          <w:spacing w:val="1"/>
          <w:position w:val="9"/>
          <w:sz w:val="16"/>
          <w:szCs w:val="16"/>
          <w:lang w:eastAsia="zh-CN"/>
        </w:rPr>
        <w:t>]</w:t>
      </w:r>
      <w:r>
        <w:rPr>
          <w:spacing w:val="1"/>
          <w:lang w:eastAsia="zh-CN"/>
        </w:rPr>
        <w:t>，脆弱性评</w:t>
      </w:r>
      <w:r>
        <w:rPr>
          <w:spacing w:val="68"/>
          <w:lang w:eastAsia="zh-CN"/>
        </w:rPr>
        <w:t xml:space="preserve"> </w:t>
      </w:r>
      <w:r>
        <w:rPr>
          <w:lang w:eastAsia="zh-CN"/>
        </w:rPr>
        <w:t>估模型为主。近年来，在电力系统研究领域，复杂网络理论</w:t>
      </w:r>
      <w:r>
        <w:rPr>
          <w:rFonts w:ascii="Times New Roman" w:eastAsia="Times New Roman" w:hAnsi="Times New Roman" w:cs="Times New Roman"/>
          <w:position w:val="9"/>
          <w:sz w:val="16"/>
          <w:szCs w:val="16"/>
          <w:lang w:eastAsia="zh-CN"/>
        </w:rPr>
        <w:t>[</w:t>
      </w:r>
      <w:hyperlink w:anchor="_bookmark179"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3"/>
          <w:position w:val="9"/>
          <w:sz w:val="16"/>
          <w:szCs w:val="16"/>
          <w:lang w:eastAsia="zh-CN"/>
        </w:rPr>
        <w:t xml:space="preserve"> </w:t>
      </w:r>
      <w:r>
        <w:rPr>
          <w:lang w:eastAsia="zh-CN"/>
        </w:rPr>
        <w:t>受到了越来越多</w:t>
      </w:r>
    </w:p>
    <w:p w14:paraId="51231285" w14:textId="77777777" w:rsidR="00996552" w:rsidRDefault="00996552">
      <w:pPr>
        <w:spacing w:line="302" w:lineRule="auto"/>
        <w:rPr>
          <w:lang w:eastAsia="zh-CN"/>
        </w:rPr>
        <w:sectPr w:rsidR="00996552">
          <w:pgSz w:w="11910" w:h="16840"/>
          <w:pgMar w:top="1140" w:right="1540" w:bottom="1280" w:left="1680" w:header="871" w:footer="1095" w:gutter="0"/>
          <w:cols w:space="720"/>
        </w:sectPr>
      </w:pPr>
    </w:p>
    <w:p w14:paraId="498A4CFC" w14:textId="77777777" w:rsidR="00996552" w:rsidRDefault="00996552">
      <w:pPr>
        <w:spacing w:before="9"/>
        <w:rPr>
          <w:rFonts w:ascii="宋体" w:eastAsia="宋体" w:hAnsi="宋体" w:cs="宋体"/>
          <w:sz w:val="17"/>
          <w:szCs w:val="17"/>
          <w:lang w:eastAsia="zh-CN"/>
        </w:rPr>
      </w:pPr>
    </w:p>
    <w:p w14:paraId="59B84320" w14:textId="77777777" w:rsidR="00996552" w:rsidRDefault="002D0D3F">
      <w:pPr>
        <w:pStyle w:val="a3"/>
        <w:spacing w:before="26" w:line="305" w:lineRule="auto"/>
        <w:ind w:right="275"/>
        <w:jc w:val="both"/>
        <w:rPr>
          <w:lang w:eastAsia="zh-CN"/>
        </w:rPr>
      </w:pPr>
      <w:r>
        <w:rPr>
          <w:lang w:eastAsia="zh-CN"/>
        </w:rPr>
        <w:t>学者的重视</w:t>
      </w:r>
      <w:r>
        <w:rPr>
          <w:spacing w:val="-45"/>
          <w:lang w:eastAsia="zh-CN"/>
        </w:rPr>
        <w:t>，</w:t>
      </w:r>
      <w:r>
        <w:rPr>
          <w:lang w:eastAsia="zh-CN"/>
        </w:rPr>
        <w:t>并以此为基础对电力系统建模以及脆弱性指标的研究</w:t>
      </w:r>
      <w:r>
        <w:rPr>
          <w:spacing w:val="-45"/>
          <w:lang w:eastAsia="zh-CN"/>
        </w:rPr>
        <w:t>，</w:t>
      </w:r>
      <w:r>
        <w:rPr>
          <w:lang w:eastAsia="zh-CN"/>
        </w:rPr>
        <w:t>从而综合分 析电力系统脆弱性。</w:t>
      </w:r>
    </w:p>
    <w:p w14:paraId="0CF40BD4" w14:textId="77777777" w:rsidR="00996552" w:rsidRDefault="00996552">
      <w:pPr>
        <w:spacing w:before="3"/>
        <w:rPr>
          <w:rFonts w:ascii="宋体" w:eastAsia="宋体" w:hAnsi="宋体" w:cs="宋体"/>
          <w:sz w:val="24"/>
          <w:szCs w:val="24"/>
          <w:lang w:eastAsia="zh-CN"/>
        </w:rPr>
      </w:pPr>
    </w:p>
    <w:p w14:paraId="09767865" w14:textId="77777777" w:rsidR="00996552" w:rsidRDefault="002D0D3F">
      <w:pPr>
        <w:ind w:left="117"/>
        <w:jc w:val="both"/>
        <w:rPr>
          <w:rFonts w:ascii="宋体" w:eastAsia="宋体" w:hAnsi="宋体" w:cs="宋体"/>
          <w:sz w:val="28"/>
          <w:szCs w:val="28"/>
          <w:lang w:eastAsia="zh-CN"/>
        </w:rPr>
      </w:pPr>
      <w:bookmarkStart w:id="27" w:name="1.2.2_电力系统脆弱性研究综述"/>
      <w:bookmarkStart w:id="28" w:name="_bookmark6"/>
      <w:bookmarkEnd w:id="27"/>
      <w:bookmarkEnd w:id="28"/>
      <w:r>
        <w:rPr>
          <w:rFonts w:ascii="Times New Roman" w:eastAsia="Times New Roman" w:hAnsi="Times New Roman" w:cs="Times New Roman"/>
          <w:sz w:val="30"/>
          <w:szCs w:val="30"/>
          <w:lang w:eastAsia="zh-CN"/>
        </w:rPr>
        <w:t xml:space="preserve">1.2.2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电力系统脆弱性研究综述</w:t>
      </w:r>
    </w:p>
    <w:p w14:paraId="20F56CE5" w14:textId="77777777" w:rsidR="00996552" w:rsidRDefault="00996552">
      <w:pPr>
        <w:spacing w:before="1"/>
        <w:rPr>
          <w:rFonts w:ascii="宋体" w:eastAsia="宋体" w:hAnsi="宋体" w:cs="宋体"/>
          <w:sz w:val="24"/>
          <w:szCs w:val="24"/>
          <w:lang w:eastAsia="zh-CN"/>
        </w:rPr>
      </w:pPr>
    </w:p>
    <w:p w14:paraId="025F5B7F" w14:textId="77777777" w:rsidR="00996552" w:rsidRDefault="002D0D3F">
      <w:pPr>
        <w:pStyle w:val="a3"/>
        <w:spacing w:line="305" w:lineRule="auto"/>
        <w:ind w:right="75" w:firstLine="480"/>
        <w:rPr>
          <w:lang w:eastAsia="zh-CN"/>
        </w:rPr>
      </w:pPr>
      <w:r>
        <w:rPr>
          <w:spacing w:val="4"/>
          <w:lang w:eastAsia="zh-CN"/>
        </w:rPr>
        <w:t>电力系统是由发电厂、送变电线路、供配电所和用电负荷等环节组成的电</w:t>
      </w:r>
      <w:r>
        <w:rPr>
          <w:spacing w:val="34"/>
          <w:lang w:eastAsia="zh-CN"/>
        </w:rPr>
        <w:t xml:space="preserve"> </w:t>
      </w:r>
      <w:r>
        <w:rPr>
          <w:spacing w:val="3"/>
          <w:lang w:eastAsia="zh-CN"/>
        </w:rPr>
        <w:t>能生产与消费系统。电力系统脆弱性是近年来针对电力系统安全性和可靠性提</w:t>
      </w:r>
      <w:r>
        <w:rPr>
          <w:spacing w:val="51"/>
          <w:lang w:eastAsia="zh-CN"/>
        </w:rPr>
        <w:t xml:space="preserve"> </w:t>
      </w:r>
      <w:r>
        <w:rPr>
          <w:spacing w:val="3"/>
          <w:lang w:eastAsia="zh-CN"/>
        </w:rPr>
        <w:t>出的一个新概念，目前还没有公认的定义和统一的分析标准。但从已有的参考</w:t>
      </w:r>
      <w:r>
        <w:rPr>
          <w:spacing w:val="62"/>
          <w:lang w:eastAsia="zh-CN"/>
        </w:rPr>
        <w:t xml:space="preserve"> </w:t>
      </w:r>
      <w:r>
        <w:rPr>
          <w:spacing w:val="3"/>
          <w:lang w:eastAsia="zh-CN"/>
        </w:rPr>
        <w:t>文献看，电力系统脆弱性是用来描述系统在正常运行情况或各种随机因素的作</w:t>
      </w:r>
      <w:r>
        <w:rPr>
          <w:spacing w:val="51"/>
          <w:lang w:eastAsia="zh-CN"/>
        </w:rPr>
        <w:t xml:space="preserve"> </w:t>
      </w:r>
      <w:r>
        <w:rPr>
          <w:spacing w:val="3"/>
          <w:lang w:eastAsia="zh-CN"/>
        </w:rPr>
        <w:t>用下，系统承受干扰或故障的能力及系统不能维持正常运行的可能趋势及其影</w:t>
      </w:r>
      <w:r>
        <w:rPr>
          <w:spacing w:val="51"/>
          <w:lang w:eastAsia="zh-CN"/>
        </w:rPr>
        <w:t xml:space="preserve"> </w:t>
      </w:r>
      <w:r>
        <w:rPr>
          <w:lang w:eastAsia="zh-CN"/>
        </w:rPr>
        <w:t>响</w:t>
      </w:r>
      <w:hyperlink w:anchor="_bookmark180" w:history="1">
        <w:r>
          <w:rPr>
            <w:rFonts w:ascii="Times New Roman" w:eastAsia="Times New Roman" w:hAnsi="Times New Roman" w:cs="Times New Roman"/>
            <w:position w:val="9"/>
            <w:sz w:val="16"/>
            <w:szCs w:val="16"/>
            <w:lang w:eastAsia="zh-CN"/>
          </w:rPr>
          <w:t>[32</w:t>
        </w:r>
      </w:hyperlink>
      <w:r>
        <w:rPr>
          <w:rFonts w:ascii="Times New Roman" w:eastAsia="Times New Roman" w:hAnsi="Times New Roman" w:cs="Times New Roman"/>
          <w:position w:val="9"/>
          <w:sz w:val="16"/>
          <w:szCs w:val="16"/>
          <w:lang w:eastAsia="zh-CN"/>
        </w:rPr>
        <w:t>]</w:t>
      </w:r>
      <w:r>
        <w:rPr>
          <w:lang w:eastAsia="zh-CN"/>
        </w:rPr>
        <w:t>。有学者将引起系统脆弱性显现的不确定因素成为脆弱源，比如气候变化、</w:t>
      </w:r>
      <w:r>
        <w:rPr>
          <w:spacing w:val="30"/>
          <w:lang w:eastAsia="zh-CN"/>
        </w:rPr>
        <w:t xml:space="preserve"> </w:t>
      </w:r>
      <w:r>
        <w:rPr>
          <w:lang w:eastAsia="zh-CN"/>
        </w:rPr>
        <w:t>地理、认为破坏等因素，将系统内部某些易发生故障的环节称为系统脆弱点。</w:t>
      </w:r>
    </w:p>
    <w:p w14:paraId="1F45C37F" w14:textId="77777777" w:rsidR="00996552" w:rsidRDefault="002D0D3F">
      <w:pPr>
        <w:pStyle w:val="a3"/>
        <w:spacing w:before="20"/>
        <w:ind w:left="597"/>
        <w:rPr>
          <w:lang w:eastAsia="zh-CN"/>
        </w:rPr>
      </w:pPr>
      <w:r>
        <w:rPr>
          <w:lang w:eastAsia="zh-CN"/>
        </w:rPr>
        <w:t>通过查阅大量的参考文献后，对电力系统脆弱性的研究内容分为以下四类：</w:t>
      </w:r>
    </w:p>
    <w:p w14:paraId="5269A6FF" w14:textId="77777777" w:rsidR="00996552" w:rsidRDefault="002D0D3F">
      <w:pPr>
        <w:pStyle w:val="a3"/>
        <w:spacing w:before="86"/>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29"/>
          <w:w w:val="90"/>
          <w:lang w:eastAsia="zh-CN"/>
        </w:rPr>
        <w:t xml:space="preserve"> </w:t>
      </w:r>
      <w:r>
        <w:rPr>
          <w:w w:val="90"/>
          <w:lang w:eastAsia="zh-CN"/>
        </w:rPr>
        <w:t>电力系统脆弱性研究理论与方法</w:t>
      </w:r>
    </w:p>
    <w:p w14:paraId="3A385689" w14:textId="77777777" w:rsidR="00996552" w:rsidRDefault="002D0D3F">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41"/>
          <w:w w:val="90"/>
          <w:lang w:eastAsia="zh-CN"/>
        </w:rPr>
        <w:t xml:space="preserve"> </w:t>
      </w:r>
      <w:r>
        <w:rPr>
          <w:w w:val="90"/>
          <w:lang w:eastAsia="zh-CN"/>
        </w:rPr>
        <w:t>电力系统脆弱性评价指标和融合方法的研究</w:t>
      </w:r>
    </w:p>
    <w:p w14:paraId="1E5C8DB4" w14:textId="77777777" w:rsidR="00996552" w:rsidRDefault="002D0D3F">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1"/>
          <w:w w:val="90"/>
          <w:lang w:eastAsia="zh-CN"/>
        </w:rPr>
        <w:t xml:space="preserve"> </w:t>
      </w:r>
      <w:r>
        <w:rPr>
          <w:w w:val="90"/>
          <w:lang w:eastAsia="zh-CN"/>
        </w:rPr>
        <w:t>针对电力系统评价指标建立系统评价模型，并系统进行脆弱性分析</w:t>
      </w:r>
    </w:p>
    <w:p w14:paraId="5FB4F440" w14:textId="77777777" w:rsidR="00996552" w:rsidRDefault="002D0D3F">
      <w:pPr>
        <w:pStyle w:val="a3"/>
        <w:spacing w:before="48" w:line="272" w:lineRule="auto"/>
        <w:ind w:left="597" w:right="75" w:hanging="86"/>
        <w:rPr>
          <w:lang w:eastAsia="zh-CN"/>
        </w:rPr>
      </w:pPr>
      <w:r>
        <w:rPr>
          <w:rFonts w:ascii="Palatino Linotype" w:eastAsia="Palatino Linotype" w:hAnsi="Palatino Linotype" w:cs="Palatino Linotype"/>
          <w:w w:val="95"/>
          <w:lang w:eastAsia="zh-CN"/>
        </w:rPr>
        <w:t>•</w:t>
      </w:r>
      <w:r>
        <w:rPr>
          <w:rFonts w:ascii="Palatino Linotype" w:eastAsia="Palatino Linotype" w:hAnsi="Palatino Linotype" w:cs="Palatino Linotype"/>
          <w:spacing w:val="6"/>
          <w:w w:val="95"/>
          <w:lang w:eastAsia="zh-CN"/>
        </w:rPr>
        <w:t xml:space="preserve"> </w:t>
      </w:r>
      <w:r>
        <w:rPr>
          <w:lang w:eastAsia="zh-CN"/>
        </w:rPr>
        <w:t xml:space="preserve">根据系统脆弱性评价结果提出相应的安全管理机制与应对策略 </w:t>
      </w:r>
      <w:r>
        <w:rPr>
          <w:spacing w:val="1"/>
          <w:lang w:eastAsia="zh-CN"/>
        </w:rPr>
        <w:t>在电力系统脆弱性理论研究方面，复杂网络是把一个复杂系统抽象为网络，</w:t>
      </w:r>
    </w:p>
    <w:p w14:paraId="3C0B2E7E" w14:textId="77777777" w:rsidR="00996552" w:rsidRDefault="002D0D3F">
      <w:pPr>
        <w:pStyle w:val="a3"/>
        <w:spacing w:before="53" w:line="303" w:lineRule="auto"/>
        <w:ind w:right="275"/>
        <w:jc w:val="both"/>
        <w:rPr>
          <w:lang w:eastAsia="zh-CN"/>
        </w:rPr>
      </w:pPr>
      <w:r>
        <w:rPr>
          <w:spacing w:val="3"/>
          <w:lang w:eastAsia="zh-CN"/>
        </w:rPr>
        <w:t>将复杂系统内的元件视为网络的节点，将元件之间的联系视为连接网络中各个</w:t>
      </w:r>
      <w:r>
        <w:rPr>
          <w:spacing w:val="51"/>
          <w:lang w:eastAsia="zh-CN"/>
        </w:rPr>
        <w:t xml:space="preserve"> </w:t>
      </w:r>
      <w:r>
        <w:rPr>
          <w:lang w:eastAsia="zh-CN"/>
        </w:rPr>
        <w:t>元件的边</w:t>
      </w:r>
      <w:r>
        <w:rPr>
          <w:spacing w:val="-32"/>
          <w:lang w:eastAsia="zh-CN"/>
        </w:rPr>
        <w:t>，</w:t>
      </w:r>
      <w:r>
        <w:rPr>
          <w:lang w:eastAsia="zh-CN"/>
        </w:rPr>
        <w:t>由此建立复杂网络的模型</w:t>
      </w:r>
      <w:r>
        <w:rPr>
          <w:spacing w:val="-27"/>
          <w:lang w:eastAsia="zh-CN"/>
        </w:rPr>
        <w:t>。</w:t>
      </w:r>
      <w:r>
        <w:rPr>
          <w:lang w:eastAsia="zh-CN"/>
        </w:rPr>
        <w:t>在此模型基础上</w:t>
      </w:r>
      <w:r>
        <w:rPr>
          <w:spacing w:val="-32"/>
          <w:lang w:eastAsia="zh-CN"/>
        </w:rPr>
        <w:t>，</w:t>
      </w:r>
      <w:r>
        <w:rPr>
          <w:lang w:eastAsia="zh-CN"/>
        </w:rPr>
        <w:t>从复杂网络的拓扑模型 出发</w:t>
      </w:r>
      <w:r>
        <w:rPr>
          <w:spacing w:val="-24"/>
          <w:lang w:eastAsia="zh-CN"/>
        </w:rPr>
        <w:t>，</w:t>
      </w:r>
      <w:r>
        <w:rPr>
          <w:lang w:eastAsia="zh-CN"/>
        </w:rPr>
        <w:t>运用图论</w:t>
      </w:r>
      <w:r>
        <w:rPr>
          <w:spacing w:val="-22"/>
          <w:lang w:eastAsia="zh-CN"/>
        </w:rPr>
        <w:t>、</w:t>
      </w:r>
      <w:r>
        <w:rPr>
          <w:lang w:eastAsia="zh-CN"/>
        </w:rPr>
        <w:t>统计学理论对整个复杂网络进行局部</w:t>
      </w:r>
      <w:r>
        <w:rPr>
          <w:spacing w:val="-21"/>
          <w:lang w:eastAsia="zh-CN"/>
        </w:rPr>
        <w:t>、</w:t>
      </w:r>
      <w:r>
        <w:rPr>
          <w:lang w:eastAsia="zh-CN"/>
        </w:rPr>
        <w:t>全局的研究</w:t>
      </w:r>
      <w:r>
        <w:rPr>
          <w:spacing w:val="-24"/>
          <w:lang w:eastAsia="zh-CN"/>
        </w:rPr>
        <w:t>，</w:t>
      </w:r>
      <w:r>
        <w:rPr>
          <w:lang w:eastAsia="zh-CN"/>
        </w:rPr>
        <w:t xml:space="preserve">经过二十 </w:t>
      </w:r>
      <w:r>
        <w:rPr>
          <w:spacing w:val="3"/>
          <w:lang w:eastAsia="zh-CN"/>
        </w:rPr>
        <w:t>多年的发展，复杂网络的建模和分析方法，可用于描述系统内各个元件的相互</w:t>
      </w:r>
      <w:r>
        <w:rPr>
          <w:spacing w:val="62"/>
          <w:lang w:eastAsia="zh-CN"/>
        </w:rPr>
        <w:t xml:space="preserve"> </w:t>
      </w:r>
      <w:r>
        <w:rPr>
          <w:spacing w:val="3"/>
          <w:lang w:eastAsia="zh-CN"/>
        </w:rPr>
        <w:t>关联以及系统的整体描述，并且该理论和其研究方法已越来越多应用于各个领</w:t>
      </w:r>
      <w:r>
        <w:rPr>
          <w:spacing w:val="51"/>
          <w:lang w:eastAsia="zh-CN"/>
        </w:rPr>
        <w:t xml:space="preserve"> </w:t>
      </w:r>
      <w:r>
        <w:rPr>
          <w:spacing w:val="1"/>
          <w:lang w:eastAsia="zh-CN"/>
        </w:rPr>
        <w:t>域，比如社会关系网络</w:t>
      </w:r>
      <w:hyperlink w:anchor="_bookmark181" w:history="1">
        <w:r>
          <w:rPr>
            <w:rFonts w:ascii="Times New Roman" w:eastAsia="Times New Roman" w:hAnsi="Times New Roman" w:cs="Times New Roman"/>
            <w:spacing w:val="1"/>
            <w:position w:val="9"/>
            <w:sz w:val="16"/>
            <w:szCs w:val="16"/>
            <w:lang w:eastAsia="zh-CN"/>
          </w:rPr>
          <w:t>[33</w:t>
        </w:r>
      </w:hyperlink>
      <w:r>
        <w:rPr>
          <w:rFonts w:ascii="Times New Roman" w:eastAsia="Times New Roman" w:hAnsi="Times New Roman" w:cs="Times New Roman"/>
          <w:spacing w:val="1"/>
          <w:position w:val="9"/>
          <w:sz w:val="16"/>
          <w:szCs w:val="16"/>
          <w:lang w:eastAsia="zh-CN"/>
        </w:rPr>
        <w:t>]</w:t>
      </w:r>
      <w:r>
        <w:rPr>
          <w:spacing w:val="1"/>
          <w:lang w:eastAsia="zh-CN"/>
        </w:rPr>
        <w:t>、交通运输网络</w:t>
      </w:r>
      <w:r>
        <w:rPr>
          <w:rFonts w:ascii="Times New Roman" w:eastAsia="Times New Roman" w:hAnsi="Times New Roman" w:cs="Times New Roman"/>
          <w:spacing w:val="1"/>
          <w:position w:val="9"/>
          <w:sz w:val="16"/>
          <w:szCs w:val="16"/>
          <w:lang w:eastAsia="zh-CN"/>
        </w:rPr>
        <w:t>[</w:t>
      </w:r>
      <w:hyperlink w:anchor="_bookmark182" w:history="1">
        <w:r>
          <w:rPr>
            <w:rFonts w:ascii="Times New Roman" w:eastAsia="Times New Roman" w:hAnsi="Times New Roman" w:cs="Times New Roman"/>
            <w:spacing w:val="1"/>
            <w:position w:val="9"/>
            <w:sz w:val="16"/>
            <w:szCs w:val="16"/>
            <w:lang w:eastAsia="zh-CN"/>
          </w:rPr>
          <w:t>34</w:t>
        </w:r>
      </w:hyperlink>
      <w:r>
        <w:rPr>
          <w:rFonts w:ascii="Times New Roman" w:eastAsia="Times New Roman" w:hAnsi="Times New Roman" w:cs="Times New Roman"/>
          <w:spacing w:val="1"/>
          <w:position w:val="9"/>
          <w:sz w:val="16"/>
          <w:szCs w:val="16"/>
          <w:lang w:eastAsia="zh-CN"/>
        </w:rPr>
        <w:t>-</w:t>
      </w:r>
      <w:hyperlink w:anchor="_bookmark183" w:history="1">
        <w:r>
          <w:rPr>
            <w:rFonts w:ascii="Times New Roman" w:eastAsia="Times New Roman" w:hAnsi="Times New Roman" w:cs="Times New Roman"/>
            <w:spacing w:val="1"/>
            <w:position w:val="9"/>
            <w:sz w:val="16"/>
            <w:szCs w:val="16"/>
            <w:lang w:eastAsia="zh-CN"/>
          </w:rPr>
          <w:t>36</w:t>
        </w:r>
      </w:hyperlink>
      <w:r>
        <w:rPr>
          <w:rFonts w:ascii="Times New Roman" w:eastAsia="Times New Roman" w:hAnsi="Times New Roman" w:cs="Times New Roman"/>
          <w:spacing w:val="1"/>
          <w:position w:val="9"/>
          <w:sz w:val="16"/>
          <w:szCs w:val="16"/>
          <w:lang w:eastAsia="zh-CN"/>
        </w:rPr>
        <w:t>]</w:t>
      </w:r>
      <w:r>
        <w:rPr>
          <w:spacing w:val="1"/>
          <w:lang w:eastAsia="zh-CN"/>
        </w:rPr>
        <w:t>、航空海运网络</w:t>
      </w:r>
      <w:r>
        <w:rPr>
          <w:rFonts w:ascii="Times New Roman" w:eastAsia="Times New Roman" w:hAnsi="Times New Roman" w:cs="Times New Roman"/>
          <w:spacing w:val="1"/>
          <w:position w:val="9"/>
          <w:sz w:val="16"/>
          <w:szCs w:val="16"/>
          <w:lang w:eastAsia="zh-CN"/>
        </w:rPr>
        <w:t>[</w:t>
      </w:r>
      <w:hyperlink w:anchor="_bookmark184" w:history="1">
        <w:r>
          <w:rPr>
            <w:rFonts w:ascii="Times New Roman" w:eastAsia="Times New Roman" w:hAnsi="Times New Roman" w:cs="Times New Roman"/>
            <w:spacing w:val="1"/>
            <w:position w:val="9"/>
            <w:sz w:val="16"/>
            <w:szCs w:val="16"/>
            <w:lang w:eastAsia="zh-CN"/>
          </w:rPr>
          <w:t>37</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85" w:history="1">
        <w:r>
          <w:rPr>
            <w:rFonts w:ascii="Times New Roman" w:eastAsia="Times New Roman" w:hAnsi="Times New Roman" w:cs="Times New Roman"/>
            <w:spacing w:val="2"/>
            <w:position w:val="9"/>
            <w:sz w:val="16"/>
            <w:szCs w:val="16"/>
            <w:lang w:eastAsia="zh-CN"/>
          </w:rPr>
          <w:t>38</w:t>
        </w:r>
      </w:hyperlink>
      <w:r>
        <w:rPr>
          <w:rFonts w:ascii="Times New Roman" w:eastAsia="Times New Roman" w:hAnsi="Times New Roman" w:cs="Times New Roman"/>
          <w:spacing w:val="2"/>
          <w:position w:val="9"/>
          <w:sz w:val="16"/>
          <w:szCs w:val="16"/>
          <w:lang w:eastAsia="zh-CN"/>
        </w:rPr>
        <w:t>]</w:t>
      </w:r>
      <w:r>
        <w:rPr>
          <w:spacing w:val="2"/>
          <w:lang w:eastAsia="zh-CN"/>
        </w:rPr>
        <w:t>、电力系统</w:t>
      </w:r>
      <w:r>
        <w:rPr>
          <w:spacing w:val="70"/>
          <w:lang w:eastAsia="zh-CN"/>
        </w:rPr>
        <w:t xml:space="preserve"> </w:t>
      </w:r>
      <w:r>
        <w:rPr>
          <w:lang w:eastAsia="zh-CN"/>
        </w:rPr>
        <w:t>网络</w:t>
      </w:r>
      <w:r>
        <w:rPr>
          <w:rFonts w:ascii="Times New Roman" w:eastAsia="Times New Roman" w:hAnsi="Times New Roman" w:cs="Times New Roman"/>
          <w:position w:val="9"/>
          <w:sz w:val="16"/>
          <w:szCs w:val="16"/>
          <w:lang w:eastAsia="zh-CN"/>
        </w:rPr>
        <w:t>[</w:t>
      </w:r>
      <w:hyperlink w:anchor="_bookmark186" w:history="1">
        <w:r>
          <w:rPr>
            <w:rFonts w:ascii="Times New Roman" w:eastAsia="Times New Roman" w:hAnsi="Times New Roman" w:cs="Times New Roman"/>
            <w:position w:val="9"/>
            <w:sz w:val="16"/>
            <w:szCs w:val="16"/>
            <w:lang w:eastAsia="zh-CN"/>
          </w:rPr>
          <w:t>39</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
          <w:position w:val="9"/>
          <w:sz w:val="16"/>
          <w:szCs w:val="16"/>
          <w:lang w:eastAsia="zh-CN"/>
        </w:rPr>
        <w:t xml:space="preserve"> </w:t>
      </w:r>
      <w:hyperlink w:anchor="_bookmark187" w:history="1">
        <w:r>
          <w:rPr>
            <w:rFonts w:ascii="Times New Roman" w:eastAsia="Times New Roman" w:hAnsi="Times New Roman" w:cs="Times New Roman"/>
            <w:position w:val="9"/>
            <w:sz w:val="16"/>
            <w:szCs w:val="16"/>
            <w:lang w:eastAsia="zh-CN"/>
          </w:rPr>
          <w:t>40</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4"/>
          <w:position w:val="9"/>
          <w:sz w:val="16"/>
          <w:szCs w:val="16"/>
          <w:lang w:eastAsia="zh-CN"/>
        </w:rPr>
        <w:t xml:space="preserve"> </w:t>
      </w:r>
      <w:r>
        <w:rPr>
          <w:lang w:eastAsia="zh-CN"/>
        </w:rPr>
        <w:t>等</w:t>
      </w:r>
      <w:r>
        <w:rPr>
          <w:rFonts w:ascii="Times New Roman" w:eastAsia="Times New Roman" w:hAnsi="Times New Roman" w:cs="Times New Roman"/>
          <w:lang w:eastAsia="zh-CN"/>
        </w:rPr>
        <w:t>,</w:t>
      </w:r>
      <w:r>
        <w:rPr>
          <w:rFonts w:ascii="Times New Roman" w:eastAsia="Times New Roman" w:hAnsi="Times New Roman" w:cs="Times New Roman"/>
          <w:spacing w:val="-7"/>
          <w:lang w:eastAsia="zh-CN"/>
        </w:rPr>
        <w:t xml:space="preserve"> </w:t>
      </w:r>
      <w:r>
        <w:rPr>
          <w:lang w:eastAsia="zh-CN"/>
        </w:rPr>
        <w:t>大多数复杂网络的复杂性的特征为</w:t>
      </w:r>
      <w:r>
        <w:rPr>
          <w:spacing w:val="-29"/>
          <w:lang w:eastAsia="zh-CN"/>
        </w:rPr>
        <w:t>：</w:t>
      </w:r>
      <w:r>
        <w:rPr>
          <w:lang w:eastAsia="zh-CN"/>
        </w:rPr>
        <w:t>网络规模庞大</w:t>
      </w:r>
      <w:r>
        <w:rPr>
          <w:spacing w:val="-26"/>
          <w:lang w:eastAsia="zh-CN"/>
        </w:rPr>
        <w:t>、</w:t>
      </w:r>
      <w:r>
        <w:rPr>
          <w:lang w:eastAsia="zh-CN"/>
        </w:rPr>
        <w:t>连接结构的复 杂性</w:t>
      </w:r>
      <w:r>
        <w:rPr>
          <w:spacing w:val="-22"/>
          <w:lang w:eastAsia="zh-CN"/>
        </w:rPr>
        <w:t>、</w:t>
      </w:r>
      <w:r>
        <w:rPr>
          <w:lang w:eastAsia="zh-CN"/>
        </w:rPr>
        <w:t>节点的复杂性</w:t>
      </w:r>
      <w:r>
        <w:rPr>
          <w:spacing w:val="-22"/>
          <w:lang w:eastAsia="zh-CN"/>
        </w:rPr>
        <w:t>、</w:t>
      </w:r>
      <w:r>
        <w:rPr>
          <w:lang w:eastAsia="zh-CN"/>
        </w:rPr>
        <w:t>网络时空演化过程复杂</w:t>
      </w:r>
      <w:r>
        <w:rPr>
          <w:spacing w:val="-22"/>
          <w:lang w:eastAsia="zh-CN"/>
        </w:rPr>
        <w:t>、</w:t>
      </w:r>
      <w:r>
        <w:rPr>
          <w:lang w:eastAsia="zh-CN"/>
        </w:rPr>
        <w:t>多重复杂性融合等</w:t>
      </w:r>
      <w:r>
        <w:rPr>
          <w:spacing w:val="-25"/>
          <w:lang w:eastAsia="zh-CN"/>
        </w:rPr>
        <w:t>，</w:t>
      </w:r>
      <w:r>
        <w:rPr>
          <w:lang w:eastAsia="zh-CN"/>
        </w:rPr>
        <w:t>电力系统作 为最复杂</w:t>
      </w:r>
      <w:r>
        <w:rPr>
          <w:spacing w:val="-29"/>
          <w:lang w:eastAsia="zh-CN"/>
        </w:rPr>
        <w:t>、</w:t>
      </w:r>
      <w:r>
        <w:rPr>
          <w:lang w:eastAsia="zh-CN"/>
        </w:rPr>
        <w:t>最广泛的人造技术网络</w:t>
      </w:r>
      <w:r>
        <w:rPr>
          <w:spacing w:val="-33"/>
          <w:lang w:eastAsia="zh-CN"/>
        </w:rPr>
        <w:t>，</w:t>
      </w:r>
      <w:r>
        <w:rPr>
          <w:lang w:eastAsia="zh-CN"/>
        </w:rPr>
        <w:t>具有以上复杂网络的特性</w:t>
      </w:r>
      <w:r>
        <w:rPr>
          <w:spacing w:val="-28"/>
          <w:lang w:eastAsia="zh-CN"/>
        </w:rPr>
        <w:t>。</w:t>
      </w:r>
      <w:r>
        <w:rPr>
          <w:lang w:eastAsia="zh-CN"/>
        </w:rPr>
        <w:t>在二十多年的发 展中，复杂网络理论已成为电力系统研究领域中最具权威性的理论。</w:t>
      </w:r>
    </w:p>
    <w:p w14:paraId="14035930" w14:textId="77777777" w:rsidR="00996552" w:rsidRDefault="002D0D3F">
      <w:pPr>
        <w:pStyle w:val="a3"/>
        <w:spacing w:before="22" w:line="305" w:lineRule="auto"/>
        <w:ind w:right="275" w:firstLine="480"/>
        <w:jc w:val="both"/>
        <w:rPr>
          <w:lang w:eastAsia="zh-CN"/>
        </w:rPr>
      </w:pPr>
      <w:r>
        <w:rPr>
          <w:lang w:eastAsia="zh-CN"/>
        </w:rPr>
        <w:t>在电力系统脆弱性评价指标研究方面</w:t>
      </w:r>
      <w:r>
        <w:rPr>
          <w:spacing w:val="-45"/>
          <w:lang w:eastAsia="zh-CN"/>
        </w:rPr>
        <w:t>，</w:t>
      </w:r>
      <w:r>
        <w:rPr>
          <w:lang w:eastAsia="zh-CN"/>
        </w:rPr>
        <w:t>通过参考大量文献研究后</w:t>
      </w:r>
      <w:r>
        <w:rPr>
          <w:spacing w:val="-45"/>
          <w:lang w:eastAsia="zh-CN"/>
        </w:rPr>
        <w:t>，</w:t>
      </w:r>
      <w:r>
        <w:rPr>
          <w:lang w:eastAsia="zh-CN"/>
        </w:rPr>
        <w:t>主要分为 两个方面进行研究分析</w:t>
      </w:r>
      <w:r>
        <w:rPr>
          <w:spacing w:val="-45"/>
          <w:lang w:eastAsia="zh-CN"/>
        </w:rPr>
        <w:t>，</w:t>
      </w:r>
      <w:r>
        <w:rPr>
          <w:lang w:eastAsia="zh-CN"/>
        </w:rPr>
        <w:t>从电力系统拓扑结构来讲</w:t>
      </w:r>
      <w:r>
        <w:rPr>
          <w:spacing w:val="-45"/>
          <w:lang w:eastAsia="zh-CN"/>
        </w:rPr>
        <w:t>，</w:t>
      </w:r>
      <w:r>
        <w:rPr>
          <w:lang w:eastAsia="zh-CN"/>
        </w:rPr>
        <w:t>主要基于复杂网络理论来进 行研究</w:t>
      </w:r>
      <w:r>
        <w:rPr>
          <w:spacing w:val="-24"/>
          <w:lang w:eastAsia="zh-CN"/>
        </w:rPr>
        <w:t>，</w:t>
      </w:r>
      <w:r>
        <w:rPr>
          <w:lang w:eastAsia="zh-CN"/>
        </w:rPr>
        <w:t>复杂网络的结构特征参数的统计描述有</w:t>
      </w:r>
      <w:r>
        <w:rPr>
          <w:spacing w:val="-24"/>
          <w:lang w:eastAsia="zh-CN"/>
        </w:rPr>
        <w:t>：</w:t>
      </w:r>
      <w:r>
        <w:rPr>
          <w:lang w:eastAsia="zh-CN"/>
        </w:rPr>
        <w:t>平均路径长度</w:t>
      </w:r>
      <w:r>
        <w:rPr>
          <w:spacing w:val="-21"/>
          <w:lang w:eastAsia="zh-CN"/>
        </w:rPr>
        <w:t>、</w:t>
      </w:r>
      <w:r>
        <w:rPr>
          <w:lang w:eastAsia="zh-CN"/>
        </w:rPr>
        <w:t>节点度</w:t>
      </w:r>
      <w:r>
        <w:rPr>
          <w:spacing w:val="-21"/>
          <w:lang w:eastAsia="zh-CN"/>
        </w:rPr>
        <w:t>、</w:t>
      </w:r>
      <w:r>
        <w:rPr>
          <w:lang w:eastAsia="zh-CN"/>
        </w:rPr>
        <w:t xml:space="preserve">聚类 </w:t>
      </w:r>
      <w:r>
        <w:rPr>
          <w:spacing w:val="-3"/>
          <w:lang w:eastAsia="zh-CN"/>
        </w:rPr>
        <w:t>系数、介数、网络冗余、网络结构熵、系统全局效能等。通过复杂网络理论对系</w:t>
      </w:r>
      <w:r>
        <w:rPr>
          <w:spacing w:val="31"/>
          <w:lang w:eastAsia="zh-CN"/>
        </w:rPr>
        <w:t xml:space="preserve"> </w:t>
      </w:r>
      <w:r>
        <w:rPr>
          <w:lang w:eastAsia="zh-CN"/>
        </w:rPr>
        <w:t>统进行建模</w:t>
      </w:r>
      <w:r>
        <w:rPr>
          <w:spacing w:val="-45"/>
          <w:lang w:eastAsia="zh-CN"/>
        </w:rPr>
        <w:t>，</w:t>
      </w:r>
      <w:r>
        <w:rPr>
          <w:lang w:eastAsia="zh-CN"/>
        </w:rPr>
        <w:t>在复杂网络的特征参数的基础上</w:t>
      </w:r>
      <w:r>
        <w:rPr>
          <w:spacing w:val="-45"/>
          <w:lang w:eastAsia="zh-CN"/>
        </w:rPr>
        <w:t>，</w:t>
      </w:r>
      <w:r>
        <w:rPr>
          <w:lang w:eastAsia="zh-CN"/>
        </w:rPr>
        <w:t>进行电力系统结构脆弱性指标的 研究</w:t>
      </w:r>
      <w:r>
        <w:rPr>
          <w:spacing w:val="-21"/>
          <w:lang w:eastAsia="zh-CN"/>
        </w:rPr>
        <w:t>。</w:t>
      </w:r>
      <w:r>
        <w:rPr>
          <w:lang w:eastAsia="zh-CN"/>
        </w:rPr>
        <w:t>从电力系统运行状态来讲</w:t>
      </w:r>
      <w:r>
        <w:rPr>
          <w:spacing w:val="-25"/>
          <w:lang w:eastAsia="zh-CN"/>
        </w:rPr>
        <w:t>，</w:t>
      </w:r>
      <w:r>
        <w:rPr>
          <w:lang w:eastAsia="zh-CN"/>
        </w:rPr>
        <w:t>主要是基于裕度</w:t>
      </w:r>
      <w:r>
        <w:rPr>
          <w:spacing w:val="-22"/>
          <w:lang w:eastAsia="zh-CN"/>
        </w:rPr>
        <w:t>、</w:t>
      </w:r>
      <w:r>
        <w:rPr>
          <w:lang w:eastAsia="zh-CN"/>
        </w:rPr>
        <w:t>灵敏度</w:t>
      </w:r>
      <w:r>
        <w:rPr>
          <w:spacing w:val="-22"/>
          <w:lang w:eastAsia="zh-CN"/>
        </w:rPr>
        <w:t>、</w:t>
      </w:r>
      <w:r>
        <w:rPr>
          <w:lang w:eastAsia="zh-CN"/>
        </w:rPr>
        <w:t xml:space="preserve">能量函数这三个方 </w:t>
      </w:r>
      <w:r>
        <w:rPr>
          <w:spacing w:val="3"/>
          <w:lang w:eastAsia="zh-CN"/>
        </w:rPr>
        <w:t>面进行指标研究，裕度法主要是通过比较电力系统当前运行状态点与临界点的</w:t>
      </w:r>
    </w:p>
    <w:p w14:paraId="5F814FDE" w14:textId="77777777" w:rsidR="00996552" w:rsidRDefault="00996552">
      <w:pPr>
        <w:spacing w:line="305" w:lineRule="auto"/>
        <w:jc w:val="both"/>
        <w:rPr>
          <w:lang w:eastAsia="zh-CN"/>
        </w:rPr>
        <w:sectPr w:rsidR="00996552">
          <w:pgSz w:w="11910" w:h="16840"/>
          <w:pgMar w:top="1140" w:right="1520" w:bottom="1280" w:left="1680" w:header="871" w:footer="1055" w:gutter="0"/>
          <w:cols w:space="720"/>
        </w:sectPr>
      </w:pPr>
    </w:p>
    <w:p w14:paraId="7EE1D1C9" w14:textId="77777777" w:rsidR="00996552" w:rsidRDefault="00996552">
      <w:pPr>
        <w:spacing w:before="2"/>
        <w:rPr>
          <w:rFonts w:ascii="宋体" w:eastAsia="宋体" w:hAnsi="宋体" w:cs="宋体"/>
          <w:sz w:val="17"/>
          <w:szCs w:val="17"/>
          <w:lang w:eastAsia="zh-CN"/>
        </w:rPr>
      </w:pPr>
    </w:p>
    <w:p w14:paraId="3839F991" w14:textId="77777777" w:rsidR="00996552" w:rsidRDefault="002D0D3F">
      <w:pPr>
        <w:pStyle w:val="a3"/>
        <w:spacing w:before="32" w:line="305" w:lineRule="auto"/>
        <w:ind w:right="99"/>
        <w:rPr>
          <w:lang w:eastAsia="zh-CN"/>
        </w:rPr>
      </w:pPr>
      <w:r>
        <w:rPr>
          <w:lang w:eastAsia="zh-CN"/>
        </w:rPr>
        <w:t>裕度指标来评估节点的脆弱性</w:t>
      </w:r>
      <w:hyperlink w:anchor="_bookmark188" w:history="1">
        <w:r>
          <w:rPr>
            <w:rFonts w:ascii="Times New Roman" w:eastAsia="Times New Roman" w:hAnsi="Times New Roman" w:cs="Times New Roman"/>
            <w:position w:val="9"/>
            <w:sz w:val="16"/>
            <w:szCs w:val="16"/>
            <w:lang w:eastAsia="zh-CN"/>
          </w:rPr>
          <w:t>[41</w:t>
        </w:r>
      </w:hyperlink>
      <w:r>
        <w:rPr>
          <w:rFonts w:ascii="Times New Roman" w:eastAsia="Times New Roman" w:hAnsi="Times New Roman" w:cs="Times New Roman"/>
          <w:position w:val="9"/>
          <w:sz w:val="16"/>
          <w:szCs w:val="16"/>
          <w:lang w:eastAsia="zh-CN"/>
        </w:rPr>
        <w:t>-</w:t>
      </w:r>
      <w:hyperlink w:anchor="_bookmark189" w:history="1">
        <w:r>
          <w:rPr>
            <w:rFonts w:ascii="Times New Roman" w:eastAsia="Times New Roman" w:hAnsi="Times New Roman" w:cs="Times New Roman"/>
            <w:position w:val="9"/>
            <w:sz w:val="16"/>
            <w:szCs w:val="16"/>
            <w:lang w:eastAsia="zh-CN"/>
          </w:rPr>
          <w:t>43</w:t>
        </w:r>
      </w:hyperlink>
      <w:r>
        <w:rPr>
          <w:rFonts w:ascii="Times New Roman" w:eastAsia="Times New Roman" w:hAnsi="Times New Roman" w:cs="Times New Roman"/>
          <w:spacing w:val="9"/>
          <w:position w:val="9"/>
          <w:sz w:val="16"/>
          <w:szCs w:val="16"/>
          <w:lang w:eastAsia="zh-CN"/>
        </w:rPr>
        <w:t>]</w:t>
      </w:r>
      <w:r>
        <w:rPr>
          <w:spacing w:val="-49"/>
          <w:lang w:eastAsia="zh-CN"/>
        </w:rPr>
        <w:t>；</w:t>
      </w:r>
      <w:r>
        <w:rPr>
          <w:lang w:eastAsia="zh-CN"/>
        </w:rPr>
        <w:t>灵敏度法是主要是采用灵敏度分析法</w:t>
      </w:r>
      <w:r>
        <w:rPr>
          <w:spacing w:val="-48"/>
          <w:lang w:eastAsia="zh-CN"/>
        </w:rPr>
        <w:t>，</w:t>
      </w:r>
      <w:r>
        <w:rPr>
          <w:lang w:eastAsia="zh-CN"/>
        </w:rPr>
        <w:t>通过 改变某一变量研究其对其它系统变量的影响程度来评估系统的状态脆弱性</w:t>
      </w:r>
      <w:r>
        <w:rPr>
          <w:rFonts w:ascii="Times New Roman" w:eastAsia="Times New Roman" w:hAnsi="Times New Roman" w:cs="Times New Roman"/>
          <w:position w:val="9"/>
          <w:sz w:val="16"/>
          <w:szCs w:val="16"/>
          <w:lang w:eastAsia="zh-CN"/>
        </w:rPr>
        <w:t>[</w:t>
      </w:r>
      <w:hyperlink w:anchor="_bookmark190" w:history="1">
        <w:r>
          <w:rPr>
            <w:rFonts w:ascii="Times New Roman" w:eastAsia="Times New Roman" w:hAnsi="Times New Roman" w:cs="Times New Roman"/>
            <w:position w:val="9"/>
            <w:sz w:val="16"/>
            <w:szCs w:val="16"/>
            <w:lang w:eastAsia="zh-CN"/>
          </w:rPr>
          <w:t>44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91" w:history="1">
        <w:r>
          <w:rPr>
            <w:rFonts w:ascii="Times New Roman" w:eastAsia="Times New Roman" w:hAnsi="Times New Roman" w:cs="Times New Roman"/>
            <w:spacing w:val="2"/>
            <w:position w:val="9"/>
            <w:sz w:val="16"/>
            <w:szCs w:val="16"/>
            <w:lang w:eastAsia="zh-CN"/>
          </w:rPr>
          <w:t>45</w:t>
        </w:r>
      </w:hyperlink>
      <w:r>
        <w:rPr>
          <w:rFonts w:ascii="Times New Roman" w:eastAsia="Times New Roman" w:hAnsi="Times New Roman" w:cs="Times New Roman"/>
          <w:spacing w:val="2"/>
          <w:position w:val="9"/>
          <w:sz w:val="16"/>
          <w:szCs w:val="16"/>
          <w:lang w:eastAsia="zh-CN"/>
        </w:rPr>
        <w:t>]</w:t>
      </w:r>
      <w:r>
        <w:rPr>
          <w:spacing w:val="2"/>
          <w:lang w:eastAsia="zh-CN"/>
        </w:rPr>
        <w:t>；</w:t>
      </w:r>
      <w:r>
        <w:rPr>
          <w:spacing w:val="64"/>
          <w:lang w:eastAsia="zh-CN"/>
        </w:rPr>
        <w:t xml:space="preserve"> </w:t>
      </w:r>
      <w:r>
        <w:rPr>
          <w:spacing w:val="3"/>
          <w:lang w:eastAsia="zh-CN"/>
        </w:rPr>
        <w:t>能量函数法是通过能量函数表达式对支路或节点的状态脆弱性进行评估，其考</w:t>
      </w:r>
      <w:r>
        <w:rPr>
          <w:spacing w:val="51"/>
          <w:lang w:eastAsia="zh-CN"/>
        </w:rPr>
        <w:t xml:space="preserve"> </w:t>
      </w:r>
      <w:r>
        <w:rPr>
          <w:lang w:eastAsia="zh-CN"/>
        </w:rPr>
        <w:t>虑的是系统的暂态脆弱性</w:t>
      </w:r>
      <w:r>
        <w:rPr>
          <w:rFonts w:ascii="Times New Roman" w:eastAsia="Times New Roman" w:hAnsi="Times New Roman" w:cs="Times New Roman"/>
          <w:position w:val="9"/>
          <w:sz w:val="16"/>
          <w:szCs w:val="16"/>
          <w:lang w:eastAsia="zh-CN"/>
        </w:rPr>
        <w:t>[</w:t>
      </w:r>
      <w:hyperlink w:anchor="_bookmark192" w:history="1">
        <w:r>
          <w:rPr>
            <w:rFonts w:ascii="Times New Roman" w:eastAsia="Times New Roman" w:hAnsi="Times New Roman" w:cs="Times New Roman"/>
            <w:position w:val="9"/>
            <w:sz w:val="16"/>
            <w:szCs w:val="16"/>
            <w:lang w:eastAsia="zh-CN"/>
          </w:rPr>
          <w:t>46</w:t>
        </w:r>
      </w:hyperlink>
      <w:r>
        <w:rPr>
          <w:rFonts w:ascii="Times New Roman" w:eastAsia="Times New Roman" w:hAnsi="Times New Roman" w:cs="Times New Roman"/>
          <w:position w:val="9"/>
          <w:sz w:val="16"/>
          <w:szCs w:val="16"/>
          <w:lang w:eastAsia="zh-CN"/>
        </w:rPr>
        <w:t>-</w:t>
      </w:r>
      <w:hyperlink w:anchor="_bookmark193" w:history="1">
        <w:r>
          <w:rPr>
            <w:rFonts w:ascii="Times New Roman" w:eastAsia="Times New Roman" w:hAnsi="Times New Roman" w:cs="Times New Roman"/>
            <w:position w:val="9"/>
            <w:sz w:val="16"/>
            <w:szCs w:val="16"/>
            <w:lang w:eastAsia="zh-CN"/>
          </w:rPr>
          <w:t>48</w:t>
        </w:r>
      </w:hyperlink>
      <w:r>
        <w:rPr>
          <w:rFonts w:ascii="Times New Roman" w:eastAsia="Times New Roman" w:hAnsi="Times New Roman" w:cs="Times New Roman"/>
          <w:spacing w:val="9"/>
          <w:position w:val="9"/>
          <w:sz w:val="16"/>
          <w:szCs w:val="16"/>
          <w:lang w:eastAsia="zh-CN"/>
        </w:rPr>
        <w:t>]</w:t>
      </w:r>
      <w:r>
        <w:rPr>
          <w:spacing w:val="-31"/>
          <w:lang w:eastAsia="zh-CN"/>
        </w:rPr>
        <w:t>。</w:t>
      </w:r>
      <w:r>
        <w:rPr>
          <w:lang w:eastAsia="zh-CN"/>
        </w:rPr>
        <w:t>以上三种方法可由能量裕度</w:t>
      </w:r>
      <w:r>
        <w:rPr>
          <w:spacing w:val="-33"/>
          <w:lang w:eastAsia="zh-CN"/>
        </w:rPr>
        <w:t>、</w:t>
      </w:r>
      <w:r>
        <w:rPr>
          <w:lang w:eastAsia="zh-CN"/>
        </w:rPr>
        <w:t>节点电压</w:t>
      </w:r>
      <w:r>
        <w:rPr>
          <w:spacing w:val="-33"/>
          <w:lang w:eastAsia="zh-CN"/>
        </w:rPr>
        <w:t>、</w:t>
      </w:r>
      <w:r>
        <w:rPr>
          <w:lang w:eastAsia="zh-CN"/>
        </w:rPr>
        <w:t>系统频 率、节点功率以及发电机功角等状态量为基础指标进行进一步研究分析。</w:t>
      </w:r>
    </w:p>
    <w:p w14:paraId="2327F8BC" w14:textId="77777777" w:rsidR="00996552" w:rsidRDefault="002D0D3F">
      <w:pPr>
        <w:pStyle w:val="a3"/>
        <w:spacing w:before="20" w:line="305" w:lineRule="auto"/>
        <w:ind w:right="99" w:firstLine="480"/>
        <w:rPr>
          <w:lang w:eastAsia="zh-CN"/>
        </w:rPr>
      </w:pPr>
      <w:r>
        <w:rPr>
          <w:spacing w:val="4"/>
          <w:lang w:eastAsia="zh-CN"/>
        </w:rPr>
        <w:t>在电力系统量化评估研究方面，基于复杂网络分析评估法、基于暂稳脆弱</w:t>
      </w:r>
      <w:r>
        <w:rPr>
          <w:spacing w:val="34"/>
          <w:lang w:eastAsia="zh-CN"/>
        </w:rPr>
        <w:t xml:space="preserve"> </w:t>
      </w:r>
      <w:r>
        <w:rPr>
          <w:spacing w:val="3"/>
          <w:lang w:eastAsia="zh-CN"/>
        </w:rPr>
        <w:t>性评估法和基于概率风险的脆弱性评估法是三类常用的方法。基于复杂网络分</w:t>
      </w:r>
      <w:r>
        <w:rPr>
          <w:spacing w:val="51"/>
          <w:lang w:eastAsia="zh-CN"/>
        </w:rPr>
        <w:t xml:space="preserve"> </w:t>
      </w:r>
      <w:r>
        <w:rPr>
          <w:spacing w:val="1"/>
          <w:lang w:eastAsia="zh-CN"/>
        </w:rPr>
        <w:t>析评估法是以复杂网络为基础，从网络拓扑结构分析连锁故障的传播机理</w:t>
      </w:r>
      <w:hyperlink w:anchor="_bookmark194" w:history="1">
        <w:r>
          <w:rPr>
            <w:rFonts w:ascii="Times New Roman" w:eastAsia="Times New Roman" w:hAnsi="Times New Roman" w:cs="Times New Roman"/>
            <w:spacing w:val="1"/>
            <w:position w:val="9"/>
            <w:sz w:val="16"/>
            <w:szCs w:val="16"/>
            <w:lang w:eastAsia="zh-CN"/>
          </w:rPr>
          <w:t>[49</w:t>
        </w:r>
      </w:hyperlink>
      <w:r>
        <w:rPr>
          <w:rFonts w:ascii="Times New Roman" w:eastAsia="Times New Roman" w:hAnsi="Times New Roman" w:cs="Times New Roman"/>
          <w:spacing w:val="1"/>
          <w:position w:val="9"/>
          <w:sz w:val="16"/>
          <w:szCs w:val="16"/>
          <w:lang w:eastAsia="zh-CN"/>
        </w:rPr>
        <w:t>-</w:t>
      </w:r>
      <w:hyperlink w:anchor="_bookmark195" w:history="1">
        <w:r>
          <w:rPr>
            <w:rFonts w:ascii="Times New Roman" w:eastAsia="Times New Roman" w:hAnsi="Times New Roman" w:cs="Times New Roman"/>
            <w:spacing w:val="1"/>
            <w:position w:val="9"/>
            <w:sz w:val="16"/>
            <w:szCs w:val="16"/>
            <w:lang w:eastAsia="zh-CN"/>
          </w:rPr>
          <w:t>51</w:t>
        </w:r>
      </w:hyperlink>
      <w:r>
        <w:rPr>
          <w:rFonts w:ascii="Times New Roman" w:eastAsia="Times New Roman" w:hAnsi="Times New Roman" w:cs="Times New Roman"/>
          <w:spacing w:val="1"/>
          <w:position w:val="9"/>
          <w:sz w:val="16"/>
          <w:szCs w:val="16"/>
          <w:lang w:eastAsia="zh-CN"/>
        </w:rPr>
        <w:t>]</w:t>
      </w:r>
      <w:r>
        <w:rPr>
          <w:spacing w:val="1"/>
          <w:lang w:eastAsia="zh-CN"/>
        </w:rPr>
        <w:t>；</w:t>
      </w:r>
      <w:r>
        <w:rPr>
          <w:spacing w:val="58"/>
          <w:lang w:eastAsia="zh-CN"/>
        </w:rPr>
        <w:t xml:space="preserve"> </w:t>
      </w:r>
      <w:r>
        <w:rPr>
          <w:spacing w:val="3"/>
          <w:lang w:eastAsia="zh-CN"/>
        </w:rPr>
        <w:t>基于暂稳脆弱性评估法主要研究的是电力系统在暂态过程中是否能够保持在稳</w:t>
      </w:r>
      <w:r>
        <w:rPr>
          <w:spacing w:val="59"/>
          <w:lang w:eastAsia="zh-CN"/>
        </w:rPr>
        <w:t xml:space="preserve"> </w:t>
      </w:r>
      <w:r>
        <w:rPr>
          <w:lang w:eastAsia="zh-CN"/>
        </w:rPr>
        <w:t>定的状态，此类方法主要包括基于暂态能量函数的脆弱性评估</w:t>
      </w:r>
      <w:r>
        <w:rPr>
          <w:rFonts w:ascii="Times New Roman" w:eastAsia="Times New Roman" w:hAnsi="Times New Roman" w:cs="Times New Roman"/>
          <w:position w:val="9"/>
          <w:sz w:val="16"/>
          <w:szCs w:val="16"/>
          <w:lang w:eastAsia="zh-CN"/>
        </w:rPr>
        <w:t>[</w:t>
      </w:r>
      <w:hyperlink w:anchor="_bookmark196" w:history="1">
        <w:r>
          <w:rPr>
            <w:rFonts w:ascii="Times New Roman" w:eastAsia="Times New Roman" w:hAnsi="Times New Roman" w:cs="Times New Roman"/>
            <w:position w:val="9"/>
            <w:sz w:val="16"/>
            <w:szCs w:val="16"/>
            <w:lang w:eastAsia="zh-CN"/>
          </w:rPr>
          <w:t>52</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3"/>
          <w:position w:val="9"/>
          <w:sz w:val="16"/>
          <w:szCs w:val="16"/>
          <w:lang w:eastAsia="zh-CN"/>
        </w:rPr>
        <w:t xml:space="preserve"> </w:t>
      </w:r>
      <w:r>
        <w:rPr>
          <w:lang w:eastAsia="zh-CN"/>
        </w:rPr>
        <w:t>和基于关键割</w:t>
      </w:r>
      <w:r>
        <w:rPr>
          <w:spacing w:val="60"/>
          <w:lang w:eastAsia="zh-CN"/>
        </w:rPr>
        <w:t xml:space="preserve"> </w:t>
      </w:r>
      <w:r>
        <w:rPr>
          <w:lang w:eastAsia="zh-CN"/>
        </w:rPr>
        <w:t>集法的脆弱性评估方法</w:t>
      </w:r>
      <w:r>
        <w:rPr>
          <w:rFonts w:ascii="Times New Roman" w:eastAsia="Times New Roman" w:hAnsi="Times New Roman" w:cs="Times New Roman"/>
          <w:position w:val="9"/>
          <w:sz w:val="16"/>
          <w:szCs w:val="16"/>
          <w:lang w:eastAsia="zh-CN"/>
        </w:rPr>
        <w:t>[</w:t>
      </w:r>
      <w:hyperlink w:anchor="_bookmark197" w:history="1">
        <w:r>
          <w:rPr>
            <w:rFonts w:ascii="Times New Roman" w:eastAsia="Times New Roman" w:hAnsi="Times New Roman" w:cs="Times New Roman"/>
            <w:position w:val="9"/>
            <w:sz w:val="16"/>
            <w:szCs w:val="16"/>
            <w:lang w:eastAsia="zh-CN"/>
          </w:rPr>
          <w:t>53</w:t>
        </w:r>
      </w:hyperlink>
      <w:r>
        <w:rPr>
          <w:rFonts w:ascii="Times New Roman" w:eastAsia="Times New Roman" w:hAnsi="Times New Roman" w:cs="Times New Roman"/>
          <w:position w:val="9"/>
          <w:sz w:val="16"/>
          <w:szCs w:val="16"/>
          <w:lang w:eastAsia="zh-CN"/>
        </w:rPr>
        <w:t>]</w:t>
      </w:r>
      <w:r>
        <w:rPr>
          <w:lang w:eastAsia="zh-CN"/>
        </w:rPr>
        <w:t>；基于概率风险的脆弱性评估法中有确定性评估法</w:t>
      </w:r>
      <w:r>
        <w:rPr>
          <w:rFonts w:ascii="Times New Roman" w:eastAsia="Times New Roman" w:hAnsi="Times New Roman" w:cs="Times New Roman"/>
          <w:position w:val="9"/>
          <w:sz w:val="16"/>
          <w:szCs w:val="16"/>
          <w:lang w:eastAsia="zh-CN"/>
        </w:rPr>
        <w:t>[</w:t>
      </w:r>
      <w:hyperlink w:anchor="_bookmark198" w:history="1">
        <w:r>
          <w:rPr>
            <w:rFonts w:ascii="Times New Roman" w:eastAsia="Times New Roman" w:hAnsi="Times New Roman" w:cs="Times New Roman"/>
            <w:position w:val="9"/>
            <w:sz w:val="16"/>
            <w:szCs w:val="16"/>
            <w:lang w:eastAsia="zh-CN"/>
          </w:rPr>
          <w:t>54</w:t>
        </w:r>
      </w:hyperlink>
      <w:r>
        <w:rPr>
          <w:rFonts w:ascii="Times New Roman" w:eastAsia="Times New Roman" w:hAnsi="Times New Roman" w:cs="Times New Roman"/>
          <w:position w:val="9"/>
          <w:sz w:val="16"/>
          <w:szCs w:val="16"/>
          <w:lang w:eastAsia="zh-CN"/>
        </w:rPr>
        <w:t>]</w:t>
      </w:r>
      <w:r>
        <w:rPr>
          <w:lang w:eastAsia="zh-CN"/>
        </w:rPr>
        <w:t>、</w:t>
      </w:r>
      <w:r>
        <w:rPr>
          <w:spacing w:val="22"/>
          <w:lang w:eastAsia="zh-CN"/>
        </w:rPr>
        <w:t xml:space="preserve"> </w:t>
      </w:r>
      <w:r>
        <w:rPr>
          <w:lang w:eastAsia="zh-CN"/>
        </w:rPr>
        <w:t>概率性评估法</w:t>
      </w:r>
      <w:r>
        <w:rPr>
          <w:rFonts w:ascii="Times New Roman" w:eastAsia="Times New Roman" w:hAnsi="Times New Roman" w:cs="Times New Roman"/>
          <w:position w:val="9"/>
          <w:sz w:val="16"/>
          <w:szCs w:val="16"/>
          <w:lang w:eastAsia="zh-CN"/>
        </w:rPr>
        <w:t>[</w:t>
      </w:r>
      <w:hyperlink w:anchor="_bookmark199" w:history="1">
        <w:r>
          <w:rPr>
            <w:rFonts w:ascii="Times New Roman" w:eastAsia="Times New Roman" w:hAnsi="Times New Roman" w:cs="Times New Roman"/>
            <w:position w:val="9"/>
            <w:sz w:val="16"/>
            <w:szCs w:val="16"/>
            <w:lang w:eastAsia="zh-CN"/>
          </w:rPr>
          <w:t>55</w:t>
        </w:r>
      </w:hyperlink>
      <w:r>
        <w:rPr>
          <w:rFonts w:ascii="Times New Roman" w:eastAsia="Times New Roman" w:hAnsi="Times New Roman" w:cs="Times New Roman"/>
          <w:position w:val="9"/>
          <w:sz w:val="16"/>
          <w:szCs w:val="16"/>
          <w:lang w:eastAsia="zh-CN"/>
        </w:rPr>
        <w:t>]</w:t>
      </w:r>
      <w:r>
        <w:rPr>
          <w:lang w:eastAsia="zh-CN"/>
        </w:rPr>
        <w:t>、风险评估法</w:t>
      </w:r>
      <w:r>
        <w:rPr>
          <w:rFonts w:ascii="Times New Roman" w:eastAsia="Times New Roman" w:hAnsi="Times New Roman" w:cs="Times New Roman"/>
          <w:position w:val="9"/>
          <w:sz w:val="16"/>
          <w:szCs w:val="16"/>
          <w:lang w:eastAsia="zh-CN"/>
        </w:rPr>
        <w:t>[</w:t>
      </w:r>
      <w:hyperlink w:anchor="_bookmark200" w:history="1">
        <w:r>
          <w:rPr>
            <w:rFonts w:ascii="Times New Roman" w:eastAsia="Times New Roman" w:hAnsi="Times New Roman" w:cs="Times New Roman"/>
            <w:position w:val="9"/>
            <w:sz w:val="16"/>
            <w:szCs w:val="16"/>
            <w:lang w:eastAsia="zh-CN"/>
          </w:rPr>
          <w:t>56</w:t>
        </w:r>
      </w:hyperlink>
      <w:r>
        <w:rPr>
          <w:rFonts w:ascii="Times New Roman" w:eastAsia="Times New Roman" w:hAnsi="Times New Roman" w:cs="Times New Roman"/>
          <w:position w:val="9"/>
          <w:sz w:val="16"/>
          <w:szCs w:val="16"/>
          <w:lang w:eastAsia="zh-CN"/>
        </w:rPr>
        <w:t>]</w:t>
      </w:r>
      <w:r>
        <w:rPr>
          <w:lang w:eastAsia="zh-CN"/>
        </w:rPr>
        <w:t>，此外基于蒙特卡洛法进行脆弱性评估</w:t>
      </w:r>
      <w:r>
        <w:rPr>
          <w:rFonts w:ascii="Times New Roman" w:eastAsia="Times New Roman" w:hAnsi="Times New Roman" w:cs="Times New Roman"/>
          <w:position w:val="9"/>
          <w:sz w:val="16"/>
          <w:szCs w:val="16"/>
          <w:lang w:eastAsia="zh-CN"/>
        </w:rPr>
        <w:t>[</w:t>
      </w:r>
      <w:hyperlink w:anchor="_bookmark201" w:history="1">
        <w:r>
          <w:rPr>
            <w:rFonts w:ascii="Times New Roman" w:eastAsia="Times New Roman" w:hAnsi="Times New Roman" w:cs="Times New Roman"/>
            <w:position w:val="9"/>
            <w:sz w:val="16"/>
            <w:szCs w:val="16"/>
            <w:lang w:eastAsia="zh-CN"/>
          </w:rPr>
          <w:t>57</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0"/>
          <w:position w:val="9"/>
          <w:sz w:val="16"/>
          <w:szCs w:val="16"/>
          <w:lang w:eastAsia="zh-CN"/>
        </w:rPr>
        <w:t xml:space="preserve"> </w:t>
      </w:r>
      <w:r>
        <w:rPr>
          <w:lang w:eastAsia="zh-CN"/>
        </w:rPr>
        <w:t>也是</w:t>
      </w:r>
      <w:r>
        <w:rPr>
          <w:spacing w:val="21"/>
          <w:lang w:eastAsia="zh-CN"/>
        </w:rPr>
        <w:t xml:space="preserve"> </w:t>
      </w:r>
      <w:r>
        <w:rPr>
          <w:lang w:eastAsia="zh-CN"/>
        </w:rPr>
        <w:t>比较常用的</w:t>
      </w:r>
      <w:r>
        <w:rPr>
          <w:spacing w:val="-48"/>
          <w:lang w:eastAsia="zh-CN"/>
        </w:rPr>
        <w:t>，</w:t>
      </w:r>
      <w:r>
        <w:rPr>
          <w:lang w:eastAsia="zh-CN"/>
        </w:rPr>
        <w:t>这些方法大多采用的是概率统计的方法对系统进行脆弱性评估</w:t>
      </w:r>
      <w:r>
        <w:rPr>
          <w:spacing w:val="-41"/>
          <w:lang w:eastAsia="zh-CN"/>
        </w:rPr>
        <w:t>。</w:t>
      </w:r>
      <w:r>
        <w:rPr>
          <w:lang w:eastAsia="zh-CN"/>
        </w:rPr>
        <w:t xml:space="preserve">在 </w:t>
      </w:r>
      <w:r>
        <w:rPr>
          <w:spacing w:val="3"/>
          <w:lang w:eastAsia="zh-CN"/>
        </w:rPr>
        <w:t>系统脆弱性指标融合方法的研究中，可以参考与改进的主要领域在多属性决策</w:t>
      </w:r>
      <w:r>
        <w:rPr>
          <w:spacing w:val="51"/>
          <w:lang w:eastAsia="zh-CN"/>
        </w:rPr>
        <w:t xml:space="preserve"> </w:t>
      </w:r>
      <w:r>
        <w:rPr>
          <w:spacing w:val="1"/>
          <w:lang w:eastAsia="zh-CN"/>
        </w:rPr>
        <w:t>方面，主要分为主观、客观和组合赋权三个方面，主观评价方法有层次分析法、</w:t>
      </w:r>
      <w:r>
        <w:rPr>
          <w:spacing w:val="50"/>
          <w:lang w:eastAsia="zh-CN"/>
        </w:rPr>
        <w:t xml:space="preserve"> </w:t>
      </w:r>
      <w:r>
        <w:rPr>
          <w:spacing w:val="3"/>
          <w:lang w:eastAsia="zh-CN"/>
        </w:rPr>
        <w:t>模糊层次分析法、专家调查法和环比评分法等；客观评价法主要有离差最大化</w:t>
      </w:r>
      <w:r>
        <w:rPr>
          <w:spacing w:val="62"/>
          <w:lang w:eastAsia="zh-CN"/>
        </w:rPr>
        <w:t xml:space="preserve"> </w:t>
      </w:r>
      <w:r>
        <w:rPr>
          <w:lang w:eastAsia="zh-CN"/>
        </w:rPr>
        <w:t>法</w:t>
      </w:r>
      <w:r>
        <w:rPr>
          <w:spacing w:val="-22"/>
          <w:lang w:eastAsia="zh-CN"/>
        </w:rPr>
        <w:t>、</w:t>
      </w:r>
      <w:r>
        <w:rPr>
          <w:lang w:eastAsia="zh-CN"/>
        </w:rPr>
        <w:t>熵信息法</w:t>
      </w:r>
      <w:r>
        <w:rPr>
          <w:spacing w:val="-22"/>
          <w:lang w:eastAsia="zh-CN"/>
        </w:rPr>
        <w:t>、</w:t>
      </w:r>
      <w:r>
        <w:rPr>
          <w:lang w:eastAsia="zh-CN"/>
        </w:rPr>
        <w:t>基于方案满意度法</w:t>
      </w:r>
      <w:r>
        <w:rPr>
          <w:spacing w:val="-22"/>
          <w:lang w:eastAsia="zh-CN"/>
        </w:rPr>
        <w:t>、</w:t>
      </w:r>
      <w:r>
        <w:rPr>
          <w:lang w:eastAsia="zh-CN"/>
        </w:rPr>
        <w:t>基于方案贴进度法等</w:t>
      </w:r>
      <w:r>
        <w:rPr>
          <w:spacing w:val="-25"/>
          <w:lang w:eastAsia="zh-CN"/>
        </w:rPr>
        <w:t>；</w:t>
      </w:r>
      <w:r>
        <w:rPr>
          <w:lang w:eastAsia="zh-CN"/>
        </w:rPr>
        <w:t>组合赋权法是指将不 同赋权法所得到的权重系数按照一定的方法进行组合</w:t>
      </w:r>
      <w:r>
        <w:rPr>
          <w:rFonts w:ascii="Times New Roman" w:eastAsia="Times New Roman" w:hAnsi="Times New Roman" w:cs="Times New Roman"/>
          <w:position w:val="9"/>
          <w:sz w:val="16"/>
          <w:szCs w:val="16"/>
          <w:lang w:eastAsia="zh-CN"/>
        </w:rPr>
        <w:t>[</w:t>
      </w:r>
      <w:hyperlink w:anchor="_bookmark202" w:history="1">
        <w:r>
          <w:rPr>
            <w:rFonts w:ascii="Times New Roman" w:eastAsia="Times New Roman" w:hAnsi="Times New Roman" w:cs="Times New Roman"/>
            <w:position w:val="9"/>
            <w:sz w:val="16"/>
            <w:szCs w:val="16"/>
            <w:lang w:eastAsia="zh-CN"/>
          </w:rPr>
          <w:t>58</w:t>
        </w:r>
      </w:hyperlink>
      <w:r>
        <w:rPr>
          <w:rFonts w:ascii="Times New Roman" w:eastAsia="Times New Roman" w:hAnsi="Times New Roman" w:cs="Times New Roman"/>
          <w:position w:val="9"/>
          <w:sz w:val="16"/>
          <w:szCs w:val="16"/>
          <w:lang w:eastAsia="zh-CN"/>
        </w:rPr>
        <w:t>]</w:t>
      </w:r>
      <w:r>
        <w:rPr>
          <w:lang w:eastAsia="zh-CN"/>
        </w:rPr>
        <w:t>。</w:t>
      </w:r>
    </w:p>
    <w:p w14:paraId="4F7DFB98" w14:textId="77777777" w:rsidR="00996552" w:rsidRDefault="002D0D3F">
      <w:pPr>
        <w:pStyle w:val="a3"/>
        <w:spacing w:before="13" w:line="305" w:lineRule="auto"/>
        <w:ind w:right="275" w:firstLine="480"/>
        <w:jc w:val="both"/>
        <w:rPr>
          <w:lang w:eastAsia="zh-CN"/>
        </w:rPr>
      </w:pPr>
      <w:r>
        <w:rPr>
          <w:spacing w:val="4"/>
          <w:lang w:eastAsia="zh-CN"/>
        </w:rPr>
        <w:t>通过建立电力系统的综合评估模型，可根据融合指标值对电力系统的节点</w:t>
      </w:r>
      <w:r>
        <w:rPr>
          <w:spacing w:val="42"/>
          <w:lang w:eastAsia="zh-CN"/>
        </w:rPr>
        <w:t xml:space="preserve"> </w:t>
      </w:r>
      <w:r>
        <w:rPr>
          <w:lang w:eastAsia="zh-CN"/>
        </w:rPr>
        <w:t>或支路的脆弱性等级进行划分</w:t>
      </w:r>
      <w:r>
        <w:rPr>
          <w:spacing w:val="-45"/>
          <w:lang w:eastAsia="zh-CN"/>
        </w:rPr>
        <w:t>，</w:t>
      </w:r>
      <w:r>
        <w:rPr>
          <w:lang w:eastAsia="zh-CN"/>
        </w:rPr>
        <w:t>根据节点或支路的脆弱性等级</w:t>
      </w:r>
      <w:r>
        <w:rPr>
          <w:spacing w:val="-45"/>
          <w:lang w:eastAsia="zh-CN"/>
        </w:rPr>
        <w:t>，</w:t>
      </w:r>
      <w:r>
        <w:rPr>
          <w:lang w:eastAsia="zh-CN"/>
        </w:rPr>
        <w:t>对电力系统采取 相应的安全管理机制与应对策略</w:t>
      </w:r>
      <w:r>
        <w:rPr>
          <w:spacing w:val="-45"/>
          <w:lang w:eastAsia="zh-CN"/>
        </w:rPr>
        <w:t>，</w:t>
      </w:r>
      <w:r>
        <w:rPr>
          <w:lang w:eastAsia="zh-CN"/>
        </w:rPr>
        <w:t>从而减低电网连锁故障发生的概率</w:t>
      </w:r>
      <w:r>
        <w:rPr>
          <w:spacing w:val="-45"/>
          <w:lang w:eastAsia="zh-CN"/>
        </w:rPr>
        <w:t>，</w:t>
      </w:r>
      <w:r>
        <w:rPr>
          <w:lang w:eastAsia="zh-CN"/>
        </w:rPr>
        <w:t>保障用电 安全。</w:t>
      </w:r>
    </w:p>
    <w:p w14:paraId="2F29D202" w14:textId="77777777" w:rsidR="00996552" w:rsidRDefault="00996552">
      <w:pPr>
        <w:rPr>
          <w:rFonts w:ascii="宋体" w:eastAsia="宋体" w:hAnsi="宋体" w:cs="宋体"/>
          <w:sz w:val="24"/>
          <w:szCs w:val="24"/>
          <w:lang w:eastAsia="zh-CN"/>
        </w:rPr>
      </w:pPr>
    </w:p>
    <w:p w14:paraId="726A5DC1" w14:textId="77777777" w:rsidR="00996552" w:rsidRDefault="00996552">
      <w:pPr>
        <w:spacing w:before="7"/>
        <w:rPr>
          <w:rFonts w:ascii="宋体" w:eastAsia="宋体" w:hAnsi="宋体" w:cs="宋体"/>
          <w:sz w:val="19"/>
          <w:szCs w:val="19"/>
          <w:lang w:eastAsia="zh-CN"/>
        </w:rPr>
      </w:pPr>
    </w:p>
    <w:p w14:paraId="759BBCCE" w14:textId="77777777" w:rsidR="00996552" w:rsidRDefault="002D0D3F">
      <w:pPr>
        <w:tabs>
          <w:tab w:val="left" w:pos="817"/>
        </w:tabs>
        <w:ind w:left="117"/>
        <w:rPr>
          <w:rFonts w:ascii="宋体" w:eastAsia="宋体" w:hAnsi="宋体" w:cs="宋体"/>
          <w:sz w:val="30"/>
          <w:szCs w:val="30"/>
          <w:lang w:eastAsia="zh-CN"/>
        </w:rPr>
      </w:pPr>
      <w:bookmarkStart w:id="29" w:name="1.3_研究内容与研究路线"/>
      <w:bookmarkStart w:id="30" w:name="_bookmark7"/>
      <w:bookmarkEnd w:id="29"/>
      <w:bookmarkEnd w:id="30"/>
      <w:r>
        <w:rPr>
          <w:rFonts w:ascii="Times New Roman" w:eastAsia="Times New Roman" w:hAnsi="Times New Roman" w:cs="Times New Roman"/>
          <w:sz w:val="32"/>
          <w:szCs w:val="32"/>
          <w:lang w:eastAsia="zh-CN"/>
        </w:rPr>
        <w:t>1.3</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研究内容与研究路线</w:t>
      </w:r>
    </w:p>
    <w:p w14:paraId="72A7293D" w14:textId="77777777" w:rsidR="00996552" w:rsidRDefault="00996552">
      <w:pPr>
        <w:spacing w:before="1"/>
        <w:rPr>
          <w:rFonts w:ascii="宋体" w:eastAsia="宋体" w:hAnsi="宋体" w:cs="宋体"/>
          <w:sz w:val="28"/>
          <w:szCs w:val="28"/>
          <w:lang w:eastAsia="zh-CN"/>
        </w:rPr>
      </w:pPr>
    </w:p>
    <w:p w14:paraId="11E5F37D" w14:textId="77777777" w:rsidR="00996552" w:rsidRDefault="002D0D3F">
      <w:pPr>
        <w:tabs>
          <w:tab w:val="left" w:pos="997"/>
        </w:tabs>
        <w:ind w:left="117"/>
        <w:rPr>
          <w:rFonts w:ascii="宋体" w:eastAsia="宋体" w:hAnsi="宋体" w:cs="宋体"/>
          <w:sz w:val="28"/>
          <w:szCs w:val="28"/>
          <w:lang w:eastAsia="zh-CN"/>
        </w:rPr>
      </w:pPr>
      <w:bookmarkStart w:id="31" w:name="1.3.1_待解决的问题"/>
      <w:bookmarkStart w:id="32" w:name="_bookmark8"/>
      <w:bookmarkEnd w:id="31"/>
      <w:bookmarkEnd w:id="32"/>
      <w:r>
        <w:rPr>
          <w:rFonts w:ascii="Times New Roman" w:eastAsia="Times New Roman" w:hAnsi="Times New Roman" w:cs="Times New Roman"/>
          <w:sz w:val="30"/>
          <w:szCs w:val="30"/>
          <w:lang w:eastAsia="zh-CN"/>
        </w:rPr>
        <w:t>1.3.1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待解决的问题</w:t>
      </w:r>
    </w:p>
    <w:p w14:paraId="3DBAAC4C" w14:textId="77777777" w:rsidR="00996552" w:rsidRDefault="00996552">
      <w:pPr>
        <w:spacing w:before="1"/>
        <w:rPr>
          <w:rFonts w:ascii="宋体" w:eastAsia="宋体" w:hAnsi="宋体" w:cs="宋体"/>
          <w:sz w:val="24"/>
          <w:szCs w:val="24"/>
          <w:lang w:eastAsia="zh-CN"/>
        </w:rPr>
      </w:pPr>
    </w:p>
    <w:p w14:paraId="3D70A7B1" w14:textId="77777777" w:rsidR="00996552" w:rsidRDefault="002D0D3F">
      <w:pPr>
        <w:pStyle w:val="a3"/>
        <w:spacing w:line="305" w:lineRule="auto"/>
        <w:ind w:right="99" w:firstLine="480"/>
        <w:rPr>
          <w:lang w:eastAsia="zh-CN"/>
        </w:rPr>
      </w:pPr>
      <w:r>
        <w:rPr>
          <w:spacing w:val="4"/>
          <w:lang w:eastAsia="zh-CN"/>
        </w:rPr>
        <w:t>对于电力系统的脆弱性分析与量化评估的研究至今依然存在很多待解决的</w:t>
      </w:r>
      <w:r>
        <w:rPr>
          <w:spacing w:val="25"/>
          <w:lang w:eastAsia="zh-CN"/>
        </w:rPr>
        <w:t xml:space="preserve"> </w:t>
      </w:r>
      <w:r>
        <w:rPr>
          <w:lang w:eastAsia="zh-CN"/>
        </w:rPr>
        <w:t>问题，如：</w:t>
      </w:r>
    </w:p>
    <w:p w14:paraId="25DE011A" w14:textId="77777777" w:rsidR="00996552" w:rsidRDefault="002D0D3F">
      <w:pPr>
        <w:pStyle w:val="a3"/>
        <w:spacing w:before="20" w:line="288" w:lineRule="auto"/>
        <w:ind w:left="714" w:right="275" w:hanging="40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59"/>
          <w:lang w:eastAsia="zh-CN"/>
        </w:rPr>
        <w:t xml:space="preserve"> </w:t>
      </w:r>
      <w:r>
        <w:rPr>
          <w:lang w:eastAsia="zh-CN"/>
        </w:rPr>
        <w:t>脆弱性概念虽然很早就已经提出，但对于电力系统的脆弱性描述和定义尚</w:t>
      </w:r>
      <w:r>
        <w:rPr>
          <w:spacing w:val="38"/>
          <w:lang w:eastAsia="zh-CN"/>
        </w:rPr>
        <w:t xml:space="preserve"> </w:t>
      </w:r>
      <w:r>
        <w:rPr>
          <w:lang w:eastAsia="zh-CN"/>
        </w:rPr>
        <w:t>不清晰，缺乏全面性；</w:t>
      </w:r>
    </w:p>
    <w:p w14:paraId="50DD0714" w14:textId="77777777" w:rsidR="00996552" w:rsidRDefault="002D0D3F">
      <w:pPr>
        <w:pStyle w:val="a3"/>
        <w:spacing w:before="37" w:line="297" w:lineRule="auto"/>
        <w:ind w:left="714" w:right="275" w:hanging="40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59"/>
          <w:lang w:eastAsia="zh-CN"/>
        </w:rPr>
        <w:t xml:space="preserve"> </w:t>
      </w:r>
      <w:r>
        <w:rPr>
          <w:lang w:eastAsia="zh-CN"/>
        </w:rPr>
        <w:t>电力系统中的脆弱性研究的研究理论与方法虽然比较权威和可行，但是在</w:t>
      </w:r>
      <w:r>
        <w:rPr>
          <w:spacing w:val="38"/>
          <w:lang w:eastAsia="zh-CN"/>
        </w:rPr>
        <w:t xml:space="preserve"> </w:t>
      </w:r>
      <w:r>
        <w:rPr>
          <w:lang w:eastAsia="zh-CN"/>
        </w:rPr>
        <w:t>脆弱性指标研究方面，大多数论文只从单一方面进行研究分析，评价指标</w:t>
      </w:r>
      <w:r>
        <w:rPr>
          <w:spacing w:val="46"/>
          <w:lang w:eastAsia="zh-CN"/>
        </w:rPr>
        <w:t xml:space="preserve"> </w:t>
      </w:r>
      <w:r>
        <w:rPr>
          <w:lang w:eastAsia="zh-CN"/>
        </w:rPr>
        <w:t>缺乏全面性；</w:t>
      </w:r>
    </w:p>
    <w:p w14:paraId="4A6572CA" w14:textId="77777777" w:rsidR="00996552" w:rsidRDefault="002D0D3F">
      <w:pPr>
        <w:pStyle w:val="a3"/>
        <w:spacing w:before="28"/>
        <w:ind w:left="315"/>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59"/>
          <w:lang w:eastAsia="zh-CN"/>
        </w:rPr>
        <w:t xml:space="preserve"> </w:t>
      </w:r>
      <w:r>
        <w:rPr>
          <w:lang w:eastAsia="zh-CN"/>
        </w:rPr>
        <w:t>在很多电力系统脆弱性研究中，并未明确脆弱性研究的关键问题，研究对</w:t>
      </w:r>
    </w:p>
    <w:p w14:paraId="30F19822" w14:textId="77777777" w:rsidR="00996552" w:rsidRDefault="00996552">
      <w:pPr>
        <w:rPr>
          <w:lang w:eastAsia="zh-CN"/>
        </w:rPr>
        <w:sectPr w:rsidR="00996552">
          <w:pgSz w:w="11910" w:h="16840"/>
          <w:pgMar w:top="1140" w:right="1520" w:bottom="1280" w:left="1680" w:header="871" w:footer="1095" w:gutter="0"/>
          <w:cols w:space="720"/>
        </w:sectPr>
      </w:pPr>
    </w:p>
    <w:p w14:paraId="3F6627A5" w14:textId="77777777" w:rsidR="00996552" w:rsidRDefault="00996552">
      <w:pPr>
        <w:spacing w:before="9"/>
        <w:rPr>
          <w:rFonts w:ascii="宋体" w:eastAsia="宋体" w:hAnsi="宋体" w:cs="宋体"/>
          <w:sz w:val="17"/>
          <w:szCs w:val="17"/>
          <w:lang w:eastAsia="zh-CN"/>
        </w:rPr>
      </w:pPr>
    </w:p>
    <w:p w14:paraId="4D0BAFDF" w14:textId="77777777" w:rsidR="00996552" w:rsidRDefault="002D0D3F">
      <w:pPr>
        <w:pStyle w:val="a3"/>
        <w:spacing w:before="26" w:line="305" w:lineRule="auto"/>
        <w:ind w:left="714" w:right="115"/>
        <w:rPr>
          <w:lang w:eastAsia="zh-CN"/>
        </w:rPr>
      </w:pPr>
      <w:r>
        <w:rPr>
          <w:lang w:eastAsia="zh-CN"/>
        </w:rPr>
        <w:t>象和指标基于整个系统，对系统整体脆弱性进行评估，而非研究和识别系</w:t>
      </w:r>
      <w:r>
        <w:rPr>
          <w:spacing w:val="46"/>
          <w:lang w:eastAsia="zh-CN"/>
        </w:rPr>
        <w:t xml:space="preserve"> </w:t>
      </w:r>
      <w:r>
        <w:rPr>
          <w:lang w:eastAsia="zh-CN"/>
        </w:rPr>
        <w:t>统的脆弱环节；</w:t>
      </w:r>
    </w:p>
    <w:p w14:paraId="5466CA10" w14:textId="77777777" w:rsidR="00996552" w:rsidRDefault="002D0D3F">
      <w:pPr>
        <w:pStyle w:val="a3"/>
        <w:spacing w:before="20" w:line="288" w:lineRule="auto"/>
        <w:ind w:left="714" w:hanging="400"/>
        <w:rPr>
          <w:lang w:eastAsia="zh-CN"/>
        </w:rPr>
      </w:pPr>
      <w:r>
        <w:rPr>
          <w:rFonts w:ascii="Times New Roman" w:eastAsia="Times New Roman" w:hAnsi="Times New Roman" w:cs="Times New Roman"/>
          <w:lang w:eastAsia="zh-CN"/>
        </w:rPr>
        <w:t>(4)</w:t>
      </w:r>
      <w:r>
        <w:rPr>
          <w:rFonts w:ascii="Times New Roman" w:eastAsia="Times New Roman" w:hAnsi="Times New Roman" w:cs="Times New Roman"/>
          <w:spacing w:val="59"/>
          <w:lang w:eastAsia="zh-CN"/>
        </w:rPr>
        <w:t xml:space="preserve"> </w:t>
      </w:r>
      <w:r>
        <w:rPr>
          <w:lang w:eastAsia="zh-CN"/>
        </w:rPr>
        <w:t>在指标融合方法上，虽然各个研究领域的指标融合方法各有千秋，但对于</w:t>
      </w:r>
      <w:r>
        <w:rPr>
          <w:spacing w:val="46"/>
          <w:lang w:eastAsia="zh-CN"/>
        </w:rPr>
        <w:t xml:space="preserve"> </w:t>
      </w:r>
      <w:r>
        <w:rPr>
          <w:lang w:eastAsia="zh-CN"/>
        </w:rPr>
        <w:t>在电力系统的指标融合方面的考虑不够合理全面；</w:t>
      </w:r>
    </w:p>
    <w:p w14:paraId="0662AFAB" w14:textId="77777777" w:rsidR="00996552" w:rsidRDefault="002D0D3F">
      <w:pPr>
        <w:pStyle w:val="a3"/>
        <w:spacing w:before="37" w:line="288" w:lineRule="auto"/>
        <w:ind w:left="714" w:hanging="400"/>
        <w:rPr>
          <w:lang w:eastAsia="zh-CN"/>
        </w:rPr>
      </w:pPr>
      <w:r>
        <w:rPr>
          <w:rFonts w:ascii="Times New Roman" w:eastAsia="Times New Roman" w:hAnsi="Times New Roman" w:cs="Times New Roman"/>
          <w:lang w:eastAsia="zh-CN"/>
        </w:rPr>
        <w:t>(5)</w:t>
      </w:r>
      <w:r>
        <w:rPr>
          <w:rFonts w:ascii="Times New Roman" w:eastAsia="Times New Roman" w:hAnsi="Times New Roman" w:cs="Times New Roman"/>
          <w:spacing w:val="59"/>
          <w:lang w:eastAsia="zh-CN"/>
        </w:rPr>
        <w:t xml:space="preserve"> </w:t>
      </w:r>
      <w:r>
        <w:rPr>
          <w:lang w:eastAsia="zh-CN"/>
        </w:rPr>
        <w:t>对于电力系统脆弱性量化分析与研究，脆弱性量化评估模型的相关研究未</w:t>
      </w:r>
      <w:r>
        <w:rPr>
          <w:spacing w:val="38"/>
          <w:lang w:eastAsia="zh-CN"/>
        </w:rPr>
        <w:t xml:space="preserve"> </w:t>
      </w:r>
      <w:r>
        <w:rPr>
          <w:lang w:eastAsia="zh-CN"/>
        </w:rPr>
        <w:t>形成严格的理论体系。</w:t>
      </w:r>
    </w:p>
    <w:p w14:paraId="12F9DD29" w14:textId="77777777" w:rsidR="00996552" w:rsidRDefault="00996552">
      <w:pPr>
        <w:spacing w:before="7"/>
        <w:rPr>
          <w:rFonts w:ascii="宋体" w:eastAsia="宋体" w:hAnsi="宋体" w:cs="宋体"/>
          <w:sz w:val="25"/>
          <w:szCs w:val="25"/>
          <w:lang w:eastAsia="zh-CN"/>
        </w:rPr>
      </w:pPr>
    </w:p>
    <w:p w14:paraId="16A61D8D" w14:textId="77777777" w:rsidR="00996552" w:rsidRDefault="002D0D3F">
      <w:pPr>
        <w:tabs>
          <w:tab w:val="left" w:pos="997"/>
        </w:tabs>
        <w:ind w:left="117"/>
        <w:rPr>
          <w:rFonts w:ascii="宋体" w:eastAsia="宋体" w:hAnsi="宋体" w:cs="宋体"/>
          <w:sz w:val="28"/>
          <w:szCs w:val="28"/>
          <w:lang w:eastAsia="zh-CN"/>
        </w:rPr>
      </w:pPr>
      <w:bookmarkStart w:id="33" w:name="1.3.2_研究内容与章节划分"/>
      <w:bookmarkStart w:id="34" w:name="_bookmark9"/>
      <w:bookmarkEnd w:id="33"/>
      <w:bookmarkEnd w:id="34"/>
      <w:r>
        <w:rPr>
          <w:rFonts w:ascii="Times New Roman" w:eastAsia="Times New Roman" w:hAnsi="Times New Roman" w:cs="Times New Roman"/>
          <w:sz w:val="30"/>
          <w:szCs w:val="30"/>
          <w:lang w:eastAsia="zh-CN"/>
        </w:rPr>
        <w:t>1.3.2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研究内容与章节划分</w:t>
      </w:r>
    </w:p>
    <w:p w14:paraId="7DC871C7" w14:textId="77777777" w:rsidR="00996552" w:rsidRDefault="00996552">
      <w:pPr>
        <w:rPr>
          <w:rFonts w:ascii="宋体" w:eastAsia="宋体" w:hAnsi="宋体" w:cs="宋体"/>
          <w:sz w:val="21"/>
          <w:szCs w:val="21"/>
          <w:lang w:eastAsia="zh-CN"/>
        </w:rPr>
      </w:pPr>
    </w:p>
    <w:p w14:paraId="0DC1CB0B" w14:textId="77777777" w:rsidR="00996552" w:rsidRDefault="002D0D3F">
      <w:pPr>
        <w:pStyle w:val="a3"/>
        <w:spacing w:line="400" w:lineRule="exact"/>
        <w:ind w:right="115" w:firstLine="480"/>
        <w:jc w:val="both"/>
        <w:rPr>
          <w:lang w:eastAsia="zh-CN"/>
        </w:rPr>
      </w:pPr>
      <w:r>
        <w:rPr>
          <w:spacing w:val="4"/>
          <w:lang w:eastAsia="zh-CN"/>
        </w:rPr>
        <w:t>本文针对电力系统脆弱性分析与量化评估研究中待解决的问题，在研究了</w:t>
      </w:r>
      <w:r>
        <w:rPr>
          <w:spacing w:val="42"/>
          <w:lang w:eastAsia="zh-CN"/>
        </w:rPr>
        <w:t xml:space="preserve"> </w:t>
      </w:r>
      <w:r>
        <w:rPr>
          <w:spacing w:val="3"/>
          <w:lang w:eastAsia="zh-CN"/>
        </w:rPr>
        <w:t>复杂网络与电力系统之间的关联的基础上，给出了较为科学合理的电力系统脆</w:t>
      </w:r>
      <w:r>
        <w:rPr>
          <w:spacing w:val="51"/>
          <w:lang w:eastAsia="zh-CN"/>
        </w:rPr>
        <w:t xml:space="preserve"> </w:t>
      </w:r>
      <w:r>
        <w:rPr>
          <w:spacing w:val="3"/>
          <w:lang w:eastAsia="zh-CN"/>
        </w:rPr>
        <w:t>弱性定义。并进一步对电力系统从结构和状态两个方面分别给出结构脆弱性和</w:t>
      </w:r>
      <w:r>
        <w:rPr>
          <w:spacing w:val="51"/>
          <w:lang w:eastAsia="zh-CN"/>
        </w:rPr>
        <w:t xml:space="preserve"> </w:t>
      </w:r>
      <w:r>
        <w:rPr>
          <w:lang w:eastAsia="zh-CN"/>
        </w:rPr>
        <w:t>状态脆弱性的定义与数学描述</w:t>
      </w:r>
      <w:r>
        <w:rPr>
          <w:spacing w:val="-48"/>
          <w:lang w:eastAsia="zh-CN"/>
        </w:rPr>
        <w:t>，</w:t>
      </w:r>
      <w:r>
        <w:rPr>
          <w:lang w:eastAsia="zh-CN"/>
        </w:rPr>
        <w:t>使得电力系统的脆弱性概念更为全面</w:t>
      </w:r>
      <w:r>
        <w:rPr>
          <w:spacing w:val="-41"/>
          <w:lang w:eastAsia="zh-CN"/>
        </w:rPr>
        <w:t>。</w:t>
      </w:r>
      <w:r>
        <w:rPr>
          <w:lang w:eastAsia="zh-CN"/>
        </w:rPr>
        <w:t xml:space="preserve">根据结构 </w:t>
      </w:r>
      <w:r>
        <w:rPr>
          <w:spacing w:val="3"/>
          <w:lang w:eastAsia="zh-CN"/>
        </w:rPr>
        <w:t>脆弱性和状态脆弱性的理论研究进行脆弱性指标选取，从而建立系统脆弱性综</w:t>
      </w:r>
      <w:r>
        <w:rPr>
          <w:spacing w:val="51"/>
          <w:lang w:eastAsia="zh-CN"/>
        </w:rPr>
        <w:t xml:space="preserve"> </w:t>
      </w:r>
      <w:r>
        <w:rPr>
          <w:lang w:eastAsia="zh-CN"/>
        </w:rPr>
        <w:t>合评估指标集</w:t>
      </w:r>
      <w:r>
        <w:rPr>
          <w:spacing w:val="-44"/>
          <w:lang w:eastAsia="zh-CN"/>
        </w:rPr>
        <w:t>。</w:t>
      </w:r>
      <w:r>
        <w:rPr>
          <w:lang w:eastAsia="zh-CN"/>
        </w:rPr>
        <w:t>分别对一级脆弱性指标和二级脆弱性指标进行权重分配</w:t>
      </w:r>
      <w:r>
        <w:rPr>
          <w:spacing w:val="-46"/>
          <w:lang w:eastAsia="zh-CN"/>
        </w:rPr>
        <w:t>、</w:t>
      </w:r>
      <w:r>
        <w:rPr>
          <w:lang w:eastAsia="zh-CN"/>
        </w:rPr>
        <w:t xml:space="preserve">指标融 </w:t>
      </w:r>
      <w:r>
        <w:rPr>
          <w:spacing w:val="2"/>
          <w:lang w:eastAsia="zh-CN"/>
        </w:rPr>
        <w:t>合建立了基于结构与状态的电网脆弱性综合评估模型。并且以</w:t>
      </w:r>
      <w:r>
        <w:rPr>
          <w:spacing w:val="-37"/>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系统数</w:t>
      </w:r>
      <w:r>
        <w:rPr>
          <w:spacing w:val="52"/>
          <w:lang w:eastAsia="zh-CN"/>
        </w:rPr>
        <w:t xml:space="preserve"> </w:t>
      </w:r>
      <w:r>
        <w:rPr>
          <w:lang w:eastAsia="zh-CN"/>
        </w:rPr>
        <w:t>据为例进行电力系统的脆弱性分析与量化评估</w:t>
      </w:r>
      <w:r>
        <w:rPr>
          <w:spacing w:val="-48"/>
          <w:lang w:eastAsia="zh-CN"/>
        </w:rPr>
        <w:t>，</w:t>
      </w:r>
      <w:r>
        <w:rPr>
          <w:lang w:eastAsia="zh-CN"/>
        </w:rPr>
        <w:t>识别系统的脆弱环节</w:t>
      </w:r>
      <w:r>
        <w:rPr>
          <w:spacing w:val="-41"/>
          <w:lang w:eastAsia="zh-CN"/>
        </w:rPr>
        <w:t>。</w:t>
      </w:r>
      <w:r>
        <w:rPr>
          <w:lang w:eastAsia="zh-CN"/>
        </w:rPr>
        <w:t>本文的章 节安排如下：</w:t>
      </w:r>
    </w:p>
    <w:p w14:paraId="5E972043" w14:textId="77777777" w:rsidR="00996552" w:rsidRDefault="002D0D3F">
      <w:pPr>
        <w:pStyle w:val="a3"/>
        <w:spacing w:before="39" w:line="300" w:lineRule="auto"/>
        <w:ind w:right="115" w:firstLine="480"/>
        <w:jc w:val="both"/>
        <w:rPr>
          <w:lang w:eastAsia="zh-CN"/>
        </w:rPr>
      </w:pPr>
      <w:r>
        <w:rPr>
          <w:lang w:eastAsia="zh-CN"/>
        </w:rPr>
        <w:t>第</w:t>
      </w:r>
      <w:r>
        <w:rPr>
          <w:spacing w:val="-66"/>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章</w:t>
      </w:r>
      <w:r>
        <w:rPr>
          <w:spacing w:val="-66"/>
          <w:lang w:eastAsia="zh-CN"/>
        </w:rPr>
        <w:t xml:space="preserve"> </w:t>
      </w:r>
      <w:r>
        <w:rPr>
          <w:spacing w:val="-34"/>
          <w:lang w:eastAsia="zh-CN"/>
        </w:rPr>
        <w:t>：</w:t>
      </w:r>
      <w:r>
        <w:rPr>
          <w:lang w:eastAsia="zh-CN"/>
        </w:rPr>
        <w:t>查阅国内</w:t>
      </w:r>
      <w:r>
        <w:rPr>
          <w:spacing w:val="-19"/>
          <w:lang w:eastAsia="zh-CN"/>
        </w:rPr>
        <w:t>外</w:t>
      </w:r>
      <w:r>
        <w:rPr>
          <w:lang w:eastAsia="zh-CN"/>
        </w:rPr>
        <w:t>“复杂网络</w:t>
      </w:r>
      <w:r>
        <w:rPr>
          <w:spacing w:val="-120"/>
          <w:lang w:eastAsia="zh-CN"/>
        </w:rPr>
        <w:t>”</w:t>
      </w:r>
      <w:r>
        <w:rPr>
          <w:spacing w:val="-147"/>
          <w:lang w:eastAsia="zh-CN"/>
        </w:rPr>
        <w:t>、</w:t>
      </w:r>
      <w:r>
        <w:rPr>
          <w:lang w:eastAsia="zh-CN"/>
        </w:rPr>
        <w:t>“脆弱性分析</w:t>
      </w:r>
      <w:r>
        <w:rPr>
          <w:spacing w:val="-20"/>
          <w:lang w:eastAsia="zh-CN"/>
        </w:rPr>
        <w:t>”</w:t>
      </w:r>
      <w:r>
        <w:rPr>
          <w:lang w:eastAsia="zh-CN"/>
        </w:rPr>
        <w:t>等相关领域研究文献</w:t>
      </w:r>
      <w:r>
        <w:rPr>
          <w:spacing w:val="-34"/>
          <w:lang w:eastAsia="zh-CN"/>
        </w:rPr>
        <w:t>，</w:t>
      </w:r>
      <w:r>
        <w:rPr>
          <w:lang w:eastAsia="zh-CN"/>
        </w:rPr>
        <w:t xml:space="preserve">对 </w:t>
      </w:r>
      <w:r>
        <w:rPr>
          <w:spacing w:val="3"/>
          <w:lang w:eastAsia="zh-CN"/>
        </w:rPr>
        <w:t>脆弱性概念的起源与发展以及脆弱性在电力系统的研究现状做了详细的调研与</w:t>
      </w:r>
      <w:r>
        <w:rPr>
          <w:spacing w:val="59"/>
          <w:lang w:eastAsia="zh-CN"/>
        </w:rPr>
        <w:t xml:space="preserve"> </w:t>
      </w:r>
      <w:r>
        <w:rPr>
          <w:lang w:eastAsia="zh-CN"/>
        </w:rPr>
        <w:t>综述</w:t>
      </w:r>
      <w:r>
        <w:rPr>
          <w:spacing w:val="-30"/>
          <w:lang w:eastAsia="zh-CN"/>
        </w:rPr>
        <w:t>，</w:t>
      </w:r>
      <w:r>
        <w:rPr>
          <w:lang w:eastAsia="zh-CN"/>
        </w:rPr>
        <w:t>在明确研究方向和理论依据的基础上</w:t>
      </w:r>
      <w:r>
        <w:rPr>
          <w:spacing w:val="-30"/>
          <w:lang w:eastAsia="zh-CN"/>
        </w:rPr>
        <w:t>，</w:t>
      </w:r>
      <w:r>
        <w:rPr>
          <w:lang w:eastAsia="zh-CN"/>
        </w:rPr>
        <w:t>科学提炼出待解决的问题</w:t>
      </w:r>
      <w:r>
        <w:rPr>
          <w:spacing w:val="-30"/>
          <w:lang w:eastAsia="zh-CN"/>
        </w:rPr>
        <w:t>，</w:t>
      </w:r>
      <w:r>
        <w:rPr>
          <w:lang w:eastAsia="zh-CN"/>
        </w:rPr>
        <w:t>确定研 究方法、目标和技术路线。</w:t>
      </w:r>
    </w:p>
    <w:p w14:paraId="66BD9E2D" w14:textId="77777777" w:rsidR="00996552" w:rsidRDefault="002D0D3F">
      <w:pPr>
        <w:pStyle w:val="a3"/>
        <w:spacing w:before="26" w:line="288"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：本章基于复杂网络理论，阐述复杂网络的概念和特征参数，通过</w:t>
      </w:r>
      <w:r>
        <w:rPr>
          <w:spacing w:val="46"/>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6"/>
          <w:lang w:eastAsia="zh-CN"/>
        </w:rPr>
        <w:t xml:space="preserve"> </w:t>
      </w:r>
      <w:r>
        <w:rPr>
          <w:lang w:eastAsia="zh-CN"/>
        </w:rPr>
        <w:t>仿真实验验证分析电力系统网络特性，并明确电力系统脆弱性研究的</w:t>
      </w:r>
      <w:r>
        <w:rPr>
          <w:spacing w:val="66"/>
          <w:lang w:eastAsia="zh-CN"/>
        </w:rPr>
        <w:t xml:space="preserve"> </w:t>
      </w:r>
      <w:r>
        <w:rPr>
          <w:lang w:eastAsia="zh-CN"/>
        </w:rPr>
        <w:t>关键问题。</w:t>
      </w:r>
    </w:p>
    <w:p w14:paraId="136A1D82" w14:textId="77777777" w:rsidR="00996552" w:rsidRDefault="002D0D3F">
      <w:pPr>
        <w:pStyle w:val="a3"/>
        <w:spacing w:before="37" w:line="297" w:lineRule="auto"/>
        <w:ind w:right="115" w:firstLine="480"/>
        <w:jc w:val="both"/>
        <w:rPr>
          <w:lang w:eastAsia="zh-CN"/>
        </w:rPr>
      </w:pPr>
      <w:r>
        <w:rPr>
          <w:lang w:eastAsia="zh-CN"/>
        </w:rPr>
        <w:t>第</w:t>
      </w:r>
      <w:r>
        <w:rPr>
          <w:spacing w:val="-68"/>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8"/>
          <w:lang w:eastAsia="zh-CN"/>
        </w:rPr>
        <w:t xml:space="preserve"> </w:t>
      </w:r>
      <w:r>
        <w:rPr>
          <w:lang w:eastAsia="zh-CN"/>
        </w:rPr>
        <w:t>章</w:t>
      </w:r>
      <w:r>
        <w:rPr>
          <w:spacing w:val="-68"/>
          <w:lang w:eastAsia="zh-CN"/>
        </w:rPr>
        <w:t xml:space="preserve"> </w:t>
      </w:r>
      <w:r>
        <w:rPr>
          <w:spacing w:val="-43"/>
          <w:lang w:eastAsia="zh-CN"/>
        </w:rPr>
        <w:t>：</w:t>
      </w:r>
      <w:r>
        <w:rPr>
          <w:lang w:eastAsia="zh-CN"/>
        </w:rPr>
        <w:t>针对电力系统脆弱性特征及概念</w:t>
      </w:r>
      <w:r>
        <w:rPr>
          <w:spacing w:val="-43"/>
          <w:lang w:eastAsia="zh-CN"/>
        </w:rPr>
        <w:t>，</w:t>
      </w:r>
      <w:r>
        <w:rPr>
          <w:lang w:eastAsia="zh-CN"/>
        </w:rPr>
        <w:t>提出电力系统脆弱性的本质</w:t>
      </w:r>
      <w:r>
        <w:rPr>
          <w:spacing w:val="-43"/>
          <w:lang w:eastAsia="zh-CN"/>
        </w:rPr>
        <w:t>，</w:t>
      </w:r>
      <w:r>
        <w:rPr>
          <w:lang w:eastAsia="zh-CN"/>
        </w:rPr>
        <w:t xml:space="preserve">分 </w:t>
      </w:r>
      <w:r>
        <w:rPr>
          <w:spacing w:val="3"/>
          <w:lang w:eastAsia="zh-CN"/>
        </w:rPr>
        <w:t>析其脆弱过程并进行数学描述；从电力系统结构和状态两个方面建立脆弱性模</w:t>
      </w:r>
      <w:r>
        <w:rPr>
          <w:spacing w:val="51"/>
          <w:lang w:eastAsia="zh-CN"/>
        </w:rPr>
        <w:t xml:space="preserve"> </w:t>
      </w:r>
      <w:r>
        <w:rPr>
          <w:lang w:eastAsia="zh-CN"/>
        </w:rPr>
        <w:t>型。</w:t>
      </w:r>
    </w:p>
    <w:p w14:paraId="68FAD30D" w14:textId="77777777" w:rsidR="00996552" w:rsidRDefault="002D0D3F">
      <w:pPr>
        <w:pStyle w:val="a3"/>
        <w:spacing w:before="28" w:line="297"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：针对结构脆弱性与状态脆弱性，分别根据各自脆弱性的定义与特</w:t>
      </w:r>
      <w:r>
        <w:rPr>
          <w:spacing w:val="50"/>
          <w:lang w:eastAsia="zh-CN"/>
        </w:rPr>
        <w:t xml:space="preserve"> </w:t>
      </w:r>
      <w:r>
        <w:rPr>
          <w:lang w:eastAsia="zh-CN"/>
        </w:rPr>
        <w:t>征选取能够反映其脆弱现象的评价指标</w:t>
      </w:r>
      <w:r>
        <w:rPr>
          <w:spacing w:val="-45"/>
          <w:lang w:eastAsia="zh-CN"/>
        </w:rPr>
        <w:t>，</w:t>
      </w:r>
      <w:r>
        <w:rPr>
          <w:lang w:eastAsia="zh-CN"/>
        </w:rPr>
        <w:t>结合并改进多指标融合法</w:t>
      </w:r>
      <w:r>
        <w:rPr>
          <w:spacing w:val="-45"/>
          <w:lang w:eastAsia="zh-CN"/>
        </w:rPr>
        <w:t>，</w:t>
      </w:r>
      <w:r>
        <w:rPr>
          <w:lang w:eastAsia="zh-CN"/>
        </w:rPr>
        <w:t>建立电力系 统脆弱性综合量化评估的数学模型，解决系统脆弱性现象难以量化的问题。</w:t>
      </w:r>
    </w:p>
    <w:p w14:paraId="797F76DB" w14:textId="77777777" w:rsidR="00996552" w:rsidRDefault="002D0D3F">
      <w:pPr>
        <w:pStyle w:val="a3"/>
        <w:spacing w:before="28" w:line="289" w:lineRule="auto"/>
        <w:ind w:right="115" w:firstLine="480"/>
        <w:jc w:val="both"/>
        <w:rPr>
          <w:lang w:eastAsia="zh-CN"/>
        </w:rPr>
      </w:pPr>
      <w:r>
        <w:rPr>
          <w:lang w:eastAsia="zh-CN"/>
        </w:rPr>
        <w:t>第</w:t>
      </w:r>
      <w:r>
        <w:rPr>
          <w:spacing w:val="-54"/>
          <w:lang w:eastAsia="zh-CN"/>
        </w:rPr>
        <w:t xml:space="preserve">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lang w:eastAsia="zh-CN"/>
        </w:rPr>
        <w:t>章</w:t>
      </w:r>
      <w:r>
        <w:rPr>
          <w:spacing w:val="-54"/>
          <w:lang w:eastAsia="zh-CN"/>
        </w:rPr>
        <w:t xml:space="preserve"> </w:t>
      </w:r>
      <w:r>
        <w:rPr>
          <w:lang w:eastAsia="zh-CN"/>
        </w:rPr>
        <w:t>：以</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电力系统为例，采用多指标融合方法分别得到结构和</w:t>
      </w:r>
      <w:r>
        <w:rPr>
          <w:spacing w:val="54"/>
          <w:lang w:eastAsia="zh-CN"/>
        </w:rPr>
        <w:t xml:space="preserve"> </w:t>
      </w:r>
      <w:r>
        <w:rPr>
          <w:lang w:eastAsia="zh-CN"/>
        </w:rPr>
        <w:t>状态脆弱性指标</w:t>
      </w:r>
      <w:r>
        <w:rPr>
          <w:spacing w:val="-50"/>
          <w:lang w:eastAsia="zh-CN"/>
        </w:rPr>
        <w:t>，</w:t>
      </w:r>
      <w:r>
        <w:rPr>
          <w:lang w:eastAsia="zh-CN"/>
        </w:rPr>
        <w:t>分别分析各系统节点的结构脆弱性和状态脆弱性</w:t>
      </w:r>
      <w:r>
        <w:rPr>
          <w:spacing w:val="-50"/>
          <w:lang w:eastAsia="zh-CN"/>
        </w:rPr>
        <w:t>，</w:t>
      </w:r>
      <w:r>
        <w:rPr>
          <w:lang w:eastAsia="zh-CN"/>
        </w:rPr>
        <w:t>基于</w:t>
      </w:r>
      <w:r>
        <w:rPr>
          <w:spacing w:val="-69"/>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9"/>
          <w:lang w:eastAsia="zh-CN"/>
        </w:rPr>
        <w:t xml:space="preserve"> </w:t>
      </w:r>
      <w:r>
        <w:rPr>
          <w:lang w:eastAsia="zh-CN"/>
        </w:rPr>
        <w:t xml:space="preserve">证 </w:t>
      </w:r>
      <w:r>
        <w:rPr>
          <w:spacing w:val="3"/>
          <w:lang w:eastAsia="zh-CN"/>
        </w:rPr>
        <w:t>据理论得到系统脆弱性综合评估模型，基于脆弱性综合评估模型对电力系统节</w:t>
      </w:r>
      <w:r>
        <w:rPr>
          <w:spacing w:val="51"/>
          <w:lang w:eastAsia="zh-CN"/>
        </w:rPr>
        <w:t xml:space="preserve"> </w:t>
      </w:r>
      <w:r>
        <w:rPr>
          <w:lang w:eastAsia="zh-CN"/>
        </w:rPr>
        <w:t>点脆弱性进行等级划分</w:t>
      </w:r>
      <w:r>
        <w:rPr>
          <w:spacing w:val="-45"/>
          <w:lang w:eastAsia="zh-CN"/>
        </w:rPr>
        <w:t>，</w:t>
      </w:r>
      <w:r>
        <w:rPr>
          <w:lang w:eastAsia="zh-CN"/>
        </w:rPr>
        <w:t>进一步量化分析电力系统节点的脆弱程度</w:t>
      </w:r>
      <w:r>
        <w:rPr>
          <w:spacing w:val="-45"/>
          <w:lang w:eastAsia="zh-CN"/>
        </w:rPr>
        <w:t>，</w:t>
      </w:r>
      <w:r>
        <w:rPr>
          <w:lang w:eastAsia="zh-CN"/>
        </w:rPr>
        <w:t>脆弱性评估</w:t>
      </w:r>
    </w:p>
    <w:p w14:paraId="29FFA74C" w14:textId="77777777" w:rsidR="00996552" w:rsidRDefault="00996552">
      <w:pPr>
        <w:spacing w:line="289" w:lineRule="auto"/>
        <w:jc w:val="both"/>
        <w:rPr>
          <w:lang w:eastAsia="zh-CN"/>
        </w:rPr>
        <w:sectPr w:rsidR="00996552">
          <w:pgSz w:w="11910" w:h="16840"/>
          <w:pgMar w:top="1140" w:right="1680" w:bottom="1280" w:left="1680" w:header="871" w:footer="1055" w:gutter="0"/>
          <w:cols w:space="720"/>
        </w:sectPr>
      </w:pPr>
    </w:p>
    <w:p w14:paraId="4FC1CC46" w14:textId="77777777" w:rsidR="00996552" w:rsidRDefault="00996552">
      <w:pPr>
        <w:spacing w:before="9"/>
        <w:rPr>
          <w:rFonts w:ascii="宋体" w:eastAsia="宋体" w:hAnsi="宋体" w:cs="宋体"/>
          <w:sz w:val="17"/>
          <w:szCs w:val="17"/>
          <w:lang w:eastAsia="zh-CN"/>
        </w:rPr>
      </w:pPr>
    </w:p>
    <w:p w14:paraId="58C68613" w14:textId="77777777" w:rsidR="00996552" w:rsidRDefault="002D0D3F">
      <w:pPr>
        <w:pStyle w:val="a3"/>
        <w:spacing w:before="26"/>
        <w:rPr>
          <w:lang w:eastAsia="zh-CN"/>
        </w:rPr>
      </w:pPr>
      <w:r>
        <w:rPr>
          <w:lang w:eastAsia="zh-CN"/>
        </w:rPr>
        <w:t>结果将为后续安全管理机制与应对策略提供理论依据。</w:t>
      </w:r>
    </w:p>
    <w:p w14:paraId="53126F47" w14:textId="77777777" w:rsidR="00996552" w:rsidRDefault="002D0D3F">
      <w:pPr>
        <w:pStyle w:val="a3"/>
        <w:spacing w:before="86" w:line="297"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：总结本文的研究工作，对本文中电力系统脆弱性分析与综合评估</w:t>
      </w:r>
      <w:r>
        <w:rPr>
          <w:spacing w:val="50"/>
          <w:lang w:eastAsia="zh-CN"/>
        </w:rPr>
        <w:t xml:space="preserve"> </w:t>
      </w:r>
      <w:r>
        <w:rPr>
          <w:spacing w:val="3"/>
          <w:lang w:eastAsia="zh-CN"/>
        </w:rPr>
        <w:t>模型的优点和不足进行了详细的阐述，并为后续研究工作提出了若干点建议与</w:t>
      </w:r>
      <w:r>
        <w:rPr>
          <w:spacing w:val="51"/>
          <w:lang w:eastAsia="zh-CN"/>
        </w:rPr>
        <w:t xml:space="preserve"> </w:t>
      </w:r>
      <w:r>
        <w:rPr>
          <w:lang w:eastAsia="zh-CN"/>
        </w:rPr>
        <w:t>展望。</w:t>
      </w:r>
    </w:p>
    <w:p w14:paraId="0543D19C" w14:textId="77777777" w:rsidR="00996552" w:rsidRDefault="002D0D3F">
      <w:pPr>
        <w:pStyle w:val="a3"/>
        <w:spacing w:before="28" w:line="305" w:lineRule="auto"/>
        <w:ind w:right="115" w:firstLine="480"/>
        <w:jc w:val="both"/>
        <w:rPr>
          <w:lang w:eastAsia="zh-CN"/>
        </w:rPr>
      </w:pPr>
      <w:r>
        <w:rPr>
          <w:spacing w:val="4"/>
          <w:lang w:eastAsia="zh-CN"/>
        </w:rPr>
        <w:t>通过以上的研究工作，完成电力系统脆弱性分析与脆弱性综合评估模型理</w:t>
      </w:r>
      <w:r>
        <w:rPr>
          <w:spacing w:val="42"/>
          <w:lang w:eastAsia="zh-CN"/>
        </w:rPr>
        <w:t xml:space="preserve"> </w:t>
      </w:r>
      <w:r>
        <w:rPr>
          <w:lang w:eastAsia="zh-CN"/>
        </w:rPr>
        <w:t>论研究及实验验证与分析，具体的技术路线图如下所示。</w:t>
      </w:r>
    </w:p>
    <w:p w14:paraId="15CD06D8" w14:textId="77777777" w:rsidR="00996552" w:rsidRDefault="00996552">
      <w:pPr>
        <w:spacing w:line="305" w:lineRule="auto"/>
        <w:jc w:val="both"/>
        <w:rPr>
          <w:lang w:eastAsia="zh-CN"/>
        </w:rPr>
        <w:sectPr w:rsidR="00996552">
          <w:pgSz w:w="11910" w:h="16840"/>
          <w:pgMar w:top="1140" w:right="1680" w:bottom="1280" w:left="1680" w:header="871" w:footer="1095" w:gutter="0"/>
          <w:cols w:space="720"/>
        </w:sectPr>
      </w:pPr>
    </w:p>
    <w:p w14:paraId="758C56A5" w14:textId="77777777" w:rsidR="00996552" w:rsidRDefault="00025C9E">
      <w:pPr>
        <w:rPr>
          <w:rFonts w:ascii="宋体" w:eastAsia="宋体" w:hAnsi="宋体" w:cs="宋体"/>
          <w:sz w:val="20"/>
          <w:szCs w:val="20"/>
          <w:lang w:eastAsia="zh-CN"/>
        </w:rPr>
      </w:pPr>
      <w:r>
        <w:rPr>
          <w:rFonts w:eastAsiaTheme="minorHAnsi"/>
        </w:rPr>
        <w:lastRenderedPageBreak/>
        <w:pict w14:anchorId="424D4F35">
          <v:group id="_x0000_s8074" style="position:absolute;margin-left:212.65pt;margin-top:86.65pt;width:220.25pt;height:258.85pt;z-index:-283744;mso-position-horizontal-relative:page;mso-position-vertical-relative:page" coordorigin="4253,1733" coordsize="4405,5177">
            <v:group id="_x0000_s8144" style="position:absolute;left:4653;top:1738;width:1997;height:374" coordorigin="4653,1738" coordsize="1997,374">
              <v:shape id="_x0000_s8145" style="position:absolute;left:4653;top:1738;width:1997;height:374" coordorigin="4653,1738" coordsize="1997,374" path="m4840,2111r1623,l6486,2110r63,-20l6601,2050r35,-55l6649,1929r-1,-23l6629,1841r-39,-53l6536,1753r-64,-15l4840,1738r-23,1l4753,1759r-51,40l4667,1854r-14,66l4654,1943r19,65l4712,2061r54,35l4831,2111r9,xe" filled="f" strokeweight=".17456mm">
                <v:path arrowok="t"/>
              </v:shape>
            </v:group>
            <v:group id="_x0000_s8142" style="position:absolute;left:5651;top:2111;width:2;height:86" coordorigin="5651,2111" coordsize="2,86">
              <v:shape id="_x0000_s8143" style="position:absolute;left:5651;top:2111;width:2;height:86" coordorigin="5651,2111" coordsize="0,86" path="m5651,2111r,86e" filled="f" strokeweight=".21797mm">
                <v:path arrowok="t"/>
              </v:shape>
            </v:group>
            <v:group id="_x0000_s8140" style="position:absolute;left:4869;top:2345;width:1565;height:374" coordorigin="4869,2345" coordsize="1565,374">
              <v:shape id="_x0000_s8141" style="position:absolute;left:4869;top:2345;width:1565;height:374" coordorigin="4869,2345" coordsize="1565,374" path="m4869,2719r1564,l6433,2345r-1564,l4869,2719xe" filled="f" strokeweight=".17456mm">
                <v:path arrowok="t"/>
              </v:shape>
            </v:group>
            <v:group id="_x0000_s8138" style="position:absolute;left:5597;top:2183;width:108;height:162" coordorigin="5597,2183" coordsize="108,162">
              <v:shape id="_x0000_s8139" style="position:absolute;left:5597;top:2183;width:108;height:162" coordorigin="5597,2183" coordsize="108,162" path="m5705,2183r-108,l5651,2345r54,-162xe" fillcolor="black" stroked="f">
                <v:path arrowok="t"/>
              </v:shape>
            </v:group>
            <v:group id="_x0000_s8136" style="position:absolute;left:5651;top:2719;width:2;height:86" coordorigin="5651,2719" coordsize="2,86">
              <v:shape id="_x0000_s8137" style="position:absolute;left:5651;top:2719;width:2;height:86" coordorigin="5651,2719" coordsize="0,86" path="m5651,2719r,85e" filled="f" strokeweight=".21797mm">
                <v:path arrowok="t"/>
              </v:shape>
            </v:group>
            <v:group id="_x0000_s8134" style="position:absolute;left:4869;top:2952;width:1565;height:374" coordorigin="4869,2952" coordsize="1565,374">
              <v:shape id="_x0000_s8135" style="position:absolute;left:4869;top:2952;width:1565;height:374" coordorigin="4869,2952" coordsize="1565,374" path="m4869,3326r1564,l6433,2952r-1564,l4869,3326xe" filled="f" strokeweight=".17456mm">
                <v:path arrowok="t"/>
              </v:shape>
            </v:group>
            <v:group id="_x0000_s8132" style="position:absolute;left:5597;top:2790;width:108;height:162" coordorigin="5597,2790" coordsize="108,162">
              <v:shape id="_x0000_s8133" style="position:absolute;left:5597;top:2790;width:108;height:162" coordorigin="5597,2790" coordsize="108,162" path="m5705,2790r-108,l5651,2952r54,-162xe" fillcolor="black" stroked="f">
                <v:path arrowok="t"/>
              </v:shape>
            </v:group>
            <v:group id="_x0000_s8130" style="position:absolute;left:5651;top:3326;width:2;height:86" coordorigin="5651,3326" coordsize="2,86">
              <v:shape id="_x0000_s8131" style="position:absolute;left:5651;top:3326;width:2;height:86" coordorigin="5651,3326" coordsize="0,86" path="m5651,3326r,85e" filled="f" strokeweight=".21797mm">
                <v:path arrowok="t"/>
              </v:shape>
            </v:group>
            <v:group id="_x0000_s8128" style="position:absolute;left:4869;top:3559;width:1565;height:514" coordorigin="4869,3559" coordsize="1565,514">
              <v:shape id="_x0000_s8129" style="position:absolute;left:4869;top:3559;width:1565;height:514" coordorigin="4869,3559" coordsize="1565,514" path="m4869,4073r1564,l6433,3559r-1564,l4869,4073xe" filled="f" strokeweight=".17456mm">
                <v:path arrowok="t"/>
              </v:shape>
            </v:group>
            <v:group id="_x0000_s8126" style="position:absolute;left:5597;top:3398;width:108;height:162" coordorigin="5597,3398" coordsize="108,162">
              <v:shape id="_x0000_s8127" style="position:absolute;left:5597;top:3398;width:108;height:162" coordorigin="5597,3398" coordsize="108,162" path="m5705,3398r-108,l5651,3559r54,-161xe" fillcolor="black" stroked="f">
                <v:path arrowok="t"/>
              </v:shape>
            </v:group>
            <v:group id="_x0000_s8124" style="position:absolute;left:5651;top:4073;width:2;height:86" coordorigin="5651,4073" coordsize="2,86">
              <v:shape id="_x0000_s8125" style="position:absolute;left:5651;top:4073;width:2;height:86" coordorigin="5651,4073" coordsize="0,86" path="m5651,4073r,85e" filled="f" strokeweight=".21797mm">
                <v:path arrowok="t"/>
              </v:shape>
            </v:group>
            <v:group id="_x0000_s8122" style="position:absolute;left:5009;top:4307;width:1285;height:374" coordorigin="5009,4307" coordsize="1285,374">
              <v:shape id="_x0000_s8123" style="position:absolute;left:5009;top:4307;width:1285;height:374" coordorigin="5009,4307" coordsize="1285,374" path="m5009,4680r1284,l6293,4307r-1284,l5009,4680xe" filled="f" strokeweight=".17456mm">
                <v:path arrowok="t"/>
              </v:shape>
            </v:group>
            <v:group id="_x0000_s8120" style="position:absolute;left:5597;top:4145;width:108;height:162" coordorigin="5597,4145" coordsize="108,162">
              <v:shape id="_x0000_s8121" style="position:absolute;left:5597;top:4145;width:108;height:162" coordorigin="5597,4145" coordsize="108,162" path="m5705,4145r-108,l5651,4307r54,-162xe" fillcolor="black" stroked="f">
                <v:path arrowok="t"/>
              </v:shape>
            </v:group>
            <v:group id="_x0000_s8118" style="position:absolute;left:5651;top:4680;width:2;height:63" coordorigin="5651,4680" coordsize="2,63">
              <v:shape id="_x0000_s8119" style="position:absolute;left:5651;top:4680;width:2;height:63" coordorigin="5651,4680" coordsize="0,63" path="m5651,4680r,62e" filled="f" strokeweight=".21797mm">
                <v:path arrowok="t"/>
              </v:shape>
            </v:group>
            <v:group id="_x0000_s8116" style="position:absolute;left:4653;top:4890;width:1997;height:514" coordorigin="4653,4890" coordsize="1997,514">
              <v:shape id="_x0000_s8117" style="position:absolute;left:4653;top:4890;width:1997;height:514" coordorigin="4653,4890" coordsize="1997,514" path="m4653,5404r1996,l6649,4890r-1996,l4653,5404xe" filled="f" strokeweight=".17456mm">
                <v:path arrowok="t"/>
              </v:shape>
            </v:group>
            <v:group id="_x0000_s8114" style="position:absolute;left:5597;top:4729;width:108;height:162" coordorigin="5597,4729" coordsize="108,162">
              <v:shape id="_x0000_s8115" style="position:absolute;left:5597;top:4729;width:108;height:162" coordorigin="5597,4729" coordsize="108,162" path="m5705,4729r-108,l5651,4891r54,-162xe" fillcolor="black" stroked="f">
                <v:path arrowok="t"/>
              </v:shape>
            </v:group>
            <v:group id="_x0000_s8112" style="position:absolute;left:5651;top:5404;width:2;height:87" coordorigin="5651,5404" coordsize="2,87">
              <v:shape id="_x0000_s8113" style="position:absolute;left:5651;top:5404;width:2;height:87" coordorigin="5651,5404" coordsize="0,87" path="m5651,5404r,87e" filled="f" strokeweight=".21797mm">
                <v:path arrowok="t"/>
              </v:shape>
            </v:group>
            <v:group id="_x0000_s8110" style="position:absolute;left:4869;top:5639;width:1565;height:415" coordorigin="4869,5639" coordsize="1565,415">
              <v:shape id="_x0000_s8111" style="position:absolute;left:4869;top:5639;width:1565;height:415" coordorigin="4869,5639" coordsize="1565,415" path="m4869,6054r1564,l6433,5639r-1564,l4869,6054xe" filled="f" strokeweight=".17456mm">
                <v:path arrowok="t"/>
              </v:shape>
            </v:group>
            <v:group id="_x0000_s8108" style="position:absolute;left:5597;top:5478;width:108;height:162" coordorigin="5597,5478" coordsize="108,162">
              <v:shape id="_x0000_s8109" style="position:absolute;left:5597;top:5478;width:108;height:162" coordorigin="5597,5478" coordsize="108,162" path="m5705,5478r-108,l5651,5639r54,-161xe" fillcolor="black" stroked="f">
                <v:path arrowok="t"/>
              </v:shape>
            </v:group>
            <v:group id="_x0000_s8106" style="position:absolute;left:6901;top:5172;width:1752;height:374" coordorigin="6901,5172" coordsize="1752,374">
              <v:shape id="_x0000_s8107" style="position:absolute;left:6901;top:5172;width:1752;height:374" coordorigin="6901,5172" coordsize="1752,374" path="m6901,5546r1751,l8652,5172r-1751,l6901,5546xe" filled="f" strokeweight=".17456mm">
                <v:path arrowok="t"/>
              </v:shape>
            </v:group>
            <v:group id="_x0000_s8104" style="position:absolute;left:6901;top:5660;width:1752;height:374" coordorigin="6901,5660" coordsize="1752,374">
              <v:shape id="_x0000_s8105" style="position:absolute;left:6901;top:5660;width:1752;height:374" coordorigin="6901,5660" coordsize="1752,374" path="m6901,6033r1751,l8652,5660r-1751,l6901,6033xe" filled="f" strokeweight=".17456mm">
                <v:path arrowok="t"/>
              </v:shape>
            </v:group>
            <v:group id="_x0000_s8102" style="position:absolute;left:6582;top:5359;width:319;height:488" coordorigin="6582,5359" coordsize="319,488">
              <v:shape id="_x0000_s8103" style="position:absolute;left:6582;top:5359;width:319;height:488" coordorigin="6582,5359" coordsize="319,488" path="m6582,5847r179,l6761,5359r140,e" filled="f" strokeweight=".21797mm">
                <v:path arrowok="t"/>
              </v:shape>
            </v:group>
            <v:group id="_x0000_s8100" style="position:absolute;left:6433;top:5793;width:162;height:108" coordorigin="6433,5793" coordsize="162,108">
              <v:shape id="_x0000_s8101" style="position:absolute;left:6433;top:5793;width:162;height:108" coordorigin="6433,5793" coordsize="162,108" path="m6595,5793r-162,54l6595,5900r,-107xe" fillcolor="black" stroked="f">
                <v:path arrowok="t"/>
              </v:shape>
            </v:group>
            <v:group id="_x0000_s8098" style="position:absolute;left:6901;top:6130;width:1752;height:374" coordorigin="6901,6130" coordsize="1752,374">
              <v:shape id="_x0000_s8099" style="position:absolute;left:6901;top:6130;width:1752;height:374" coordorigin="6901,6130" coordsize="1752,374" path="m6901,6503r1751,l8652,6130r-1751,l6901,6503xe" filled="f" strokeweight=".17456mm">
                <v:path arrowok="t"/>
              </v:shape>
            </v:group>
            <v:group id="_x0000_s8096" style="position:absolute;left:6761;top:5826;width:140;height:491" coordorigin="6761,5826" coordsize="140,491">
              <v:shape id="_x0000_s8097" style="position:absolute;left:6761;top:5826;width:140;height:491" coordorigin="6761,5826" coordsize="140,491" path="m6901,6316r-140,l6761,5826e" filled="f" strokeweight=".21797mm">
                <v:path arrowok="t"/>
              </v:shape>
            </v:group>
            <v:group id="_x0000_s8094" style="position:absolute;left:6761;top:5826;width:140;height:21" coordorigin="6761,5826" coordsize="140,21">
              <v:shape id="_x0000_s8095" style="position:absolute;left:6761;top:5826;width:140;height:21" coordorigin="6761,5826" coordsize="140,21" path="m6901,5847r-140,l6761,5826e" filled="f" strokeweight=".21797mm">
                <v:path arrowok="t"/>
              </v:shape>
            </v:group>
            <v:group id="_x0000_s8092" style="position:absolute;left:5955;top:6620;width:1158;height:141" coordorigin="5955,6620" coordsize="1158,141">
              <v:shape id="_x0000_s8093" style="position:absolute;left:5955;top:6620;width:1158;height:141" coordorigin="5955,6620" coordsize="1158,141" path="m7112,6761r,-141l5955,6620e" filled="f" strokeweight=".21797mm">
                <v:path arrowok="t"/>
              </v:shape>
            </v:group>
            <v:group id="_x0000_s8090" style="position:absolute;left:7058;top:6747;width:108;height:162" coordorigin="7058,6747" coordsize="108,162">
              <v:shape id="_x0000_s8091" style="position:absolute;left:7058;top:6747;width:108;height:162" coordorigin="7058,6747" coordsize="108,162" path="m7166,6747r-108,l7112,6909r54,-162xe" fillcolor="black" stroked="f">
                <v:path arrowok="t"/>
              </v:shape>
            </v:group>
            <v:group id="_x0000_s8088" style="position:absolute;left:5651;top:6054;width:304;height:567" coordorigin="5651,6054" coordsize="304,567">
              <v:shape id="_x0000_s8089" style="position:absolute;left:5651;top:6054;width:304;height:567" coordorigin="5651,6054" coordsize="304,567" path="m5651,6054r,566l5955,6620e" filled="f" strokeweight=".21797mm">
                <v:path arrowok="t"/>
              </v:shape>
            </v:group>
            <v:group id="_x0000_s8086" style="position:absolute;left:4307;top:6620;width:1345;height:141" coordorigin="4307,6620" coordsize="1345,141">
              <v:shape id="_x0000_s8087" style="position:absolute;left:4307;top:6620;width:1345;height:141" coordorigin="4307,6620" coordsize="1345,141" path="m5651,6620r-1344,l4307,6761e" filled="f" strokeweight=".21797mm">
                <v:path arrowok="t"/>
              </v:shape>
            </v:group>
            <v:group id="_x0000_s8075" style="position:absolute;left:4253;top:6747;width:108;height:162" coordorigin="4253,6747" coordsize="108,162">
              <v:shape id="_x0000_s8085" style="position:absolute;left:4253;top:6747;width:108;height:162" coordorigin="4253,6747" coordsize="108,162" path="m4361,6747r-108,l4307,6909r54,-162xe" fillcolor="black" stroked="f">
                <v:path arrowok="t"/>
              </v:shape>
              <v:shapetype id="_x0000_t202" coordsize="21600,21600" o:spt="202" path="m,l,21600r21600,l21600,xe">
                <v:stroke joinstyle="miter"/>
                <v:path gradientshapeok="t" o:connecttype="rect"/>
              </v:shapetype>
              <v:shape id="_x0000_s8084" type="#_x0000_t202" style="position:absolute;left:6901;top:5172;width:1752;height:374" filled="f" stroked="f">
                <v:textbox inset="0,0,0,0">
                  <w:txbxContent>
                    <w:p w14:paraId="340AEDBD" w14:textId="77777777" w:rsidR="00025C9E" w:rsidRDefault="00025C9E">
                      <w:pPr>
                        <w:spacing w:before="40"/>
                        <w:ind w:left="58"/>
                        <w:rPr>
                          <w:rFonts w:ascii="宋体" w:eastAsia="宋体" w:hAnsi="宋体" w:cs="宋体"/>
                          <w:sz w:val="17"/>
                          <w:szCs w:val="17"/>
                        </w:rPr>
                      </w:pPr>
                      <w:r>
                        <w:rPr>
                          <w:rFonts w:ascii="宋体" w:eastAsia="宋体" w:hAnsi="宋体" w:cs="宋体"/>
                          <w:spacing w:val="-4"/>
                          <w:sz w:val="17"/>
                          <w:szCs w:val="17"/>
                        </w:rPr>
                        <w:t>系统脆弱性的本质定义</w:t>
                      </w:r>
                    </w:p>
                  </w:txbxContent>
                </v:textbox>
              </v:shape>
              <v:shape id="_x0000_s8083" type="#_x0000_t202" style="position:absolute;left:6901;top:5660;width:1752;height:374" filled="f" stroked="f">
                <v:textbox inset="0,0,0,0">
                  <w:txbxContent>
                    <w:p w14:paraId="5560DA39" w14:textId="77777777" w:rsidR="00025C9E" w:rsidRDefault="00025C9E">
                      <w:pPr>
                        <w:spacing w:before="41"/>
                        <w:ind w:left="58"/>
                        <w:rPr>
                          <w:rFonts w:ascii="宋体" w:eastAsia="宋体" w:hAnsi="宋体" w:cs="宋体"/>
                          <w:sz w:val="17"/>
                          <w:szCs w:val="17"/>
                        </w:rPr>
                      </w:pPr>
                      <w:r>
                        <w:rPr>
                          <w:rFonts w:ascii="宋体" w:eastAsia="宋体" w:hAnsi="宋体" w:cs="宋体"/>
                          <w:spacing w:val="-3"/>
                          <w:sz w:val="17"/>
                          <w:szCs w:val="17"/>
                        </w:rPr>
                        <w:t>系统脆弱性的过程分析</w:t>
                      </w:r>
                    </w:p>
                  </w:txbxContent>
                </v:textbox>
              </v:shape>
              <v:shape id="_x0000_s8082" type="#_x0000_t202" style="position:absolute;left:6901;top:6130;width:1752;height:374" filled="f" stroked="f">
                <v:textbox inset="0,0,0,0">
                  <w:txbxContent>
                    <w:p w14:paraId="51A7A8E8" w14:textId="77777777" w:rsidR="00025C9E" w:rsidRDefault="00025C9E">
                      <w:pPr>
                        <w:spacing w:before="41"/>
                        <w:ind w:left="58"/>
                        <w:rPr>
                          <w:rFonts w:ascii="宋体" w:eastAsia="宋体" w:hAnsi="宋体" w:cs="宋体"/>
                          <w:sz w:val="17"/>
                          <w:szCs w:val="17"/>
                        </w:rPr>
                      </w:pPr>
                      <w:r>
                        <w:rPr>
                          <w:rFonts w:ascii="宋体" w:eastAsia="宋体" w:hAnsi="宋体" w:cs="宋体"/>
                          <w:spacing w:val="-4"/>
                          <w:sz w:val="17"/>
                          <w:szCs w:val="17"/>
                        </w:rPr>
                        <w:t>系统脆弱性的数学描述</w:t>
                      </w:r>
                    </w:p>
                  </w:txbxContent>
                </v:textbox>
              </v:shape>
              <v:shape id="_x0000_s8081" type="#_x0000_t202" style="position:absolute;left:4869;top:5639;width:1565;height:415" filled="f" stroked="f">
                <v:textbox inset="0,0,0,0">
                  <w:txbxContent>
                    <w:p w14:paraId="48D8C0CB" w14:textId="77777777" w:rsidR="00025C9E" w:rsidRDefault="00025C9E">
                      <w:pPr>
                        <w:spacing w:before="61"/>
                        <w:ind w:left="44"/>
                        <w:rPr>
                          <w:rFonts w:ascii="宋体" w:eastAsia="宋体" w:hAnsi="宋体" w:cs="宋体"/>
                          <w:sz w:val="17"/>
                          <w:szCs w:val="17"/>
                        </w:rPr>
                      </w:pPr>
                      <w:r>
                        <w:rPr>
                          <w:rFonts w:ascii="宋体" w:eastAsia="宋体" w:hAnsi="宋体" w:cs="宋体"/>
                          <w:spacing w:val="-5"/>
                          <w:sz w:val="17"/>
                          <w:szCs w:val="17"/>
                        </w:rPr>
                        <w:t>电力系统脆弱性概念</w:t>
                      </w:r>
                    </w:p>
                  </w:txbxContent>
                </v:textbox>
              </v:shape>
              <v:shape id="_x0000_s8080" type="#_x0000_t202" style="position:absolute;left:4748;top:1829;width:1824;height:169" filled="f" stroked="f">
                <v:textbox inset="0,0,0,0">
                  <w:txbxContent>
                    <w:p w14:paraId="6132B8B1" w14:textId="77777777" w:rsidR="00025C9E" w:rsidRDefault="00025C9E">
                      <w:pPr>
                        <w:spacing w:line="168" w:lineRule="exact"/>
                        <w:rPr>
                          <w:rFonts w:ascii="宋体" w:eastAsia="宋体" w:hAnsi="宋体" w:cs="宋体"/>
                          <w:sz w:val="17"/>
                          <w:szCs w:val="17"/>
                          <w:lang w:eastAsia="zh-CN"/>
                        </w:rPr>
                      </w:pPr>
                      <w:r>
                        <w:rPr>
                          <w:rFonts w:ascii="宋体" w:eastAsia="宋体" w:hAnsi="宋体" w:cs="宋体"/>
                          <w:spacing w:val="-3"/>
                          <w:w w:val="95"/>
                          <w:sz w:val="17"/>
                          <w:szCs w:val="17"/>
                          <w:lang w:eastAsia="zh-CN"/>
                        </w:rPr>
                        <w:t>电力系统脆弱性模型研究</w:t>
                      </w:r>
                    </w:p>
                  </w:txbxContent>
                </v:textbox>
              </v:shape>
              <v:shape id="_x0000_s8079" type="#_x0000_t202" style="position:absolute;left:4913;top:2438;width:1483;height:169" filled="f" stroked="f">
                <v:textbox inset="0,0,0,0">
                  <w:txbxContent>
                    <w:p w14:paraId="5F49E0B5" w14:textId="77777777" w:rsidR="00025C9E" w:rsidRDefault="00025C9E">
                      <w:pPr>
                        <w:spacing w:line="168" w:lineRule="exact"/>
                        <w:rPr>
                          <w:rFonts w:ascii="宋体" w:eastAsia="宋体" w:hAnsi="宋体" w:cs="宋体"/>
                          <w:sz w:val="17"/>
                          <w:szCs w:val="17"/>
                        </w:rPr>
                      </w:pPr>
                      <w:r>
                        <w:rPr>
                          <w:rFonts w:ascii="宋体" w:eastAsia="宋体" w:hAnsi="宋体" w:cs="宋体"/>
                          <w:spacing w:val="-4"/>
                          <w:w w:val="95"/>
                          <w:sz w:val="17"/>
                          <w:szCs w:val="17"/>
                        </w:rPr>
                        <w:t>研究背景与研究意义</w:t>
                      </w:r>
                    </w:p>
                  </w:txbxContent>
                </v:textbox>
              </v:shape>
              <v:shape id="_x0000_s8078" type="#_x0000_t202" style="position:absolute;left:4913;top:3045;width:1483;height:169" filled="f" stroked="f">
                <v:textbox inset="0,0,0,0">
                  <w:txbxContent>
                    <w:p w14:paraId="674FBC3A" w14:textId="77777777" w:rsidR="00025C9E" w:rsidRDefault="00025C9E">
                      <w:pPr>
                        <w:spacing w:line="168" w:lineRule="exact"/>
                        <w:rPr>
                          <w:rFonts w:ascii="宋体" w:eastAsia="宋体" w:hAnsi="宋体" w:cs="宋体"/>
                          <w:sz w:val="17"/>
                          <w:szCs w:val="17"/>
                        </w:rPr>
                      </w:pPr>
                      <w:r>
                        <w:rPr>
                          <w:rFonts w:ascii="宋体" w:eastAsia="宋体" w:hAnsi="宋体" w:cs="宋体"/>
                          <w:spacing w:val="-4"/>
                          <w:w w:val="95"/>
                          <w:sz w:val="17"/>
                          <w:szCs w:val="17"/>
                        </w:rPr>
                        <w:t>科学问题提炼与阐述</w:t>
                      </w:r>
                    </w:p>
                  </w:txbxContent>
                </v:textbox>
              </v:shape>
              <v:shape id="_x0000_s8077" type="#_x0000_t202" style="position:absolute;left:4913;top:3624;width:1483;height:366" filled="f" stroked="f">
                <v:textbox inset="0,0,0,0">
                  <w:txbxContent>
                    <w:p w14:paraId="6824096E" w14:textId="77777777" w:rsidR="00025C9E" w:rsidRDefault="00025C9E">
                      <w:pPr>
                        <w:spacing w:line="156" w:lineRule="exact"/>
                        <w:rPr>
                          <w:rFonts w:ascii="宋体" w:eastAsia="宋体" w:hAnsi="宋体" w:cs="宋体"/>
                          <w:sz w:val="17"/>
                          <w:szCs w:val="17"/>
                          <w:lang w:eastAsia="zh-CN"/>
                        </w:rPr>
                      </w:pPr>
                      <w:r>
                        <w:rPr>
                          <w:rFonts w:ascii="宋体" w:eastAsia="宋体" w:hAnsi="宋体" w:cs="宋体"/>
                          <w:spacing w:val="-4"/>
                          <w:w w:val="95"/>
                          <w:sz w:val="17"/>
                          <w:szCs w:val="17"/>
                          <w:lang w:eastAsia="zh-CN"/>
                        </w:rPr>
                        <w:t>查阅国内外文献分析</w:t>
                      </w:r>
                    </w:p>
                    <w:p w14:paraId="498AA97C" w14:textId="77777777" w:rsidR="00025C9E" w:rsidRDefault="00025C9E">
                      <w:pPr>
                        <w:spacing w:line="210" w:lineRule="exact"/>
                        <w:rPr>
                          <w:rFonts w:ascii="宋体" w:eastAsia="宋体" w:hAnsi="宋体" w:cs="宋体"/>
                          <w:sz w:val="17"/>
                          <w:szCs w:val="17"/>
                          <w:lang w:eastAsia="zh-CN"/>
                        </w:rPr>
                      </w:pPr>
                      <w:r>
                        <w:rPr>
                          <w:rFonts w:ascii="宋体" w:eastAsia="宋体" w:hAnsi="宋体" w:cs="宋体"/>
                          <w:spacing w:val="-4"/>
                          <w:w w:val="95"/>
                          <w:sz w:val="17"/>
                          <w:szCs w:val="17"/>
                          <w:lang w:eastAsia="zh-CN"/>
                        </w:rPr>
                        <w:t>研究对象与研究方法</w:t>
                      </w:r>
                    </w:p>
                  </w:txbxContent>
                </v:textbox>
              </v:shape>
              <v:shape id="_x0000_s8076" type="#_x0000_t202" style="position:absolute;left:4748;top:4400;width:1823;height:922" filled="f" stroked="f">
                <v:textbox inset="0,0,0,0">
                  <w:txbxContent>
                    <w:p w14:paraId="55CD8366" w14:textId="77777777" w:rsidR="00025C9E" w:rsidRDefault="00025C9E">
                      <w:pPr>
                        <w:spacing w:line="169" w:lineRule="exact"/>
                        <w:ind w:left="-9"/>
                        <w:jc w:val="center"/>
                        <w:rPr>
                          <w:rFonts w:ascii="宋体" w:eastAsia="宋体" w:hAnsi="宋体" w:cs="宋体"/>
                          <w:sz w:val="17"/>
                          <w:szCs w:val="17"/>
                          <w:lang w:eastAsia="zh-CN"/>
                        </w:rPr>
                      </w:pPr>
                      <w:r>
                        <w:rPr>
                          <w:rFonts w:ascii="宋体" w:eastAsia="宋体" w:hAnsi="宋体" w:cs="宋体"/>
                          <w:spacing w:val="-5"/>
                          <w:sz w:val="17"/>
                          <w:szCs w:val="17"/>
                          <w:lang w:eastAsia="zh-CN"/>
                        </w:rPr>
                        <w:t>确定实施方案</w:t>
                      </w:r>
                    </w:p>
                    <w:p w14:paraId="4836D159" w14:textId="77777777" w:rsidR="00025C9E" w:rsidRDefault="00025C9E">
                      <w:pPr>
                        <w:rPr>
                          <w:rFonts w:ascii="宋体" w:eastAsia="宋体" w:hAnsi="宋体" w:cs="宋体"/>
                          <w:sz w:val="16"/>
                          <w:szCs w:val="16"/>
                          <w:lang w:eastAsia="zh-CN"/>
                        </w:rPr>
                      </w:pPr>
                    </w:p>
                    <w:p w14:paraId="7A0A0F62" w14:textId="77777777" w:rsidR="00025C9E" w:rsidRDefault="00025C9E">
                      <w:pPr>
                        <w:spacing w:before="7"/>
                        <w:rPr>
                          <w:rFonts w:ascii="宋体" w:eastAsia="宋体" w:hAnsi="宋体" w:cs="宋体"/>
                          <w:sz w:val="12"/>
                          <w:szCs w:val="12"/>
                          <w:lang w:eastAsia="zh-CN"/>
                        </w:rPr>
                      </w:pPr>
                    </w:p>
                    <w:p w14:paraId="6EFD0A73" w14:textId="77777777" w:rsidR="00025C9E" w:rsidRDefault="00025C9E">
                      <w:pPr>
                        <w:spacing w:line="198" w:lineRule="exact"/>
                        <w:jc w:val="center"/>
                        <w:rPr>
                          <w:rFonts w:ascii="宋体" w:eastAsia="宋体" w:hAnsi="宋体" w:cs="宋体"/>
                          <w:sz w:val="17"/>
                          <w:szCs w:val="17"/>
                          <w:lang w:eastAsia="zh-CN"/>
                        </w:rPr>
                      </w:pPr>
                      <w:r>
                        <w:rPr>
                          <w:rFonts w:ascii="宋体" w:eastAsia="宋体" w:hAnsi="宋体" w:cs="宋体"/>
                          <w:spacing w:val="-3"/>
                          <w:w w:val="95"/>
                          <w:sz w:val="17"/>
                          <w:szCs w:val="17"/>
                          <w:lang w:eastAsia="zh-CN"/>
                        </w:rPr>
                        <w:t>基于结构与状态的的电网</w:t>
                      </w:r>
                      <w:r>
                        <w:rPr>
                          <w:rFonts w:ascii="宋体" w:eastAsia="宋体" w:hAnsi="宋体" w:cs="宋体"/>
                          <w:spacing w:val="23"/>
                          <w:w w:val="98"/>
                          <w:sz w:val="17"/>
                          <w:szCs w:val="17"/>
                          <w:lang w:eastAsia="zh-CN"/>
                        </w:rPr>
                        <w:t xml:space="preserve"> </w:t>
                      </w:r>
                      <w:r>
                        <w:rPr>
                          <w:rFonts w:ascii="宋体" w:eastAsia="宋体" w:hAnsi="宋体" w:cs="宋体"/>
                          <w:spacing w:val="-3"/>
                          <w:w w:val="95"/>
                          <w:sz w:val="17"/>
                          <w:szCs w:val="17"/>
                          <w:lang w:eastAsia="zh-CN"/>
                        </w:rPr>
                        <w:t>脆弱性综合评估模型研究</w:t>
                      </w:r>
                    </w:p>
                  </w:txbxContent>
                </v:textbox>
              </v:shape>
            </v:group>
            <w10:wrap anchorx="page" anchory="page"/>
          </v:group>
        </w:pict>
      </w:r>
      <w:r>
        <w:rPr>
          <w:rFonts w:eastAsiaTheme="minorHAnsi"/>
        </w:rPr>
        <w:pict w14:anchorId="2AE4800B">
          <v:group id="_x0000_s8072" style="position:absolute;margin-left:213pt;margin-top:366.15pt;width:5.4pt;height:8.1pt;z-index:-283720;mso-position-horizontal-relative:page;mso-position-vertical-relative:page" coordorigin="4260,7323" coordsize="108,162">
            <v:shape id="_x0000_s8073" style="position:absolute;left:4260;top:7323;width:108;height:162" coordorigin="4260,7323" coordsize="108,162" path="m4368,7323r-108,l4314,7484r54,-161xe" fillcolor="black" stroked="f">
              <v:path arrowok="t"/>
            </v:shape>
            <w10:wrap anchorx="page" anchory="page"/>
          </v:group>
        </w:pict>
      </w:r>
      <w:r>
        <w:rPr>
          <w:rFonts w:eastAsiaTheme="minorHAnsi"/>
        </w:rPr>
        <w:pict w14:anchorId="1B10ED08">
          <v:group id="_x0000_s8070" style="position:absolute;margin-left:353.4pt;margin-top:366.15pt;width:5.4pt;height:8.1pt;z-index:-283696;mso-position-horizontal-relative:page;mso-position-vertical-relative:page" coordorigin="7068,7323" coordsize="108,162">
            <v:shape id="_x0000_s8071" style="position:absolute;left:7068;top:7323;width:108;height:162" coordorigin="7068,7323" coordsize="108,162" path="m7176,7323r-108,l7122,7484r54,-161xe" fillcolor="black" stroked="f">
              <v:path arrowok="t"/>
            </v:shape>
            <w10:wrap anchorx="page" anchory="page"/>
          </v:group>
        </w:pict>
      </w:r>
      <w:r>
        <w:rPr>
          <w:rFonts w:eastAsiaTheme="minorHAnsi"/>
        </w:rPr>
        <w:pict w14:anchorId="736206DF">
          <v:group id="_x0000_s8013" style="position:absolute;margin-left:162.8pt;margin-top:392.6pt;width:246.4pt;height:158.7pt;z-index:-283528;mso-position-horizontal-relative:page;mso-position-vertical-relative:page" coordorigin="3256,7852" coordsize="4928,3174">
            <v:group id="_x0000_s8068" style="position:absolute;left:3268;top:8137;width:2093;height:374" coordorigin="3268,8137" coordsize="2093,374">
              <v:shape id="_x0000_s8069" style="position:absolute;left:3268;top:8137;width:2093;height:374" coordorigin="3268,8137" coordsize="2093,374" path="m3268,8510r2092,l5360,8137r-2092,l3268,8510xe" filled="f" strokeweight=".17456mm">
                <v:path arrowok="t"/>
              </v:shape>
            </v:group>
            <v:group id="_x0000_s8066" style="position:absolute;left:4314;top:7858;width:2;height:131" coordorigin="4314,7858" coordsize="2,131">
              <v:shape id="_x0000_s8067" style="position:absolute;left:4314;top:7858;width:2;height:131" coordorigin="4314,7858" coordsize="0,131" path="m4314,7858r,130e" filled="f" strokeweight=".21797mm">
                <v:path arrowok="t"/>
              </v:shape>
            </v:group>
            <v:group id="_x0000_s8064" style="position:absolute;left:4260;top:7975;width:108;height:162" coordorigin="4260,7975" coordsize="108,162">
              <v:shape id="_x0000_s8065" style="position:absolute;left:4260;top:7975;width:108;height:162" coordorigin="4260,7975" coordsize="108,162" path="m4368,7975r-108,l4314,8137r54,-162xe" fillcolor="black" stroked="f">
                <v:path arrowok="t"/>
              </v:shape>
            </v:group>
            <v:group id="_x0000_s8062" style="position:absolute;left:4314;top:8510;width:2;height:86" coordorigin="4314,8510" coordsize="2,86">
              <v:shape id="_x0000_s8063" style="position:absolute;left:4314;top:8510;width:2;height:86" coordorigin="4314,8510" coordsize="0,86" path="m4314,8510r,86e" filled="f" strokeweight=".21797mm">
                <v:path arrowok="t"/>
              </v:shape>
            </v:group>
            <v:group id="_x0000_s8060" style="position:absolute;left:3261;top:8744;width:2107;height:514" coordorigin="3261,8744" coordsize="2107,514">
              <v:shape id="_x0000_s8061" style="position:absolute;left:3261;top:8744;width:2107;height:514" coordorigin="3261,8744" coordsize="2107,514" path="m3261,9258r2106,l5367,8744r-2106,l3261,9258xe" filled="f" strokeweight=".17456mm">
                <v:path arrowok="t"/>
              </v:shape>
            </v:group>
            <v:group id="_x0000_s8058" style="position:absolute;left:4260;top:8582;width:108;height:162" coordorigin="4260,8582" coordsize="108,162">
              <v:shape id="_x0000_s8059" style="position:absolute;left:4260;top:8582;width:108;height:162" coordorigin="4260,8582" coordsize="108,162" path="m4368,8582r-108,l4314,8744r54,-162xe" fillcolor="black" stroked="f">
                <v:path arrowok="t"/>
              </v:shape>
            </v:group>
            <v:group id="_x0000_s8056" style="position:absolute;left:4314;top:9258;width:2;height:86" coordorigin="4314,9258" coordsize="2,86">
              <v:shape id="_x0000_s8057" style="position:absolute;left:4314;top:9258;width:2;height:86" coordorigin="4314,9258" coordsize="0,86" path="m4314,9258r,85e" filled="f" strokeweight=".21797mm">
                <v:path arrowok="t"/>
              </v:shape>
            </v:group>
            <v:group id="_x0000_s8054" style="position:absolute;left:3614;top:9491;width:1402;height:374" coordorigin="3614,9491" coordsize="1402,374">
              <v:shape id="_x0000_s8055" style="position:absolute;left:3614;top:9491;width:1402;height:374" coordorigin="3614,9491" coordsize="1402,374" path="m3614,9865r1401,l5015,9491r-1401,l3614,9865xe" filled="f" strokeweight=".17456mm">
                <v:path arrowok="t"/>
              </v:shape>
            </v:group>
            <v:group id="_x0000_s8052" style="position:absolute;left:4260;top:9330;width:108;height:162" coordorigin="4260,9330" coordsize="108,162">
              <v:shape id="_x0000_s8053" style="position:absolute;left:4260;top:9330;width:108;height:162" coordorigin="4260,9330" coordsize="108,162" path="m4368,9330r-108,l4314,9491r54,-161xe" fillcolor="black" stroked="f">
                <v:path arrowok="t"/>
              </v:shape>
            </v:group>
            <v:group id="_x0000_s8050" style="position:absolute;left:4314;top:9865;width:1335;height:296" coordorigin="4314,9865" coordsize="1335,296">
              <v:shape id="_x0000_s8051" style="position:absolute;left:4314;top:9865;width:1335;height:296" coordorigin="4314,9865" coordsize="1335,296" path="m4314,9865r,175l5648,10040r,120e" filled="f" strokeweight=".21797mm">
                <v:path arrowok="t"/>
              </v:shape>
            </v:group>
            <v:group id="_x0000_s8048" style="position:absolute;left:4775;top:10309;width:1747;height:403" coordorigin="4775,10309" coordsize="1747,403">
              <v:shape id="_x0000_s8049" style="position:absolute;left:4775;top:10309;width:1747;height:403" coordorigin="4775,10309" coordsize="1747,403" path="m4775,10711r1747,l6522,10309r-1747,l4775,10711xe" filled="f" strokeweight=".17456mm">
                <v:path arrowok="t"/>
              </v:shape>
            </v:group>
            <v:group id="_x0000_s8046" style="position:absolute;left:5595;top:10147;width:108;height:162" coordorigin="5595,10147" coordsize="108,162">
              <v:shape id="_x0000_s8047" style="position:absolute;left:5595;top:10147;width:108;height:162" coordorigin="5595,10147" coordsize="108,162" path="m5702,10147r-107,l5648,10309r54,-162xe" fillcolor="black" stroked="f">
                <v:path arrowok="t"/>
              </v:shape>
            </v:group>
            <v:group id="_x0000_s8044" style="position:absolute;left:5648;top:10711;width:2;height:166" coordorigin="5648,10711" coordsize="2,166">
              <v:shape id="_x0000_s8045" style="position:absolute;left:5648;top:10711;width:2;height:166" coordorigin="5648,10711" coordsize="0,166" path="m5648,10711r,166e" filled="f" strokeweight=".21797mm">
                <v:path arrowok="t"/>
              </v:shape>
            </v:group>
            <v:group id="_x0000_s8042" style="position:absolute;left:5595;top:10864;width:108;height:162" coordorigin="5595,10864" coordsize="108,162">
              <v:shape id="_x0000_s8043" style="position:absolute;left:5595;top:10864;width:108;height:162" coordorigin="5595,10864" coordsize="108,162" path="m5702,10864r-107,l5648,11025r54,-161xe" fillcolor="black" stroked="f">
                <v:path arrowok="t"/>
              </v:shape>
            </v:group>
            <v:group id="_x0000_s8040" style="position:absolute;left:5644;top:10827;width:710;height:51" coordorigin="5644,10827" coordsize="710,51">
              <v:shape id="_x0000_s8041" style="position:absolute;left:5644;top:10827;width:710;height:51" coordorigin="5644,10827" coordsize="710,51" path="m5644,10827r710,l6354,10877e" filled="f" strokeweight=".21797mm">
                <v:path arrowok="t"/>
              </v:shape>
            </v:group>
            <v:group id="_x0000_s8038" style="position:absolute;left:6300;top:10864;width:108;height:162" coordorigin="6300,10864" coordsize="108,162">
              <v:shape id="_x0000_s8039" style="position:absolute;left:6300;top:10864;width:108;height:162" coordorigin="6300,10864" coordsize="108,162" path="m6408,10864r-108,l6354,11025r54,-161xe" fillcolor="black" stroked="f">
                <v:path arrowok="t"/>
              </v:shape>
            </v:group>
            <v:group id="_x0000_s8036" style="position:absolute;left:4866;top:10827;width:778;height:51" coordorigin="4866,10827" coordsize="778,51">
              <v:shape id="_x0000_s8037" style="position:absolute;left:4866;top:10827;width:778;height:51" coordorigin="4866,10827" coordsize="778,51" path="m5644,10827r-778,l4866,10877e" filled="f" strokeweight=".21797mm">
                <v:path arrowok="t"/>
              </v:shape>
            </v:group>
            <v:group id="_x0000_s8034" style="position:absolute;left:4813;top:10864;width:108;height:162" coordorigin="4813,10864" coordsize="108,162">
              <v:shape id="_x0000_s8035" style="position:absolute;left:4813;top:10864;width:108;height:162" coordorigin="4813,10864" coordsize="108,162" path="m4920,10864r-107,l4866,11025r54,-161xe" fillcolor="black" stroked="f">
                <v:path arrowok="t"/>
              </v:shape>
            </v:group>
            <v:group id="_x0000_s8032" style="position:absolute;left:6072;top:8744;width:2107;height:514" coordorigin="6072,8744" coordsize="2107,514">
              <v:shape id="_x0000_s8033" style="position:absolute;left:6072;top:8744;width:2107;height:514" coordorigin="6072,8744" coordsize="2107,514" path="m6072,9258r2106,l8178,8744r-2106,l6072,9258xe" filled="f" strokeweight=".17456mm">
                <v:path arrowok="t"/>
              </v:shape>
            </v:group>
            <v:group id="_x0000_s8030" style="position:absolute;left:7071;top:7882;width:108;height:162" coordorigin="7071,7882" coordsize="108,162">
              <v:shape id="_x0000_s8031" style="position:absolute;left:7071;top:7882;width:108;height:162" coordorigin="7071,7882" coordsize="108,162" path="m7179,7882r-108,l7125,8043r54,-161xe" fillcolor="black" stroked="f">
                <v:path arrowok="t"/>
              </v:shape>
            </v:group>
            <v:group id="_x0000_s8028" style="position:absolute;left:7071;top:8582;width:108;height:162" coordorigin="7071,8582" coordsize="108,162">
              <v:shape id="_x0000_s8029" style="position:absolute;left:7071;top:8582;width:108;height:162" coordorigin="7071,8582" coordsize="108,162" path="m7179,8582r-108,l7125,8744r54,-162xe" fillcolor="black" stroked="f">
                <v:path arrowok="t"/>
              </v:shape>
            </v:group>
            <v:group id="_x0000_s8026" style="position:absolute;left:7125;top:9258;width:2;height:86" coordorigin="7125,9258" coordsize="2,86">
              <v:shape id="_x0000_s8027" style="position:absolute;left:7125;top:9258;width:2;height:86" coordorigin="7125,9258" coordsize="0,86" path="m7125,9258r,85e" filled="f" strokeweight=".21797mm">
                <v:path arrowok="t"/>
              </v:shape>
            </v:group>
            <v:group id="_x0000_s8024" style="position:absolute;left:6424;top:9491;width:1402;height:374" coordorigin="6424,9491" coordsize="1402,374">
              <v:shape id="_x0000_s8025" style="position:absolute;left:6424;top:9491;width:1402;height:374" coordorigin="6424,9491" coordsize="1402,374" path="m6424,9865r1402,l7826,9491r-1402,l6424,9865xe" filled="f" strokeweight=".17456mm">
                <v:path arrowok="t"/>
              </v:shape>
            </v:group>
            <v:group id="_x0000_s8022" style="position:absolute;left:7071;top:9330;width:108;height:162" coordorigin="7071,9330" coordsize="108,162">
              <v:shape id="_x0000_s8023" style="position:absolute;left:7071;top:9330;width:108;height:162" coordorigin="7071,9330" coordsize="108,162" path="m7179,9330r-108,l7125,9491r54,-161xe" fillcolor="black" stroked="f">
                <v:path arrowok="t"/>
              </v:shape>
            </v:group>
            <v:group id="_x0000_s8014" style="position:absolute;left:5648;top:9865;width:1477;height:176" coordorigin="5648,9865" coordsize="1477,176">
              <v:shape id="_x0000_s8021" style="position:absolute;left:5648;top:9865;width:1477;height:176" coordorigin="5648,9865" coordsize="1477,176" path="m7125,9865r,175l5648,10040e" filled="f" strokeweight=".21797mm">
                <v:path arrowok="t"/>
              </v:shape>
              <v:shape id="_x0000_s8020" type="#_x0000_t202" style="position:absolute;left:3614;top:9491;width:1402;height:374" filled="f" stroked="f">
                <v:textbox inset="0,0,0,0">
                  <w:txbxContent>
                    <w:p w14:paraId="5B9A47F7" w14:textId="77777777" w:rsidR="00025C9E" w:rsidRDefault="00025C9E">
                      <w:pPr>
                        <w:spacing w:before="44"/>
                        <w:ind w:left="42"/>
                        <w:rPr>
                          <w:rFonts w:ascii="宋体" w:eastAsia="宋体" w:hAnsi="宋体" w:cs="宋体"/>
                          <w:sz w:val="17"/>
                          <w:szCs w:val="17"/>
                        </w:rPr>
                      </w:pPr>
                      <w:r>
                        <w:rPr>
                          <w:rFonts w:ascii="宋体" w:eastAsia="宋体" w:hAnsi="宋体" w:cs="宋体"/>
                          <w:spacing w:val="-4"/>
                          <w:sz w:val="17"/>
                          <w:szCs w:val="17"/>
                        </w:rPr>
                        <w:t>系统状态评价指标</w:t>
                      </w:r>
                    </w:p>
                  </w:txbxContent>
                </v:textbox>
              </v:shape>
              <v:shape id="_x0000_s8019" type="#_x0000_t202" style="position:absolute;left:6424;top:9491;width:1402;height:374" filled="f" stroked="f">
                <v:textbox inset="0,0,0,0">
                  <w:txbxContent>
                    <w:p w14:paraId="316F1A1F" w14:textId="77777777" w:rsidR="00025C9E" w:rsidRDefault="00025C9E">
                      <w:pPr>
                        <w:spacing w:before="44"/>
                        <w:ind w:left="47"/>
                        <w:rPr>
                          <w:rFonts w:ascii="宋体" w:eastAsia="宋体" w:hAnsi="宋体" w:cs="宋体"/>
                          <w:sz w:val="17"/>
                          <w:szCs w:val="17"/>
                        </w:rPr>
                      </w:pPr>
                      <w:r>
                        <w:rPr>
                          <w:rFonts w:ascii="宋体" w:eastAsia="宋体" w:hAnsi="宋体" w:cs="宋体"/>
                          <w:spacing w:val="-4"/>
                          <w:sz w:val="17"/>
                          <w:szCs w:val="17"/>
                        </w:rPr>
                        <w:t>系统结构评价指标</w:t>
                      </w:r>
                    </w:p>
                  </w:txbxContent>
                </v:textbox>
              </v:shape>
              <v:shape id="_x0000_s8018" type="#_x0000_t202" style="position:absolute;left:4775;top:10309;width:1747;height:403" filled="f" stroked="f">
                <v:textbox inset="0,0,0,0">
                  <w:txbxContent>
                    <w:p w14:paraId="453A898D" w14:textId="77777777" w:rsidR="00025C9E" w:rsidRDefault="00025C9E">
                      <w:pPr>
                        <w:spacing w:before="59"/>
                        <w:ind w:left="52"/>
                        <w:rPr>
                          <w:rFonts w:ascii="宋体" w:eastAsia="宋体" w:hAnsi="宋体" w:cs="宋体"/>
                          <w:sz w:val="17"/>
                          <w:szCs w:val="17"/>
                        </w:rPr>
                      </w:pPr>
                      <w:r>
                        <w:rPr>
                          <w:rFonts w:ascii="宋体" w:eastAsia="宋体" w:hAnsi="宋体" w:cs="宋体"/>
                          <w:spacing w:val="-4"/>
                          <w:sz w:val="17"/>
                          <w:szCs w:val="17"/>
                        </w:rPr>
                        <w:t>系统脆弱性评价指标集</w:t>
                      </w:r>
                    </w:p>
                  </w:txbxContent>
                </v:textbox>
              </v:shape>
              <v:shape id="_x0000_s8017" type="#_x0000_t202" style="position:absolute;left:3656;top:8234;width:1328;height:169" filled="f" stroked="f">
                <v:textbox inset="0,0,0,0">
                  <w:txbxContent>
                    <w:p w14:paraId="47E41897" w14:textId="77777777" w:rsidR="00025C9E" w:rsidRDefault="00025C9E">
                      <w:pPr>
                        <w:spacing w:line="168" w:lineRule="exact"/>
                        <w:rPr>
                          <w:rFonts w:ascii="宋体" w:eastAsia="宋体" w:hAnsi="宋体" w:cs="宋体"/>
                          <w:sz w:val="17"/>
                          <w:szCs w:val="17"/>
                        </w:rPr>
                      </w:pPr>
                      <w:r>
                        <w:rPr>
                          <w:rFonts w:ascii="宋体" w:eastAsia="宋体" w:hAnsi="宋体" w:cs="宋体"/>
                          <w:spacing w:val="-3"/>
                          <w:w w:val="95"/>
                          <w:sz w:val="17"/>
                          <w:szCs w:val="17"/>
                        </w:rPr>
                        <w:t>建立负荷概率模型</w:t>
                      </w:r>
                    </w:p>
                  </w:txbxContent>
                </v:textbox>
              </v:shape>
              <v:shape id="_x0000_s8016" type="#_x0000_t202" style="position:absolute;left:3326;top:8812;width:1978;height:367" filled="f" stroked="f">
                <v:textbox inset="0,0,0,0">
                  <w:txbxContent>
                    <w:p w14:paraId="7DCA07BE" w14:textId="77777777" w:rsidR="00025C9E" w:rsidRDefault="00025C9E">
                      <w:pPr>
                        <w:spacing w:line="156" w:lineRule="exact"/>
                        <w:ind w:left="-1"/>
                        <w:jc w:val="center"/>
                        <w:rPr>
                          <w:rFonts w:ascii="宋体" w:eastAsia="宋体" w:hAnsi="宋体" w:cs="宋体"/>
                          <w:sz w:val="17"/>
                          <w:szCs w:val="17"/>
                          <w:lang w:eastAsia="zh-CN"/>
                        </w:rPr>
                      </w:pPr>
                      <w:r>
                        <w:rPr>
                          <w:rFonts w:ascii="宋体" w:eastAsia="宋体" w:hAnsi="宋体" w:cs="宋体"/>
                          <w:spacing w:val="-4"/>
                          <w:w w:val="95"/>
                          <w:sz w:val="17"/>
                          <w:szCs w:val="17"/>
                          <w:lang w:eastAsia="zh-CN"/>
                        </w:rPr>
                        <w:t>基于蒙特卡洛的状态脆弱性</w:t>
                      </w:r>
                    </w:p>
                    <w:p w14:paraId="4A980114" w14:textId="77777777" w:rsidR="00025C9E" w:rsidRDefault="00025C9E">
                      <w:pPr>
                        <w:spacing w:line="210" w:lineRule="exact"/>
                        <w:ind w:left="5"/>
                        <w:jc w:val="center"/>
                        <w:rPr>
                          <w:rFonts w:ascii="宋体" w:eastAsia="宋体" w:hAnsi="宋体" w:cs="宋体"/>
                          <w:sz w:val="17"/>
                          <w:szCs w:val="17"/>
                        </w:rPr>
                      </w:pPr>
                      <w:r>
                        <w:rPr>
                          <w:rFonts w:ascii="宋体" w:eastAsia="宋体" w:hAnsi="宋体" w:cs="宋体"/>
                          <w:spacing w:val="-4"/>
                          <w:sz w:val="17"/>
                          <w:szCs w:val="17"/>
                        </w:rPr>
                        <w:t>指标研究</w:t>
                      </w:r>
                    </w:p>
                  </w:txbxContent>
                </v:textbox>
              </v:shape>
              <v:shape id="_x0000_s8015" type="#_x0000_t202" style="position:absolute;left:6141;top:8812;width:1982;height:367" filled="f" stroked="f">
                <v:textbox inset="0,0,0,0">
                  <w:txbxContent>
                    <w:p w14:paraId="540A30E0" w14:textId="77777777" w:rsidR="00025C9E" w:rsidRDefault="00025C9E">
                      <w:pPr>
                        <w:spacing w:line="156" w:lineRule="exact"/>
                        <w:jc w:val="center"/>
                        <w:rPr>
                          <w:rFonts w:ascii="宋体" w:eastAsia="宋体" w:hAnsi="宋体" w:cs="宋体"/>
                          <w:sz w:val="17"/>
                          <w:szCs w:val="17"/>
                          <w:lang w:eastAsia="zh-CN"/>
                        </w:rPr>
                      </w:pPr>
                      <w:r>
                        <w:rPr>
                          <w:rFonts w:ascii="宋体" w:eastAsia="宋体" w:hAnsi="宋体" w:cs="宋体"/>
                          <w:spacing w:val="-4"/>
                          <w:w w:val="95"/>
                          <w:sz w:val="17"/>
                          <w:szCs w:val="17"/>
                          <w:lang w:eastAsia="zh-CN"/>
                        </w:rPr>
                        <w:t>基于复杂网络的结构脆弱性</w:t>
                      </w:r>
                    </w:p>
                    <w:p w14:paraId="2601E21C" w14:textId="77777777" w:rsidR="00025C9E" w:rsidRDefault="00025C9E">
                      <w:pPr>
                        <w:spacing w:line="210" w:lineRule="exact"/>
                        <w:ind w:left="1"/>
                        <w:jc w:val="center"/>
                        <w:rPr>
                          <w:rFonts w:ascii="宋体" w:eastAsia="宋体" w:hAnsi="宋体" w:cs="宋体"/>
                          <w:sz w:val="17"/>
                          <w:szCs w:val="17"/>
                        </w:rPr>
                      </w:pPr>
                      <w:r>
                        <w:rPr>
                          <w:rFonts w:ascii="宋体" w:eastAsia="宋体" w:hAnsi="宋体" w:cs="宋体"/>
                          <w:spacing w:val="-4"/>
                          <w:sz w:val="17"/>
                          <w:szCs w:val="17"/>
                        </w:rPr>
                        <w:t>指标研究</w:t>
                      </w:r>
                    </w:p>
                  </w:txbxContent>
                </v:textbox>
              </v:shape>
            </v:group>
            <w10:wrap anchorx="page" anchory="page"/>
          </v:group>
        </w:pict>
      </w:r>
    </w:p>
    <w:p w14:paraId="23E4F167" w14:textId="77777777" w:rsidR="00996552" w:rsidRDefault="00996552">
      <w:pPr>
        <w:rPr>
          <w:rFonts w:ascii="宋体" w:eastAsia="宋体" w:hAnsi="宋体" w:cs="宋体"/>
          <w:sz w:val="20"/>
          <w:szCs w:val="20"/>
          <w:lang w:eastAsia="zh-CN"/>
        </w:rPr>
      </w:pPr>
    </w:p>
    <w:p w14:paraId="210DC0D4" w14:textId="77777777" w:rsidR="00996552" w:rsidRDefault="00996552">
      <w:pPr>
        <w:rPr>
          <w:rFonts w:ascii="宋体" w:eastAsia="宋体" w:hAnsi="宋体" w:cs="宋体"/>
          <w:sz w:val="20"/>
          <w:szCs w:val="20"/>
          <w:lang w:eastAsia="zh-CN"/>
        </w:rPr>
      </w:pPr>
    </w:p>
    <w:p w14:paraId="27AB58A3" w14:textId="77777777" w:rsidR="00996552" w:rsidRDefault="00996552">
      <w:pPr>
        <w:rPr>
          <w:rFonts w:ascii="宋体" w:eastAsia="宋体" w:hAnsi="宋体" w:cs="宋体"/>
          <w:sz w:val="20"/>
          <w:szCs w:val="20"/>
          <w:lang w:eastAsia="zh-CN"/>
        </w:rPr>
      </w:pPr>
    </w:p>
    <w:p w14:paraId="737433F6" w14:textId="77777777" w:rsidR="00996552" w:rsidRDefault="00996552">
      <w:pPr>
        <w:rPr>
          <w:rFonts w:ascii="宋体" w:eastAsia="宋体" w:hAnsi="宋体" w:cs="宋体"/>
          <w:sz w:val="20"/>
          <w:szCs w:val="20"/>
          <w:lang w:eastAsia="zh-CN"/>
        </w:rPr>
      </w:pPr>
    </w:p>
    <w:p w14:paraId="4BFA60E6" w14:textId="77777777" w:rsidR="00996552" w:rsidRDefault="00996552">
      <w:pPr>
        <w:rPr>
          <w:rFonts w:ascii="宋体" w:eastAsia="宋体" w:hAnsi="宋体" w:cs="宋体"/>
          <w:sz w:val="20"/>
          <w:szCs w:val="20"/>
          <w:lang w:eastAsia="zh-CN"/>
        </w:rPr>
      </w:pPr>
    </w:p>
    <w:p w14:paraId="5F642D32" w14:textId="77777777" w:rsidR="00996552" w:rsidRDefault="00996552">
      <w:pPr>
        <w:rPr>
          <w:rFonts w:ascii="宋体" w:eastAsia="宋体" w:hAnsi="宋体" w:cs="宋体"/>
          <w:sz w:val="20"/>
          <w:szCs w:val="20"/>
          <w:lang w:eastAsia="zh-CN"/>
        </w:rPr>
      </w:pPr>
    </w:p>
    <w:p w14:paraId="2126C89C" w14:textId="77777777" w:rsidR="00996552" w:rsidRDefault="00996552">
      <w:pPr>
        <w:rPr>
          <w:rFonts w:ascii="宋体" w:eastAsia="宋体" w:hAnsi="宋体" w:cs="宋体"/>
          <w:sz w:val="20"/>
          <w:szCs w:val="20"/>
          <w:lang w:eastAsia="zh-CN"/>
        </w:rPr>
      </w:pPr>
    </w:p>
    <w:p w14:paraId="67EABC4C" w14:textId="77777777" w:rsidR="00996552" w:rsidRDefault="00996552">
      <w:pPr>
        <w:rPr>
          <w:rFonts w:ascii="宋体" w:eastAsia="宋体" w:hAnsi="宋体" w:cs="宋体"/>
          <w:sz w:val="20"/>
          <w:szCs w:val="20"/>
          <w:lang w:eastAsia="zh-CN"/>
        </w:rPr>
      </w:pPr>
    </w:p>
    <w:p w14:paraId="33468F38" w14:textId="77777777" w:rsidR="00996552" w:rsidRDefault="00996552">
      <w:pPr>
        <w:rPr>
          <w:rFonts w:ascii="宋体" w:eastAsia="宋体" w:hAnsi="宋体" w:cs="宋体"/>
          <w:sz w:val="20"/>
          <w:szCs w:val="20"/>
          <w:lang w:eastAsia="zh-CN"/>
        </w:rPr>
      </w:pPr>
    </w:p>
    <w:p w14:paraId="34F1287E" w14:textId="77777777" w:rsidR="00996552" w:rsidRDefault="00996552">
      <w:pPr>
        <w:rPr>
          <w:rFonts w:ascii="宋体" w:eastAsia="宋体" w:hAnsi="宋体" w:cs="宋体"/>
          <w:sz w:val="20"/>
          <w:szCs w:val="20"/>
          <w:lang w:eastAsia="zh-CN"/>
        </w:rPr>
      </w:pPr>
    </w:p>
    <w:p w14:paraId="22AB38C0" w14:textId="77777777" w:rsidR="00996552" w:rsidRDefault="00996552">
      <w:pPr>
        <w:rPr>
          <w:rFonts w:ascii="宋体" w:eastAsia="宋体" w:hAnsi="宋体" w:cs="宋体"/>
          <w:sz w:val="20"/>
          <w:szCs w:val="20"/>
          <w:lang w:eastAsia="zh-CN"/>
        </w:rPr>
      </w:pPr>
    </w:p>
    <w:p w14:paraId="1DACE276" w14:textId="77777777" w:rsidR="00996552" w:rsidRDefault="00996552">
      <w:pPr>
        <w:rPr>
          <w:rFonts w:ascii="宋体" w:eastAsia="宋体" w:hAnsi="宋体" w:cs="宋体"/>
          <w:sz w:val="20"/>
          <w:szCs w:val="20"/>
          <w:lang w:eastAsia="zh-CN"/>
        </w:rPr>
      </w:pPr>
    </w:p>
    <w:p w14:paraId="0C789200" w14:textId="77777777" w:rsidR="00996552" w:rsidRDefault="00996552">
      <w:pPr>
        <w:rPr>
          <w:rFonts w:ascii="宋体" w:eastAsia="宋体" w:hAnsi="宋体" w:cs="宋体"/>
          <w:sz w:val="20"/>
          <w:szCs w:val="20"/>
          <w:lang w:eastAsia="zh-CN"/>
        </w:rPr>
      </w:pPr>
    </w:p>
    <w:p w14:paraId="0885C845" w14:textId="77777777" w:rsidR="00996552" w:rsidRDefault="00996552">
      <w:pPr>
        <w:rPr>
          <w:rFonts w:ascii="宋体" w:eastAsia="宋体" w:hAnsi="宋体" w:cs="宋体"/>
          <w:sz w:val="20"/>
          <w:szCs w:val="20"/>
          <w:lang w:eastAsia="zh-CN"/>
        </w:rPr>
      </w:pPr>
    </w:p>
    <w:p w14:paraId="0F60B05F" w14:textId="77777777" w:rsidR="00996552" w:rsidRDefault="00996552">
      <w:pPr>
        <w:rPr>
          <w:rFonts w:ascii="宋体" w:eastAsia="宋体" w:hAnsi="宋体" w:cs="宋体"/>
          <w:sz w:val="20"/>
          <w:szCs w:val="20"/>
          <w:lang w:eastAsia="zh-CN"/>
        </w:rPr>
      </w:pPr>
    </w:p>
    <w:p w14:paraId="0B5AF3EC" w14:textId="77777777" w:rsidR="00996552" w:rsidRDefault="00996552">
      <w:pPr>
        <w:rPr>
          <w:rFonts w:ascii="宋体" w:eastAsia="宋体" w:hAnsi="宋体" w:cs="宋体"/>
          <w:sz w:val="20"/>
          <w:szCs w:val="20"/>
          <w:lang w:eastAsia="zh-CN"/>
        </w:rPr>
      </w:pPr>
    </w:p>
    <w:p w14:paraId="3B4C5C2F" w14:textId="77777777" w:rsidR="00996552" w:rsidRDefault="00996552">
      <w:pPr>
        <w:rPr>
          <w:rFonts w:ascii="宋体" w:eastAsia="宋体" w:hAnsi="宋体" w:cs="宋体"/>
          <w:sz w:val="20"/>
          <w:szCs w:val="20"/>
          <w:lang w:eastAsia="zh-CN"/>
        </w:rPr>
      </w:pPr>
    </w:p>
    <w:p w14:paraId="7B793A6E" w14:textId="77777777" w:rsidR="00996552" w:rsidRDefault="00996552">
      <w:pPr>
        <w:rPr>
          <w:rFonts w:ascii="宋体" w:eastAsia="宋体" w:hAnsi="宋体" w:cs="宋体"/>
          <w:sz w:val="20"/>
          <w:szCs w:val="20"/>
          <w:lang w:eastAsia="zh-CN"/>
        </w:rPr>
      </w:pPr>
    </w:p>
    <w:p w14:paraId="74C39979" w14:textId="77777777" w:rsidR="00996552" w:rsidRDefault="00996552">
      <w:pPr>
        <w:rPr>
          <w:rFonts w:ascii="宋体" w:eastAsia="宋体" w:hAnsi="宋体" w:cs="宋体"/>
          <w:sz w:val="20"/>
          <w:szCs w:val="20"/>
          <w:lang w:eastAsia="zh-CN"/>
        </w:rPr>
      </w:pPr>
    </w:p>
    <w:p w14:paraId="0EE3BF8E" w14:textId="77777777" w:rsidR="00996552" w:rsidRDefault="00996552">
      <w:pPr>
        <w:rPr>
          <w:rFonts w:ascii="宋体" w:eastAsia="宋体" w:hAnsi="宋体" w:cs="宋体"/>
          <w:sz w:val="20"/>
          <w:szCs w:val="20"/>
          <w:lang w:eastAsia="zh-CN"/>
        </w:rPr>
      </w:pPr>
    </w:p>
    <w:p w14:paraId="52386328" w14:textId="77777777" w:rsidR="00996552" w:rsidRDefault="00996552">
      <w:pPr>
        <w:spacing w:before="4"/>
        <w:rPr>
          <w:rFonts w:ascii="宋体" w:eastAsia="宋体" w:hAnsi="宋体" w:cs="宋体"/>
          <w:sz w:val="20"/>
          <w:szCs w:val="20"/>
          <w:lang w:eastAsia="zh-CN"/>
        </w:rPr>
      </w:pPr>
    </w:p>
    <w:p w14:paraId="5840D4B0" w14:textId="77777777" w:rsidR="00996552" w:rsidRDefault="00025C9E">
      <w:pPr>
        <w:tabs>
          <w:tab w:val="left" w:pos="4380"/>
        </w:tabs>
        <w:spacing w:line="200" w:lineRule="atLeast"/>
        <w:ind w:left="1575"/>
        <w:rPr>
          <w:rFonts w:ascii="宋体" w:eastAsia="宋体" w:hAnsi="宋体" w:cs="宋体"/>
          <w:sz w:val="20"/>
          <w:szCs w:val="20"/>
        </w:rPr>
      </w:pPr>
      <w:r>
        <w:rPr>
          <w:rFonts w:ascii="宋体" w:eastAsiaTheme="minorHAnsi"/>
          <w:position w:val="70"/>
          <w:sz w:val="20"/>
        </w:rPr>
      </w:r>
      <w:r>
        <w:rPr>
          <w:rFonts w:ascii="宋体" w:eastAsiaTheme="minorHAnsi"/>
          <w:position w:val="70"/>
          <w:sz w:val="20"/>
        </w:rPr>
        <w:pict w14:anchorId="4EF0C809">
          <v:shape id="_x0000_s8162" type="#_x0000_t202" style="width:106.1pt;height:47.9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1050"/>
                    <w:gridCol w:w="1042"/>
                  </w:tblGrid>
                  <w:tr w:rsidR="00025C9E" w14:paraId="793B4E53" w14:textId="77777777">
                    <w:trPr>
                      <w:trHeight w:hRule="exact" w:val="374"/>
                    </w:trPr>
                    <w:tc>
                      <w:tcPr>
                        <w:tcW w:w="2092" w:type="dxa"/>
                        <w:gridSpan w:val="2"/>
                        <w:tcBorders>
                          <w:top w:val="single" w:sz="4" w:space="0" w:color="000000"/>
                          <w:left w:val="single" w:sz="4" w:space="0" w:color="000000"/>
                          <w:bottom w:val="single" w:sz="4" w:space="0" w:color="000000"/>
                          <w:right w:val="single" w:sz="4" w:space="0" w:color="000000"/>
                        </w:tcBorders>
                      </w:tcPr>
                      <w:p w14:paraId="4E7853FF" w14:textId="77777777" w:rsidR="00025C9E" w:rsidRDefault="00025C9E">
                        <w:pPr>
                          <w:spacing w:before="37"/>
                          <w:ind w:left="135"/>
                          <w:rPr>
                            <w:rFonts w:ascii="宋体" w:eastAsia="宋体" w:hAnsi="宋体" w:cs="宋体"/>
                            <w:sz w:val="17"/>
                            <w:szCs w:val="17"/>
                            <w:lang w:eastAsia="zh-CN"/>
                          </w:rPr>
                        </w:pPr>
                        <w:bookmarkStart w:id="35" w:name="_bookmark10"/>
                        <w:bookmarkEnd w:id="35"/>
                        <w:r>
                          <w:rPr>
                            <w:rFonts w:ascii="宋体" w:eastAsia="宋体" w:hAnsi="宋体" w:cs="宋体"/>
                            <w:spacing w:val="-4"/>
                            <w:sz w:val="17"/>
                            <w:szCs w:val="17"/>
                            <w:lang w:eastAsia="zh-CN"/>
                          </w:rPr>
                          <w:t>系统状态脆弱性模型研究</w:t>
                        </w:r>
                      </w:p>
                    </w:tc>
                  </w:tr>
                  <w:tr w:rsidR="00025C9E" w14:paraId="57290EC5" w14:textId="77777777">
                    <w:trPr>
                      <w:trHeight w:hRule="exact" w:val="201"/>
                    </w:trPr>
                    <w:tc>
                      <w:tcPr>
                        <w:tcW w:w="1050" w:type="dxa"/>
                        <w:tcBorders>
                          <w:top w:val="single" w:sz="4" w:space="0" w:color="000000"/>
                          <w:left w:val="nil"/>
                          <w:bottom w:val="single" w:sz="4" w:space="0" w:color="000000"/>
                          <w:right w:val="single" w:sz="5" w:space="0" w:color="000000"/>
                        </w:tcBorders>
                      </w:tcPr>
                      <w:p w14:paraId="7338CD8C" w14:textId="77777777" w:rsidR="00025C9E" w:rsidRDefault="00025C9E">
                        <w:pPr>
                          <w:rPr>
                            <w:lang w:eastAsia="zh-CN"/>
                          </w:rPr>
                        </w:pPr>
                      </w:p>
                    </w:tc>
                    <w:tc>
                      <w:tcPr>
                        <w:tcW w:w="1042" w:type="dxa"/>
                        <w:tcBorders>
                          <w:top w:val="single" w:sz="4" w:space="0" w:color="000000"/>
                          <w:left w:val="single" w:sz="5" w:space="0" w:color="000000"/>
                          <w:bottom w:val="single" w:sz="4" w:space="0" w:color="000000"/>
                          <w:right w:val="nil"/>
                        </w:tcBorders>
                      </w:tcPr>
                      <w:p w14:paraId="65325663" w14:textId="77777777" w:rsidR="00025C9E" w:rsidRDefault="00025C9E">
                        <w:pPr>
                          <w:rPr>
                            <w:lang w:eastAsia="zh-CN"/>
                          </w:rPr>
                        </w:pPr>
                      </w:p>
                    </w:tc>
                  </w:tr>
                  <w:tr w:rsidR="00025C9E" w14:paraId="78405981" w14:textId="77777777">
                    <w:trPr>
                      <w:trHeight w:hRule="exact" w:val="374"/>
                    </w:trPr>
                    <w:tc>
                      <w:tcPr>
                        <w:tcW w:w="2092" w:type="dxa"/>
                        <w:gridSpan w:val="2"/>
                        <w:tcBorders>
                          <w:top w:val="single" w:sz="4" w:space="0" w:color="000000"/>
                          <w:left w:val="single" w:sz="4" w:space="0" w:color="000000"/>
                          <w:bottom w:val="single" w:sz="4" w:space="0" w:color="000000"/>
                          <w:right w:val="single" w:sz="4" w:space="0" w:color="000000"/>
                        </w:tcBorders>
                      </w:tcPr>
                      <w:p w14:paraId="5D28909A" w14:textId="77777777" w:rsidR="00025C9E" w:rsidRDefault="00025C9E">
                        <w:pPr>
                          <w:spacing w:before="37"/>
                          <w:ind w:left="60"/>
                          <w:rPr>
                            <w:rFonts w:ascii="宋体" w:eastAsia="宋体" w:hAnsi="宋体" w:cs="宋体"/>
                            <w:sz w:val="17"/>
                            <w:szCs w:val="17"/>
                            <w:lang w:eastAsia="zh-CN"/>
                          </w:rPr>
                        </w:pPr>
                        <w:r>
                          <w:rPr>
                            <w:rFonts w:ascii="宋体" w:eastAsia="宋体" w:hAnsi="宋体" w:cs="宋体"/>
                            <w:spacing w:val="-5"/>
                            <w:sz w:val="17"/>
                            <w:szCs w:val="17"/>
                            <w:lang w:eastAsia="zh-CN"/>
                          </w:rPr>
                          <w:t>状态脆弱性定义与数学描述</w:t>
                        </w:r>
                      </w:p>
                    </w:tc>
                  </w:tr>
                </w:tbl>
                <w:p w14:paraId="57B6A9D7" w14:textId="77777777" w:rsidR="00025C9E" w:rsidRDefault="00025C9E">
                  <w:pPr>
                    <w:rPr>
                      <w:lang w:eastAsia="zh-CN"/>
                    </w:rPr>
                  </w:pPr>
                </w:p>
              </w:txbxContent>
            </v:textbox>
          </v:shape>
        </w:pict>
      </w:r>
      <w:r w:rsidR="002D0D3F">
        <w:rPr>
          <w:rFonts w:ascii="宋体"/>
          <w:position w:val="70"/>
          <w:sz w:val="20"/>
        </w:rPr>
        <w:tab/>
      </w:r>
      <w:r>
        <w:rPr>
          <w:rFonts w:ascii="宋体"/>
          <w:sz w:val="20"/>
        </w:rPr>
      </w:r>
      <w:r>
        <w:rPr>
          <w:rFonts w:ascii="宋体"/>
          <w:sz w:val="20"/>
        </w:rPr>
        <w:pict w14:anchorId="01B73064">
          <v:shape id="_x0000_s8161" type="#_x0000_t202" style="width:106.4pt;height:82.9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1051"/>
                    <w:gridCol w:w="1035"/>
                  </w:tblGrid>
                  <w:tr w:rsidR="00025C9E" w14:paraId="2FB9E553" w14:textId="77777777">
                    <w:trPr>
                      <w:trHeight w:hRule="exact" w:val="374"/>
                    </w:trPr>
                    <w:tc>
                      <w:tcPr>
                        <w:tcW w:w="2086" w:type="dxa"/>
                        <w:gridSpan w:val="2"/>
                        <w:tcBorders>
                          <w:top w:val="single" w:sz="4" w:space="0" w:color="000000"/>
                          <w:left w:val="single" w:sz="4" w:space="0" w:color="000000"/>
                          <w:bottom w:val="single" w:sz="4" w:space="0" w:color="000000"/>
                          <w:right w:val="single" w:sz="4" w:space="0" w:color="000000"/>
                        </w:tcBorders>
                      </w:tcPr>
                      <w:p w14:paraId="7CAA638C" w14:textId="77777777" w:rsidR="00025C9E" w:rsidRDefault="00025C9E">
                        <w:pPr>
                          <w:spacing w:before="37"/>
                          <w:ind w:left="140"/>
                          <w:rPr>
                            <w:rFonts w:ascii="宋体" w:eastAsia="宋体" w:hAnsi="宋体" w:cs="宋体"/>
                            <w:sz w:val="17"/>
                            <w:szCs w:val="17"/>
                            <w:lang w:eastAsia="zh-CN"/>
                          </w:rPr>
                        </w:pPr>
                        <w:r>
                          <w:rPr>
                            <w:rFonts w:ascii="宋体" w:eastAsia="宋体" w:hAnsi="宋体" w:cs="宋体"/>
                            <w:spacing w:val="-4"/>
                            <w:sz w:val="17"/>
                            <w:szCs w:val="17"/>
                            <w:lang w:eastAsia="zh-CN"/>
                          </w:rPr>
                          <w:t>系统结构脆弱性模型研究</w:t>
                        </w:r>
                      </w:p>
                    </w:tc>
                  </w:tr>
                  <w:tr w:rsidR="00025C9E" w14:paraId="0AB49D56" w14:textId="77777777">
                    <w:trPr>
                      <w:trHeight w:hRule="exact" w:val="201"/>
                    </w:trPr>
                    <w:tc>
                      <w:tcPr>
                        <w:tcW w:w="1051" w:type="dxa"/>
                        <w:tcBorders>
                          <w:top w:val="single" w:sz="4" w:space="0" w:color="000000"/>
                          <w:left w:val="nil"/>
                          <w:bottom w:val="single" w:sz="4" w:space="0" w:color="000000"/>
                          <w:right w:val="single" w:sz="5" w:space="0" w:color="000000"/>
                        </w:tcBorders>
                      </w:tcPr>
                      <w:p w14:paraId="099F778C" w14:textId="77777777" w:rsidR="00025C9E" w:rsidRDefault="00025C9E">
                        <w:pPr>
                          <w:rPr>
                            <w:lang w:eastAsia="zh-CN"/>
                          </w:rPr>
                        </w:pPr>
                      </w:p>
                    </w:tc>
                    <w:tc>
                      <w:tcPr>
                        <w:tcW w:w="1034" w:type="dxa"/>
                        <w:tcBorders>
                          <w:top w:val="single" w:sz="4" w:space="0" w:color="000000"/>
                          <w:left w:val="single" w:sz="5" w:space="0" w:color="000000"/>
                          <w:bottom w:val="single" w:sz="4" w:space="0" w:color="000000"/>
                          <w:right w:val="nil"/>
                        </w:tcBorders>
                      </w:tcPr>
                      <w:p w14:paraId="45B9F9E5" w14:textId="77777777" w:rsidR="00025C9E" w:rsidRDefault="00025C9E">
                        <w:pPr>
                          <w:rPr>
                            <w:lang w:eastAsia="zh-CN"/>
                          </w:rPr>
                        </w:pPr>
                      </w:p>
                    </w:tc>
                  </w:tr>
                  <w:tr w:rsidR="00025C9E" w14:paraId="23DD3718" w14:textId="77777777">
                    <w:trPr>
                      <w:trHeight w:hRule="exact" w:val="374"/>
                    </w:trPr>
                    <w:tc>
                      <w:tcPr>
                        <w:tcW w:w="2086" w:type="dxa"/>
                        <w:gridSpan w:val="2"/>
                        <w:tcBorders>
                          <w:top w:val="single" w:sz="4" w:space="0" w:color="000000"/>
                          <w:left w:val="single" w:sz="4" w:space="0" w:color="000000"/>
                          <w:bottom w:val="single" w:sz="4" w:space="0" w:color="000000"/>
                          <w:right w:val="single" w:sz="4" w:space="0" w:color="000000"/>
                        </w:tcBorders>
                      </w:tcPr>
                      <w:p w14:paraId="4E04A93C" w14:textId="77777777" w:rsidR="00025C9E" w:rsidRDefault="00025C9E">
                        <w:pPr>
                          <w:spacing w:before="37"/>
                          <w:ind w:left="68"/>
                          <w:rPr>
                            <w:rFonts w:ascii="宋体" w:eastAsia="宋体" w:hAnsi="宋体" w:cs="宋体"/>
                            <w:sz w:val="17"/>
                            <w:szCs w:val="17"/>
                            <w:lang w:eastAsia="zh-CN"/>
                          </w:rPr>
                        </w:pPr>
                        <w:r>
                          <w:rPr>
                            <w:rFonts w:ascii="宋体" w:eastAsia="宋体" w:hAnsi="宋体" w:cs="宋体"/>
                            <w:spacing w:val="-5"/>
                            <w:sz w:val="17"/>
                            <w:szCs w:val="17"/>
                            <w:lang w:eastAsia="zh-CN"/>
                          </w:rPr>
                          <w:t>结构脆弱性定义与数学描述</w:t>
                        </w:r>
                      </w:p>
                    </w:tc>
                  </w:tr>
                  <w:tr w:rsidR="00025C9E" w14:paraId="0B2893DC" w14:textId="77777777">
                    <w:trPr>
                      <w:trHeight w:hRule="exact" w:val="186"/>
                    </w:trPr>
                    <w:tc>
                      <w:tcPr>
                        <w:tcW w:w="1051" w:type="dxa"/>
                        <w:tcBorders>
                          <w:top w:val="single" w:sz="4" w:space="0" w:color="000000"/>
                          <w:left w:val="nil"/>
                          <w:bottom w:val="single" w:sz="4" w:space="0" w:color="000000"/>
                          <w:right w:val="single" w:sz="5" w:space="0" w:color="000000"/>
                        </w:tcBorders>
                      </w:tcPr>
                      <w:p w14:paraId="78975474" w14:textId="77777777" w:rsidR="00025C9E" w:rsidRDefault="00025C9E">
                        <w:pPr>
                          <w:rPr>
                            <w:lang w:eastAsia="zh-CN"/>
                          </w:rPr>
                        </w:pPr>
                      </w:p>
                    </w:tc>
                    <w:tc>
                      <w:tcPr>
                        <w:tcW w:w="1034" w:type="dxa"/>
                        <w:tcBorders>
                          <w:top w:val="single" w:sz="4" w:space="0" w:color="000000"/>
                          <w:left w:val="single" w:sz="5" w:space="0" w:color="000000"/>
                          <w:bottom w:val="single" w:sz="4" w:space="0" w:color="000000"/>
                          <w:right w:val="nil"/>
                        </w:tcBorders>
                      </w:tcPr>
                      <w:p w14:paraId="608FE3F2" w14:textId="77777777" w:rsidR="00025C9E" w:rsidRDefault="00025C9E">
                        <w:pPr>
                          <w:rPr>
                            <w:lang w:eastAsia="zh-CN"/>
                          </w:rPr>
                        </w:pPr>
                      </w:p>
                    </w:tc>
                  </w:tr>
                  <w:tr w:rsidR="00025C9E" w14:paraId="2435DEB9" w14:textId="77777777">
                    <w:trPr>
                      <w:trHeight w:hRule="exact" w:val="514"/>
                    </w:trPr>
                    <w:tc>
                      <w:tcPr>
                        <w:tcW w:w="2086" w:type="dxa"/>
                        <w:gridSpan w:val="2"/>
                        <w:tcBorders>
                          <w:top w:val="single" w:sz="4" w:space="0" w:color="000000"/>
                          <w:left w:val="single" w:sz="4" w:space="0" w:color="000000"/>
                          <w:bottom w:val="single" w:sz="4" w:space="0" w:color="000000"/>
                          <w:right w:val="single" w:sz="4" w:space="0" w:color="000000"/>
                        </w:tcBorders>
                      </w:tcPr>
                      <w:p w14:paraId="2EBD0357" w14:textId="77777777" w:rsidR="00025C9E" w:rsidRDefault="00025C9E">
                        <w:pPr>
                          <w:spacing w:before="49" w:line="198" w:lineRule="exact"/>
                          <w:ind w:left="896" w:right="21" w:hanging="826"/>
                          <w:rPr>
                            <w:rFonts w:ascii="宋体" w:eastAsia="宋体" w:hAnsi="宋体" w:cs="宋体"/>
                            <w:sz w:val="17"/>
                            <w:szCs w:val="17"/>
                            <w:lang w:eastAsia="zh-CN"/>
                          </w:rPr>
                        </w:pPr>
                        <w:r>
                          <w:rPr>
                            <w:rFonts w:ascii="宋体" w:eastAsia="宋体" w:hAnsi="宋体" w:cs="宋体"/>
                            <w:spacing w:val="-4"/>
                            <w:w w:val="95"/>
                            <w:sz w:val="17"/>
                            <w:szCs w:val="17"/>
                            <w:lang w:eastAsia="zh-CN"/>
                          </w:rPr>
                          <w:t>基于复杂网络理论建立电网</w:t>
                        </w:r>
                        <w:r>
                          <w:rPr>
                            <w:rFonts w:ascii="宋体" w:eastAsia="宋体" w:hAnsi="宋体" w:cs="宋体"/>
                            <w:spacing w:val="28"/>
                            <w:w w:val="98"/>
                            <w:sz w:val="17"/>
                            <w:szCs w:val="17"/>
                            <w:lang w:eastAsia="zh-CN"/>
                          </w:rPr>
                          <w:t xml:space="preserve"> </w:t>
                        </w:r>
                        <w:r>
                          <w:rPr>
                            <w:rFonts w:ascii="宋体" w:eastAsia="宋体" w:hAnsi="宋体" w:cs="宋体"/>
                            <w:sz w:val="17"/>
                            <w:szCs w:val="17"/>
                            <w:lang w:eastAsia="zh-CN"/>
                          </w:rPr>
                          <w:t>模型</w:t>
                        </w:r>
                      </w:p>
                    </w:tc>
                  </w:tr>
                </w:tbl>
                <w:p w14:paraId="41AE28F0" w14:textId="77777777" w:rsidR="00025C9E" w:rsidRDefault="00025C9E">
                  <w:pPr>
                    <w:rPr>
                      <w:lang w:eastAsia="zh-CN"/>
                    </w:rPr>
                  </w:pPr>
                </w:p>
              </w:txbxContent>
            </v:textbox>
          </v:shape>
        </w:pict>
      </w:r>
    </w:p>
    <w:p w14:paraId="4A2C5800" w14:textId="77777777" w:rsidR="00996552" w:rsidRDefault="00996552">
      <w:pPr>
        <w:rPr>
          <w:rFonts w:ascii="宋体" w:eastAsia="宋体" w:hAnsi="宋体" w:cs="宋体"/>
          <w:sz w:val="20"/>
          <w:szCs w:val="20"/>
        </w:rPr>
      </w:pPr>
    </w:p>
    <w:p w14:paraId="2238DFB4" w14:textId="77777777" w:rsidR="00996552" w:rsidRDefault="00996552">
      <w:pPr>
        <w:rPr>
          <w:rFonts w:ascii="宋体" w:eastAsia="宋体" w:hAnsi="宋体" w:cs="宋体"/>
          <w:sz w:val="20"/>
          <w:szCs w:val="20"/>
        </w:rPr>
      </w:pPr>
    </w:p>
    <w:p w14:paraId="7AEABED9" w14:textId="77777777" w:rsidR="00996552" w:rsidRDefault="00996552">
      <w:pPr>
        <w:rPr>
          <w:rFonts w:ascii="宋体" w:eastAsia="宋体" w:hAnsi="宋体" w:cs="宋体"/>
          <w:sz w:val="20"/>
          <w:szCs w:val="20"/>
        </w:rPr>
      </w:pPr>
    </w:p>
    <w:p w14:paraId="1AA88F75" w14:textId="77777777" w:rsidR="00996552" w:rsidRDefault="00996552">
      <w:pPr>
        <w:rPr>
          <w:rFonts w:ascii="宋体" w:eastAsia="宋体" w:hAnsi="宋体" w:cs="宋体"/>
          <w:sz w:val="20"/>
          <w:szCs w:val="20"/>
        </w:rPr>
      </w:pPr>
    </w:p>
    <w:p w14:paraId="4F944276" w14:textId="77777777" w:rsidR="00996552" w:rsidRDefault="00996552">
      <w:pPr>
        <w:rPr>
          <w:rFonts w:ascii="宋体" w:eastAsia="宋体" w:hAnsi="宋体" w:cs="宋体"/>
          <w:sz w:val="20"/>
          <w:szCs w:val="20"/>
        </w:rPr>
      </w:pPr>
    </w:p>
    <w:p w14:paraId="05C6833C" w14:textId="77777777" w:rsidR="00996552" w:rsidRDefault="00996552">
      <w:pPr>
        <w:rPr>
          <w:rFonts w:ascii="宋体" w:eastAsia="宋体" w:hAnsi="宋体" w:cs="宋体"/>
          <w:sz w:val="20"/>
          <w:szCs w:val="20"/>
        </w:rPr>
      </w:pPr>
    </w:p>
    <w:p w14:paraId="2BA54A86" w14:textId="77777777" w:rsidR="00996552" w:rsidRDefault="00996552">
      <w:pPr>
        <w:rPr>
          <w:rFonts w:ascii="宋体" w:eastAsia="宋体" w:hAnsi="宋体" w:cs="宋体"/>
          <w:sz w:val="20"/>
          <w:szCs w:val="20"/>
        </w:rPr>
      </w:pPr>
    </w:p>
    <w:p w14:paraId="7F28B338" w14:textId="77777777" w:rsidR="00996552" w:rsidRDefault="00996552">
      <w:pPr>
        <w:rPr>
          <w:rFonts w:ascii="宋体" w:eastAsia="宋体" w:hAnsi="宋体" w:cs="宋体"/>
          <w:sz w:val="20"/>
          <w:szCs w:val="20"/>
        </w:rPr>
      </w:pPr>
    </w:p>
    <w:p w14:paraId="5770628E" w14:textId="77777777" w:rsidR="00996552" w:rsidRDefault="00996552">
      <w:pPr>
        <w:spacing w:before="10"/>
        <w:rPr>
          <w:rFonts w:ascii="宋体" w:eastAsia="宋体" w:hAnsi="宋体" w:cs="宋体"/>
          <w:sz w:val="27"/>
          <w:szCs w:val="27"/>
        </w:rPr>
      </w:pPr>
    </w:p>
    <w:tbl>
      <w:tblPr>
        <w:tblStyle w:val="TableNormal"/>
        <w:tblW w:w="0" w:type="auto"/>
        <w:tblInd w:w="2937" w:type="dxa"/>
        <w:tblLayout w:type="fixed"/>
        <w:tblLook w:val="01E0" w:firstRow="1" w:lastRow="1" w:firstColumn="1" w:lastColumn="1" w:noHBand="0" w:noVBand="0"/>
      </w:tblPr>
      <w:tblGrid>
        <w:gridCol w:w="243"/>
        <w:gridCol w:w="243"/>
        <w:gridCol w:w="293"/>
        <w:gridCol w:w="225"/>
        <w:gridCol w:w="261"/>
        <w:gridCol w:w="223"/>
        <w:gridCol w:w="242"/>
        <w:gridCol w:w="244"/>
      </w:tblGrid>
      <w:tr w:rsidR="00996552" w14:paraId="1397795E" w14:textId="77777777">
        <w:trPr>
          <w:trHeight w:hRule="exact" w:val="1035"/>
        </w:trPr>
        <w:tc>
          <w:tcPr>
            <w:tcW w:w="486" w:type="dxa"/>
            <w:gridSpan w:val="2"/>
            <w:tcBorders>
              <w:top w:val="single" w:sz="5" w:space="0" w:color="000000"/>
              <w:left w:val="single" w:sz="5" w:space="0" w:color="000000"/>
              <w:bottom w:val="single" w:sz="5" w:space="0" w:color="000000"/>
              <w:right w:val="single" w:sz="5" w:space="0" w:color="000000"/>
            </w:tcBorders>
          </w:tcPr>
          <w:p w14:paraId="0D81BB21" w14:textId="77777777" w:rsidR="00996552" w:rsidRDefault="002D0D3F">
            <w:pPr>
              <w:pStyle w:val="TableParagraph"/>
              <w:spacing w:before="94" w:line="213" w:lineRule="auto"/>
              <w:ind w:left="74" w:right="59"/>
              <w:jc w:val="both"/>
              <w:rPr>
                <w:rFonts w:ascii="宋体" w:eastAsia="宋体" w:hAnsi="宋体" w:cs="宋体"/>
                <w:sz w:val="17"/>
                <w:szCs w:val="17"/>
              </w:rPr>
            </w:pPr>
            <w:r>
              <w:rPr>
                <w:rFonts w:ascii="宋体" w:eastAsia="宋体" w:hAnsi="宋体" w:cs="宋体"/>
                <w:w w:val="95"/>
                <w:sz w:val="17"/>
                <w:szCs w:val="17"/>
              </w:rPr>
              <w:t>脆弱</w:t>
            </w:r>
            <w:r>
              <w:rPr>
                <w:rFonts w:ascii="宋体" w:eastAsia="宋体" w:hAnsi="宋体" w:cs="宋体"/>
                <w:w w:val="99"/>
                <w:sz w:val="17"/>
                <w:szCs w:val="17"/>
              </w:rPr>
              <w:t xml:space="preserve"> </w:t>
            </w:r>
            <w:r>
              <w:rPr>
                <w:rFonts w:ascii="宋体" w:eastAsia="宋体" w:hAnsi="宋体" w:cs="宋体"/>
                <w:w w:val="95"/>
                <w:sz w:val="17"/>
                <w:szCs w:val="17"/>
              </w:rPr>
              <w:t>性指</w:t>
            </w:r>
            <w:r>
              <w:rPr>
                <w:rFonts w:ascii="宋体" w:eastAsia="宋体" w:hAnsi="宋体" w:cs="宋体"/>
                <w:w w:val="98"/>
                <w:sz w:val="17"/>
                <w:szCs w:val="17"/>
              </w:rPr>
              <w:t xml:space="preserve"> </w:t>
            </w:r>
            <w:r>
              <w:rPr>
                <w:rFonts w:ascii="宋体" w:eastAsia="宋体" w:hAnsi="宋体" w:cs="宋体"/>
                <w:w w:val="95"/>
                <w:sz w:val="17"/>
                <w:szCs w:val="17"/>
              </w:rPr>
              <w:t>标归</w:t>
            </w:r>
            <w:r>
              <w:rPr>
                <w:rFonts w:ascii="宋体" w:eastAsia="宋体" w:hAnsi="宋体" w:cs="宋体"/>
                <w:w w:val="99"/>
                <w:sz w:val="17"/>
                <w:szCs w:val="17"/>
              </w:rPr>
              <w:t xml:space="preserve"> </w:t>
            </w:r>
            <w:r>
              <w:rPr>
                <w:rFonts w:ascii="宋体" w:eastAsia="宋体" w:hAnsi="宋体" w:cs="宋体"/>
                <w:w w:val="95"/>
                <w:sz w:val="17"/>
                <w:szCs w:val="17"/>
              </w:rPr>
              <w:t>一化</w:t>
            </w:r>
          </w:p>
        </w:tc>
        <w:tc>
          <w:tcPr>
            <w:tcW w:w="293" w:type="dxa"/>
            <w:tcBorders>
              <w:top w:val="nil"/>
              <w:left w:val="single" w:sz="5" w:space="0" w:color="000000"/>
              <w:bottom w:val="nil"/>
              <w:right w:val="single" w:sz="5" w:space="0" w:color="000000"/>
            </w:tcBorders>
          </w:tcPr>
          <w:p w14:paraId="44F496C9" w14:textId="77777777" w:rsidR="00996552" w:rsidRDefault="00996552"/>
        </w:tc>
        <w:tc>
          <w:tcPr>
            <w:tcW w:w="486" w:type="dxa"/>
            <w:gridSpan w:val="2"/>
            <w:tcBorders>
              <w:top w:val="single" w:sz="5" w:space="0" w:color="000000"/>
              <w:left w:val="single" w:sz="5" w:space="0" w:color="000000"/>
              <w:bottom w:val="single" w:sz="5" w:space="0" w:color="000000"/>
              <w:right w:val="single" w:sz="5" w:space="0" w:color="000000"/>
            </w:tcBorders>
          </w:tcPr>
          <w:p w14:paraId="764986E4" w14:textId="77777777" w:rsidR="00996552" w:rsidRDefault="002D0D3F">
            <w:pPr>
              <w:pStyle w:val="TableParagraph"/>
              <w:spacing w:line="213" w:lineRule="auto"/>
              <w:ind w:left="76" w:right="58"/>
              <w:jc w:val="both"/>
              <w:rPr>
                <w:rFonts w:ascii="宋体" w:eastAsia="宋体" w:hAnsi="宋体" w:cs="宋体"/>
                <w:sz w:val="17"/>
                <w:szCs w:val="17"/>
              </w:rPr>
            </w:pPr>
            <w:r>
              <w:rPr>
                <w:rFonts w:ascii="宋体" w:eastAsia="宋体" w:hAnsi="宋体" w:cs="宋体"/>
                <w:w w:val="95"/>
                <w:sz w:val="17"/>
                <w:szCs w:val="17"/>
              </w:rPr>
              <w:t>脆弱</w:t>
            </w:r>
            <w:r>
              <w:rPr>
                <w:rFonts w:ascii="宋体" w:eastAsia="宋体" w:hAnsi="宋体" w:cs="宋体"/>
                <w:w w:val="99"/>
                <w:sz w:val="17"/>
                <w:szCs w:val="17"/>
              </w:rPr>
              <w:t xml:space="preserve"> </w:t>
            </w:r>
            <w:r>
              <w:rPr>
                <w:rFonts w:ascii="宋体" w:eastAsia="宋体" w:hAnsi="宋体" w:cs="宋体"/>
                <w:w w:val="95"/>
                <w:sz w:val="17"/>
                <w:szCs w:val="17"/>
              </w:rPr>
              <w:t>性指</w:t>
            </w:r>
            <w:r>
              <w:rPr>
                <w:rFonts w:ascii="宋体" w:eastAsia="宋体" w:hAnsi="宋体" w:cs="宋体"/>
                <w:w w:val="98"/>
                <w:sz w:val="17"/>
                <w:szCs w:val="17"/>
              </w:rPr>
              <w:t xml:space="preserve"> </w:t>
            </w:r>
            <w:r>
              <w:rPr>
                <w:rFonts w:ascii="宋体" w:eastAsia="宋体" w:hAnsi="宋体" w:cs="宋体"/>
                <w:w w:val="95"/>
                <w:sz w:val="17"/>
                <w:szCs w:val="17"/>
              </w:rPr>
              <w:t>标权</w:t>
            </w:r>
            <w:r>
              <w:rPr>
                <w:rFonts w:ascii="宋体" w:eastAsia="宋体" w:hAnsi="宋体" w:cs="宋体"/>
                <w:w w:val="98"/>
                <w:sz w:val="17"/>
                <w:szCs w:val="17"/>
              </w:rPr>
              <w:t xml:space="preserve"> </w:t>
            </w:r>
            <w:r>
              <w:rPr>
                <w:rFonts w:ascii="宋体" w:eastAsia="宋体" w:hAnsi="宋体" w:cs="宋体"/>
                <w:w w:val="95"/>
                <w:sz w:val="17"/>
                <w:szCs w:val="17"/>
              </w:rPr>
              <w:t>重分</w:t>
            </w:r>
            <w:r>
              <w:rPr>
                <w:rFonts w:ascii="宋体" w:eastAsia="宋体" w:hAnsi="宋体" w:cs="宋体"/>
                <w:w w:val="99"/>
                <w:sz w:val="17"/>
                <w:szCs w:val="17"/>
              </w:rPr>
              <w:t xml:space="preserve"> </w:t>
            </w:r>
            <w:r>
              <w:rPr>
                <w:rFonts w:ascii="宋体" w:eastAsia="宋体" w:hAnsi="宋体" w:cs="宋体"/>
                <w:sz w:val="17"/>
                <w:szCs w:val="17"/>
              </w:rPr>
              <w:t>配</w:t>
            </w:r>
          </w:p>
        </w:tc>
        <w:tc>
          <w:tcPr>
            <w:tcW w:w="223" w:type="dxa"/>
            <w:tcBorders>
              <w:top w:val="nil"/>
              <w:left w:val="single" w:sz="5" w:space="0" w:color="000000"/>
              <w:bottom w:val="nil"/>
              <w:right w:val="single" w:sz="5" w:space="0" w:color="000000"/>
            </w:tcBorders>
          </w:tcPr>
          <w:p w14:paraId="7DC8CBEA" w14:textId="77777777" w:rsidR="00996552" w:rsidRDefault="00996552"/>
        </w:tc>
        <w:tc>
          <w:tcPr>
            <w:tcW w:w="486" w:type="dxa"/>
            <w:gridSpan w:val="2"/>
            <w:tcBorders>
              <w:top w:val="single" w:sz="5" w:space="0" w:color="000000"/>
              <w:left w:val="single" w:sz="5" w:space="0" w:color="000000"/>
              <w:bottom w:val="single" w:sz="5" w:space="0" w:color="000000"/>
              <w:right w:val="single" w:sz="5" w:space="0" w:color="000000"/>
            </w:tcBorders>
          </w:tcPr>
          <w:p w14:paraId="1B43D036" w14:textId="77777777" w:rsidR="00996552" w:rsidRDefault="002D0D3F">
            <w:pPr>
              <w:pStyle w:val="TableParagraph"/>
              <w:spacing w:before="94" w:line="213" w:lineRule="auto"/>
              <w:ind w:left="77" w:right="57"/>
              <w:jc w:val="both"/>
              <w:rPr>
                <w:rFonts w:ascii="宋体" w:eastAsia="宋体" w:hAnsi="宋体" w:cs="宋体"/>
                <w:sz w:val="17"/>
                <w:szCs w:val="17"/>
              </w:rPr>
            </w:pPr>
            <w:r>
              <w:rPr>
                <w:rFonts w:ascii="宋体" w:eastAsia="宋体" w:hAnsi="宋体" w:cs="宋体"/>
                <w:w w:val="95"/>
                <w:sz w:val="17"/>
                <w:szCs w:val="17"/>
              </w:rPr>
              <w:t>各级</w:t>
            </w:r>
            <w:r>
              <w:rPr>
                <w:rFonts w:ascii="宋体" w:eastAsia="宋体" w:hAnsi="宋体" w:cs="宋体"/>
                <w:w w:val="99"/>
                <w:sz w:val="17"/>
                <w:szCs w:val="17"/>
              </w:rPr>
              <w:t xml:space="preserve"> </w:t>
            </w:r>
            <w:r>
              <w:rPr>
                <w:rFonts w:ascii="宋体" w:eastAsia="宋体" w:hAnsi="宋体" w:cs="宋体"/>
                <w:w w:val="95"/>
                <w:sz w:val="17"/>
                <w:szCs w:val="17"/>
              </w:rPr>
              <w:t>指标</w:t>
            </w:r>
            <w:r>
              <w:rPr>
                <w:rFonts w:ascii="宋体" w:eastAsia="宋体" w:hAnsi="宋体" w:cs="宋体"/>
                <w:w w:val="98"/>
                <w:sz w:val="17"/>
                <w:szCs w:val="17"/>
              </w:rPr>
              <w:t xml:space="preserve"> </w:t>
            </w:r>
            <w:r>
              <w:rPr>
                <w:rFonts w:ascii="宋体" w:eastAsia="宋体" w:hAnsi="宋体" w:cs="宋体"/>
                <w:w w:val="95"/>
                <w:sz w:val="17"/>
                <w:szCs w:val="17"/>
              </w:rPr>
              <w:t>集融</w:t>
            </w:r>
            <w:r>
              <w:rPr>
                <w:rFonts w:ascii="宋体" w:eastAsia="宋体" w:hAnsi="宋体" w:cs="宋体"/>
                <w:w w:val="99"/>
                <w:sz w:val="17"/>
                <w:szCs w:val="17"/>
              </w:rPr>
              <w:t xml:space="preserve"> </w:t>
            </w:r>
            <w:r>
              <w:rPr>
                <w:rFonts w:ascii="宋体" w:eastAsia="宋体" w:hAnsi="宋体" w:cs="宋体"/>
                <w:sz w:val="17"/>
                <w:szCs w:val="17"/>
              </w:rPr>
              <w:t>合</w:t>
            </w:r>
          </w:p>
        </w:tc>
      </w:tr>
      <w:tr w:rsidR="00996552" w14:paraId="6B12806C" w14:textId="77777777">
        <w:trPr>
          <w:trHeight w:hRule="exact" w:val="175"/>
        </w:trPr>
        <w:tc>
          <w:tcPr>
            <w:tcW w:w="243" w:type="dxa"/>
            <w:tcBorders>
              <w:top w:val="single" w:sz="5" w:space="0" w:color="000000"/>
              <w:left w:val="nil"/>
              <w:bottom w:val="nil"/>
              <w:right w:val="single" w:sz="5" w:space="0" w:color="000000"/>
            </w:tcBorders>
          </w:tcPr>
          <w:p w14:paraId="3517C525" w14:textId="77777777" w:rsidR="00996552" w:rsidRDefault="00996552"/>
        </w:tc>
        <w:tc>
          <w:tcPr>
            <w:tcW w:w="761" w:type="dxa"/>
            <w:gridSpan w:val="3"/>
            <w:tcBorders>
              <w:top w:val="nil"/>
              <w:left w:val="single" w:sz="5" w:space="0" w:color="000000"/>
              <w:bottom w:val="single" w:sz="5" w:space="0" w:color="000000"/>
              <w:right w:val="single" w:sz="5" w:space="0" w:color="000000"/>
            </w:tcBorders>
          </w:tcPr>
          <w:p w14:paraId="6BF2E68B" w14:textId="77777777" w:rsidR="00996552" w:rsidRDefault="00996552"/>
        </w:tc>
        <w:tc>
          <w:tcPr>
            <w:tcW w:w="726" w:type="dxa"/>
            <w:gridSpan w:val="3"/>
            <w:tcBorders>
              <w:top w:val="nil"/>
              <w:left w:val="single" w:sz="5" w:space="0" w:color="000000"/>
              <w:bottom w:val="single" w:sz="5" w:space="0" w:color="000000"/>
              <w:right w:val="single" w:sz="5" w:space="0" w:color="000000"/>
            </w:tcBorders>
          </w:tcPr>
          <w:p w14:paraId="608354FC" w14:textId="77777777" w:rsidR="00996552" w:rsidRDefault="00996552"/>
        </w:tc>
        <w:tc>
          <w:tcPr>
            <w:tcW w:w="243" w:type="dxa"/>
            <w:tcBorders>
              <w:top w:val="single" w:sz="5" w:space="0" w:color="000000"/>
              <w:left w:val="single" w:sz="5" w:space="0" w:color="000000"/>
              <w:bottom w:val="nil"/>
              <w:right w:val="nil"/>
            </w:tcBorders>
          </w:tcPr>
          <w:p w14:paraId="2960365E" w14:textId="77777777" w:rsidR="00996552" w:rsidRDefault="00996552"/>
        </w:tc>
      </w:tr>
    </w:tbl>
    <w:p w14:paraId="3FD5ABFE" w14:textId="77777777" w:rsidR="00996552" w:rsidRDefault="00996552">
      <w:pPr>
        <w:spacing w:before="12"/>
        <w:rPr>
          <w:rFonts w:ascii="宋体" w:eastAsia="宋体" w:hAnsi="宋体" w:cs="宋体"/>
          <w:sz w:val="4"/>
          <w:szCs w:val="4"/>
        </w:rPr>
      </w:pPr>
    </w:p>
    <w:p w14:paraId="0333F363" w14:textId="77777777" w:rsidR="00996552" w:rsidRDefault="00025C9E">
      <w:pPr>
        <w:spacing w:line="200" w:lineRule="atLeast"/>
        <w:ind w:left="2309"/>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72B5700">
          <v:group id="_x0000_s7992" style="width:164.15pt;height:94.45pt;mso-position-horizontal-relative:char;mso-position-vertical-relative:line" coordsize="3283,1889">
            <v:group id="_x0000_s8009" style="position:absolute;left:578;top:819;width:2126;height:505" coordorigin="578,819" coordsize="2126,505">
              <v:shape id="_x0000_s8010" style="position:absolute;left:578;top:819;width:2126;height:505" coordorigin="578,819" coordsize="2126,505" path="m578,1323r2126,l2704,819r-2126,l578,1323xe" filled="f" strokeweight=".17456mm">
                <v:path arrowok="t"/>
              </v:shape>
            </v:group>
            <v:group id="_x0000_s8007" style="position:absolute;left:5;top:162;width:3273;height:415" coordorigin="5,162" coordsize="3273,415">
              <v:shape id="_x0000_s8008" style="position:absolute;left:5;top:162;width:3273;height:415" coordorigin="5,162" coordsize="3273,415" path="m5,576r3272,l3277,162,5,162r,414xe" filled="f" strokeweight=".17456mm">
                <v:path arrowok="t"/>
              </v:shape>
            </v:group>
            <v:group id="_x0000_s8005" style="position:absolute;left:1641;top:576;width:2;height:95" coordorigin="1641,576" coordsize="2,95">
              <v:shape id="_x0000_s8006" style="position:absolute;left:1641;top:576;width:2;height:95" coordorigin="1641,576" coordsize="0,95" path="m1641,576r,95e" filled="f" strokeweight=".21797mm">
                <v:path arrowok="t"/>
              </v:shape>
            </v:group>
            <v:group id="_x0000_s8003" style="position:absolute;left:1587;top:657;width:108;height:162" coordorigin="1587,657" coordsize="108,162">
              <v:shape id="_x0000_s8004" style="position:absolute;left:1587;top:657;width:108;height:162" coordorigin="1587,657" coordsize="108,162" path="m1695,657r-108,l1641,819r54,-162xe" fillcolor="black" stroked="f">
                <v:path arrowok="t"/>
              </v:shape>
            </v:group>
            <v:group id="_x0000_s8001" style="position:absolute;left:1587;width:108;height:162" coordorigin="1587" coordsize="108,162">
              <v:shape id="_x0000_s8002" style="position:absolute;left:1587;width:108;height:162" coordorigin="1587" coordsize="108,162" path="m1695,l1587,r54,162l1695,xe" fillcolor="black" stroked="f">
                <v:path arrowok="t"/>
              </v:shape>
            </v:group>
            <v:group id="_x0000_s7999" style="position:absolute;left:1641;top:1323;width:2;height:86" coordorigin="1641,1323" coordsize="2,86">
              <v:shape id="_x0000_s8000" style="position:absolute;left:1641;top:1323;width:2;height:86" coordorigin="1641,1323" coordsize="0,86" path="m1641,1323r,86e" filled="f" strokeweight=".21797mm">
                <v:path arrowok="t"/>
              </v:shape>
            </v:group>
            <v:group id="_x0000_s7997" style="position:absolute;left:1058;top:1557;width:1167;height:327" coordorigin="1058,1557" coordsize="1167,327">
              <v:shape id="_x0000_s7998" style="position:absolute;left:1058;top:1557;width:1167;height:327" coordorigin="1058,1557" coordsize="1167,327" path="m1221,1884r840,l2084,1882r63,-22l2194,1816r27,-60l2224,1733r-1,-25l2203,1642r-41,-50l2106,1563r-885,-6l1198,1559r-63,22l1088,1625r-27,60l1058,1707r1,26l1080,1799r40,50l1177,1878r44,6xe" filled="f" strokeweight=".17456mm">
                <v:path arrowok="t"/>
              </v:shape>
            </v:group>
            <v:group id="_x0000_s7993" style="position:absolute;left:1587;top:1395;width:108;height:162" coordorigin="1587,1395" coordsize="108,162">
              <v:shape id="_x0000_s7996" style="position:absolute;left:1587;top:1395;width:108;height:162" coordorigin="1587,1395" coordsize="108,162" path="m1695,1395r-108,l1641,1557r54,-162xe" fillcolor="black" stroked="f">
                <v:path arrowok="t"/>
              </v:shape>
              <v:shape id="_x0000_s7995" type="#_x0000_t202" style="position:absolute;left:77;top:282;width:3141;height:169" filled="f" stroked="f">
                <v:textbox inset="0,0,0,0">
                  <w:txbxContent>
                    <w:p w14:paraId="368E44CE" w14:textId="77777777" w:rsidR="00025C9E" w:rsidRDefault="00025C9E">
                      <w:pPr>
                        <w:spacing w:line="168" w:lineRule="exact"/>
                        <w:rPr>
                          <w:rFonts w:ascii="宋体" w:eastAsia="宋体" w:hAnsi="宋体" w:cs="宋体"/>
                          <w:sz w:val="17"/>
                          <w:szCs w:val="17"/>
                          <w:lang w:eastAsia="zh-CN"/>
                        </w:rPr>
                      </w:pPr>
                      <w:r>
                        <w:rPr>
                          <w:rFonts w:ascii="宋体" w:eastAsia="宋体" w:hAnsi="宋体" w:cs="宋体"/>
                          <w:spacing w:val="-4"/>
                          <w:w w:val="95"/>
                          <w:sz w:val="17"/>
                          <w:szCs w:val="17"/>
                          <w:lang w:eastAsia="zh-CN"/>
                        </w:rPr>
                        <w:t>基于结构与状态的电网脆弱性综合评估模型</w:t>
                      </w:r>
                    </w:p>
                  </w:txbxContent>
                </v:textbox>
              </v:shape>
              <v:shape id="_x0000_s7994" type="#_x0000_t202" style="position:absolute;left:655;top:886;width:1978;height:917" filled="f" stroked="f">
                <v:textbox inset="0,0,0,0">
                  <w:txbxContent>
                    <w:p w14:paraId="0EEFD52A" w14:textId="77777777" w:rsidR="00025C9E" w:rsidRDefault="00025C9E">
                      <w:pPr>
                        <w:spacing w:line="156" w:lineRule="exact"/>
                        <w:ind w:left="-1"/>
                        <w:jc w:val="center"/>
                        <w:rPr>
                          <w:rFonts w:ascii="宋体" w:eastAsia="宋体" w:hAnsi="宋体" w:cs="宋体"/>
                          <w:sz w:val="17"/>
                          <w:szCs w:val="17"/>
                          <w:lang w:eastAsia="zh-CN"/>
                        </w:rPr>
                      </w:pPr>
                      <w:r>
                        <w:rPr>
                          <w:rFonts w:ascii="宋体" w:eastAsia="宋体" w:hAnsi="宋体" w:cs="宋体"/>
                          <w:spacing w:val="-4"/>
                          <w:w w:val="95"/>
                          <w:sz w:val="17"/>
                          <w:szCs w:val="17"/>
                          <w:lang w:eastAsia="zh-CN"/>
                        </w:rPr>
                        <w:t>电力系统脆弱性量化分析与</w:t>
                      </w:r>
                    </w:p>
                    <w:p w14:paraId="21D1643B" w14:textId="77777777" w:rsidR="00025C9E" w:rsidRDefault="00025C9E">
                      <w:pPr>
                        <w:spacing w:line="210" w:lineRule="exact"/>
                        <w:ind w:left="2"/>
                        <w:jc w:val="center"/>
                        <w:rPr>
                          <w:rFonts w:ascii="宋体" w:eastAsia="宋体" w:hAnsi="宋体" w:cs="宋体"/>
                          <w:sz w:val="17"/>
                          <w:szCs w:val="17"/>
                          <w:lang w:eastAsia="zh-CN"/>
                        </w:rPr>
                      </w:pPr>
                      <w:r>
                        <w:rPr>
                          <w:rFonts w:ascii="宋体" w:eastAsia="宋体" w:hAnsi="宋体" w:cs="宋体"/>
                          <w:spacing w:val="-5"/>
                          <w:sz w:val="17"/>
                          <w:szCs w:val="17"/>
                          <w:lang w:eastAsia="zh-CN"/>
                        </w:rPr>
                        <w:t>脆弱环节识别</w:t>
                      </w:r>
                    </w:p>
                    <w:p w14:paraId="78FEF935" w14:textId="77777777" w:rsidR="00025C9E" w:rsidRDefault="00025C9E">
                      <w:pPr>
                        <w:rPr>
                          <w:rFonts w:ascii="宋体" w:eastAsia="宋体" w:hAnsi="宋体" w:cs="宋体"/>
                          <w:sz w:val="16"/>
                          <w:szCs w:val="16"/>
                          <w:lang w:eastAsia="zh-CN"/>
                        </w:rPr>
                      </w:pPr>
                    </w:p>
                    <w:p w14:paraId="68AB54EC" w14:textId="77777777" w:rsidR="00025C9E" w:rsidRDefault="00025C9E">
                      <w:pPr>
                        <w:spacing w:before="119" w:line="222" w:lineRule="exact"/>
                        <w:ind w:left="9"/>
                        <w:jc w:val="center"/>
                        <w:rPr>
                          <w:rFonts w:ascii="宋体" w:eastAsia="宋体" w:hAnsi="宋体" w:cs="宋体"/>
                          <w:sz w:val="17"/>
                          <w:szCs w:val="17"/>
                          <w:lang w:eastAsia="zh-CN"/>
                        </w:rPr>
                      </w:pPr>
                      <w:r>
                        <w:rPr>
                          <w:rFonts w:ascii="宋体" w:eastAsia="宋体" w:hAnsi="宋体" w:cs="宋体"/>
                          <w:spacing w:val="-3"/>
                          <w:sz w:val="17"/>
                          <w:szCs w:val="17"/>
                          <w:lang w:eastAsia="zh-CN"/>
                        </w:rPr>
                        <w:t>总结与展望</w:t>
                      </w:r>
                    </w:p>
                  </w:txbxContent>
                </v:textbox>
              </v:shape>
            </v:group>
            <w10:anchorlock/>
          </v:group>
        </w:pict>
      </w:r>
    </w:p>
    <w:p w14:paraId="7B0CD4B5" w14:textId="77777777" w:rsidR="00996552" w:rsidRDefault="00996552">
      <w:pPr>
        <w:spacing w:before="4"/>
        <w:rPr>
          <w:rFonts w:ascii="宋体" w:eastAsia="宋体" w:hAnsi="宋体" w:cs="宋体"/>
          <w:sz w:val="26"/>
          <w:szCs w:val="26"/>
        </w:rPr>
      </w:pPr>
    </w:p>
    <w:p w14:paraId="3649295B" w14:textId="77777777" w:rsidR="00996552" w:rsidRDefault="002D0D3F">
      <w:pPr>
        <w:tabs>
          <w:tab w:val="left" w:pos="734"/>
        </w:tabs>
        <w:spacing w:before="35"/>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技术路线图</w:t>
      </w:r>
    </w:p>
    <w:p w14:paraId="2FC44D5E" w14:textId="77777777" w:rsidR="00996552" w:rsidRDefault="00996552">
      <w:pPr>
        <w:jc w:val="center"/>
        <w:rPr>
          <w:rFonts w:ascii="宋体" w:eastAsia="宋体" w:hAnsi="宋体" w:cs="宋体"/>
          <w:sz w:val="21"/>
          <w:szCs w:val="21"/>
          <w:lang w:eastAsia="zh-CN"/>
        </w:rPr>
        <w:sectPr w:rsidR="00996552">
          <w:pgSz w:w="11910" w:h="16840"/>
          <w:pgMar w:top="1140" w:right="1680" w:bottom="1280" w:left="1680" w:header="871" w:footer="1055" w:gutter="0"/>
          <w:cols w:space="720"/>
        </w:sectPr>
      </w:pPr>
    </w:p>
    <w:p w14:paraId="18D8E9AA" w14:textId="77777777" w:rsidR="00996552" w:rsidRDefault="00996552">
      <w:pPr>
        <w:rPr>
          <w:rFonts w:ascii="宋体" w:eastAsia="宋体" w:hAnsi="宋体" w:cs="宋体"/>
          <w:sz w:val="20"/>
          <w:szCs w:val="20"/>
          <w:lang w:eastAsia="zh-CN"/>
        </w:rPr>
      </w:pPr>
    </w:p>
    <w:p w14:paraId="5488E26B" w14:textId="77777777" w:rsidR="00996552" w:rsidRDefault="00996552">
      <w:pPr>
        <w:rPr>
          <w:rFonts w:ascii="宋体" w:eastAsia="宋体" w:hAnsi="宋体" w:cs="宋体"/>
          <w:sz w:val="20"/>
          <w:szCs w:val="20"/>
          <w:lang w:eastAsia="zh-CN"/>
        </w:rPr>
      </w:pPr>
    </w:p>
    <w:p w14:paraId="2262FD89" w14:textId="77777777" w:rsidR="00996552" w:rsidRDefault="00996552">
      <w:pPr>
        <w:spacing w:before="6"/>
        <w:rPr>
          <w:rFonts w:ascii="宋体" w:eastAsia="宋体" w:hAnsi="宋体" w:cs="宋体"/>
          <w:sz w:val="19"/>
          <w:szCs w:val="19"/>
          <w:lang w:eastAsia="zh-CN"/>
        </w:rPr>
      </w:pPr>
    </w:p>
    <w:p w14:paraId="4AA5425E" w14:textId="77777777" w:rsidR="00996552" w:rsidRDefault="002D0D3F">
      <w:pPr>
        <w:pStyle w:val="2"/>
        <w:ind w:left="117" w:firstLine="475"/>
        <w:jc w:val="both"/>
        <w:rPr>
          <w:rFonts w:ascii="黑体" w:eastAsia="黑体" w:hAnsi="黑体" w:cs="黑体"/>
          <w:lang w:eastAsia="zh-CN"/>
        </w:rPr>
      </w:pPr>
      <w:bookmarkStart w:id="36" w:name="第2章_电网脆弱性研究的关键问题与模型验证分析"/>
      <w:bookmarkStart w:id="37" w:name="_bookmark11"/>
      <w:bookmarkEnd w:id="36"/>
      <w:bookmarkEnd w:id="37"/>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2 </w:t>
      </w:r>
      <w:r>
        <w:rPr>
          <w:rFonts w:ascii="黑体" w:eastAsia="黑体" w:hAnsi="黑体" w:cs="黑体"/>
          <w:lang w:eastAsia="zh-CN"/>
        </w:rPr>
        <w:t>章</w:t>
      </w:r>
      <w:r>
        <w:rPr>
          <w:rFonts w:ascii="黑体" w:eastAsia="黑体" w:hAnsi="黑体" w:cs="黑体"/>
          <w:spacing w:val="159"/>
          <w:lang w:eastAsia="zh-CN"/>
        </w:rPr>
        <w:t xml:space="preserve"> </w:t>
      </w:r>
      <w:r>
        <w:rPr>
          <w:rFonts w:ascii="黑体" w:eastAsia="黑体" w:hAnsi="黑体" w:cs="黑体"/>
          <w:lang w:eastAsia="zh-CN"/>
        </w:rPr>
        <w:t>电网脆弱性研究的关键问题与模型验证分析</w:t>
      </w:r>
    </w:p>
    <w:p w14:paraId="40EFE292" w14:textId="77777777" w:rsidR="00996552" w:rsidRDefault="00996552">
      <w:pPr>
        <w:spacing w:before="9"/>
        <w:rPr>
          <w:rFonts w:ascii="黑体" w:eastAsia="黑体" w:hAnsi="黑体" w:cs="黑体"/>
          <w:sz w:val="36"/>
          <w:szCs w:val="36"/>
          <w:lang w:eastAsia="zh-CN"/>
        </w:rPr>
      </w:pPr>
    </w:p>
    <w:p w14:paraId="4DD3CD62" w14:textId="77777777" w:rsidR="00996552" w:rsidRDefault="002D0D3F">
      <w:pPr>
        <w:tabs>
          <w:tab w:val="left" w:pos="817"/>
        </w:tabs>
        <w:ind w:left="117"/>
        <w:rPr>
          <w:rFonts w:ascii="宋体" w:eastAsia="宋体" w:hAnsi="宋体" w:cs="宋体"/>
          <w:sz w:val="30"/>
          <w:szCs w:val="30"/>
          <w:lang w:eastAsia="zh-CN"/>
        </w:rPr>
      </w:pPr>
      <w:bookmarkStart w:id="38" w:name="2.1_引言"/>
      <w:bookmarkStart w:id="39" w:name="_bookmark12"/>
      <w:bookmarkEnd w:id="38"/>
      <w:bookmarkEnd w:id="39"/>
      <w:r>
        <w:rPr>
          <w:rFonts w:ascii="Times New Roman" w:eastAsia="Times New Roman" w:hAnsi="Times New Roman" w:cs="Times New Roman"/>
          <w:sz w:val="32"/>
          <w:szCs w:val="32"/>
          <w:lang w:eastAsia="zh-CN"/>
        </w:rPr>
        <w:t>2.1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14:paraId="517B1A58" w14:textId="77777777" w:rsidR="00996552" w:rsidRDefault="00996552">
      <w:pPr>
        <w:spacing w:before="9"/>
        <w:rPr>
          <w:rFonts w:ascii="宋体" w:eastAsia="宋体" w:hAnsi="宋体" w:cs="宋体"/>
          <w:sz w:val="23"/>
          <w:szCs w:val="23"/>
          <w:lang w:eastAsia="zh-CN"/>
        </w:rPr>
      </w:pPr>
    </w:p>
    <w:p w14:paraId="7AAE7177" w14:textId="77777777" w:rsidR="00996552" w:rsidRDefault="002D0D3F">
      <w:pPr>
        <w:pStyle w:val="a3"/>
        <w:spacing w:line="305" w:lineRule="auto"/>
        <w:ind w:firstLine="480"/>
        <w:rPr>
          <w:lang w:eastAsia="zh-CN"/>
        </w:rPr>
      </w:pPr>
      <w:r>
        <w:rPr>
          <w:lang w:eastAsia="zh-CN"/>
        </w:rPr>
        <w:t>从复杂网络角度来看</w:t>
      </w:r>
      <w:r>
        <w:rPr>
          <w:spacing w:val="-62"/>
          <w:lang w:eastAsia="zh-CN"/>
        </w:rPr>
        <w:t>，</w:t>
      </w:r>
      <w:r>
        <w:rPr>
          <w:lang w:eastAsia="zh-CN"/>
        </w:rPr>
        <w:t>电力系统可以简化成一个由节</w:t>
      </w:r>
      <w:r>
        <w:rPr>
          <w:spacing w:val="-44"/>
          <w:lang w:eastAsia="zh-CN"/>
        </w:rPr>
        <w:t>点</w:t>
      </w:r>
      <w:r>
        <w:rPr>
          <w:lang w:eastAsia="zh-CN"/>
        </w:rPr>
        <w:t>（母线</w:t>
      </w:r>
      <w:r>
        <w:rPr>
          <w:spacing w:val="-44"/>
          <w:lang w:eastAsia="zh-CN"/>
        </w:rPr>
        <w:t>）</w:t>
      </w:r>
      <w:r>
        <w:rPr>
          <w:lang w:eastAsia="zh-CN"/>
        </w:rPr>
        <w:t>和</w:t>
      </w:r>
      <w:r>
        <w:rPr>
          <w:spacing w:val="-44"/>
          <w:lang w:eastAsia="zh-CN"/>
        </w:rPr>
        <w:t>边</w:t>
      </w:r>
      <w:r>
        <w:rPr>
          <w:lang w:eastAsia="zh-CN"/>
        </w:rPr>
        <w:t>（支路） 构成的网络</w:t>
      </w:r>
      <w:r>
        <w:rPr>
          <w:spacing w:val="-41"/>
          <w:lang w:eastAsia="zh-CN"/>
        </w:rPr>
        <w:t>。</w:t>
      </w:r>
      <w:r>
        <w:rPr>
          <w:lang w:eastAsia="zh-CN"/>
        </w:rPr>
        <w:t>在复杂网络理论的基础上进行电网结构脆弱性研究</w:t>
      </w:r>
      <w:r>
        <w:rPr>
          <w:spacing w:val="-49"/>
          <w:lang w:eastAsia="zh-CN"/>
        </w:rPr>
        <w:t>，</w:t>
      </w:r>
      <w:r>
        <w:rPr>
          <w:lang w:eastAsia="zh-CN"/>
        </w:rPr>
        <w:t>已成为电网结 构脆弱性分析的发展趋势。</w:t>
      </w:r>
    </w:p>
    <w:p w14:paraId="1143D7B9" w14:textId="77777777" w:rsidR="00996552" w:rsidRDefault="002D0D3F">
      <w:pPr>
        <w:pStyle w:val="a3"/>
        <w:spacing w:before="20" w:line="305" w:lineRule="auto"/>
        <w:ind w:right="235" w:firstLine="480"/>
        <w:jc w:val="both"/>
        <w:rPr>
          <w:lang w:eastAsia="zh-CN"/>
        </w:rPr>
      </w:pPr>
      <w:r>
        <w:rPr>
          <w:spacing w:val="4"/>
          <w:lang w:eastAsia="zh-CN"/>
        </w:rPr>
        <w:t>本章首先阐述分析复杂网络的基本概念和特征参数，基于复杂网络的建模</w:t>
      </w:r>
      <w:r>
        <w:rPr>
          <w:spacing w:val="42"/>
          <w:lang w:eastAsia="zh-CN"/>
        </w:rPr>
        <w:t xml:space="preserve"> </w:t>
      </w:r>
      <w:r>
        <w:rPr>
          <w:lang w:eastAsia="zh-CN"/>
        </w:rPr>
        <w:t>方法</w:t>
      </w:r>
      <w:r>
        <w:rPr>
          <w:spacing w:val="-31"/>
          <w:lang w:eastAsia="zh-CN"/>
        </w:rPr>
        <w:t>，</w:t>
      </w:r>
      <w:r>
        <w:rPr>
          <w:lang w:eastAsia="zh-CN"/>
        </w:rPr>
        <w:t>验证分析复杂网络的两类模</w:t>
      </w:r>
      <w:r>
        <w:rPr>
          <w:spacing w:val="-2"/>
          <w:lang w:eastAsia="zh-CN"/>
        </w:rPr>
        <w:t>型</w:t>
      </w:r>
      <w:r>
        <w:rPr>
          <w:spacing w:val="-1"/>
          <w:lang w:eastAsia="zh-CN"/>
        </w:rPr>
        <w:t>—</w:t>
      </w:r>
      <w:r>
        <w:rPr>
          <w:lang w:eastAsia="zh-CN"/>
        </w:rPr>
        <w:t>小世界模型和无标度模型</w:t>
      </w:r>
      <w:r>
        <w:rPr>
          <w:spacing w:val="-26"/>
          <w:lang w:eastAsia="zh-CN"/>
        </w:rPr>
        <w:t>。</w:t>
      </w:r>
      <w:r>
        <w:rPr>
          <w:lang w:eastAsia="zh-CN"/>
        </w:rPr>
        <w:t>最后</w:t>
      </w:r>
      <w:r>
        <w:rPr>
          <w:spacing w:val="-31"/>
          <w:lang w:eastAsia="zh-CN"/>
        </w:rPr>
        <w:t>，</w:t>
      </w:r>
      <w:r>
        <w:rPr>
          <w:lang w:eastAsia="zh-CN"/>
        </w:rPr>
        <w:t>在复杂 网络脆弱性概念的基础上，明确本文研究的关键问题。</w:t>
      </w:r>
    </w:p>
    <w:p w14:paraId="72B7807D" w14:textId="77777777" w:rsidR="00996552" w:rsidRDefault="00996552">
      <w:pPr>
        <w:rPr>
          <w:rFonts w:ascii="宋体" w:eastAsia="宋体" w:hAnsi="宋体" w:cs="宋体"/>
          <w:sz w:val="24"/>
          <w:szCs w:val="24"/>
          <w:lang w:eastAsia="zh-CN"/>
        </w:rPr>
      </w:pPr>
    </w:p>
    <w:p w14:paraId="04C922AA" w14:textId="77777777" w:rsidR="00996552" w:rsidRDefault="00996552">
      <w:pPr>
        <w:spacing w:before="7"/>
        <w:rPr>
          <w:rFonts w:ascii="宋体" w:eastAsia="宋体" w:hAnsi="宋体" w:cs="宋体"/>
          <w:sz w:val="19"/>
          <w:szCs w:val="19"/>
          <w:lang w:eastAsia="zh-CN"/>
        </w:rPr>
      </w:pPr>
    </w:p>
    <w:p w14:paraId="334392EC" w14:textId="77777777" w:rsidR="00996552" w:rsidRDefault="002D0D3F">
      <w:pPr>
        <w:tabs>
          <w:tab w:val="left" w:pos="817"/>
        </w:tabs>
        <w:ind w:left="117"/>
        <w:rPr>
          <w:rFonts w:ascii="宋体" w:eastAsia="宋体" w:hAnsi="宋体" w:cs="宋体"/>
          <w:sz w:val="30"/>
          <w:szCs w:val="30"/>
          <w:lang w:eastAsia="zh-CN"/>
        </w:rPr>
      </w:pPr>
      <w:bookmarkStart w:id="40" w:name="2.2_复杂网络基本概念"/>
      <w:bookmarkStart w:id="41" w:name="_bookmark13"/>
      <w:bookmarkEnd w:id="40"/>
      <w:bookmarkEnd w:id="41"/>
      <w:r>
        <w:rPr>
          <w:rFonts w:ascii="Times New Roman" w:eastAsia="Times New Roman" w:hAnsi="Times New Roman" w:cs="Times New Roman"/>
          <w:sz w:val="32"/>
          <w:szCs w:val="32"/>
          <w:lang w:eastAsia="zh-CN"/>
        </w:rPr>
        <w:t>2.2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复杂网络基本概念</w:t>
      </w:r>
    </w:p>
    <w:p w14:paraId="4268464B" w14:textId="77777777" w:rsidR="00996552" w:rsidRDefault="00996552">
      <w:pPr>
        <w:spacing w:before="9"/>
        <w:rPr>
          <w:rFonts w:ascii="宋体" w:eastAsia="宋体" w:hAnsi="宋体" w:cs="宋体"/>
          <w:sz w:val="23"/>
          <w:szCs w:val="23"/>
          <w:lang w:eastAsia="zh-CN"/>
        </w:rPr>
      </w:pPr>
    </w:p>
    <w:p w14:paraId="355D8DED" w14:textId="77777777" w:rsidR="00996552" w:rsidRDefault="002D0D3F">
      <w:pPr>
        <w:pStyle w:val="a3"/>
        <w:spacing w:line="305" w:lineRule="auto"/>
        <w:ind w:right="235" w:firstLine="480"/>
        <w:jc w:val="both"/>
        <w:rPr>
          <w:lang w:eastAsia="zh-CN"/>
        </w:rPr>
      </w:pPr>
      <w:r>
        <w:rPr>
          <w:spacing w:val="4"/>
          <w:lang w:eastAsia="zh-CN"/>
        </w:rPr>
        <w:t>复杂网络的基本概念主要包括复杂网络的概念描述和统计描述，研究复杂</w:t>
      </w:r>
      <w:r>
        <w:rPr>
          <w:spacing w:val="42"/>
          <w:lang w:eastAsia="zh-CN"/>
        </w:rPr>
        <w:t xml:space="preserve"> </w:t>
      </w:r>
      <w:r>
        <w:rPr>
          <w:lang w:eastAsia="zh-CN"/>
        </w:rPr>
        <w:t>网络的基本概念对提出后续电力系统脆弱性指标有着重要的意义。</w:t>
      </w:r>
    </w:p>
    <w:p w14:paraId="611A9F67" w14:textId="77777777" w:rsidR="00996552" w:rsidRDefault="00996552">
      <w:pPr>
        <w:spacing w:before="3"/>
        <w:rPr>
          <w:rFonts w:ascii="宋体" w:eastAsia="宋体" w:hAnsi="宋体" w:cs="宋体"/>
          <w:sz w:val="24"/>
          <w:szCs w:val="24"/>
          <w:lang w:eastAsia="zh-CN"/>
        </w:rPr>
      </w:pPr>
    </w:p>
    <w:p w14:paraId="5562183F" w14:textId="77777777" w:rsidR="00996552" w:rsidRDefault="002D0D3F">
      <w:pPr>
        <w:tabs>
          <w:tab w:val="left" w:pos="997"/>
        </w:tabs>
        <w:ind w:left="117"/>
        <w:rPr>
          <w:rFonts w:ascii="宋体" w:eastAsia="宋体" w:hAnsi="宋体" w:cs="宋体"/>
          <w:sz w:val="28"/>
          <w:szCs w:val="28"/>
          <w:lang w:eastAsia="zh-CN"/>
        </w:rPr>
      </w:pPr>
      <w:bookmarkStart w:id="42" w:name="2.2.1_复杂网络概念描述"/>
      <w:bookmarkStart w:id="43" w:name="_bookmark14"/>
      <w:bookmarkEnd w:id="42"/>
      <w:bookmarkEnd w:id="43"/>
      <w:r>
        <w:rPr>
          <w:rFonts w:ascii="Times New Roman" w:eastAsia="Times New Roman" w:hAnsi="Times New Roman" w:cs="Times New Roman"/>
          <w:sz w:val="30"/>
          <w:szCs w:val="30"/>
          <w:lang w:eastAsia="zh-CN"/>
        </w:rPr>
        <w:t>2.2.1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复杂网络概念描述</w:t>
      </w:r>
    </w:p>
    <w:p w14:paraId="2F48FCF5" w14:textId="77777777" w:rsidR="00996552" w:rsidRDefault="00996552">
      <w:pPr>
        <w:spacing w:before="1"/>
        <w:rPr>
          <w:rFonts w:ascii="宋体" w:eastAsia="宋体" w:hAnsi="宋体" w:cs="宋体"/>
          <w:sz w:val="24"/>
          <w:szCs w:val="24"/>
          <w:lang w:eastAsia="zh-CN"/>
        </w:rPr>
      </w:pPr>
    </w:p>
    <w:p w14:paraId="1E1D1534" w14:textId="77777777" w:rsidR="00996552" w:rsidRDefault="002D0D3F">
      <w:pPr>
        <w:pStyle w:val="a3"/>
        <w:spacing w:line="301" w:lineRule="auto"/>
        <w:ind w:right="235" w:firstLine="480"/>
        <w:jc w:val="both"/>
        <w:rPr>
          <w:lang w:eastAsia="zh-CN"/>
        </w:rPr>
      </w:pPr>
      <w:r>
        <w:rPr>
          <w:lang w:eastAsia="zh-CN"/>
        </w:rPr>
        <w:t>复杂网络这一概念</w:t>
      </w:r>
      <w:r>
        <w:rPr>
          <w:spacing w:val="-45"/>
          <w:lang w:eastAsia="zh-CN"/>
        </w:rPr>
        <w:t>，</w:t>
      </w:r>
      <w:r>
        <w:rPr>
          <w:lang w:eastAsia="zh-CN"/>
        </w:rPr>
        <w:t>人们试图严格去定义复杂网络</w:t>
      </w:r>
      <w:r>
        <w:rPr>
          <w:spacing w:val="-45"/>
          <w:lang w:eastAsia="zh-CN"/>
        </w:rPr>
        <w:t>，</w:t>
      </w:r>
      <w:r>
        <w:rPr>
          <w:lang w:eastAsia="zh-CN"/>
        </w:rPr>
        <w:t>但直到现在还未充分认 识和了解复杂网络</w:t>
      </w:r>
      <w:r>
        <w:rPr>
          <w:spacing w:val="-44"/>
          <w:lang w:eastAsia="zh-CN"/>
        </w:rPr>
        <w:t>，</w:t>
      </w:r>
      <w:r>
        <w:rPr>
          <w:lang w:eastAsia="zh-CN"/>
        </w:rPr>
        <w:t>故难以给出其严格和实用的定</w:t>
      </w:r>
      <w:r>
        <w:rPr>
          <w:spacing w:val="-1"/>
          <w:lang w:eastAsia="zh-CN"/>
        </w:rPr>
        <w:t>义</w:t>
      </w:r>
      <w:hyperlink w:anchor="_bookmark179"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目前普遍认同的是</w:t>
      </w:r>
      <w:r>
        <w:rPr>
          <w:spacing w:val="-44"/>
          <w:lang w:eastAsia="zh-CN"/>
        </w:rPr>
        <w:t>，</w:t>
      </w:r>
      <w:r>
        <w:rPr>
          <w:lang w:eastAsia="zh-CN"/>
        </w:rPr>
        <w:t xml:space="preserve">钱 </w:t>
      </w:r>
      <w:r>
        <w:rPr>
          <w:spacing w:val="4"/>
          <w:lang w:eastAsia="zh-CN"/>
        </w:rPr>
        <w:t>学森院士等人发起研究的系统科学研究领域——开放的复杂巨系统理论中对复</w:t>
      </w:r>
      <w:r>
        <w:rPr>
          <w:spacing w:val="29"/>
          <w:lang w:eastAsia="zh-CN"/>
        </w:rPr>
        <w:t xml:space="preserve"> </w:t>
      </w:r>
      <w:r>
        <w:rPr>
          <w:lang w:eastAsia="zh-CN"/>
        </w:rPr>
        <w:t>杂网络的定义</w:t>
      </w:r>
      <w:r>
        <w:rPr>
          <w:rFonts w:ascii="Times New Roman" w:eastAsia="Times New Roman" w:hAnsi="Times New Roman" w:cs="Times New Roman"/>
          <w:lang w:eastAsia="zh-CN"/>
        </w:rPr>
        <w:t>:</w:t>
      </w:r>
      <w:r>
        <w:rPr>
          <w:rFonts w:ascii="Times New Roman" w:eastAsia="Times New Roman" w:hAnsi="Times New Roman" w:cs="Times New Roman"/>
          <w:spacing w:val="3"/>
          <w:lang w:eastAsia="zh-CN"/>
        </w:rPr>
        <w:t xml:space="preserve"> </w:t>
      </w:r>
      <w:r>
        <w:rPr>
          <w:lang w:eastAsia="zh-CN"/>
        </w:rPr>
        <w:t>具有自组织、自相似、吸引子、小世界、无标度中部分或全部性 质的网络称为复杂网络</w:t>
      </w:r>
      <w:r>
        <w:rPr>
          <w:rFonts w:ascii="Times New Roman" w:eastAsia="Times New Roman" w:hAnsi="Times New Roman" w:cs="Times New Roman"/>
          <w:position w:val="9"/>
          <w:sz w:val="16"/>
          <w:szCs w:val="16"/>
          <w:lang w:eastAsia="zh-CN"/>
        </w:rPr>
        <w:t>[</w:t>
      </w:r>
      <w:hyperlink w:anchor="_bookmark203" w:history="1">
        <w:r>
          <w:rPr>
            <w:rFonts w:ascii="Times New Roman" w:eastAsia="Times New Roman" w:hAnsi="Times New Roman" w:cs="Times New Roman"/>
            <w:position w:val="9"/>
            <w:sz w:val="16"/>
            <w:szCs w:val="16"/>
            <w:lang w:eastAsia="zh-CN"/>
          </w:rPr>
          <w:t>59</w:t>
        </w:r>
      </w:hyperlink>
      <w:r>
        <w:rPr>
          <w:rFonts w:ascii="Times New Roman" w:eastAsia="Times New Roman" w:hAnsi="Times New Roman" w:cs="Times New Roman"/>
          <w:position w:val="9"/>
          <w:sz w:val="16"/>
          <w:szCs w:val="16"/>
          <w:lang w:eastAsia="zh-CN"/>
        </w:rPr>
        <w:t>]</w:t>
      </w:r>
      <w:r>
        <w:rPr>
          <w:lang w:eastAsia="zh-CN"/>
        </w:rPr>
        <w:t>。下面其性质进行具体阐述：</w:t>
      </w:r>
    </w:p>
    <w:p w14:paraId="5CC32955" w14:textId="77777777" w:rsidR="00996552" w:rsidRDefault="002D0D3F">
      <w:pPr>
        <w:pStyle w:val="a3"/>
        <w:spacing w:before="17" w:line="294" w:lineRule="auto"/>
        <w:ind w:right="23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自组织：对于这一概念，从不同学科角度来看会有不同的解读，从系统</w:t>
      </w:r>
      <w:r>
        <w:rPr>
          <w:spacing w:val="54"/>
          <w:lang w:eastAsia="zh-CN"/>
        </w:rPr>
        <w:t xml:space="preserve"> </w:t>
      </w:r>
      <w:r>
        <w:rPr>
          <w:lang w:eastAsia="zh-CN"/>
        </w:rPr>
        <w:t>论的观点来看</w:t>
      </w:r>
      <w:r>
        <w:rPr>
          <w:spacing w:val="-112"/>
          <w:lang w:eastAsia="zh-CN"/>
        </w:rPr>
        <w:t>，</w:t>
      </w:r>
      <w:r>
        <w:rPr>
          <w:lang w:eastAsia="zh-CN"/>
        </w:rPr>
        <w:t>“自组织”是指一个系统在内在机制的驱动下，自行从简单到复 杂</w:t>
      </w:r>
      <w:r>
        <w:rPr>
          <w:spacing w:val="-26"/>
          <w:lang w:eastAsia="zh-CN"/>
        </w:rPr>
        <w:t>、</w:t>
      </w:r>
      <w:r>
        <w:rPr>
          <w:lang w:eastAsia="zh-CN"/>
        </w:rPr>
        <w:t>从粗糙向细致方向发展</w:t>
      </w:r>
      <w:r>
        <w:rPr>
          <w:spacing w:val="-24"/>
          <w:lang w:eastAsia="zh-CN"/>
        </w:rPr>
        <w:t>。</w:t>
      </w:r>
      <w:r>
        <w:rPr>
          <w:lang w:eastAsia="zh-CN"/>
        </w:rPr>
        <w:t>不断提高自身的复杂度和精细度的过程</w:t>
      </w:r>
      <w:r>
        <w:rPr>
          <w:spacing w:val="-24"/>
          <w:lang w:eastAsia="zh-CN"/>
        </w:rPr>
        <w:t>。</w:t>
      </w:r>
      <w:r>
        <w:rPr>
          <w:lang w:eastAsia="zh-CN"/>
        </w:rPr>
        <w:t>其</w:t>
      </w:r>
      <w:r>
        <w:rPr>
          <w:spacing w:val="-16"/>
          <w:lang w:eastAsia="zh-CN"/>
        </w:rPr>
        <w:t>与</w:t>
      </w:r>
      <w:r>
        <w:rPr>
          <w:lang w:eastAsia="zh-CN"/>
        </w:rPr>
        <w:t>“他 组织”的区别在于</w:t>
      </w:r>
      <w:r>
        <w:rPr>
          <w:spacing w:val="-112"/>
          <w:lang w:eastAsia="zh-CN"/>
        </w:rPr>
        <w:t>：</w:t>
      </w:r>
      <w:r>
        <w:rPr>
          <w:lang w:eastAsia="zh-CN"/>
        </w:rPr>
        <w:t>“他组织”是靠外部指令而形成的组织，而“自组织”是系</w:t>
      </w:r>
    </w:p>
    <w:p w14:paraId="4615799F" w14:textId="77777777" w:rsidR="00996552" w:rsidRDefault="002D0D3F">
      <w:pPr>
        <w:pStyle w:val="a3"/>
        <w:spacing w:before="31" w:line="305" w:lineRule="auto"/>
        <w:rPr>
          <w:lang w:eastAsia="zh-CN"/>
        </w:rPr>
      </w:pPr>
      <w:r>
        <w:rPr>
          <w:lang w:eastAsia="zh-CN"/>
        </w:rPr>
        <w:t>统按照内在机制自动形成的有序结构</w:t>
      </w:r>
      <w:r>
        <w:rPr>
          <w:spacing w:val="-41"/>
          <w:lang w:eastAsia="zh-CN"/>
        </w:rPr>
        <w:t>。</w:t>
      </w:r>
      <w:r>
        <w:rPr>
          <w:lang w:eastAsia="zh-CN"/>
        </w:rPr>
        <w:t>一个系统自组织属性愈强</w:t>
      </w:r>
      <w:r>
        <w:rPr>
          <w:spacing w:val="-49"/>
          <w:lang w:eastAsia="zh-CN"/>
        </w:rPr>
        <w:t>，</w:t>
      </w:r>
      <w:r>
        <w:rPr>
          <w:lang w:eastAsia="zh-CN"/>
        </w:rPr>
        <w:t>其保持和产生 新功能的能力也愈强。</w:t>
      </w:r>
    </w:p>
    <w:p w14:paraId="40E79723" w14:textId="77777777" w:rsidR="00996552" w:rsidRDefault="002D0D3F">
      <w:pPr>
        <w:pStyle w:val="a3"/>
        <w:spacing w:before="20" w:line="289" w:lineRule="auto"/>
        <w:ind w:right="23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自相似：是指复杂网络的总体与部分、这一部分与另一部分之间结构或</w:t>
      </w:r>
      <w:r>
        <w:rPr>
          <w:spacing w:val="56"/>
          <w:lang w:eastAsia="zh-CN"/>
        </w:rPr>
        <w:t xml:space="preserve"> </w:t>
      </w:r>
      <w:r>
        <w:rPr>
          <w:lang w:eastAsia="zh-CN"/>
        </w:rPr>
        <w:t>性质所具有的相似性</w:t>
      </w:r>
      <w:r>
        <w:rPr>
          <w:spacing w:val="-26"/>
          <w:lang w:eastAsia="zh-CN"/>
        </w:rPr>
        <w:t>，</w:t>
      </w:r>
      <w:r>
        <w:rPr>
          <w:lang w:eastAsia="zh-CN"/>
        </w:rPr>
        <w:t>或者可以这样理解</w:t>
      </w:r>
      <w:r>
        <w:rPr>
          <w:spacing w:val="-27"/>
          <w:lang w:eastAsia="zh-CN"/>
        </w:rPr>
        <w:t>：</w:t>
      </w:r>
      <w:r>
        <w:rPr>
          <w:lang w:eastAsia="zh-CN"/>
        </w:rPr>
        <w:t>从整体中取出局</w:t>
      </w:r>
      <w:r>
        <w:rPr>
          <w:spacing w:val="-19"/>
          <w:lang w:eastAsia="zh-CN"/>
        </w:rPr>
        <w:t>部</w:t>
      </w:r>
      <w:r>
        <w:rPr>
          <w:lang w:eastAsia="zh-CN"/>
        </w:rPr>
        <w:t>（局域</w:t>
      </w:r>
      <w:r>
        <w:rPr>
          <w:spacing w:val="-19"/>
          <w:lang w:eastAsia="zh-CN"/>
        </w:rPr>
        <w:t>）</w:t>
      </w:r>
      <w:r>
        <w:rPr>
          <w:lang w:eastAsia="zh-CN"/>
        </w:rPr>
        <w:t>能够体现 整体的基本特征。</w:t>
      </w:r>
    </w:p>
    <w:p w14:paraId="0F9DF368" w14:textId="77777777" w:rsidR="00996552" w:rsidRDefault="002D0D3F">
      <w:pPr>
        <w:pStyle w:val="a3"/>
        <w:spacing w:before="36" w:line="272" w:lineRule="auto"/>
        <w:ind w:right="23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吸引子：是微积分和系统科学论中的概念。一个系统有朝某个稳态发展</w:t>
      </w:r>
      <w:r>
        <w:rPr>
          <w:spacing w:val="56"/>
          <w:lang w:eastAsia="zh-CN"/>
        </w:rPr>
        <w:t xml:space="preserve"> </w:t>
      </w:r>
      <w:r>
        <w:rPr>
          <w:lang w:eastAsia="zh-CN"/>
        </w:rPr>
        <w:t>的趋势</w:t>
      </w:r>
      <w:r>
        <w:rPr>
          <w:spacing w:val="-32"/>
          <w:lang w:eastAsia="zh-CN"/>
        </w:rPr>
        <w:t>，</w:t>
      </w:r>
      <w:r>
        <w:rPr>
          <w:lang w:eastAsia="zh-CN"/>
        </w:rPr>
        <w:t>这个稳态叫做吸引子</w:t>
      </w:r>
      <w:r>
        <w:rPr>
          <w:spacing w:val="-27"/>
          <w:lang w:eastAsia="zh-CN"/>
        </w:rPr>
        <w:t>。</w:t>
      </w:r>
      <w:r>
        <w:rPr>
          <w:lang w:eastAsia="zh-CN"/>
        </w:rPr>
        <w:t>吸引子是一个数学概念</w:t>
      </w:r>
      <w:r>
        <w:rPr>
          <w:spacing w:val="-32"/>
          <w:lang w:eastAsia="zh-CN"/>
        </w:rPr>
        <w:t>，</w:t>
      </w:r>
      <w:r>
        <w:rPr>
          <w:lang w:eastAsia="zh-CN"/>
        </w:rPr>
        <w:t>描述系统运动的收敛类</w:t>
      </w:r>
    </w:p>
    <w:p w14:paraId="398FA084" w14:textId="77777777" w:rsidR="00996552" w:rsidRDefault="00996552">
      <w:pPr>
        <w:spacing w:line="272" w:lineRule="auto"/>
        <w:jc w:val="both"/>
        <w:rPr>
          <w:lang w:eastAsia="zh-CN"/>
        </w:rPr>
        <w:sectPr w:rsidR="00996552">
          <w:headerReference w:type="even" r:id="rId30"/>
          <w:headerReference w:type="default" r:id="rId31"/>
          <w:pgSz w:w="11910" w:h="16840"/>
          <w:pgMar w:top="1140" w:right="1560" w:bottom="1280" w:left="1680" w:header="871" w:footer="1095" w:gutter="0"/>
          <w:cols w:space="720"/>
        </w:sectPr>
      </w:pPr>
    </w:p>
    <w:p w14:paraId="560DC995" w14:textId="77777777" w:rsidR="00996552" w:rsidRDefault="00996552">
      <w:pPr>
        <w:spacing w:before="9"/>
        <w:rPr>
          <w:rFonts w:ascii="宋体" w:eastAsia="宋体" w:hAnsi="宋体" w:cs="宋体"/>
          <w:sz w:val="17"/>
          <w:szCs w:val="17"/>
          <w:lang w:eastAsia="zh-CN"/>
        </w:rPr>
      </w:pPr>
    </w:p>
    <w:p w14:paraId="69FB4CF7" w14:textId="77777777" w:rsidR="00996552" w:rsidRDefault="002D0D3F">
      <w:pPr>
        <w:pStyle w:val="a3"/>
        <w:spacing w:before="26" w:line="305" w:lineRule="auto"/>
        <w:ind w:right="83"/>
        <w:rPr>
          <w:lang w:eastAsia="zh-CN"/>
        </w:rPr>
      </w:pPr>
      <w:r>
        <w:rPr>
          <w:spacing w:val="-3"/>
          <w:lang w:eastAsia="zh-CN"/>
        </w:rPr>
        <w:t>型，它存在于相平面。简言之，吸引子是一个集合，当时间趋向于无穷大时，在</w:t>
      </w:r>
      <w:r>
        <w:rPr>
          <w:spacing w:val="27"/>
          <w:lang w:eastAsia="zh-CN"/>
        </w:rPr>
        <w:t xml:space="preserve"> </w:t>
      </w:r>
      <w:r>
        <w:rPr>
          <w:lang w:eastAsia="zh-CN"/>
        </w:rPr>
        <w:t>任何一个有界集上出发的非定常流的所有轨迹都趋向于这个集合。</w:t>
      </w:r>
    </w:p>
    <w:p w14:paraId="68C498E3" w14:textId="77777777" w:rsidR="00996552" w:rsidRDefault="002D0D3F">
      <w:pPr>
        <w:pStyle w:val="a3"/>
        <w:spacing w:before="20" w:line="272" w:lineRule="auto"/>
        <w:ind w:right="83" w:firstLine="480"/>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 xml:space="preserve">)  </w:t>
      </w:r>
      <w:r>
        <w:rPr>
          <w:rFonts w:ascii="MS Gothic" w:eastAsia="MS Gothic" w:hAnsi="MS Gothic" w:cs="MS Gothic"/>
          <w:spacing w:val="32"/>
          <w:w w:val="95"/>
          <w:lang w:eastAsia="zh-CN"/>
        </w:rPr>
        <w:t xml:space="preserve"> </w:t>
      </w:r>
      <w:r>
        <w:rPr>
          <w:w w:val="95"/>
          <w:lang w:eastAsia="zh-CN"/>
        </w:rPr>
        <w:t>小世界性：网络的小世界性是指对具有较短平均路径又具有较高聚类系</w:t>
      </w:r>
      <w:r>
        <w:rPr>
          <w:spacing w:val="58"/>
          <w:lang w:eastAsia="zh-CN"/>
        </w:rPr>
        <w:t xml:space="preserve"> </w:t>
      </w:r>
      <w:r>
        <w:rPr>
          <w:lang w:eastAsia="zh-CN"/>
        </w:rPr>
        <w:t>数的网络性质的一种定义。平均路径长度和聚类系数会在下一小节展开描述。</w:t>
      </w:r>
    </w:p>
    <w:p w14:paraId="592A31A7" w14:textId="77777777" w:rsidR="00996552" w:rsidRDefault="002D0D3F">
      <w:pPr>
        <w:pStyle w:val="a3"/>
        <w:spacing w:before="53" w:line="289"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5</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无标度性：网络的无标度性是指对网络的度分布符合幂律分布的复杂网</w:t>
      </w:r>
      <w:r>
        <w:rPr>
          <w:spacing w:val="58"/>
          <w:lang w:eastAsia="zh-CN"/>
        </w:rPr>
        <w:t xml:space="preserve"> </w:t>
      </w:r>
      <w:r>
        <w:rPr>
          <w:lang w:eastAsia="zh-CN"/>
        </w:rPr>
        <w:t>络性质的一种定义</w:t>
      </w:r>
      <w:r>
        <w:rPr>
          <w:spacing w:val="-27"/>
          <w:lang w:eastAsia="zh-CN"/>
        </w:rPr>
        <w:t>。</w:t>
      </w:r>
      <w:r>
        <w:rPr>
          <w:lang w:eastAsia="zh-CN"/>
        </w:rPr>
        <w:t>具体来讲</w:t>
      </w:r>
      <w:r>
        <w:rPr>
          <w:spacing w:val="-32"/>
          <w:lang w:eastAsia="zh-CN"/>
        </w:rPr>
        <w:t>，</w:t>
      </w:r>
      <w:r>
        <w:rPr>
          <w:lang w:eastAsia="zh-CN"/>
        </w:rPr>
        <w:t>复杂网络只有少数节点拥有大量的连接</w:t>
      </w:r>
      <w:r>
        <w:rPr>
          <w:spacing w:val="-32"/>
          <w:lang w:eastAsia="zh-CN"/>
        </w:rPr>
        <w:t>，</w:t>
      </w:r>
      <w:r>
        <w:rPr>
          <w:lang w:eastAsia="zh-CN"/>
        </w:rPr>
        <w:t>而大部 分节点却很少。</w:t>
      </w:r>
    </w:p>
    <w:p w14:paraId="42BFB0CE" w14:textId="77777777" w:rsidR="00996552" w:rsidRDefault="00996552">
      <w:pPr>
        <w:spacing w:before="7"/>
        <w:rPr>
          <w:rFonts w:ascii="宋体" w:eastAsia="宋体" w:hAnsi="宋体" w:cs="宋体"/>
          <w:sz w:val="25"/>
          <w:szCs w:val="25"/>
          <w:lang w:eastAsia="zh-CN"/>
        </w:rPr>
      </w:pPr>
    </w:p>
    <w:p w14:paraId="4EEEA035" w14:textId="77777777" w:rsidR="00996552" w:rsidRDefault="002D0D3F">
      <w:pPr>
        <w:tabs>
          <w:tab w:val="left" w:pos="879"/>
        </w:tabs>
        <w:ind w:right="5329"/>
        <w:jc w:val="center"/>
        <w:rPr>
          <w:rFonts w:ascii="宋体" w:eastAsia="宋体" w:hAnsi="宋体" w:cs="宋体"/>
          <w:sz w:val="28"/>
          <w:szCs w:val="28"/>
          <w:lang w:eastAsia="zh-CN"/>
        </w:rPr>
      </w:pPr>
      <w:bookmarkStart w:id="44" w:name="2.2.2_复杂网络统计描述"/>
      <w:bookmarkStart w:id="45" w:name="_bookmark15"/>
      <w:bookmarkEnd w:id="44"/>
      <w:bookmarkEnd w:id="45"/>
      <w:r>
        <w:rPr>
          <w:rFonts w:ascii="Times New Roman" w:eastAsia="Times New Roman" w:hAnsi="Times New Roman" w:cs="Times New Roman"/>
          <w:sz w:val="30"/>
          <w:szCs w:val="30"/>
          <w:lang w:eastAsia="zh-CN"/>
        </w:rPr>
        <w:t>2.2.2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复杂网络统计描述</w:t>
      </w:r>
    </w:p>
    <w:p w14:paraId="3384F522" w14:textId="77777777" w:rsidR="00996552" w:rsidRDefault="00996552">
      <w:pPr>
        <w:spacing w:before="1"/>
        <w:rPr>
          <w:rFonts w:ascii="宋体" w:eastAsia="宋体" w:hAnsi="宋体" w:cs="宋体"/>
          <w:sz w:val="24"/>
          <w:szCs w:val="24"/>
          <w:lang w:eastAsia="zh-CN"/>
        </w:rPr>
      </w:pPr>
    </w:p>
    <w:p w14:paraId="0EBCF810" w14:textId="77777777" w:rsidR="00996552" w:rsidRDefault="002D0D3F">
      <w:pPr>
        <w:pStyle w:val="a3"/>
        <w:spacing w:line="305" w:lineRule="auto"/>
        <w:ind w:right="83" w:firstLine="480"/>
        <w:rPr>
          <w:lang w:eastAsia="zh-CN"/>
        </w:rPr>
      </w:pPr>
      <w:r>
        <w:rPr>
          <w:spacing w:val="4"/>
          <w:lang w:eastAsia="zh-CN"/>
        </w:rPr>
        <w:t>在描述复杂网络结构的统计特性上提出了许多概念和特征参数，其中包含</w:t>
      </w:r>
      <w:r>
        <w:rPr>
          <w:spacing w:val="42"/>
          <w:lang w:eastAsia="zh-CN"/>
        </w:rPr>
        <w:t xml:space="preserve"> </w:t>
      </w:r>
      <w:r>
        <w:rPr>
          <w:lang w:eastAsia="zh-CN"/>
        </w:rPr>
        <w:t>四个基本的特征参数</w:t>
      </w:r>
      <w:r>
        <w:rPr>
          <w:spacing w:val="-63"/>
          <w:lang w:eastAsia="zh-CN"/>
        </w:rPr>
        <w:t>：</w:t>
      </w:r>
      <w:r>
        <w:rPr>
          <w:lang w:eastAsia="zh-CN"/>
        </w:rPr>
        <w:t>度及度分布</w:t>
      </w:r>
      <w:r>
        <w:rPr>
          <w:spacing w:val="-56"/>
          <w:lang w:eastAsia="zh-CN"/>
        </w:rPr>
        <w:t>、</w:t>
      </w:r>
      <w:r>
        <w:rPr>
          <w:lang w:eastAsia="zh-CN"/>
        </w:rPr>
        <w:t>平均路径长度</w:t>
      </w:r>
      <w:r>
        <w:rPr>
          <w:spacing w:val="-56"/>
          <w:lang w:eastAsia="zh-CN"/>
        </w:rPr>
        <w:t>、</w:t>
      </w:r>
      <w:r>
        <w:rPr>
          <w:lang w:eastAsia="zh-CN"/>
        </w:rPr>
        <w:t>聚类系数和介数及介数分布。 一般一个无权无向的抽象网络用</w:t>
      </w:r>
      <w:r>
        <w:rPr>
          <w:spacing w:val="-63"/>
          <w:lang w:eastAsia="zh-CN"/>
        </w:rPr>
        <w:t xml:space="preserve"> </w:t>
      </w:r>
      <w:r>
        <w:rPr>
          <w:rFonts w:ascii="Times New Roman" w:eastAsia="Times New Roman" w:hAnsi="Times New Roman" w:cs="Times New Roman"/>
          <w:b/>
          <w:bCs/>
          <w:i/>
          <w:lang w:eastAsia="zh-CN"/>
        </w:rPr>
        <w:t>M</w:t>
      </w:r>
      <w:r>
        <w:rPr>
          <w:rFonts w:ascii="Times New Roman" w:eastAsia="Times New Roman" w:hAnsi="Times New Roman" w:cs="Times New Roman"/>
          <w:b/>
          <w:bCs/>
          <w:i/>
          <w:spacing w:val="9"/>
          <w:lang w:eastAsia="zh-CN"/>
        </w:rPr>
        <w:t xml:space="preserve"> </w:t>
      </w:r>
      <w:r>
        <w:rPr>
          <w:rFonts w:ascii="Georgia" w:eastAsia="Georgia" w:hAnsi="Georgia" w:cs="Georgia"/>
          <w:lang w:eastAsia="zh-CN"/>
        </w:rPr>
        <w:t>=</w:t>
      </w:r>
      <w:r>
        <w:rPr>
          <w:rFonts w:ascii="Georgia" w:eastAsia="Georgia" w:hAnsi="Georgia" w:cs="Georgia"/>
          <w:spacing w:val="-4"/>
          <w:lang w:eastAsia="zh-CN"/>
        </w:rPr>
        <w:t xml:space="preserve"> </w:t>
      </w:r>
      <w:r>
        <w:rPr>
          <w:rFonts w:ascii="MS Gothic" w:eastAsia="MS Gothic" w:hAnsi="MS Gothic" w:cs="MS Gothic"/>
          <w:spacing w:val="9"/>
          <w:lang w:eastAsia="zh-CN"/>
        </w:rPr>
        <w:t>(</w:t>
      </w:r>
      <w:r>
        <w:rPr>
          <w:rFonts w:ascii="Times New Roman" w:eastAsia="Times New Roman" w:hAnsi="Times New Roman" w:cs="Times New Roman"/>
          <w:b/>
          <w:bCs/>
          <w:i/>
          <w:spacing w:val="6"/>
          <w:lang w:eastAsia="zh-CN"/>
        </w:rPr>
        <w:t>V</w:t>
      </w:r>
      <w:r>
        <w:rPr>
          <w:rFonts w:ascii="Times New Roman" w:eastAsia="Times New Roman" w:hAnsi="Times New Roman" w:cs="Times New Roman"/>
          <w:spacing w:val="6"/>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b/>
          <w:bCs/>
          <w:i/>
          <w:spacing w:val="7"/>
          <w:lang w:eastAsia="zh-CN"/>
        </w:rPr>
        <w:t>E</w:t>
      </w:r>
      <w:r>
        <w:rPr>
          <w:rFonts w:ascii="MS Gothic" w:eastAsia="MS Gothic" w:hAnsi="MS Gothic" w:cs="MS Gothic"/>
          <w:spacing w:val="10"/>
          <w:lang w:eastAsia="zh-CN"/>
        </w:rPr>
        <w:t>)</w:t>
      </w:r>
      <w:r>
        <w:rPr>
          <w:rFonts w:ascii="MS Gothic" w:eastAsia="MS Gothic" w:hAnsi="MS Gothic" w:cs="MS Gothic"/>
          <w:spacing w:val="-73"/>
          <w:lang w:eastAsia="zh-CN"/>
        </w:rPr>
        <w:t xml:space="preserve"> </w:t>
      </w:r>
      <w:r>
        <w:rPr>
          <w:spacing w:val="-1"/>
          <w:lang w:eastAsia="zh-CN"/>
        </w:rPr>
        <w:t>表示，</w:t>
      </w:r>
      <w:r>
        <w:rPr>
          <w:rFonts w:ascii="Times New Roman" w:eastAsia="Times New Roman" w:hAnsi="Times New Roman" w:cs="Times New Roman"/>
          <w:b/>
          <w:bCs/>
          <w:i/>
          <w:spacing w:val="-1"/>
          <w:lang w:eastAsia="zh-CN"/>
        </w:rPr>
        <w:t>V</w:t>
      </w:r>
      <w:r>
        <w:rPr>
          <w:rFonts w:ascii="Times New Roman" w:eastAsia="Times New Roman" w:hAnsi="Times New Roman" w:cs="Times New Roman"/>
          <w:b/>
          <w:bCs/>
          <w:i/>
          <w:spacing w:val="12"/>
          <w:lang w:eastAsia="zh-CN"/>
        </w:rPr>
        <w:t xml:space="preserve"> </w:t>
      </w:r>
      <w:r>
        <w:rPr>
          <w:lang w:eastAsia="zh-CN"/>
        </w:rPr>
        <w:t>为节点集合，</w:t>
      </w:r>
      <w:r>
        <w:rPr>
          <w:rFonts w:ascii="Times New Roman" w:eastAsia="Times New Roman" w:hAnsi="Times New Roman" w:cs="Times New Roman"/>
          <w:b/>
          <w:bCs/>
          <w:i/>
          <w:lang w:eastAsia="zh-CN"/>
        </w:rPr>
        <w:t xml:space="preserve">E </w:t>
      </w:r>
      <w:r>
        <w:rPr>
          <w:lang w:eastAsia="zh-CN"/>
        </w:rPr>
        <w:t>为边集合。</w:t>
      </w:r>
    </w:p>
    <w:p w14:paraId="02854812" w14:textId="77777777" w:rsidR="00996552" w:rsidRDefault="002D0D3F">
      <w:pPr>
        <w:pStyle w:val="a3"/>
        <w:spacing w:line="345" w:lineRule="exact"/>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22"/>
          <w:w w:val="95"/>
          <w:lang w:eastAsia="zh-CN"/>
        </w:rPr>
        <w:t xml:space="preserve"> </w:t>
      </w:r>
      <w:r>
        <w:rPr>
          <w:w w:val="95"/>
          <w:lang w:eastAsia="zh-CN"/>
        </w:rPr>
        <w:t>节点度及度分布：</w:t>
      </w:r>
    </w:p>
    <w:p w14:paraId="4E2A8E3D" w14:textId="77777777" w:rsidR="00996552" w:rsidRDefault="002D0D3F">
      <w:pPr>
        <w:pStyle w:val="a3"/>
        <w:spacing w:before="48" w:line="268" w:lineRule="auto"/>
        <w:ind w:right="83" w:firstLine="480"/>
        <w:rPr>
          <w:lang w:eastAsia="zh-CN"/>
        </w:rPr>
      </w:pPr>
      <w:r>
        <w:rPr>
          <w:lang w:eastAsia="zh-CN"/>
        </w:rPr>
        <w:t>节点</w:t>
      </w:r>
      <w:r>
        <w:rPr>
          <w:spacing w:val="-54"/>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4"/>
          <w:position w:val="-3"/>
          <w:sz w:val="16"/>
          <w:szCs w:val="16"/>
          <w:lang w:eastAsia="zh-CN"/>
        </w:rPr>
        <w:t xml:space="preserve"> </w:t>
      </w:r>
      <w:r>
        <w:rPr>
          <w:lang w:eastAsia="zh-CN"/>
        </w:rPr>
        <w:t>的度</w:t>
      </w:r>
      <w:r>
        <w:rPr>
          <w:spacing w:val="-45"/>
          <w:lang w:eastAsia="zh-CN"/>
        </w:rPr>
        <w:t xml:space="preserve"> </w:t>
      </w:r>
      <w:r>
        <w:rPr>
          <w:rFonts w:ascii="Times New Roman" w:eastAsia="Times New Roman" w:hAnsi="Times New Roman" w:cs="Times New Roman"/>
          <w:i/>
          <w:spacing w:val="3"/>
          <w:lang w:eastAsia="zh-CN"/>
        </w:rPr>
        <w:t>k</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定义为与该节点连接的所有节点的数量。直观来讲，一个节</w:t>
      </w:r>
      <w:r>
        <w:rPr>
          <w:spacing w:val="22"/>
          <w:lang w:eastAsia="zh-CN"/>
        </w:rPr>
        <w:t xml:space="preserve"> </w:t>
      </w:r>
      <w:r>
        <w:rPr>
          <w:lang w:eastAsia="zh-CN"/>
        </w:rPr>
        <w:t>点的度越大，这个节点在某种情况下越重要。</w:t>
      </w:r>
    </w:p>
    <w:p w14:paraId="519FA0BD" w14:textId="77777777" w:rsidR="00996552" w:rsidRDefault="002D0D3F">
      <w:pPr>
        <w:pStyle w:val="a3"/>
        <w:spacing w:before="57" w:line="288" w:lineRule="auto"/>
        <w:ind w:right="83" w:firstLine="480"/>
        <w:rPr>
          <w:lang w:eastAsia="zh-CN"/>
        </w:rPr>
      </w:pPr>
      <w:r>
        <w:rPr>
          <w:lang w:eastAsia="zh-CN"/>
        </w:rPr>
        <w:t>网络的度分布可用分布函数</w:t>
      </w:r>
      <w:r>
        <w:rPr>
          <w:spacing w:val="-88"/>
          <w:lang w:eastAsia="zh-CN"/>
        </w:rPr>
        <w:t xml:space="preserve"> </w:t>
      </w:r>
      <w:r>
        <w:rPr>
          <w:rFonts w:ascii="Times New Roman" w:eastAsia="Times New Roman" w:hAnsi="Times New Roman" w:cs="Times New Roman"/>
          <w:i/>
          <w:spacing w:val="8"/>
          <w:lang w:eastAsia="zh-CN"/>
        </w:rPr>
        <w:t>P</w:t>
      </w:r>
      <w:r>
        <w:rPr>
          <w:rFonts w:ascii="MS Gothic" w:eastAsia="MS Gothic" w:hAnsi="MS Gothic" w:cs="MS Gothic"/>
          <w:spacing w:val="12"/>
          <w:lang w:eastAsia="zh-CN"/>
        </w:rPr>
        <w:t>(</w:t>
      </w:r>
      <w:r>
        <w:rPr>
          <w:rFonts w:ascii="Times New Roman" w:eastAsia="Times New Roman" w:hAnsi="Times New Roman" w:cs="Times New Roman"/>
          <w:i/>
          <w:spacing w:val="8"/>
          <w:lang w:eastAsia="zh-CN"/>
        </w:rPr>
        <w:t>k</w:t>
      </w:r>
      <w:r>
        <w:rPr>
          <w:rFonts w:ascii="MS Gothic" w:eastAsia="MS Gothic" w:hAnsi="MS Gothic" w:cs="MS Gothic"/>
          <w:spacing w:val="12"/>
          <w:lang w:eastAsia="zh-CN"/>
        </w:rPr>
        <w:t>)</w:t>
      </w:r>
      <w:r>
        <w:rPr>
          <w:rFonts w:ascii="MS Gothic" w:eastAsia="MS Gothic" w:hAnsi="MS Gothic" w:cs="MS Gothic"/>
          <w:spacing w:val="-90"/>
          <w:lang w:eastAsia="zh-CN"/>
        </w:rPr>
        <w:t xml:space="preserve"> </w:t>
      </w:r>
      <w:r>
        <w:rPr>
          <w:spacing w:val="4"/>
          <w:lang w:eastAsia="zh-CN"/>
        </w:rPr>
        <w:t>来描述，</w:t>
      </w:r>
      <w:r>
        <w:rPr>
          <w:rFonts w:ascii="Times New Roman" w:eastAsia="Times New Roman" w:hAnsi="Times New Roman" w:cs="Times New Roman"/>
          <w:i/>
          <w:spacing w:val="4"/>
          <w:lang w:eastAsia="zh-CN"/>
        </w:rPr>
        <w:t>P</w:t>
      </w:r>
      <w:r>
        <w:rPr>
          <w:rFonts w:ascii="MS Gothic" w:eastAsia="MS Gothic" w:hAnsi="MS Gothic" w:cs="MS Gothic"/>
          <w:spacing w:val="6"/>
          <w:lang w:eastAsia="zh-CN"/>
        </w:rPr>
        <w:t>(</w:t>
      </w:r>
      <w:r>
        <w:rPr>
          <w:rFonts w:ascii="Times New Roman" w:eastAsia="Times New Roman" w:hAnsi="Times New Roman" w:cs="Times New Roman"/>
          <w:i/>
          <w:spacing w:val="4"/>
          <w:lang w:eastAsia="zh-CN"/>
        </w:rPr>
        <w:t>k</w:t>
      </w:r>
      <w:r>
        <w:rPr>
          <w:rFonts w:ascii="MS Gothic" w:eastAsia="MS Gothic" w:hAnsi="MS Gothic" w:cs="MS Gothic"/>
          <w:spacing w:val="6"/>
          <w:lang w:eastAsia="zh-CN"/>
        </w:rPr>
        <w:t>)</w:t>
      </w:r>
      <w:r>
        <w:rPr>
          <w:rFonts w:ascii="MS Gothic" w:eastAsia="MS Gothic" w:hAnsi="MS Gothic" w:cs="MS Gothic"/>
          <w:spacing w:val="-91"/>
          <w:lang w:eastAsia="zh-CN"/>
        </w:rPr>
        <w:t xml:space="preserve"> </w:t>
      </w:r>
      <w:r>
        <w:rPr>
          <w:lang w:eastAsia="zh-CN"/>
        </w:rPr>
        <w:t>的定义为网络中度为</w:t>
      </w:r>
      <w:r>
        <w:rPr>
          <w:spacing w:val="-86"/>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3"/>
          <w:lang w:eastAsia="zh-CN"/>
        </w:rPr>
        <w:t xml:space="preserve"> </w:t>
      </w:r>
      <w:r>
        <w:rPr>
          <w:lang w:eastAsia="zh-CN"/>
        </w:rPr>
        <w:t>的节</w:t>
      </w:r>
      <w:r>
        <w:rPr>
          <w:spacing w:val="27"/>
          <w:lang w:eastAsia="zh-CN"/>
        </w:rPr>
        <w:t xml:space="preserve"> </w:t>
      </w:r>
      <w:r>
        <w:rPr>
          <w:lang w:eastAsia="zh-CN"/>
        </w:rPr>
        <w:t>点数量在整个网络中所占的比例，换言之，网络中节点度为</w:t>
      </w:r>
      <w:r>
        <w:rPr>
          <w:spacing w:val="-80"/>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5"/>
          <w:lang w:eastAsia="zh-CN"/>
        </w:rPr>
        <w:t xml:space="preserve"> </w:t>
      </w:r>
      <w:r>
        <w:rPr>
          <w:lang w:eastAsia="zh-CN"/>
        </w:rPr>
        <w:t>的概率为</w:t>
      </w:r>
      <w:r>
        <w:rPr>
          <w:spacing w:val="-81"/>
          <w:lang w:eastAsia="zh-CN"/>
        </w:rPr>
        <w:t xml:space="preserve"> </w:t>
      </w:r>
      <w:r>
        <w:rPr>
          <w:rFonts w:ascii="Times New Roman" w:eastAsia="Times New Roman" w:hAnsi="Times New Roman" w:cs="Times New Roman"/>
          <w:i/>
          <w:spacing w:val="6"/>
          <w:lang w:eastAsia="zh-CN"/>
        </w:rPr>
        <w:t>P</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spacing w:val="6"/>
          <w:lang w:eastAsia="zh-CN"/>
        </w:rPr>
        <w:t>。</w:t>
      </w:r>
    </w:p>
    <w:p w14:paraId="73E656B0" w14:textId="77777777" w:rsidR="00996552" w:rsidRDefault="002D0D3F">
      <w:pPr>
        <w:pStyle w:val="a3"/>
        <w:spacing w:before="13"/>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34"/>
          <w:w w:val="95"/>
          <w:lang w:eastAsia="zh-CN"/>
        </w:rPr>
        <w:t xml:space="preserve"> </w:t>
      </w:r>
      <w:r>
        <w:rPr>
          <w:w w:val="95"/>
          <w:lang w:eastAsia="zh-CN"/>
        </w:rPr>
        <w:t>平均路径长度：</w:t>
      </w:r>
    </w:p>
    <w:p w14:paraId="66988A95" w14:textId="77777777" w:rsidR="00996552" w:rsidRDefault="002D0D3F">
      <w:pPr>
        <w:pStyle w:val="a3"/>
        <w:spacing w:before="48" w:line="268" w:lineRule="auto"/>
        <w:ind w:right="83" w:firstLine="480"/>
        <w:rPr>
          <w:lang w:eastAsia="zh-CN"/>
        </w:rPr>
      </w:pPr>
      <w:r>
        <w:rPr>
          <w:spacing w:val="1"/>
          <w:lang w:eastAsia="zh-CN"/>
        </w:rPr>
        <w:t>将网络中两个节点</w:t>
      </w:r>
      <w:r>
        <w:rPr>
          <w:spacing w:val="-45"/>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42"/>
          <w:position w:val="-3"/>
          <w:sz w:val="16"/>
          <w:szCs w:val="16"/>
          <w:lang w:eastAsia="zh-CN"/>
        </w:rPr>
        <w:t xml:space="preserve"> </w:t>
      </w:r>
      <w:r>
        <w:rPr>
          <w:lang w:eastAsia="zh-CN"/>
        </w:rPr>
        <w:t>和</w:t>
      </w:r>
      <w:r>
        <w:rPr>
          <w:spacing w:val="-45"/>
          <w:lang w:eastAsia="zh-CN"/>
        </w:rPr>
        <w:t xml:space="preserve"> </w:t>
      </w:r>
      <w:r>
        <w:rPr>
          <w:rFonts w:ascii="Times New Roman" w:eastAsia="Times New Roman" w:hAnsi="Times New Roman" w:cs="Times New Roman"/>
          <w:i/>
          <w:spacing w:val="7"/>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6"/>
          <w:position w:val="-3"/>
          <w:sz w:val="16"/>
          <w:szCs w:val="16"/>
          <w:lang w:eastAsia="zh-CN"/>
        </w:rPr>
        <w:t xml:space="preserve"> </w:t>
      </w:r>
      <w:r>
        <w:rPr>
          <w:spacing w:val="1"/>
          <w:lang w:eastAsia="zh-CN"/>
        </w:rPr>
        <w:t>之间的距离</w:t>
      </w:r>
      <w:r>
        <w:rPr>
          <w:spacing w:val="-40"/>
          <w:lang w:eastAsia="zh-CN"/>
        </w:rPr>
        <w:t xml:space="preserve"> </w:t>
      </w:r>
      <w:r>
        <w:rPr>
          <w:rFonts w:ascii="Times New Roman" w:eastAsia="Times New Roman" w:hAnsi="Times New Roman" w:cs="Times New Roman"/>
          <w:i/>
          <w:spacing w:val="4"/>
          <w:lang w:eastAsia="zh-CN"/>
        </w:rPr>
        <w:t>d</w:t>
      </w:r>
      <w:r>
        <w:rPr>
          <w:rFonts w:ascii="Bookman Old Style" w:eastAsia="Bookman Old Style" w:hAnsi="Bookman Old Style" w:cs="Bookman Old Style"/>
          <w:i/>
          <w:spacing w:val="3"/>
          <w:position w:val="-3"/>
          <w:sz w:val="16"/>
          <w:szCs w:val="16"/>
          <w:lang w:eastAsia="zh-CN"/>
        </w:rPr>
        <w:t>ij</w:t>
      </w:r>
      <w:r>
        <w:rPr>
          <w:rFonts w:ascii="Bookman Old Style" w:eastAsia="Bookman Old Style" w:hAnsi="Bookman Old Style" w:cs="Bookman Old Style"/>
          <w:i/>
          <w:spacing w:val="46"/>
          <w:position w:val="-3"/>
          <w:sz w:val="16"/>
          <w:szCs w:val="16"/>
          <w:lang w:eastAsia="zh-CN"/>
        </w:rPr>
        <w:t xml:space="preserve"> </w:t>
      </w:r>
      <w:r>
        <w:rPr>
          <w:spacing w:val="1"/>
          <w:lang w:eastAsia="zh-CN"/>
        </w:rPr>
        <w:t>定义为连接这两个节点的最短路</w:t>
      </w:r>
      <w:r>
        <w:rPr>
          <w:spacing w:val="48"/>
          <w:lang w:eastAsia="zh-CN"/>
        </w:rPr>
        <w:t xml:space="preserve"> </w:t>
      </w:r>
      <w:r>
        <w:rPr>
          <w:spacing w:val="1"/>
          <w:lang w:eastAsia="zh-CN"/>
        </w:rPr>
        <w:t>径上的边数，</w:t>
      </w:r>
      <w:r>
        <w:rPr>
          <w:rFonts w:ascii="Times New Roman" w:eastAsia="Times New Roman" w:hAnsi="Times New Roman" w:cs="Times New Roman"/>
          <w:i/>
          <w:spacing w:val="1"/>
          <w:lang w:eastAsia="zh-CN"/>
        </w:rPr>
        <w:t>L</w:t>
      </w:r>
      <w:r>
        <w:rPr>
          <w:rFonts w:ascii="Times New Roman" w:eastAsia="Times New Roman" w:hAnsi="Times New Roman" w:cs="Times New Roman"/>
          <w:i/>
          <w:spacing w:val="12"/>
          <w:lang w:eastAsia="zh-CN"/>
        </w:rPr>
        <w:t xml:space="preserve"> </w:t>
      </w:r>
      <w:r>
        <w:rPr>
          <w:lang w:eastAsia="zh-CN"/>
        </w:rPr>
        <w:t>定义为所有节点对之间最短距离的均值。</w:t>
      </w:r>
    </w:p>
    <w:p w14:paraId="05095EA8" w14:textId="77777777" w:rsidR="00996552" w:rsidRDefault="00996552">
      <w:pPr>
        <w:rPr>
          <w:rFonts w:ascii="宋体" w:eastAsia="宋体" w:hAnsi="宋体" w:cs="宋体"/>
          <w:sz w:val="20"/>
          <w:szCs w:val="20"/>
          <w:lang w:eastAsia="zh-CN"/>
        </w:rPr>
      </w:pPr>
    </w:p>
    <w:p w14:paraId="5381156B" w14:textId="77777777" w:rsidR="00996552" w:rsidRDefault="00996552">
      <w:pPr>
        <w:spacing w:before="6"/>
        <w:rPr>
          <w:rFonts w:ascii="宋体" w:eastAsia="宋体" w:hAnsi="宋体" w:cs="宋体"/>
          <w:sz w:val="15"/>
          <w:szCs w:val="15"/>
          <w:lang w:eastAsia="zh-CN"/>
        </w:rPr>
      </w:pPr>
    </w:p>
    <w:p w14:paraId="1A1F812A" w14:textId="77777777" w:rsidR="00996552" w:rsidRDefault="00996552">
      <w:pPr>
        <w:rPr>
          <w:rFonts w:ascii="宋体" w:eastAsia="宋体" w:hAnsi="宋体" w:cs="宋体"/>
          <w:sz w:val="15"/>
          <w:szCs w:val="15"/>
          <w:lang w:eastAsia="zh-CN"/>
        </w:rPr>
        <w:sectPr w:rsidR="00996552">
          <w:pgSz w:w="11910" w:h="16840"/>
          <w:pgMar w:top="1140" w:right="1540" w:bottom="1280" w:left="1680" w:header="871" w:footer="1055" w:gutter="0"/>
          <w:cols w:space="720"/>
        </w:sectPr>
      </w:pPr>
    </w:p>
    <w:p w14:paraId="45AAF330" w14:textId="77777777" w:rsidR="00996552" w:rsidRDefault="002D0D3F">
      <w:pPr>
        <w:pStyle w:val="a3"/>
        <w:spacing w:before="37" w:line="257" w:lineRule="exact"/>
        <w:ind w:left="0" w:right="66"/>
        <w:jc w:val="right"/>
        <w:rPr>
          <w:rFonts w:ascii="Palatino Linotype" w:eastAsia="Palatino Linotype" w:hAnsi="Palatino Linotype" w:cs="Palatino Linotype"/>
          <w:lang w:eastAsia="zh-CN"/>
        </w:rPr>
      </w:pPr>
      <w:bookmarkStart w:id="46" w:name="_bookmark16"/>
      <w:bookmarkEnd w:id="46"/>
      <w:r>
        <w:rPr>
          <w:rFonts w:ascii="Palatino Linotype"/>
          <w:lang w:eastAsia="zh-CN"/>
        </w:rPr>
        <w:lastRenderedPageBreak/>
        <w:t>1</w:t>
      </w:r>
    </w:p>
    <w:p w14:paraId="4A40447D" w14:textId="77777777" w:rsidR="00996552" w:rsidRDefault="00025C9E">
      <w:pPr>
        <w:tabs>
          <w:tab w:val="left" w:pos="623"/>
        </w:tabs>
        <w:spacing w:line="276" w:lineRule="exact"/>
        <w:jc w:val="right"/>
        <w:rPr>
          <w:rFonts w:ascii="Palatino Linotype" w:eastAsia="Palatino Linotype" w:hAnsi="Palatino Linotype" w:cs="Palatino Linotype"/>
          <w:sz w:val="16"/>
          <w:szCs w:val="16"/>
          <w:lang w:eastAsia="zh-CN"/>
        </w:rPr>
      </w:pPr>
      <w:r>
        <w:rPr>
          <w:rFonts w:eastAsiaTheme="minorHAnsi"/>
        </w:rPr>
        <w:pict w14:anchorId="54B58792">
          <v:group id="_x0000_s7990" style="position:absolute;left:0;text-align:left;margin-left:284.5pt;margin-top:4.8pt;width:15.5pt;height:.1pt;z-index:-283504;mso-position-horizontal-relative:page" coordorigin="5690,96" coordsize="310,2">
            <v:shape id="_x0000_s7991" style="position:absolute;left:5690;top:96;width:310;height:2" coordorigin="5690,96" coordsize="310,0" path="m5690,96r309,e" filled="f" strokeweight=".23706mm">
              <v:path arrowok="t"/>
            </v:shape>
            <w10:wrap anchorx="page"/>
          </v:group>
        </w:pict>
      </w:r>
      <w:r>
        <w:rPr>
          <w:rFonts w:eastAsiaTheme="minorHAnsi"/>
        </w:rPr>
        <w:pict w14:anchorId="531ECD85">
          <v:shape id="_x0000_s7989" type="#_x0000_t202" style="position:absolute;left:0;text-align:left;margin-left:284.3pt;margin-top:7.45pt;width:8.05pt;height:12pt;z-index:-283408;mso-position-horizontal-relative:page" filled="f" stroked="f">
            <v:textbox inset="0,0,0,0">
              <w:txbxContent>
                <w:p w14:paraId="7CFD7530"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C</w:t>
                  </w:r>
                </w:p>
              </w:txbxContent>
            </v:textbox>
            <w10:wrap anchorx="page"/>
          </v:shape>
        </w:pict>
      </w:r>
      <w:r w:rsidR="002D0D3F">
        <w:rPr>
          <w:rFonts w:ascii="Times New Roman"/>
          <w:i/>
          <w:sz w:val="24"/>
          <w:lang w:eastAsia="zh-CN"/>
        </w:rPr>
        <w:t>L</w:t>
      </w:r>
      <w:r w:rsidR="002D0D3F">
        <w:rPr>
          <w:rFonts w:ascii="Times New Roman"/>
          <w:i/>
          <w:spacing w:val="14"/>
          <w:sz w:val="24"/>
          <w:lang w:eastAsia="zh-CN"/>
        </w:rPr>
        <w:t xml:space="preserve"> </w:t>
      </w:r>
      <w:r w:rsidR="002D0D3F">
        <w:rPr>
          <w:rFonts w:ascii="Georgia"/>
          <w:sz w:val="24"/>
          <w:lang w:eastAsia="zh-CN"/>
        </w:rPr>
        <w:t>=</w:t>
      </w:r>
      <w:r w:rsidR="002D0D3F">
        <w:rPr>
          <w:rFonts w:ascii="Georgia"/>
          <w:sz w:val="24"/>
          <w:lang w:eastAsia="zh-CN"/>
        </w:rPr>
        <w:tab/>
      </w:r>
      <w:r w:rsidR="002D0D3F">
        <w:rPr>
          <w:rFonts w:ascii="Palatino Linotype"/>
          <w:w w:val="95"/>
          <w:position w:val="-8"/>
          <w:sz w:val="16"/>
          <w:lang w:eastAsia="zh-CN"/>
        </w:rPr>
        <w:t>2</w:t>
      </w:r>
    </w:p>
    <w:p w14:paraId="1E905743" w14:textId="77777777" w:rsidR="00996552" w:rsidRDefault="002D0D3F">
      <w:pPr>
        <w:spacing w:line="169" w:lineRule="exact"/>
        <w:jc w:val="right"/>
        <w:rPr>
          <w:rFonts w:ascii="Bookman Old Style" w:eastAsia="Bookman Old Style" w:hAnsi="Bookman Old Style" w:cs="Bookman Old Style"/>
          <w:sz w:val="16"/>
          <w:szCs w:val="16"/>
          <w:lang w:eastAsia="zh-CN"/>
        </w:rPr>
      </w:pPr>
      <w:r>
        <w:rPr>
          <w:rFonts w:ascii="Bookman Old Style"/>
          <w:i/>
          <w:w w:val="105"/>
          <w:sz w:val="16"/>
          <w:lang w:eastAsia="zh-CN"/>
        </w:rPr>
        <w:t>N</w:t>
      </w:r>
    </w:p>
    <w:p w14:paraId="227075BD" w14:textId="77777777" w:rsidR="00996552" w:rsidRDefault="00996552">
      <w:pPr>
        <w:spacing w:before="8"/>
        <w:rPr>
          <w:rFonts w:ascii="Bookman Old Style" w:eastAsia="Bookman Old Style" w:hAnsi="Bookman Old Style" w:cs="Bookman Old Style"/>
          <w:i/>
          <w:sz w:val="14"/>
          <w:szCs w:val="14"/>
          <w:lang w:eastAsia="zh-CN"/>
        </w:rPr>
      </w:pPr>
    </w:p>
    <w:p w14:paraId="4F61A9AD" w14:textId="77777777" w:rsidR="00996552" w:rsidRDefault="002D0D3F">
      <w:pPr>
        <w:pStyle w:val="a3"/>
        <w:ind w:left="597"/>
        <w:rPr>
          <w:lang w:eastAsia="zh-CN"/>
        </w:rPr>
      </w:pPr>
      <w:r>
        <w:rPr>
          <w:spacing w:val="1"/>
          <w:lang w:eastAsia="zh-CN"/>
        </w:rPr>
        <w:t>式</w:t>
      </w:r>
      <w:hyperlink w:anchor="_bookmark16" w:history="1">
        <w:r>
          <w:rPr>
            <w:rFonts w:ascii="Times New Roman" w:eastAsia="Times New Roman" w:hAnsi="Times New Roman" w:cs="Times New Roman"/>
            <w:spacing w:val="1"/>
            <w:lang w:eastAsia="zh-CN"/>
          </w:rPr>
          <w:t>2.1</w:t>
        </w:r>
      </w:hyperlink>
      <w:r>
        <w:rPr>
          <w:spacing w:val="1"/>
          <w:lang w:eastAsia="zh-CN"/>
        </w:rPr>
        <w:t>中：</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19"/>
          <w:lang w:eastAsia="zh-CN"/>
        </w:rPr>
        <w:t xml:space="preserve"> </w:t>
      </w:r>
      <w:r>
        <w:rPr>
          <w:lang w:eastAsia="zh-CN"/>
        </w:rPr>
        <w:t>为网络节点数。</w:t>
      </w:r>
    </w:p>
    <w:p w14:paraId="70B73FC4" w14:textId="77777777" w:rsidR="00996552" w:rsidRDefault="002D0D3F">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58"/>
          <w:w w:val="95"/>
          <w:lang w:eastAsia="zh-CN"/>
        </w:rPr>
        <w:t xml:space="preserve"> </w:t>
      </w:r>
      <w:r>
        <w:rPr>
          <w:w w:val="95"/>
          <w:lang w:eastAsia="zh-CN"/>
        </w:rPr>
        <w:t>聚类系数：</w:t>
      </w:r>
    </w:p>
    <w:p w14:paraId="41162DF3" w14:textId="77777777" w:rsidR="00996552" w:rsidRDefault="002D0D3F">
      <w:pPr>
        <w:spacing w:line="240" w:lineRule="exact"/>
        <w:ind w:left="50"/>
        <w:rPr>
          <w:rFonts w:ascii="宋体" w:eastAsia="宋体" w:hAnsi="宋体" w:cs="宋体"/>
          <w:sz w:val="24"/>
          <w:szCs w:val="24"/>
          <w:lang w:eastAsia="zh-CN"/>
        </w:rPr>
      </w:pPr>
      <w:r>
        <w:rPr>
          <w:w w:val="130"/>
          <w:lang w:eastAsia="zh-CN"/>
        </w:rPr>
        <w:br w:type="column"/>
      </w:r>
      <w:r>
        <w:rPr>
          <w:rFonts w:ascii="宋体" w:eastAsia="宋体" w:hAnsi="宋体" w:cs="宋体"/>
          <w:w w:val="130"/>
          <w:sz w:val="24"/>
          <w:szCs w:val="24"/>
          <w:lang w:eastAsia="zh-CN"/>
        </w:rPr>
        <w:lastRenderedPageBreak/>
        <w:t>飞</w:t>
      </w:r>
    </w:p>
    <w:p w14:paraId="0AEDA4EA" w14:textId="77777777" w:rsidR="00996552" w:rsidRDefault="00996552">
      <w:pPr>
        <w:spacing w:before="3"/>
        <w:rPr>
          <w:rFonts w:ascii="宋体" w:eastAsia="宋体" w:hAnsi="宋体" w:cs="宋体"/>
          <w:lang w:eastAsia="zh-CN"/>
        </w:rPr>
      </w:pPr>
    </w:p>
    <w:p w14:paraId="59DC4C1E" w14:textId="77777777" w:rsidR="00996552" w:rsidRDefault="002D0D3F">
      <w:pPr>
        <w:ind w:left="93"/>
        <w:rPr>
          <w:rFonts w:ascii="Bookman Old Style" w:eastAsia="Bookman Old Style" w:hAnsi="Bookman Old Style" w:cs="Bookman Old Style"/>
          <w:sz w:val="16"/>
          <w:szCs w:val="16"/>
          <w:lang w:eastAsia="zh-CN"/>
        </w:rPr>
      </w:pPr>
      <w:r>
        <w:rPr>
          <w:rFonts w:ascii="Bookman Old Style" w:eastAsia="Bookman Old Style" w:hAnsi="Bookman Old Style" w:cs="Bookman Old Style"/>
          <w:i/>
          <w:spacing w:val="4"/>
          <w:w w:val="80"/>
          <w:sz w:val="16"/>
          <w:szCs w:val="16"/>
          <w:lang w:eastAsia="zh-CN"/>
        </w:rPr>
        <w:t>i</w:t>
      </w:r>
      <w:r>
        <w:rPr>
          <w:rFonts w:ascii="宋体" w:eastAsia="宋体" w:hAnsi="宋体" w:cs="宋体"/>
          <w:w w:val="80"/>
          <w:sz w:val="16"/>
          <w:szCs w:val="16"/>
          <w:lang w:eastAsia="zh-CN"/>
        </w:rPr>
        <w:t>丰</w:t>
      </w:r>
      <w:r>
        <w:rPr>
          <w:rFonts w:ascii="宋体" w:eastAsia="宋体" w:hAnsi="宋体" w:cs="宋体"/>
          <w:spacing w:val="-48"/>
          <w:w w:val="80"/>
          <w:sz w:val="16"/>
          <w:szCs w:val="16"/>
          <w:lang w:eastAsia="zh-CN"/>
        </w:rPr>
        <w:t xml:space="preserve"> </w:t>
      </w:r>
      <w:r>
        <w:rPr>
          <w:rFonts w:ascii="Bookman Old Style" w:eastAsia="Bookman Old Style" w:hAnsi="Bookman Old Style" w:cs="Bookman Old Style"/>
          <w:i/>
          <w:w w:val="80"/>
          <w:sz w:val="16"/>
          <w:szCs w:val="16"/>
          <w:lang w:eastAsia="zh-CN"/>
        </w:rPr>
        <w:t>j</w:t>
      </w:r>
    </w:p>
    <w:p w14:paraId="7361140E" w14:textId="77777777" w:rsidR="00996552" w:rsidRDefault="002D0D3F">
      <w:pPr>
        <w:tabs>
          <w:tab w:val="left" w:pos="3227"/>
        </w:tabs>
        <w:spacing w:before="228"/>
        <w:ind w:left="5"/>
        <w:rPr>
          <w:rFonts w:ascii="Times New Roman" w:eastAsia="Times New Roman" w:hAnsi="Times New Roman" w:cs="Times New Roman"/>
          <w:sz w:val="24"/>
          <w:szCs w:val="24"/>
          <w:lang w:eastAsia="zh-CN"/>
        </w:rPr>
      </w:pPr>
      <w:r>
        <w:rPr>
          <w:lang w:eastAsia="zh-CN"/>
        </w:rPr>
        <w:br w:type="column"/>
      </w:r>
      <w:r>
        <w:rPr>
          <w:rFonts w:ascii="Times New Roman"/>
          <w:i/>
          <w:spacing w:val="3"/>
          <w:sz w:val="24"/>
          <w:lang w:eastAsia="zh-CN"/>
        </w:rPr>
        <w:lastRenderedPageBreak/>
        <w:t>d</w:t>
      </w:r>
      <w:r>
        <w:rPr>
          <w:rFonts w:ascii="Bookman Old Style"/>
          <w:i/>
          <w:spacing w:val="2"/>
          <w:position w:val="-3"/>
          <w:sz w:val="16"/>
          <w:lang w:eastAsia="zh-CN"/>
        </w:rPr>
        <w:t>ij</w:t>
      </w:r>
      <w:r>
        <w:rPr>
          <w:rFonts w:ascii="Bookman Old Style"/>
          <w:i/>
          <w:spacing w:val="2"/>
          <w:position w:val="-3"/>
          <w:sz w:val="16"/>
          <w:lang w:eastAsia="zh-CN"/>
        </w:rPr>
        <w:tab/>
      </w:r>
      <w:r>
        <w:rPr>
          <w:rFonts w:ascii="Times New Roman"/>
          <w:sz w:val="24"/>
          <w:lang w:eastAsia="zh-CN"/>
        </w:rPr>
        <w:t>(2.1)</w:t>
      </w:r>
    </w:p>
    <w:p w14:paraId="6E4B5245" w14:textId="77777777" w:rsidR="00996552" w:rsidRDefault="00996552">
      <w:pPr>
        <w:rPr>
          <w:rFonts w:ascii="Times New Roman" w:eastAsia="Times New Roman" w:hAnsi="Times New Roman" w:cs="Times New Roman"/>
          <w:sz w:val="24"/>
          <w:szCs w:val="24"/>
          <w:lang w:eastAsia="zh-CN"/>
        </w:rPr>
        <w:sectPr w:rsidR="00996552">
          <w:type w:val="continuous"/>
          <w:pgSz w:w="11910" w:h="16840"/>
          <w:pgMar w:top="1580" w:right="1540" w:bottom="280" w:left="1680" w:header="720" w:footer="720" w:gutter="0"/>
          <w:cols w:num="3" w:space="720" w:equalWidth="0">
            <w:col w:w="4293" w:space="40"/>
            <w:col w:w="369" w:space="40"/>
            <w:col w:w="3948"/>
          </w:cols>
        </w:sectPr>
      </w:pPr>
    </w:p>
    <w:p w14:paraId="5AA02490" w14:textId="77777777" w:rsidR="00996552" w:rsidRDefault="00025C9E">
      <w:pPr>
        <w:spacing w:before="48" w:line="257" w:lineRule="auto"/>
        <w:ind w:left="117" w:right="83" w:firstLine="480"/>
        <w:rPr>
          <w:rFonts w:ascii="宋体" w:eastAsia="宋体" w:hAnsi="宋体" w:cs="宋体"/>
          <w:sz w:val="24"/>
          <w:szCs w:val="24"/>
          <w:lang w:eastAsia="zh-CN"/>
        </w:rPr>
      </w:pPr>
      <w:r>
        <w:rPr>
          <w:rFonts w:eastAsiaTheme="minorHAnsi"/>
        </w:rPr>
        <w:lastRenderedPageBreak/>
        <w:pict w14:anchorId="5FBF4D38">
          <v:group id="_x0000_s7987" style="position:absolute;left:0;text-align:left;margin-left:293.65pt;margin-top:33.35pt;width:29.1pt;height:.1pt;z-index:-283480;mso-position-horizontal-relative:page" coordorigin="5873,667" coordsize="582,2">
            <v:shape id="_x0000_s7988" style="position:absolute;left:5873;top:667;width:582;height:2" coordorigin="5873,667" coordsize="582,0" path="m5873,667r581,e" filled="f" strokeweight=".23706mm">
              <v:path arrowok="t"/>
            </v:shape>
            <w10:wrap anchorx="page"/>
          </v:group>
        </w:pict>
      </w:r>
      <w:r>
        <w:rPr>
          <w:rFonts w:eastAsiaTheme="minorHAnsi"/>
        </w:rPr>
        <w:pict w14:anchorId="49023862">
          <v:shape id="_x0000_s7986" type="#_x0000_t202" style="position:absolute;left:0;text-align:left;margin-left:306.15pt;margin-top:34.25pt;width:4pt;height:8pt;z-index:-283384;mso-position-horizontal-relative:page" filled="f" stroked="f">
            <v:textbox inset="0,0,0,0">
              <w:txbxContent>
                <w:p w14:paraId="7FE37B25" w14:textId="77777777" w:rsidR="00025C9E" w:rsidRDefault="00025C9E">
                  <w:pPr>
                    <w:spacing w:line="159" w:lineRule="exact"/>
                    <w:rPr>
                      <w:rFonts w:ascii="Palatino Linotype" w:eastAsia="Palatino Linotype" w:hAnsi="Palatino Linotype" w:cs="Palatino Linotype"/>
                      <w:sz w:val="16"/>
                      <w:szCs w:val="16"/>
                    </w:rPr>
                  </w:pPr>
                  <w:r>
                    <w:rPr>
                      <w:rFonts w:ascii="Palatino Linotype"/>
                      <w:sz w:val="16"/>
                    </w:rPr>
                    <w:t>2</w:t>
                  </w:r>
                </w:p>
              </w:txbxContent>
            </v:textbox>
            <w10:wrap anchorx="page"/>
          </v:shape>
        </w:pict>
      </w:r>
      <w:r w:rsidR="002D0D3F">
        <w:rPr>
          <w:rFonts w:ascii="宋体" w:eastAsia="宋体" w:hAnsi="宋体" w:cs="宋体"/>
          <w:spacing w:val="1"/>
          <w:sz w:val="24"/>
          <w:szCs w:val="24"/>
          <w:lang w:eastAsia="zh-CN"/>
        </w:rPr>
        <w:t>聚类系数是表征两个节点间连接紧密程度的特征参数。当节点</w:t>
      </w:r>
      <w:r w:rsidR="002D0D3F">
        <w:rPr>
          <w:rFonts w:ascii="宋体" w:eastAsia="宋体" w:hAnsi="宋体" w:cs="宋体"/>
          <w:spacing w:val="-46"/>
          <w:sz w:val="24"/>
          <w:szCs w:val="24"/>
          <w:lang w:eastAsia="zh-CN"/>
        </w:rPr>
        <w:t xml:space="preserve"> </w:t>
      </w:r>
      <w:r w:rsidR="002D0D3F">
        <w:rPr>
          <w:rFonts w:ascii="Times New Roman" w:eastAsia="Times New Roman" w:hAnsi="Times New Roman" w:cs="Times New Roman"/>
          <w:i/>
          <w:spacing w:val="-1"/>
          <w:sz w:val="24"/>
          <w:szCs w:val="24"/>
          <w:lang w:eastAsia="zh-CN"/>
        </w:rPr>
        <w:t>v</w:t>
      </w:r>
      <w:r w:rsidR="002D0D3F">
        <w:rPr>
          <w:rFonts w:ascii="Bookman Old Style" w:eastAsia="Bookman Old Style" w:hAnsi="Bookman Old Style" w:cs="Bookman Old Style"/>
          <w:i/>
          <w:spacing w:val="-1"/>
          <w:position w:val="-3"/>
          <w:sz w:val="16"/>
          <w:szCs w:val="16"/>
          <w:lang w:eastAsia="zh-CN"/>
        </w:rPr>
        <w:t>i</w:t>
      </w:r>
      <w:r w:rsidR="002D0D3F">
        <w:rPr>
          <w:rFonts w:ascii="Bookman Old Style" w:eastAsia="Bookman Old Style" w:hAnsi="Bookman Old Style" w:cs="Bookman Old Style"/>
          <w:i/>
          <w:spacing w:val="41"/>
          <w:position w:val="-3"/>
          <w:sz w:val="16"/>
          <w:szCs w:val="16"/>
          <w:lang w:eastAsia="zh-CN"/>
        </w:rPr>
        <w:t xml:space="preserve"> </w:t>
      </w:r>
      <w:r w:rsidR="002D0D3F">
        <w:rPr>
          <w:rFonts w:ascii="宋体" w:eastAsia="宋体" w:hAnsi="宋体" w:cs="宋体"/>
          <w:spacing w:val="1"/>
          <w:sz w:val="24"/>
          <w:szCs w:val="24"/>
          <w:lang w:eastAsia="zh-CN"/>
        </w:rPr>
        <w:t>的节点度</w:t>
      </w:r>
      <w:r w:rsidR="002D0D3F">
        <w:rPr>
          <w:rFonts w:ascii="宋体" w:eastAsia="宋体" w:hAnsi="宋体" w:cs="宋体"/>
          <w:spacing w:val="52"/>
          <w:sz w:val="24"/>
          <w:szCs w:val="24"/>
          <w:lang w:eastAsia="zh-CN"/>
        </w:rPr>
        <w:t xml:space="preserve"> </w:t>
      </w:r>
      <w:r w:rsidR="002D0D3F">
        <w:rPr>
          <w:rFonts w:ascii="宋体" w:eastAsia="宋体" w:hAnsi="宋体" w:cs="宋体"/>
          <w:sz w:val="24"/>
          <w:szCs w:val="24"/>
          <w:lang w:eastAsia="zh-CN"/>
        </w:rPr>
        <w:t>为</w:t>
      </w:r>
      <w:r w:rsidR="002D0D3F">
        <w:rPr>
          <w:rFonts w:ascii="宋体" w:eastAsia="宋体" w:hAnsi="宋体" w:cs="宋体"/>
          <w:spacing w:val="-50"/>
          <w:sz w:val="24"/>
          <w:szCs w:val="24"/>
          <w:lang w:eastAsia="zh-CN"/>
        </w:rPr>
        <w:t xml:space="preserve"> </w:t>
      </w:r>
      <w:r w:rsidR="002D0D3F">
        <w:rPr>
          <w:rFonts w:ascii="Times New Roman" w:eastAsia="Times New Roman" w:hAnsi="Times New Roman" w:cs="Times New Roman"/>
          <w:i/>
          <w:spacing w:val="3"/>
          <w:sz w:val="24"/>
          <w:szCs w:val="24"/>
          <w:lang w:eastAsia="zh-CN"/>
        </w:rPr>
        <w:t>k</w:t>
      </w:r>
      <w:r w:rsidR="002D0D3F">
        <w:rPr>
          <w:rFonts w:ascii="Bookman Old Style" w:eastAsia="Bookman Old Style" w:hAnsi="Bookman Old Style" w:cs="Bookman Old Style"/>
          <w:i/>
          <w:spacing w:val="2"/>
          <w:position w:val="-3"/>
          <w:sz w:val="16"/>
          <w:szCs w:val="16"/>
          <w:lang w:eastAsia="zh-CN"/>
        </w:rPr>
        <w:t>i</w:t>
      </w:r>
      <w:r w:rsidR="002D0D3F">
        <w:rPr>
          <w:rFonts w:ascii="Bookman Old Style" w:eastAsia="Bookman Old Style" w:hAnsi="Bookman Old Style" w:cs="Bookman Old Style"/>
          <w:i/>
          <w:spacing w:val="-33"/>
          <w:position w:val="-3"/>
          <w:sz w:val="16"/>
          <w:szCs w:val="16"/>
          <w:lang w:eastAsia="zh-CN"/>
        </w:rPr>
        <w:t xml:space="preserve"> </w:t>
      </w:r>
      <w:r w:rsidR="002D0D3F">
        <w:rPr>
          <w:rFonts w:ascii="Times New Roman" w:eastAsia="Times New Roman" w:hAnsi="Times New Roman" w:cs="Times New Roman"/>
          <w:sz w:val="24"/>
          <w:szCs w:val="24"/>
          <w:lang w:eastAsia="zh-CN"/>
        </w:rPr>
        <w:t xml:space="preserve">, </w:t>
      </w:r>
      <w:r w:rsidR="002D0D3F">
        <w:rPr>
          <w:rFonts w:ascii="宋体" w:eastAsia="宋体" w:hAnsi="宋体" w:cs="宋体"/>
          <w:sz w:val="24"/>
          <w:szCs w:val="24"/>
          <w:lang w:eastAsia="zh-CN"/>
        </w:rPr>
        <w:t>那么相邻节点之间的边数最大为</w:t>
      </w:r>
      <w:r w:rsidR="002D0D3F">
        <w:rPr>
          <w:rFonts w:ascii="宋体" w:eastAsia="宋体" w:hAnsi="宋体" w:cs="宋体"/>
          <w:spacing w:val="-35"/>
          <w:sz w:val="24"/>
          <w:szCs w:val="24"/>
          <w:lang w:eastAsia="zh-CN"/>
        </w:rPr>
        <w:t xml:space="preserve"> </w:t>
      </w:r>
      <w:r w:rsidR="002D0D3F">
        <w:rPr>
          <w:rFonts w:ascii="Bookman Old Style" w:eastAsia="Bookman Old Style" w:hAnsi="Bookman Old Style" w:cs="Bookman Old Style"/>
          <w:i/>
          <w:spacing w:val="1"/>
          <w:position w:val="11"/>
          <w:sz w:val="16"/>
          <w:szCs w:val="16"/>
          <w:lang w:eastAsia="zh-CN"/>
        </w:rPr>
        <w:t>k</w:t>
      </w:r>
      <w:r w:rsidR="002D0D3F">
        <w:rPr>
          <w:rFonts w:ascii="Bookman Old Style" w:eastAsia="Bookman Old Style" w:hAnsi="Bookman Old Style" w:cs="Bookman Old Style"/>
          <w:i/>
          <w:position w:val="9"/>
          <w:sz w:val="12"/>
          <w:szCs w:val="12"/>
          <w:lang w:eastAsia="zh-CN"/>
        </w:rPr>
        <w:t>i</w:t>
      </w:r>
      <w:r w:rsidR="002D0D3F">
        <w:rPr>
          <w:rFonts w:ascii="Bookman Old Style" w:eastAsia="Bookman Old Style" w:hAnsi="Bookman Old Style" w:cs="Bookman Old Style"/>
          <w:i/>
          <w:spacing w:val="-19"/>
          <w:position w:val="9"/>
          <w:sz w:val="12"/>
          <w:szCs w:val="12"/>
          <w:lang w:eastAsia="zh-CN"/>
        </w:rPr>
        <w:t xml:space="preserve"> </w:t>
      </w:r>
      <w:r w:rsidR="002D0D3F">
        <w:rPr>
          <w:rFonts w:ascii="MS Gothic" w:eastAsia="MS Gothic" w:hAnsi="MS Gothic" w:cs="MS Gothic"/>
          <w:spacing w:val="1"/>
          <w:position w:val="11"/>
          <w:sz w:val="16"/>
          <w:szCs w:val="16"/>
          <w:lang w:eastAsia="zh-CN"/>
        </w:rPr>
        <w:t>(</w:t>
      </w:r>
      <w:r w:rsidR="002D0D3F">
        <w:rPr>
          <w:rFonts w:ascii="Bookman Old Style" w:eastAsia="Bookman Old Style" w:hAnsi="Bookman Old Style" w:cs="Bookman Old Style"/>
          <w:i/>
          <w:spacing w:val="1"/>
          <w:position w:val="11"/>
          <w:sz w:val="16"/>
          <w:szCs w:val="16"/>
          <w:lang w:eastAsia="zh-CN"/>
        </w:rPr>
        <w:t>k</w:t>
      </w:r>
      <w:r w:rsidR="002D0D3F">
        <w:rPr>
          <w:rFonts w:ascii="Bookman Old Style" w:eastAsia="Bookman Old Style" w:hAnsi="Bookman Old Style" w:cs="Bookman Old Style"/>
          <w:i/>
          <w:position w:val="9"/>
          <w:sz w:val="12"/>
          <w:szCs w:val="12"/>
          <w:lang w:eastAsia="zh-CN"/>
        </w:rPr>
        <w:t>i</w:t>
      </w:r>
      <w:r w:rsidR="002D0D3F">
        <w:rPr>
          <w:rFonts w:ascii="Bookman Old Style" w:eastAsia="Bookman Old Style" w:hAnsi="Bookman Old Style" w:cs="Bookman Old Style"/>
          <w:i/>
          <w:spacing w:val="-19"/>
          <w:position w:val="9"/>
          <w:sz w:val="12"/>
          <w:szCs w:val="12"/>
          <w:lang w:eastAsia="zh-CN"/>
        </w:rPr>
        <w:t xml:space="preserve"> </w:t>
      </w:r>
      <w:r w:rsidR="002D0D3F">
        <w:rPr>
          <w:rFonts w:ascii="MS Gothic" w:eastAsia="MS Gothic" w:hAnsi="MS Gothic" w:cs="MS Gothic"/>
          <w:position w:val="11"/>
          <w:sz w:val="16"/>
          <w:szCs w:val="16"/>
          <w:lang w:eastAsia="zh-CN"/>
        </w:rPr>
        <w:t>−</w:t>
      </w:r>
      <w:r w:rsidR="002D0D3F">
        <w:rPr>
          <w:rFonts w:ascii="Palatino Linotype" w:eastAsia="Palatino Linotype" w:hAnsi="Palatino Linotype" w:cs="Palatino Linotype"/>
          <w:position w:val="11"/>
          <w:sz w:val="16"/>
          <w:szCs w:val="16"/>
          <w:lang w:eastAsia="zh-CN"/>
        </w:rPr>
        <w:t>1</w:t>
      </w:r>
      <w:r w:rsidR="002D0D3F">
        <w:rPr>
          <w:rFonts w:ascii="MS Gothic" w:eastAsia="MS Gothic" w:hAnsi="MS Gothic" w:cs="MS Gothic"/>
          <w:position w:val="11"/>
          <w:sz w:val="16"/>
          <w:szCs w:val="16"/>
          <w:lang w:eastAsia="zh-CN"/>
        </w:rPr>
        <w:t>)</w:t>
      </w:r>
      <w:r w:rsidR="002D0D3F">
        <w:rPr>
          <w:rFonts w:ascii="MS Gothic" w:eastAsia="MS Gothic" w:hAnsi="MS Gothic" w:cs="MS Gothic"/>
          <w:spacing w:val="-58"/>
          <w:position w:val="11"/>
          <w:sz w:val="16"/>
          <w:szCs w:val="16"/>
          <w:lang w:eastAsia="zh-CN"/>
        </w:rPr>
        <w:t xml:space="preserve"> </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1"/>
          <w:sz w:val="24"/>
          <w:szCs w:val="24"/>
          <w:lang w:eastAsia="zh-CN"/>
        </w:rPr>
        <w:t xml:space="preserve"> </w:t>
      </w:r>
      <w:r w:rsidR="002D0D3F">
        <w:rPr>
          <w:rFonts w:ascii="宋体" w:eastAsia="宋体" w:hAnsi="宋体" w:cs="宋体"/>
          <w:sz w:val="24"/>
          <w:szCs w:val="24"/>
          <w:lang w:eastAsia="zh-CN"/>
        </w:rPr>
        <w:t>假设节点</w:t>
      </w:r>
      <w:r w:rsidR="002D0D3F">
        <w:rPr>
          <w:rFonts w:ascii="宋体" w:eastAsia="宋体" w:hAnsi="宋体" w:cs="宋体"/>
          <w:spacing w:val="-58"/>
          <w:sz w:val="24"/>
          <w:szCs w:val="24"/>
          <w:lang w:eastAsia="zh-CN"/>
        </w:rPr>
        <w:t xml:space="preserve"> </w:t>
      </w:r>
      <w:r w:rsidR="002D0D3F">
        <w:rPr>
          <w:rFonts w:ascii="Times New Roman" w:eastAsia="Times New Roman" w:hAnsi="Times New Roman" w:cs="Times New Roman"/>
          <w:i/>
          <w:spacing w:val="-1"/>
          <w:sz w:val="24"/>
          <w:szCs w:val="24"/>
          <w:lang w:eastAsia="zh-CN"/>
        </w:rPr>
        <w:t>v</w:t>
      </w:r>
      <w:r w:rsidR="002D0D3F">
        <w:rPr>
          <w:rFonts w:ascii="Bookman Old Style" w:eastAsia="Bookman Old Style" w:hAnsi="Bookman Old Style" w:cs="Bookman Old Style"/>
          <w:i/>
          <w:spacing w:val="-1"/>
          <w:position w:val="-3"/>
          <w:sz w:val="16"/>
          <w:szCs w:val="16"/>
          <w:lang w:eastAsia="zh-CN"/>
        </w:rPr>
        <w:t>i</w:t>
      </w:r>
      <w:r w:rsidR="002D0D3F">
        <w:rPr>
          <w:rFonts w:ascii="Bookman Old Style" w:eastAsia="Bookman Old Style" w:hAnsi="Bookman Old Style" w:cs="Bookman Old Style"/>
          <w:i/>
          <w:spacing w:val="28"/>
          <w:position w:val="-3"/>
          <w:sz w:val="16"/>
          <w:szCs w:val="16"/>
          <w:lang w:eastAsia="zh-CN"/>
        </w:rPr>
        <w:t xml:space="preserve"> </w:t>
      </w:r>
      <w:r w:rsidR="002D0D3F">
        <w:rPr>
          <w:rFonts w:ascii="宋体" w:eastAsia="宋体" w:hAnsi="宋体" w:cs="宋体"/>
          <w:sz w:val="24"/>
          <w:szCs w:val="24"/>
          <w:lang w:eastAsia="zh-CN"/>
        </w:rPr>
        <w:t>的</w:t>
      </w:r>
      <w:r w:rsidR="002D0D3F">
        <w:rPr>
          <w:rFonts w:ascii="宋体" w:eastAsia="宋体" w:hAnsi="宋体" w:cs="宋体"/>
          <w:spacing w:val="-50"/>
          <w:sz w:val="24"/>
          <w:szCs w:val="24"/>
          <w:lang w:eastAsia="zh-CN"/>
        </w:rPr>
        <w:t xml:space="preserve"> </w:t>
      </w:r>
      <w:r w:rsidR="002D0D3F">
        <w:rPr>
          <w:rFonts w:ascii="Times New Roman" w:eastAsia="Times New Roman" w:hAnsi="Times New Roman" w:cs="Times New Roman"/>
          <w:i/>
          <w:spacing w:val="3"/>
          <w:sz w:val="24"/>
          <w:szCs w:val="24"/>
          <w:lang w:eastAsia="zh-CN"/>
        </w:rPr>
        <w:t>k</w:t>
      </w:r>
      <w:r w:rsidR="002D0D3F">
        <w:rPr>
          <w:rFonts w:ascii="Bookman Old Style" w:eastAsia="Bookman Old Style" w:hAnsi="Bookman Old Style" w:cs="Bookman Old Style"/>
          <w:i/>
          <w:spacing w:val="2"/>
          <w:position w:val="-3"/>
          <w:sz w:val="16"/>
          <w:szCs w:val="16"/>
          <w:lang w:eastAsia="zh-CN"/>
        </w:rPr>
        <w:t>i</w:t>
      </w:r>
      <w:r w:rsidR="002D0D3F">
        <w:rPr>
          <w:rFonts w:ascii="Bookman Old Style" w:eastAsia="Bookman Old Style" w:hAnsi="Bookman Old Style" w:cs="Bookman Old Style"/>
          <w:i/>
          <w:spacing w:val="28"/>
          <w:position w:val="-3"/>
          <w:sz w:val="16"/>
          <w:szCs w:val="16"/>
          <w:lang w:eastAsia="zh-CN"/>
        </w:rPr>
        <w:t xml:space="preserve"> </w:t>
      </w:r>
      <w:r w:rsidR="002D0D3F">
        <w:rPr>
          <w:rFonts w:ascii="宋体" w:eastAsia="宋体" w:hAnsi="宋体" w:cs="宋体"/>
          <w:sz w:val="24"/>
          <w:szCs w:val="24"/>
          <w:lang w:eastAsia="zh-CN"/>
        </w:rPr>
        <w:t>个邻居节点之间</w:t>
      </w:r>
    </w:p>
    <w:p w14:paraId="4CA7A01F" w14:textId="77777777" w:rsidR="00996552" w:rsidRDefault="00996552">
      <w:pPr>
        <w:spacing w:line="257" w:lineRule="auto"/>
        <w:rPr>
          <w:rFonts w:ascii="宋体" w:eastAsia="宋体" w:hAnsi="宋体" w:cs="宋体"/>
          <w:sz w:val="24"/>
          <w:szCs w:val="24"/>
          <w:lang w:eastAsia="zh-CN"/>
        </w:rPr>
        <w:sectPr w:rsidR="00996552">
          <w:type w:val="continuous"/>
          <w:pgSz w:w="11910" w:h="16840"/>
          <w:pgMar w:top="1580" w:right="1540" w:bottom="280" w:left="1680" w:header="720" w:footer="720" w:gutter="0"/>
          <w:cols w:space="720"/>
        </w:sectPr>
      </w:pPr>
    </w:p>
    <w:p w14:paraId="55B6B01C" w14:textId="77777777" w:rsidR="00996552" w:rsidRDefault="00025C9E">
      <w:pPr>
        <w:tabs>
          <w:tab w:val="left" w:pos="6543"/>
        </w:tabs>
        <w:spacing w:before="16" w:line="255" w:lineRule="exact"/>
        <w:ind w:left="117"/>
        <w:rPr>
          <w:rFonts w:ascii="Bookman Old Style" w:eastAsia="Bookman Old Style" w:hAnsi="Bookman Old Style" w:cs="Bookman Old Style"/>
          <w:sz w:val="12"/>
          <w:szCs w:val="12"/>
          <w:lang w:eastAsia="zh-CN"/>
        </w:rPr>
      </w:pPr>
      <w:r>
        <w:rPr>
          <w:rFonts w:eastAsiaTheme="minorHAnsi"/>
        </w:rPr>
        <w:lastRenderedPageBreak/>
        <w:pict w14:anchorId="7539D5AD">
          <v:group id="_x0000_s7984" style="position:absolute;left:0;text-align:left;margin-left:403.15pt;margin-top:11.75pt;width:29.1pt;height:.1pt;z-index:-283456;mso-position-horizontal-relative:page" coordorigin="8063,235" coordsize="582,2">
            <v:shape id="_x0000_s7985" style="position:absolute;left:8063;top:235;width:582;height:2" coordorigin="8063,235" coordsize="582,0" path="m8063,235r581,e" filled="f" strokeweight=".23706mm">
              <v:path arrowok="t"/>
            </v:shape>
            <w10:wrap anchorx="page"/>
          </v:group>
        </w:pict>
      </w:r>
      <w:r>
        <w:rPr>
          <w:rFonts w:eastAsiaTheme="minorHAnsi"/>
        </w:rPr>
        <w:pict w14:anchorId="46C73207">
          <v:shape id="_x0000_s7983" type="#_x0000_t202" style="position:absolute;left:0;text-align:left;margin-left:196.5pt;margin-top:10.35pt;width:190.35pt;height:8pt;z-index:-283360;mso-position-horizontal-relative:page" filled="f" stroked="f">
            <v:textbox inset="0,0,0,0">
              <w:txbxContent>
                <w:p w14:paraId="544D2279" w14:textId="77777777" w:rsidR="00025C9E" w:rsidRDefault="00025C9E">
                  <w:pPr>
                    <w:tabs>
                      <w:tab w:val="left" w:pos="1316"/>
                      <w:tab w:val="left" w:pos="3754"/>
                    </w:tabs>
                    <w:spacing w:line="159" w:lineRule="exact"/>
                    <w:rPr>
                      <w:rFonts w:ascii="Bookman Old Style" w:eastAsia="Bookman Old Style" w:hAnsi="Bookman Old Style" w:cs="Bookman Old Style"/>
                      <w:sz w:val="16"/>
                      <w:szCs w:val="16"/>
                    </w:rPr>
                  </w:pPr>
                  <w:r>
                    <w:rPr>
                      <w:rFonts w:ascii="Bookman Old Style"/>
                      <w:i/>
                      <w:w w:val="110"/>
                      <w:sz w:val="16"/>
                    </w:rPr>
                    <w:t>i</w:t>
                  </w:r>
                  <w:r>
                    <w:rPr>
                      <w:rFonts w:ascii="Bookman Old Style"/>
                      <w:i/>
                      <w:w w:val="110"/>
                      <w:sz w:val="16"/>
                    </w:rPr>
                    <w:tab/>
                    <w:t>i</w:t>
                  </w:r>
                  <w:r>
                    <w:rPr>
                      <w:rFonts w:ascii="Bookman Old Style"/>
                      <w:i/>
                      <w:w w:val="110"/>
                      <w:sz w:val="16"/>
                    </w:rPr>
                    <w:tab/>
                  </w:r>
                  <w:r>
                    <w:rPr>
                      <w:rFonts w:ascii="Bookman Old Style"/>
                      <w:i/>
                      <w:w w:val="115"/>
                      <w:sz w:val="16"/>
                    </w:rPr>
                    <w:t>i</w:t>
                  </w:r>
                </w:p>
              </w:txbxContent>
            </v:textbox>
            <w10:wrap anchorx="page"/>
          </v:shape>
        </w:pict>
      </w:r>
      <w:r w:rsidR="002D0D3F">
        <w:rPr>
          <w:rFonts w:ascii="宋体" w:eastAsia="宋体" w:hAnsi="宋体" w:cs="宋体"/>
          <w:sz w:val="24"/>
          <w:szCs w:val="24"/>
          <w:lang w:eastAsia="zh-CN"/>
        </w:rPr>
        <w:t>实际存在的边数为</w:t>
      </w:r>
      <w:r w:rsidR="002D0D3F">
        <w:rPr>
          <w:rFonts w:ascii="宋体" w:eastAsia="宋体" w:hAnsi="宋体" w:cs="宋体"/>
          <w:spacing w:val="-54"/>
          <w:sz w:val="24"/>
          <w:szCs w:val="24"/>
          <w:lang w:eastAsia="zh-CN"/>
        </w:rPr>
        <w:t xml:space="preserve"> </w:t>
      </w:r>
      <w:r w:rsidR="002D0D3F">
        <w:rPr>
          <w:rFonts w:ascii="Times New Roman" w:eastAsia="Times New Roman" w:hAnsi="Times New Roman" w:cs="Times New Roman"/>
          <w:i/>
          <w:sz w:val="24"/>
          <w:szCs w:val="24"/>
          <w:lang w:eastAsia="zh-CN"/>
        </w:rPr>
        <w:t>E</w:t>
      </w:r>
      <w:r w:rsidR="002D0D3F">
        <w:rPr>
          <w:rFonts w:ascii="Times New Roman" w:eastAsia="Times New Roman" w:hAnsi="Times New Roman" w:cs="Times New Roman"/>
          <w:i/>
          <w:spacing w:val="6"/>
          <w:sz w:val="24"/>
          <w:szCs w:val="24"/>
          <w:lang w:eastAsia="zh-CN"/>
        </w:rPr>
        <w:t xml:space="preserve"> </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1"/>
          <w:sz w:val="24"/>
          <w:szCs w:val="24"/>
          <w:lang w:eastAsia="zh-CN"/>
        </w:rPr>
        <w:t xml:space="preserve"> </w:t>
      </w:r>
      <w:r w:rsidR="002D0D3F">
        <w:rPr>
          <w:rFonts w:ascii="宋体" w:eastAsia="宋体" w:hAnsi="宋体" w:cs="宋体"/>
          <w:sz w:val="24"/>
          <w:szCs w:val="24"/>
          <w:lang w:eastAsia="zh-CN"/>
        </w:rPr>
        <w:t>那么节点</w:t>
      </w:r>
      <w:r w:rsidR="002D0D3F">
        <w:rPr>
          <w:rFonts w:ascii="宋体" w:eastAsia="宋体" w:hAnsi="宋体" w:cs="宋体"/>
          <w:spacing w:val="-58"/>
          <w:sz w:val="24"/>
          <w:szCs w:val="24"/>
          <w:lang w:eastAsia="zh-CN"/>
        </w:rPr>
        <w:t xml:space="preserve"> </w:t>
      </w:r>
      <w:r w:rsidR="002D0D3F">
        <w:rPr>
          <w:rFonts w:ascii="Times New Roman" w:eastAsia="Times New Roman" w:hAnsi="Times New Roman" w:cs="Times New Roman"/>
          <w:i/>
          <w:sz w:val="24"/>
          <w:szCs w:val="24"/>
          <w:lang w:eastAsia="zh-CN"/>
        </w:rPr>
        <w:t xml:space="preserve">v </w:t>
      </w:r>
      <w:r w:rsidR="002D0D3F">
        <w:rPr>
          <w:rFonts w:ascii="Times New Roman" w:eastAsia="Times New Roman" w:hAnsi="Times New Roman" w:cs="Times New Roman"/>
          <w:i/>
          <w:spacing w:val="6"/>
          <w:sz w:val="24"/>
          <w:szCs w:val="24"/>
          <w:lang w:eastAsia="zh-CN"/>
        </w:rPr>
        <w:t xml:space="preserve"> </w:t>
      </w:r>
      <w:r w:rsidR="002D0D3F">
        <w:rPr>
          <w:rFonts w:ascii="宋体" w:eastAsia="宋体" w:hAnsi="宋体" w:cs="宋体"/>
          <w:spacing w:val="-1"/>
          <w:sz w:val="24"/>
          <w:szCs w:val="24"/>
          <w:lang w:eastAsia="zh-CN"/>
        </w:rPr>
        <w:t>的聚类系数定义为：</w:t>
      </w:r>
      <w:r w:rsidR="002D0D3F">
        <w:rPr>
          <w:rFonts w:ascii="Times New Roman" w:eastAsia="Times New Roman" w:hAnsi="Times New Roman" w:cs="Times New Roman"/>
          <w:i/>
          <w:spacing w:val="-1"/>
          <w:sz w:val="24"/>
          <w:szCs w:val="24"/>
          <w:lang w:eastAsia="zh-CN"/>
        </w:rPr>
        <w:t>C</w:t>
      </w:r>
      <w:r w:rsidR="002D0D3F">
        <w:rPr>
          <w:rFonts w:ascii="Times New Roman" w:eastAsia="Times New Roman" w:hAnsi="Times New Roman" w:cs="Times New Roman"/>
          <w:i/>
          <w:sz w:val="24"/>
          <w:szCs w:val="24"/>
          <w:lang w:eastAsia="zh-CN"/>
        </w:rPr>
        <w:t xml:space="preserve"> </w:t>
      </w:r>
      <w:r w:rsidR="002D0D3F">
        <w:rPr>
          <w:rFonts w:ascii="Times New Roman" w:eastAsia="Times New Roman" w:hAnsi="Times New Roman" w:cs="Times New Roman"/>
          <w:i/>
          <w:spacing w:val="7"/>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z w:val="24"/>
          <w:szCs w:val="24"/>
          <w:lang w:eastAsia="zh-CN"/>
        </w:rPr>
        <w:tab/>
      </w:r>
      <w:r w:rsidR="002D0D3F">
        <w:rPr>
          <w:rFonts w:ascii="Palatino Linotype" w:eastAsia="Palatino Linotype" w:hAnsi="Palatino Linotype" w:cs="Palatino Linotype"/>
          <w:spacing w:val="1"/>
          <w:position w:val="11"/>
          <w:sz w:val="16"/>
          <w:szCs w:val="16"/>
          <w:lang w:eastAsia="zh-CN"/>
        </w:rPr>
        <w:t>2</w:t>
      </w:r>
      <w:r w:rsidR="002D0D3F">
        <w:rPr>
          <w:rFonts w:ascii="Bookman Old Style" w:eastAsia="Bookman Old Style" w:hAnsi="Bookman Old Style" w:cs="Bookman Old Style"/>
          <w:i/>
          <w:position w:val="11"/>
          <w:sz w:val="16"/>
          <w:szCs w:val="16"/>
          <w:lang w:eastAsia="zh-CN"/>
        </w:rPr>
        <w:t>E</w:t>
      </w:r>
      <w:r w:rsidR="002D0D3F">
        <w:rPr>
          <w:rFonts w:ascii="Bookman Old Style" w:eastAsia="Bookman Old Style" w:hAnsi="Bookman Old Style" w:cs="Bookman Old Style"/>
          <w:i/>
          <w:position w:val="8"/>
          <w:sz w:val="12"/>
          <w:szCs w:val="12"/>
          <w:lang w:eastAsia="zh-CN"/>
        </w:rPr>
        <w:t>i</w:t>
      </w:r>
    </w:p>
    <w:p w14:paraId="5C8EFCC2" w14:textId="77777777" w:rsidR="00996552" w:rsidRDefault="002D0D3F">
      <w:pPr>
        <w:spacing w:line="156" w:lineRule="exact"/>
        <w:jc w:val="right"/>
        <w:rPr>
          <w:rFonts w:ascii="MS Gothic" w:eastAsia="MS Gothic" w:hAnsi="MS Gothic" w:cs="MS Gothic"/>
          <w:sz w:val="16"/>
          <w:szCs w:val="16"/>
          <w:lang w:eastAsia="zh-CN"/>
        </w:rPr>
      </w:pPr>
      <w:r>
        <w:rPr>
          <w:rFonts w:ascii="Bookman Old Style" w:eastAsia="Bookman Old Style" w:hAnsi="Bookman Old Style" w:cs="Bookman Old Style"/>
          <w:i/>
          <w:spacing w:val="1"/>
          <w:w w:val="95"/>
          <w:sz w:val="16"/>
          <w:szCs w:val="16"/>
          <w:lang w:eastAsia="zh-CN"/>
        </w:rPr>
        <w:t>k</w:t>
      </w:r>
      <w:r>
        <w:rPr>
          <w:rFonts w:ascii="Bookman Old Style" w:eastAsia="Bookman Old Style" w:hAnsi="Bookman Old Style" w:cs="Bookman Old Style"/>
          <w:i/>
          <w:w w:val="95"/>
          <w:position w:val="-1"/>
          <w:sz w:val="12"/>
          <w:szCs w:val="12"/>
          <w:lang w:eastAsia="zh-CN"/>
        </w:rPr>
        <w:t>i</w:t>
      </w:r>
      <w:r>
        <w:rPr>
          <w:rFonts w:ascii="Bookman Old Style" w:eastAsia="Bookman Old Style" w:hAnsi="Bookman Old Style" w:cs="Bookman Old Style"/>
          <w:i/>
          <w:spacing w:val="-25"/>
          <w:w w:val="95"/>
          <w:position w:val="-1"/>
          <w:sz w:val="12"/>
          <w:szCs w:val="12"/>
          <w:lang w:eastAsia="zh-CN"/>
        </w:rPr>
        <w:t xml:space="preserve"> </w:t>
      </w:r>
      <w:r>
        <w:rPr>
          <w:rFonts w:ascii="MS Gothic" w:eastAsia="MS Gothic" w:hAnsi="MS Gothic" w:cs="MS Gothic"/>
          <w:spacing w:val="1"/>
          <w:w w:val="95"/>
          <w:sz w:val="16"/>
          <w:szCs w:val="16"/>
          <w:lang w:eastAsia="zh-CN"/>
        </w:rPr>
        <w:t>(</w:t>
      </w:r>
      <w:r>
        <w:rPr>
          <w:rFonts w:ascii="Bookman Old Style" w:eastAsia="Bookman Old Style" w:hAnsi="Bookman Old Style" w:cs="Bookman Old Style"/>
          <w:i/>
          <w:spacing w:val="1"/>
          <w:w w:val="95"/>
          <w:sz w:val="16"/>
          <w:szCs w:val="16"/>
          <w:lang w:eastAsia="zh-CN"/>
        </w:rPr>
        <w:t>k</w:t>
      </w:r>
      <w:r>
        <w:rPr>
          <w:rFonts w:ascii="Bookman Old Style" w:eastAsia="Bookman Old Style" w:hAnsi="Bookman Old Style" w:cs="Bookman Old Style"/>
          <w:i/>
          <w:w w:val="95"/>
          <w:position w:val="-1"/>
          <w:sz w:val="12"/>
          <w:szCs w:val="12"/>
          <w:lang w:eastAsia="zh-CN"/>
        </w:rPr>
        <w:t>i</w:t>
      </w:r>
      <w:r>
        <w:rPr>
          <w:rFonts w:ascii="Bookman Old Style" w:eastAsia="Bookman Old Style" w:hAnsi="Bookman Old Style" w:cs="Bookman Old Style"/>
          <w:i/>
          <w:spacing w:val="-25"/>
          <w:w w:val="95"/>
          <w:position w:val="-1"/>
          <w:sz w:val="12"/>
          <w:szCs w:val="12"/>
          <w:lang w:eastAsia="zh-CN"/>
        </w:rPr>
        <w:t xml:space="preserve"> </w:t>
      </w:r>
      <w:r>
        <w:rPr>
          <w:rFonts w:ascii="MS Gothic" w:eastAsia="MS Gothic" w:hAnsi="MS Gothic" w:cs="MS Gothic"/>
          <w:w w:val="95"/>
          <w:sz w:val="16"/>
          <w:szCs w:val="16"/>
          <w:lang w:eastAsia="zh-CN"/>
        </w:rPr>
        <w:t>−</w:t>
      </w:r>
      <w:r>
        <w:rPr>
          <w:rFonts w:ascii="Palatino Linotype" w:eastAsia="Palatino Linotype" w:hAnsi="Palatino Linotype" w:cs="Palatino Linotype"/>
          <w:w w:val="95"/>
          <w:sz w:val="16"/>
          <w:szCs w:val="16"/>
          <w:lang w:eastAsia="zh-CN"/>
        </w:rPr>
        <w:t>1</w:t>
      </w:r>
      <w:r>
        <w:rPr>
          <w:rFonts w:ascii="MS Gothic" w:eastAsia="MS Gothic" w:hAnsi="MS Gothic" w:cs="MS Gothic"/>
          <w:w w:val="95"/>
          <w:sz w:val="16"/>
          <w:szCs w:val="16"/>
          <w:lang w:eastAsia="zh-CN"/>
        </w:rPr>
        <w:t>)</w:t>
      </w:r>
    </w:p>
    <w:p w14:paraId="74838F77" w14:textId="77777777" w:rsidR="00996552" w:rsidRDefault="002D0D3F">
      <w:pPr>
        <w:pStyle w:val="a3"/>
        <w:spacing w:before="16"/>
        <w:ind w:left="-17"/>
        <w:rPr>
          <w:lang w:eastAsia="zh-CN"/>
        </w:rPr>
      </w:pPr>
      <w:r>
        <w:rPr>
          <w:lang w:eastAsia="zh-CN"/>
        </w:rPr>
        <w:br w:type="column"/>
      </w:r>
      <w:r>
        <w:rPr>
          <w:lang w:eastAsia="zh-CN"/>
        </w:rPr>
        <w:lastRenderedPageBreak/>
        <w:t>。网络的聚类</w:t>
      </w:r>
    </w:p>
    <w:p w14:paraId="7623C522" w14:textId="77777777" w:rsidR="00996552" w:rsidRDefault="00996552">
      <w:pPr>
        <w:rPr>
          <w:lang w:eastAsia="zh-CN"/>
        </w:rPr>
        <w:sectPr w:rsidR="00996552">
          <w:type w:val="continuous"/>
          <w:pgSz w:w="11910" w:h="16840"/>
          <w:pgMar w:top="1580" w:right="1540" w:bottom="280" w:left="1680" w:header="720" w:footer="720" w:gutter="0"/>
          <w:cols w:num="2" w:space="720" w:equalWidth="0">
            <w:col w:w="6965" w:space="40"/>
            <w:col w:w="1685"/>
          </w:cols>
        </w:sectPr>
      </w:pPr>
    </w:p>
    <w:p w14:paraId="554EA1C3" w14:textId="77777777" w:rsidR="00996552" w:rsidRDefault="002D0D3F">
      <w:pPr>
        <w:pStyle w:val="a3"/>
        <w:spacing w:line="303" w:lineRule="exact"/>
        <w:rPr>
          <w:lang w:eastAsia="zh-CN"/>
        </w:rPr>
      </w:pPr>
      <w:r>
        <w:rPr>
          <w:lang w:eastAsia="zh-CN"/>
        </w:rPr>
        <w:lastRenderedPageBreak/>
        <w:t>系数为：</w:t>
      </w:r>
    </w:p>
    <w:p w14:paraId="44A08BC8" w14:textId="77777777" w:rsidR="00996552" w:rsidRDefault="00996552">
      <w:pPr>
        <w:rPr>
          <w:rFonts w:ascii="宋体" w:eastAsia="宋体" w:hAnsi="宋体" w:cs="宋体"/>
          <w:sz w:val="20"/>
          <w:szCs w:val="20"/>
          <w:lang w:eastAsia="zh-CN"/>
        </w:rPr>
      </w:pPr>
    </w:p>
    <w:p w14:paraId="5E1F5E9B" w14:textId="77777777" w:rsidR="00996552" w:rsidRDefault="00996552">
      <w:pPr>
        <w:spacing w:before="5"/>
        <w:rPr>
          <w:rFonts w:ascii="宋体" w:eastAsia="宋体" w:hAnsi="宋体" w:cs="宋体"/>
          <w:sz w:val="17"/>
          <w:szCs w:val="17"/>
          <w:lang w:eastAsia="zh-CN"/>
        </w:rPr>
      </w:pPr>
    </w:p>
    <w:p w14:paraId="747D502C" w14:textId="77777777" w:rsidR="00996552" w:rsidRDefault="00996552">
      <w:pPr>
        <w:rPr>
          <w:rFonts w:ascii="宋体" w:eastAsia="宋体" w:hAnsi="宋体" w:cs="宋体"/>
          <w:sz w:val="17"/>
          <w:szCs w:val="17"/>
          <w:lang w:eastAsia="zh-CN"/>
        </w:rPr>
        <w:sectPr w:rsidR="00996552">
          <w:type w:val="continuous"/>
          <w:pgSz w:w="11910" w:h="16840"/>
          <w:pgMar w:top="1580" w:right="1540" w:bottom="280" w:left="1680" w:header="720" w:footer="720" w:gutter="0"/>
          <w:cols w:space="720"/>
        </w:sectPr>
      </w:pPr>
    </w:p>
    <w:p w14:paraId="0679AF75" w14:textId="77777777" w:rsidR="00996552" w:rsidRDefault="00996552">
      <w:pPr>
        <w:spacing w:before="6"/>
        <w:rPr>
          <w:rFonts w:ascii="宋体" w:eastAsia="宋体" w:hAnsi="宋体" w:cs="宋体"/>
          <w:lang w:eastAsia="zh-CN"/>
        </w:rPr>
      </w:pPr>
    </w:p>
    <w:p w14:paraId="054CDE92" w14:textId="77777777" w:rsidR="00996552" w:rsidRDefault="002D0D3F">
      <w:pPr>
        <w:jc w:val="right"/>
        <w:rPr>
          <w:rFonts w:ascii="Georgia" w:eastAsia="Georgia" w:hAnsi="Georgia" w:cs="Georgia"/>
          <w:sz w:val="24"/>
          <w:szCs w:val="24"/>
          <w:lang w:eastAsia="zh-CN"/>
        </w:rPr>
      </w:pPr>
      <w:bookmarkStart w:id="47" w:name="_bookmark17"/>
      <w:bookmarkEnd w:id="47"/>
      <w:r>
        <w:rPr>
          <w:rFonts w:ascii="Times New Roman"/>
          <w:i/>
          <w:sz w:val="24"/>
          <w:lang w:eastAsia="zh-CN"/>
        </w:rPr>
        <w:t>C</w:t>
      </w:r>
      <w:r>
        <w:rPr>
          <w:rFonts w:ascii="Times New Roman"/>
          <w:i/>
          <w:spacing w:val="14"/>
          <w:sz w:val="24"/>
          <w:lang w:eastAsia="zh-CN"/>
        </w:rPr>
        <w:t xml:space="preserve"> </w:t>
      </w:r>
      <w:r>
        <w:rPr>
          <w:rFonts w:ascii="Georgia"/>
          <w:sz w:val="24"/>
          <w:lang w:eastAsia="zh-CN"/>
        </w:rPr>
        <w:t>=</w:t>
      </w:r>
    </w:p>
    <w:p w14:paraId="710329F4" w14:textId="77777777" w:rsidR="00996552" w:rsidRDefault="00996552">
      <w:pPr>
        <w:spacing w:before="4"/>
        <w:rPr>
          <w:rFonts w:ascii="Georgia" w:eastAsia="Georgia" w:hAnsi="Georgia" w:cs="Georgia"/>
          <w:sz w:val="33"/>
          <w:szCs w:val="33"/>
          <w:lang w:eastAsia="zh-CN"/>
        </w:rPr>
      </w:pPr>
    </w:p>
    <w:p w14:paraId="216D6835" w14:textId="77777777" w:rsidR="00996552" w:rsidRDefault="002D0D3F">
      <w:pPr>
        <w:pStyle w:val="a3"/>
        <w:ind w:left="597"/>
        <w:rPr>
          <w:lang w:eastAsia="zh-CN"/>
        </w:rPr>
      </w:pPr>
      <w:r>
        <w:rPr>
          <w:spacing w:val="1"/>
          <w:lang w:eastAsia="zh-CN"/>
        </w:rPr>
        <w:t>式</w:t>
      </w:r>
      <w:hyperlink w:anchor="_bookmark17" w:history="1">
        <w:r>
          <w:rPr>
            <w:rFonts w:ascii="Times New Roman" w:eastAsia="Times New Roman" w:hAnsi="Times New Roman" w:cs="Times New Roman"/>
            <w:spacing w:val="1"/>
            <w:lang w:eastAsia="zh-CN"/>
          </w:rPr>
          <w:t>2.2</w:t>
        </w:r>
      </w:hyperlink>
      <w:r>
        <w:rPr>
          <w:spacing w:val="1"/>
          <w:lang w:eastAsia="zh-CN"/>
        </w:rPr>
        <w:t>中：</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19"/>
          <w:lang w:eastAsia="zh-CN"/>
        </w:rPr>
        <w:t xml:space="preserve"> </w:t>
      </w:r>
      <w:r>
        <w:rPr>
          <w:lang w:eastAsia="zh-CN"/>
        </w:rPr>
        <w:t>为网络节点数。</w:t>
      </w:r>
    </w:p>
    <w:p w14:paraId="7D4388C0" w14:textId="77777777" w:rsidR="00996552" w:rsidRDefault="002D0D3F">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34"/>
          <w:w w:val="95"/>
          <w:lang w:eastAsia="zh-CN"/>
        </w:rPr>
        <w:t xml:space="preserve"> </w:t>
      </w:r>
      <w:r>
        <w:rPr>
          <w:w w:val="95"/>
          <w:lang w:eastAsia="zh-CN"/>
        </w:rPr>
        <w:t>介数及介数分布</w:t>
      </w:r>
    </w:p>
    <w:p w14:paraId="22E2233D" w14:textId="77777777" w:rsidR="00996552" w:rsidRDefault="002D0D3F">
      <w:pPr>
        <w:spacing w:before="74" w:line="51" w:lineRule="exact"/>
        <w:ind w:left="398"/>
        <w:rPr>
          <w:rFonts w:ascii="Bookman Old Style" w:eastAsia="Bookman Old Style" w:hAnsi="Bookman Old Style" w:cs="Bookman Old Style"/>
          <w:sz w:val="16"/>
          <w:szCs w:val="16"/>
          <w:lang w:eastAsia="zh-CN"/>
        </w:rPr>
      </w:pPr>
      <w:r>
        <w:rPr>
          <w:w w:val="105"/>
          <w:lang w:eastAsia="zh-CN"/>
        </w:rPr>
        <w:br w:type="column"/>
      </w:r>
      <w:r>
        <w:rPr>
          <w:rFonts w:ascii="Bookman Old Style"/>
          <w:i/>
          <w:w w:val="105"/>
          <w:sz w:val="16"/>
          <w:lang w:eastAsia="zh-CN"/>
        </w:rPr>
        <w:lastRenderedPageBreak/>
        <w:t>N</w:t>
      </w:r>
    </w:p>
    <w:p w14:paraId="586EADCE" w14:textId="77777777" w:rsidR="00996552" w:rsidRDefault="00025C9E">
      <w:pPr>
        <w:tabs>
          <w:tab w:val="left" w:pos="3921"/>
        </w:tabs>
        <w:spacing w:line="402" w:lineRule="exact"/>
        <w:ind w:left="303"/>
        <w:rPr>
          <w:rFonts w:ascii="Times New Roman" w:eastAsia="Times New Roman" w:hAnsi="Times New Roman" w:cs="Times New Roman"/>
          <w:sz w:val="24"/>
          <w:szCs w:val="24"/>
          <w:lang w:eastAsia="zh-CN"/>
        </w:rPr>
      </w:pPr>
      <w:r>
        <w:rPr>
          <w:rFonts w:eastAsiaTheme="minorHAnsi"/>
        </w:rPr>
        <w:pict w14:anchorId="62D70AD6">
          <v:group id="_x0000_s7981" style="position:absolute;left:0;text-align:left;margin-left:288.9pt;margin-top:16.6pt;width:9.45pt;height:.1pt;z-index:1696;mso-position-horizontal-relative:page" coordorigin="5778,332" coordsize="189,2">
            <v:shape id="_x0000_s7982" style="position:absolute;left:5778;top:332;width:189;height:2" coordorigin="5778,332" coordsize="189,0" path="m5778,332r188,e" filled="f" strokeweight=".23706mm">
              <v:path arrowok="t"/>
            </v:shape>
            <w10:wrap anchorx="page"/>
          </v:group>
        </w:pict>
      </w:r>
      <w:r>
        <w:rPr>
          <w:rFonts w:eastAsiaTheme="minorHAnsi"/>
        </w:rPr>
        <w:pict w14:anchorId="6EC79AD7">
          <v:shape id="_x0000_s7980" type="#_x0000_t202" style="position:absolute;left:0;text-align:left;margin-left:290.6pt;margin-top:2.05pt;width:6pt;height:12pt;z-index:1792;mso-position-horizontal-relative:page" filled="f" stroked="f">
            <v:textbox inset="0,0,0,0">
              <w:txbxContent>
                <w:p w14:paraId="13493764" w14:textId="77777777" w:rsidR="00025C9E" w:rsidRDefault="00025C9E">
                  <w:pPr>
                    <w:pStyle w:val="a3"/>
                    <w:spacing w:line="240" w:lineRule="exact"/>
                    <w:ind w:left="0"/>
                    <w:rPr>
                      <w:rFonts w:ascii="Palatino Linotype" w:eastAsia="Palatino Linotype" w:hAnsi="Palatino Linotype" w:cs="Palatino Linotype"/>
                    </w:rPr>
                  </w:pPr>
                  <w:r>
                    <w:rPr>
                      <w:rFonts w:ascii="Palatino Linotype"/>
                    </w:rPr>
                    <w:t>1</w:t>
                  </w:r>
                </w:p>
              </w:txbxContent>
            </v:textbox>
            <w10:wrap anchorx="page"/>
          </v:shape>
        </w:pict>
      </w:r>
      <w:r w:rsidR="002D0D3F">
        <w:rPr>
          <w:rFonts w:ascii="宋体" w:eastAsia="宋体" w:hAnsi="宋体" w:cs="宋体"/>
          <w:w w:val="110"/>
          <w:position w:val="25"/>
          <w:sz w:val="24"/>
          <w:szCs w:val="24"/>
          <w:lang w:eastAsia="zh-CN"/>
        </w:rPr>
        <w:t>飞</w:t>
      </w:r>
      <w:r w:rsidR="002D0D3F">
        <w:rPr>
          <w:rFonts w:ascii="宋体" w:eastAsia="宋体" w:hAnsi="宋体" w:cs="宋体"/>
          <w:spacing w:val="-57"/>
          <w:w w:val="110"/>
          <w:position w:val="25"/>
          <w:sz w:val="24"/>
          <w:szCs w:val="24"/>
          <w:lang w:eastAsia="zh-CN"/>
        </w:rPr>
        <w:t xml:space="preserve"> </w:t>
      </w:r>
      <w:r w:rsidR="002D0D3F">
        <w:rPr>
          <w:rFonts w:ascii="Times New Roman" w:eastAsia="Times New Roman" w:hAnsi="Times New Roman" w:cs="Times New Roman"/>
          <w:i/>
          <w:spacing w:val="-4"/>
          <w:w w:val="110"/>
          <w:sz w:val="24"/>
          <w:szCs w:val="24"/>
          <w:lang w:eastAsia="zh-CN"/>
        </w:rPr>
        <w:t>C</w:t>
      </w:r>
      <w:r w:rsidR="002D0D3F">
        <w:rPr>
          <w:rFonts w:ascii="Bookman Old Style" w:eastAsia="Bookman Old Style" w:hAnsi="Bookman Old Style" w:cs="Bookman Old Style"/>
          <w:i/>
          <w:spacing w:val="-3"/>
          <w:w w:val="110"/>
          <w:position w:val="-3"/>
          <w:sz w:val="16"/>
          <w:szCs w:val="16"/>
          <w:lang w:eastAsia="zh-CN"/>
        </w:rPr>
        <w:t>i</w:t>
      </w:r>
      <w:r w:rsidR="002D0D3F">
        <w:rPr>
          <w:rFonts w:ascii="Bookman Old Style" w:eastAsia="Bookman Old Style" w:hAnsi="Bookman Old Style" w:cs="Bookman Old Style"/>
          <w:i/>
          <w:spacing w:val="-3"/>
          <w:w w:val="110"/>
          <w:position w:val="-3"/>
          <w:sz w:val="16"/>
          <w:szCs w:val="16"/>
          <w:lang w:eastAsia="zh-CN"/>
        </w:rPr>
        <w:tab/>
      </w:r>
      <w:r w:rsidR="002D0D3F">
        <w:rPr>
          <w:rFonts w:ascii="Times New Roman" w:eastAsia="Times New Roman" w:hAnsi="Times New Roman" w:cs="Times New Roman"/>
          <w:w w:val="110"/>
          <w:sz w:val="24"/>
          <w:szCs w:val="24"/>
          <w:lang w:eastAsia="zh-CN"/>
        </w:rPr>
        <w:t>(2.2)</w:t>
      </w:r>
    </w:p>
    <w:p w14:paraId="290E9F17" w14:textId="77777777" w:rsidR="00996552" w:rsidRDefault="002D0D3F">
      <w:pPr>
        <w:spacing w:line="150" w:lineRule="exact"/>
        <w:ind w:left="59"/>
        <w:rPr>
          <w:rFonts w:ascii="Times New Roman" w:eastAsia="Times New Roman" w:hAnsi="Times New Roman" w:cs="Times New Roman"/>
          <w:sz w:val="24"/>
          <w:szCs w:val="24"/>
          <w:lang w:eastAsia="zh-CN"/>
        </w:rPr>
      </w:pPr>
      <w:r>
        <w:rPr>
          <w:rFonts w:ascii="Times New Roman"/>
          <w:i/>
          <w:sz w:val="24"/>
          <w:lang w:eastAsia="zh-CN"/>
        </w:rPr>
        <w:t>N</w:t>
      </w:r>
    </w:p>
    <w:p w14:paraId="30F9F45F" w14:textId="77777777" w:rsidR="00996552" w:rsidRDefault="002D0D3F">
      <w:pPr>
        <w:spacing w:line="159" w:lineRule="exact"/>
        <w:ind w:left="342"/>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0020B124" w14:textId="77777777" w:rsidR="00996552" w:rsidRDefault="00996552">
      <w:pPr>
        <w:spacing w:line="159" w:lineRule="exact"/>
        <w:rPr>
          <w:rFonts w:ascii="Palatino Linotype" w:eastAsia="Palatino Linotype" w:hAnsi="Palatino Linotype" w:cs="Palatino Linotype"/>
          <w:sz w:val="16"/>
          <w:szCs w:val="16"/>
          <w:lang w:eastAsia="zh-CN"/>
        </w:rPr>
        <w:sectPr w:rsidR="00996552">
          <w:type w:val="continuous"/>
          <w:pgSz w:w="11910" w:h="16840"/>
          <w:pgMar w:top="1580" w:right="1540" w:bottom="280" w:left="1680" w:header="720" w:footer="720" w:gutter="0"/>
          <w:cols w:num="2" w:space="720" w:equalWidth="0">
            <w:col w:w="4008" w:space="40"/>
            <w:col w:w="4642"/>
          </w:cols>
        </w:sectPr>
      </w:pPr>
    </w:p>
    <w:p w14:paraId="01385047" w14:textId="77777777" w:rsidR="00996552" w:rsidRDefault="00996552">
      <w:pPr>
        <w:spacing w:before="2"/>
        <w:rPr>
          <w:rFonts w:ascii="Palatino Linotype" w:eastAsia="Palatino Linotype" w:hAnsi="Palatino Linotype" w:cs="Palatino Linotype"/>
          <w:sz w:val="17"/>
          <w:szCs w:val="17"/>
          <w:lang w:eastAsia="zh-CN"/>
        </w:rPr>
      </w:pPr>
    </w:p>
    <w:p w14:paraId="686C6EFC" w14:textId="77777777" w:rsidR="00996552" w:rsidRDefault="002D0D3F">
      <w:pPr>
        <w:pStyle w:val="a3"/>
        <w:spacing w:before="26" w:line="278" w:lineRule="auto"/>
        <w:ind w:right="275" w:firstLine="480"/>
        <w:jc w:val="both"/>
        <w:rPr>
          <w:lang w:eastAsia="zh-CN"/>
        </w:rPr>
      </w:pPr>
      <w:r>
        <w:rPr>
          <w:lang w:eastAsia="zh-CN"/>
        </w:rPr>
        <w:t>网络中的不相邻节点</w:t>
      </w:r>
      <w:r>
        <w:rPr>
          <w:spacing w:val="-54"/>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和</w:t>
      </w:r>
      <w:r>
        <w:rPr>
          <w:spacing w:val="-54"/>
          <w:lang w:eastAsia="zh-CN"/>
        </w:rPr>
        <w:t xml:space="preserve"> </w:t>
      </w:r>
      <w:r>
        <w:rPr>
          <w:rFonts w:ascii="Times New Roman" w:eastAsia="Times New Roman" w:hAnsi="Times New Roman" w:cs="Times New Roman"/>
          <w:i/>
          <w:spacing w:val="7"/>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37"/>
          <w:position w:val="-3"/>
          <w:sz w:val="16"/>
          <w:szCs w:val="16"/>
          <w:lang w:eastAsia="zh-CN"/>
        </w:rPr>
        <w:t xml:space="preserve"> </w:t>
      </w:r>
      <w:r>
        <w:rPr>
          <w:lang w:eastAsia="zh-CN"/>
        </w:rPr>
        <w:t>之间的最短路径会途经某些节点或边，如果某</w:t>
      </w:r>
      <w:r>
        <w:rPr>
          <w:spacing w:val="21"/>
          <w:lang w:eastAsia="zh-CN"/>
        </w:rPr>
        <w:t xml:space="preserve"> </w:t>
      </w:r>
      <w:r>
        <w:rPr>
          <w:lang w:eastAsia="zh-CN"/>
        </w:rPr>
        <w:t>些节点</w:t>
      </w:r>
      <w:r>
        <w:rPr>
          <w:spacing w:val="-64"/>
          <w:lang w:eastAsia="zh-CN"/>
        </w:rPr>
        <w:t xml:space="preserve"> </w:t>
      </w:r>
      <w:r>
        <w:rPr>
          <w:rFonts w:ascii="Times New Roman" w:eastAsia="Times New Roman" w:hAnsi="Times New Roman" w:cs="Times New Roman"/>
          <w:i/>
          <w:lang w:eastAsia="zh-CN"/>
        </w:rPr>
        <w:t>v</w:t>
      </w:r>
      <w:r>
        <w:rPr>
          <w:rFonts w:ascii="Times New Roman" w:eastAsia="Times New Roman" w:hAnsi="Times New Roman" w:cs="Times New Roman"/>
          <w:i/>
          <w:spacing w:val="5"/>
          <w:lang w:eastAsia="zh-CN"/>
        </w:rPr>
        <w:t xml:space="preserve"> </w:t>
      </w:r>
      <w:r>
        <w:rPr>
          <w:lang w:eastAsia="zh-CN"/>
        </w:rPr>
        <w:t>或边</w:t>
      </w:r>
      <w:r>
        <w:rPr>
          <w:spacing w:val="-62"/>
          <w:lang w:eastAsia="zh-CN"/>
        </w:rPr>
        <w:t xml:space="preserve"> </w:t>
      </w:r>
      <w:r>
        <w:rPr>
          <w:rFonts w:ascii="Times New Roman" w:eastAsia="Times New Roman" w:hAnsi="Times New Roman" w:cs="Times New Roman"/>
          <w:i/>
          <w:lang w:eastAsia="zh-CN"/>
        </w:rPr>
        <w:t>e</w:t>
      </w:r>
      <w:r>
        <w:rPr>
          <w:rFonts w:ascii="Times New Roman" w:eastAsia="Times New Roman" w:hAnsi="Times New Roman" w:cs="Times New Roman"/>
          <w:i/>
          <w:spacing w:val="-2"/>
          <w:lang w:eastAsia="zh-CN"/>
        </w:rPr>
        <w:t xml:space="preserve"> </w:t>
      </w:r>
      <w:r>
        <w:rPr>
          <w:lang w:eastAsia="zh-CN"/>
        </w:rPr>
        <w:t>被其他许多最短路径经过</w:t>
      </w:r>
      <w:r>
        <w:rPr>
          <w:spacing w:val="-31"/>
          <w:lang w:eastAsia="zh-CN"/>
        </w:rPr>
        <w:t>，</w:t>
      </w:r>
      <w:r>
        <w:rPr>
          <w:lang w:eastAsia="zh-CN"/>
        </w:rPr>
        <w:t>则表示该节点对网络的贡献较大</w:t>
      </w:r>
      <w:r>
        <w:rPr>
          <w:spacing w:val="-31"/>
          <w:lang w:eastAsia="zh-CN"/>
        </w:rPr>
        <w:t>，</w:t>
      </w:r>
      <w:r>
        <w:rPr>
          <w:lang w:eastAsia="zh-CN"/>
        </w:rPr>
        <w:t>重 要性也越高。将节点介数</w:t>
      </w:r>
      <w:r>
        <w:rPr>
          <w:spacing w:val="-96"/>
          <w:lang w:eastAsia="zh-CN"/>
        </w:rPr>
        <w:t xml:space="preserve"> </w:t>
      </w:r>
      <w:r>
        <w:rPr>
          <w:rFonts w:ascii="Times New Roman" w:eastAsia="Times New Roman" w:hAnsi="Times New Roman" w:cs="Times New Roman"/>
          <w:i/>
          <w:spacing w:val="3"/>
          <w:lang w:eastAsia="zh-CN"/>
        </w:rPr>
        <w:t>B</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v</w:t>
      </w:r>
      <w:r>
        <w:rPr>
          <w:rFonts w:ascii="MS Gothic" w:eastAsia="MS Gothic" w:hAnsi="MS Gothic" w:cs="MS Gothic"/>
          <w:spacing w:val="4"/>
          <w:lang w:eastAsia="zh-CN"/>
        </w:rPr>
        <w:t>)</w:t>
      </w:r>
      <w:r>
        <w:rPr>
          <w:rFonts w:ascii="MS Gothic" w:eastAsia="MS Gothic" w:hAnsi="MS Gothic" w:cs="MS Gothic"/>
          <w:spacing w:val="-99"/>
          <w:lang w:eastAsia="zh-CN"/>
        </w:rPr>
        <w:t xml:space="preserve"> </w:t>
      </w:r>
      <w:r>
        <w:rPr>
          <w:lang w:eastAsia="zh-CN"/>
        </w:rPr>
        <w:t>和边介数</w:t>
      </w:r>
      <w:r>
        <w:rPr>
          <w:spacing w:val="-96"/>
          <w:lang w:eastAsia="zh-CN"/>
        </w:rPr>
        <w:t xml:space="preserve"> </w:t>
      </w:r>
      <w:r>
        <w:rPr>
          <w:rFonts w:ascii="Times New Roman" w:eastAsia="Times New Roman" w:hAnsi="Times New Roman" w:cs="Times New Roman"/>
          <w:i/>
          <w:spacing w:val="2"/>
          <w:lang w:eastAsia="zh-CN"/>
        </w:rPr>
        <w:t>B</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e</w:t>
      </w:r>
      <w:r>
        <w:rPr>
          <w:rFonts w:ascii="MS Gothic" w:eastAsia="MS Gothic" w:hAnsi="MS Gothic" w:cs="MS Gothic"/>
          <w:spacing w:val="3"/>
          <w:lang w:eastAsia="zh-CN"/>
        </w:rPr>
        <w:t>)</w:t>
      </w:r>
      <w:r>
        <w:rPr>
          <w:rFonts w:ascii="MS Gothic" w:eastAsia="MS Gothic" w:hAnsi="MS Gothic" w:cs="MS Gothic"/>
          <w:spacing w:val="-99"/>
          <w:lang w:eastAsia="zh-CN"/>
        </w:rPr>
        <w:t xml:space="preserve"> </w:t>
      </w:r>
      <w:r>
        <w:rPr>
          <w:lang w:eastAsia="zh-CN"/>
        </w:rPr>
        <w:t>分别定义为：</w:t>
      </w:r>
    </w:p>
    <w:p w14:paraId="22EAB4CB" w14:textId="77777777" w:rsidR="00996552" w:rsidRDefault="00996552">
      <w:pPr>
        <w:rPr>
          <w:rFonts w:ascii="宋体" w:eastAsia="宋体" w:hAnsi="宋体" w:cs="宋体"/>
          <w:sz w:val="20"/>
          <w:szCs w:val="20"/>
          <w:lang w:eastAsia="zh-CN"/>
        </w:rPr>
      </w:pPr>
    </w:p>
    <w:p w14:paraId="2126967B" w14:textId="77777777" w:rsidR="00996552" w:rsidRDefault="00996552">
      <w:pPr>
        <w:rPr>
          <w:rFonts w:ascii="宋体" w:eastAsia="宋体" w:hAnsi="宋体" w:cs="宋体"/>
          <w:sz w:val="20"/>
          <w:szCs w:val="20"/>
          <w:lang w:eastAsia="zh-CN"/>
        </w:rPr>
        <w:sectPr w:rsidR="00996552">
          <w:pgSz w:w="11910" w:h="16840"/>
          <w:pgMar w:top="1140" w:right="1520" w:bottom="1280" w:left="1680" w:header="871" w:footer="1095" w:gutter="0"/>
          <w:cols w:space="720"/>
        </w:sectPr>
      </w:pPr>
    </w:p>
    <w:p w14:paraId="6067B224" w14:textId="77777777" w:rsidR="00996552" w:rsidRDefault="00996552">
      <w:pPr>
        <w:spacing w:before="10"/>
        <w:rPr>
          <w:rFonts w:ascii="宋体" w:eastAsia="宋体" w:hAnsi="宋体" w:cs="宋体"/>
          <w:sz w:val="27"/>
          <w:szCs w:val="27"/>
          <w:lang w:eastAsia="zh-CN"/>
        </w:rPr>
      </w:pPr>
    </w:p>
    <w:p w14:paraId="0529F788" w14:textId="77777777" w:rsidR="00996552" w:rsidRDefault="002D0D3F">
      <w:pPr>
        <w:jc w:val="right"/>
        <w:rPr>
          <w:rFonts w:ascii="Georgia" w:eastAsia="Georgia" w:hAnsi="Georgia" w:cs="Georgia"/>
          <w:sz w:val="24"/>
          <w:szCs w:val="24"/>
          <w:lang w:eastAsia="zh-CN"/>
        </w:rPr>
      </w:pPr>
      <w:bookmarkStart w:id="48" w:name="_bookmark18"/>
      <w:bookmarkEnd w:id="48"/>
      <w:r>
        <w:rPr>
          <w:rFonts w:ascii="Times New Roman"/>
          <w:i/>
          <w:spacing w:val="2"/>
          <w:w w:val="90"/>
          <w:sz w:val="24"/>
          <w:lang w:eastAsia="zh-CN"/>
        </w:rPr>
        <w:t>B</w:t>
      </w:r>
      <w:r>
        <w:rPr>
          <w:rFonts w:ascii="MS Gothic"/>
          <w:spacing w:val="4"/>
          <w:w w:val="90"/>
          <w:sz w:val="24"/>
          <w:lang w:eastAsia="zh-CN"/>
        </w:rPr>
        <w:t>(</w:t>
      </w:r>
      <w:r>
        <w:rPr>
          <w:rFonts w:ascii="Times New Roman"/>
          <w:i/>
          <w:spacing w:val="2"/>
          <w:w w:val="90"/>
          <w:sz w:val="24"/>
          <w:lang w:eastAsia="zh-CN"/>
        </w:rPr>
        <w:t>v</w:t>
      </w:r>
      <w:r>
        <w:rPr>
          <w:rFonts w:ascii="MS Gothic"/>
          <w:spacing w:val="4"/>
          <w:w w:val="90"/>
          <w:sz w:val="24"/>
          <w:lang w:eastAsia="zh-CN"/>
        </w:rPr>
        <w:t>)</w:t>
      </w:r>
      <w:r>
        <w:rPr>
          <w:rFonts w:ascii="MS Gothic"/>
          <w:spacing w:val="-62"/>
          <w:w w:val="90"/>
          <w:sz w:val="24"/>
          <w:lang w:eastAsia="zh-CN"/>
        </w:rPr>
        <w:t xml:space="preserve"> </w:t>
      </w:r>
      <w:r>
        <w:rPr>
          <w:rFonts w:ascii="Georgia"/>
          <w:w w:val="90"/>
          <w:sz w:val="24"/>
          <w:lang w:eastAsia="zh-CN"/>
        </w:rPr>
        <w:t>=</w:t>
      </w:r>
    </w:p>
    <w:p w14:paraId="3609D7D3" w14:textId="77777777" w:rsidR="00996552" w:rsidRDefault="002D0D3F">
      <w:pPr>
        <w:spacing w:before="117"/>
        <w:ind w:left="97"/>
        <w:rPr>
          <w:rFonts w:ascii="宋体" w:eastAsia="宋体" w:hAnsi="宋体" w:cs="宋体"/>
          <w:sz w:val="24"/>
          <w:szCs w:val="24"/>
        </w:rPr>
      </w:pPr>
      <w:r>
        <w:rPr>
          <w:w w:val="130"/>
          <w:lang w:eastAsia="zh-CN"/>
        </w:rPr>
        <w:br w:type="column"/>
      </w:r>
      <w:r>
        <w:rPr>
          <w:rFonts w:ascii="宋体" w:eastAsia="宋体" w:hAnsi="宋体" w:cs="宋体"/>
          <w:w w:val="130"/>
          <w:sz w:val="24"/>
          <w:szCs w:val="24"/>
        </w:rPr>
        <w:lastRenderedPageBreak/>
        <w:t>飞</w:t>
      </w:r>
    </w:p>
    <w:p w14:paraId="32A99511" w14:textId="77777777" w:rsidR="00996552" w:rsidRDefault="00996552">
      <w:pPr>
        <w:spacing w:before="3"/>
        <w:rPr>
          <w:rFonts w:ascii="宋体" w:eastAsia="宋体" w:hAnsi="宋体" w:cs="宋体"/>
        </w:rPr>
      </w:pPr>
    </w:p>
    <w:p w14:paraId="2EC877BB" w14:textId="77777777" w:rsidR="00996552" w:rsidRDefault="002D0D3F">
      <w:pPr>
        <w:ind w:left="26"/>
        <w:rPr>
          <w:rFonts w:ascii="Bookman Old Style" w:eastAsia="Bookman Old Style" w:hAnsi="Bookman Old Style" w:cs="Bookman Old Style"/>
          <w:sz w:val="16"/>
          <w:szCs w:val="16"/>
        </w:rPr>
      </w:pPr>
      <w:r>
        <w:rPr>
          <w:rFonts w:ascii="Bookman Old Style" w:eastAsia="Bookman Old Style" w:hAnsi="Bookman Old Style" w:cs="Bookman Old Style"/>
          <w:i/>
          <w:spacing w:val="2"/>
          <w:w w:val="80"/>
          <w:sz w:val="16"/>
          <w:szCs w:val="16"/>
        </w:rPr>
        <w:t>i</w:t>
      </w:r>
      <w:r>
        <w:rPr>
          <w:rFonts w:ascii="宋体" w:eastAsia="宋体" w:hAnsi="宋体" w:cs="宋体"/>
          <w:spacing w:val="3"/>
          <w:w w:val="80"/>
          <w:sz w:val="16"/>
          <w:szCs w:val="16"/>
        </w:rPr>
        <w:t>丰</w:t>
      </w:r>
      <w:r>
        <w:rPr>
          <w:rFonts w:ascii="宋体" w:eastAsia="宋体" w:hAnsi="宋体" w:cs="宋体"/>
          <w:spacing w:val="-56"/>
          <w:w w:val="80"/>
          <w:sz w:val="16"/>
          <w:szCs w:val="16"/>
        </w:rPr>
        <w:t xml:space="preserve"> </w:t>
      </w:r>
      <w:r>
        <w:rPr>
          <w:rFonts w:ascii="Bookman Old Style" w:eastAsia="Bookman Old Style" w:hAnsi="Bookman Old Style" w:cs="Bookman Old Style"/>
          <w:i/>
          <w:w w:val="80"/>
          <w:sz w:val="16"/>
          <w:szCs w:val="16"/>
        </w:rPr>
        <w:t>j</w:t>
      </w:r>
      <w:r>
        <w:rPr>
          <w:rFonts w:ascii="Bookman Old Style" w:eastAsia="Bookman Old Style" w:hAnsi="Bookman Old Style" w:cs="Bookman Old Style"/>
          <w:i/>
          <w:spacing w:val="-25"/>
          <w:w w:val="80"/>
          <w:sz w:val="16"/>
          <w:szCs w:val="16"/>
        </w:rPr>
        <w:t xml:space="preserve"> </w:t>
      </w:r>
      <w:r>
        <w:rPr>
          <w:rFonts w:ascii="MS Gothic" w:eastAsia="MS Gothic" w:hAnsi="MS Gothic" w:cs="MS Gothic"/>
          <w:spacing w:val="-3"/>
          <w:w w:val="80"/>
          <w:sz w:val="16"/>
          <w:szCs w:val="16"/>
        </w:rPr>
        <w:t>∈</w:t>
      </w:r>
      <w:r>
        <w:rPr>
          <w:rFonts w:ascii="Bookman Old Style" w:eastAsia="Bookman Old Style" w:hAnsi="Bookman Old Style" w:cs="Bookman Old Style"/>
          <w:i/>
          <w:spacing w:val="-2"/>
          <w:w w:val="80"/>
          <w:sz w:val="16"/>
          <w:szCs w:val="16"/>
        </w:rPr>
        <w:t>V</w:t>
      </w:r>
    </w:p>
    <w:p w14:paraId="5BA61082" w14:textId="77777777" w:rsidR="00996552" w:rsidRDefault="002D0D3F">
      <w:pPr>
        <w:spacing w:before="185" w:line="264" w:lineRule="auto"/>
        <w:ind w:left="185" w:hanging="140"/>
        <w:rPr>
          <w:rFonts w:ascii="Bookman Old Style" w:eastAsia="Bookman Old Style" w:hAnsi="Bookman Old Style" w:cs="Bookman Old Style"/>
          <w:sz w:val="16"/>
          <w:szCs w:val="16"/>
        </w:rPr>
      </w:pPr>
      <w:r>
        <w:rPr>
          <w:w w:val="95"/>
        </w:rPr>
        <w:br w:type="column"/>
      </w:r>
      <w:r>
        <w:rPr>
          <w:rFonts w:ascii="Times New Roman" w:hAnsi="Times New Roman"/>
          <w:spacing w:val="-4"/>
          <w:w w:val="95"/>
          <w:sz w:val="24"/>
          <w:u w:val="single" w:color="000000"/>
        </w:rPr>
        <w:lastRenderedPageBreak/>
        <w:t>σ</w:t>
      </w:r>
      <w:r>
        <w:rPr>
          <w:rFonts w:ascii="Bookman Old Style" w:hAnsi="Bookman Old Style"/>
          <w:i/>
          <w:spacing w:val="-5"/>
          <w:w w:val="95"/>
          <w:position w:val="-3"/>
          <w:sz w:val="16"/>
          <w:u w:val="single" w:color="000000"/>
        </w:rPr>
        <w:t>i</w:t>
      </w:r>
      <w:r>
        <w:rPr>
          <w:rFonts w:ascii="Bookman Old Style" w:hAnsi="Bookman Old Style"/>
          <w:i/>
          <w:spacing w:val="-36"/>
          <w:w w:val="95"/>
          <w:position w:val="-3"/>
          <w:sz w:val="16"/>
          <w:u w:val="single" w:color="000000"/>
        </w:rPr>
        <w:t xml:space="preserve"> </w:t>
      </w:r>
      <w:r>
        <w:rPr>
          <w:rFonts w:ascii="Bookman Old Style" w:hAnsi="Bookman Old Style"/>
          <w:i/>
          <w:w w:val="95"/>
          <w:position w:val="-3"/>
          <w:sz w:val="16"/>
          <w:u w:val="single" w:color="000000"/>
        </w:rPr>
        <w:t>j</w:t>
      </w:r>
      <w:r>
        <w:rPr>
          <w:rFonts w:ascii="Bookman Old Style" w:hAnsi="Bookman Old Style"/>
          <w:i/>
          <w:spacing w:val="-33"/>
          <w:w w:val="95"/>
          <w:position w:val="-3"/>
          <w:sz w:val="16"/>
          <w:u w:val="single" w:color="000000"/>
        </w:rPr>
        <w:t xml:space="preserve"> </w:t>
      </w:r>
      <w:r>
        <w:rPr>
          <w:rFonts w:ascii="MS Gothic" w:hAnsi="MS Gothic"/>
          <w:spacing w:val="4"/>
          <w:w w:val="95"/>
          <w:sz w:val="24"/>
          <w:u w:val="single" w:color="000000"/>
        </w:rPr>
        <w:t>(</w:t>
      </w:r>
      <w:r>
        <w:rPr>
          <w:rFonts w:ascii="Times New Roman" w:hAnsi="Times New Roman"/>
          <w:i/>
          <w:spacing w:val="2"/>
          <w:w w:val="95"/>
          <w:sz w:val="24"/>
          <w:u w:val="single" w:color="000000"/>
        </w:rPr>
        <w:t>v</w:t>
      </w:r>
      <w:r>
        <w:rPr>
          <w:rFonts w:ascii="MS Gothic" w:hAnsi="MS Gothic"/>
          <w:spacing w:val="4"/>
          <w:w w:val="95"/>
          <w:sz w:val="24"/>
          <w:u w:val="single" w:color="000000"/>
        </w:rPr>
        <w:t>)</w:t>
      </w:r>
      <w:r>
        <w:rPr>
          <w:rFonts w:ascii="MS Gothic" w:hAnsi="MS Gothic"/>
          <w:spacing w:val="22"/>
          <w:w w:val="66"/>
          <w:sz w:val="24"/>
        </w:rPr>
        <w:t xml:space="preserve"> </w:t>
      </w:r>
      <w:r>
        <w:rPr>
          <w:rFonts w:ascii="Times New Roman" w:hAnsi="Times New Roman"/>
          <w:w w:val="110"/>
          <w:position w:val="4"/>
          <w:sz w:val="24"/>
        </w:rPr>
        <w:t>σ</w:t>
      </w:r>
      <w:r>
        <w:rPr>
          <w:rFonts w:ascii="Bookman Old Style" w:hAnsi="Bookman Old Style"/>
          <w:i/>
          <w:w w:val="110"/>
          <w:sz w:val="16"/>
        </w:rPr>
        <w:t>ij</w:t>
      </w:r>
    </w:p>
    <w:p w14:paraId="0CD42153" w14:textId="77777777" w:rsidR="00996552" w:rsidRDefault="002D0D3F">
      <w:pPr>
        <w:spacing w:before="8"/>
        <w:rPr>
          <w:rFonts w:ascii="Bookman Old Style" w:eastAsia="Bookman Old Style" w:hAnsi="Bookman Old Style" w:cs="Bookman Old Style"/>
          <w:i/>
          <w:sz w:val="35"/>
          <w:szCs w:val="35"/>
        </w:rPr>
      </w:pPr>
      <w:r>
        <w:br w:type="column"/>
      </w:r>
    </w:p>
    <w:p w14:paraId="410F1550" w14:textId="77777777" w:rsidR="00996552" w:rsidRDefault="002D0D3F">
      <w:pPr>
        <w:pStyle w:val="a3"/>
        <w:ind w:left="0" w:right="275"/>
        <w:jc w:val="right"/>
        <w:rPr>
          <w:rFonts w:ascii="Times New Roman" w:eastAsia="Times New Roman" w:hAnsi="Times New Roman" w:cs="Times New Roman"/>
        </w:rPr>
      </w:pPr>
      <w:r>
        <w:rPr>
          <w:rFonts w:ascii="Times New Roman"/>
        </w:rPr>
        <w:t>(2.3)</w:t>
      </w:r>
    </w:p>
    <w:p w14:paraId="7AB185AF" w14:textId="77777777" w:rsidR="00996552" w:rsidRDefault="00996552">
      <w:pPr>
        <w:jc w:val="right"/>
        <w:rPr>
          <w:rFonts w:ascii="Times New Roman" w:eastAsia="Times New Roman" w:hAnsi="Times New Roman" w:cs="Times New Roman"/>
        </w:rPr>
        <w:sectPr w:rsidR="00996552">
          <w:type w:val="continuous"/>
          <w:pgSz w:w="11910" w:h="16840"/>
          <w:pgMar w:top="1580" w:right="1520" w:bottom="280" w:left="1680" w:header="720" w:footer="720" w:gutter="0"/>
          <w:cols w:num="4" w:space="720" w:equalWidth="0">
            <w:col w:w="4012" w:space="40"/>
            <w:col w:w="467" w:space="40"/>
            <w:col w:w="612" w:space="40"/>
            <w:col w:w="3499"/>
          </w:cols>
        </w:sectPr>
      </w:pPr>
    </w:p>
    <w:p w14:paraId="076292CC" w14:textId="77777777" w:rsidR="00996552" w:rsidRDefault="00996552">
      <w:pPr>
        <w:rPr>
          <w:rFonts w:ascii="Times New Roman" w:eastAsia="Times New Roman" w:hAnsi="Times New Roman" w:cs="Times New Roman"/>
          <w:sz w:val="28"/>
          <w:szCs w:val="28"/>
        </w:rPr>
      </w:pPr>
    </w:p>
    <w:p w14:paraId="6BA65846" w14:textId="77777777" w:rsidR="00996552" w:rsidRDefault="00996552">
      <w:pPr>
        <w:rPr>
          <w:rFonts w:ascii="Times New Roman" w:eastAsia="Times New Roman" w:hAnsi="Times New Roman" w:cs="Times New Roman"/>
          <w:sz w:val="28"/>
          <w:szCs w:val="28"/>
        </w:rPr>
        <w:sectPr w:rsidR="00996552">
          <w:type w:val="continuous"/>
          <w:pgSz w:w="11910" w:h="16840"/>
          <w:pgMar w:top="1580" w:right="1520" w:bottom="280" w:left="1680" w:header="720" w:footer="720" w:gutter="0"/>
          <w:cols w:space="720"/>
        </w:sectPr>
      </w:pPr>
    </w:p>
    <w:p w14:paraId="67957029" w14:textId="77777777" w:rsidR="00996552" w:rsidRDefault="002D0D3F">
      <w:pPr>
        <w:spacing w:before="184"/>
        <w:jc w:val="right"/>
        <w:rPr>
          <w:rFonts w:ascii="Georgia" w:eastAsia="Georgia" w:hAnsi="Georgia" w:cs="Georgia"/>
          <w:sz w:val="24"/>
          <w:szCs w:val="24"/>
        </w:rPr>
      </w:pPr>
      <w:bookmarkStart w:id="49" w:name="_bookmark19"/>
      <w:bookmarkEnd w:id="49"/>
      <w:r>
        <w:rPr>
          <w:rFonts w:ascii="Times New Roman"/>
          <w:i/>
          <w:spacing w:val="1"/>
          <w:w w:val="90"/>
          <w:sz w:val="24"/>
        </w:rPr>
        <w:lastRenderedPageBreak/>
        <w:t>B</w:t>
      </w:r>
      <w:r>
        <w:rPr>
          <w:rFonts w:ascii="MS Gothic"/>
          <w:spacing w:val="2"/>
          <w:w w:val="90"/>
          <w:sz w:val="24"/>
        </w:rPr>
        <w:t>(</w:t>
      </w:r>
      <w:r>
        <w:rPr>
          <w:rFonts w:ascii="Times New Roman"/>
          <w:i/>
          <w:spacing w:val="1"/>
          <w:w w:val="90"/>
          <w:sz w:val="24"/>
        </w:rPr>
        <w:t>e</w:t>
      </w:r>
      <w:r>
        <w:rPr>
          <w:rFonts w:ascii="MS Gothic"/>
          <w:spacing w:val="2"/>
          <w:w w:val="90"/>
          <w:sz w:val="24"/>
        </w:rPr>
        <w:t>)</w:t>
      </w:r>
      <w:r>
        <w:rPr>
          <w:rFonts w:ascii="MS Gothic"/>
          <w:spacing w:val="-60"/>
          <w:w w:val="90"/>
          <w:sz w:val="24"/>
        </w:rPr>
        <w:t xml:space="preserve"> </w:t>
      </w:r>
      <w:r>
        <w:rPr>
          <w:rFonts w:ascii="Georgia"/>
          <w:w w:val="90"/>
          <w:sz w:val="24"/>
        </w:rPr>
        <w:t>=</w:t>
      </w:r>
    </w:p>
    <w:p w14:paraId="6AFCC31D" w14:textId="77777777" w:rsidR="00996552" w:rsidRDefault="002D0D3F">
      <w:pPr>
        <w:spacing w:line="253" w:lineRule="exact"/>
        <w:ind w:left="97"/>
        <w:rPr>
          <w:rFonts w:ascii="宋体" w:eastAsia="宋体" w:hAnsi="宋体" w:cs="宋体"/>
          <w:sz w:val="24"/>
          <w:szCs w:val="24"/>
        </w:rPr>
      </w:pPr>
      <w:r>
        <w:rPr>
          <w:w w:val="130"/>
        </w:rPr>
        <w:br w:type="column"/>
      </w:r>
      <w:r>
        <w:rPr>
          <w:rFonts w:ascii="宋体" w:eastAsia="宋体" w:hAnsi="宋体" w:cs="宋体"/>
          <w:w w:val="130"/>
          <w:sz w:val="24"/>
          <w:szCs w:val="24"/>
        </w:rPr>
        <w:lastRenderedPageBreak/>
        <w:t>飞</w:t>
      </w:r>
    </w:p>
    <w:p w14:paraId="7DD610CA" w14:textId="77777777" w:rsidR="00996552" w:rsidRDefault="00996552">
      <w:pPr>
        <w:spacing w:before="3"/>
        <w:rPr>
          <w:rFonts w:ascii="宋体" w:eastAsia="宋体" w:hAnsi="宋体" w:cs="宋体"/>
        </w:rPr>
      </w:pPr>
    </w:p>
    <w:p w14:paraId="184F0CE5" w14:textId="77777777" w:rsidR="00996552" w:rsidRDefault="002D0D3F">
      <w:pPr>
        <w:ind w:left="26"/>
        <w:rPr>
          <w:rFonts w:ascii="Bookman Old Style" w:eastAsia="Bookman Old Style" w:hAnsi="Bookman Old Style" w:cs="Bookman Old Style"/>
          <w:sz w:val="16"/>
          <w:szCs w:val="16"/>
        </w:rPr>
      </w:pPr>
      <w:r>
        <w:rPr>
          <w:rFonts w:ascii="Bookman Old Style" w:eastAsia="Bookman Old Style" w:hAnsi="Bookman Old Style" w:cs="Bookman Old Style"/>
          <w:i/>
          <w:spacing w:val="2"/>
          <w:w w:val="80"/>
          <w:sz w:val="16"/>
          <w:szCs w:val="16"/>
        </w:rPr>
        <w:t>i</w:t>
      </w:r>
      <w:r>
        <w:rPr>
          <w:rFonts w:ascii="宋体" w:eastAsia="宋体" w:hAnsi="宋体" w:cs="宋体"/>
          <w:spacing w:val="3"/>
          <w:w w:val="80"/>
          <w:sz w:val="16"/>
          <w:szCs w:val="16"/>
        </w:rPr>
        <w:t>丰</w:t>
      </w:r>
      <w:r>
        <w:rPr>
          <w:rFonts w:ascii="宋体" w:eastAsia="宋体" w:hAnsi="宋体" w:cs="宋体"/>
          <w:spacing w:val="-56"/>
          <w:w w:val="80"/>
          <w:sz w:val="16"/>
          <w:szCs w:val="16"/>
        </w:rPr>
        <w:t xml:space="preserve"> </w:t>
      </w:r>
      <w:r>
        <w:rPr>
          <w:rFonts w:ascii="Bookman Old Style" w:eastAsia="Bookman Old Style" w:hAnsi="Bookman Old Style" w:cs="Bookman Old Style"/>
          <w:i/>
          <w:w w:val="80"/>
          <w:sz w:val="16"/>
          <w:szCs w:val="16"/>
        </w:rPr>
        <w:t>j</w:t>
      </w:r>
      <w:r>
        <w:rPr>
          <w:rFonts w:ascii="Bookman Old Style" w:eastAsia="Bookman Old Style" w:hAnsi="Bookman Old Style" w:cs="Bookman Old Style"/>
          <w:i/>
          <w:spacing w:val="-25"/>
          <w:w w:val="80"/>
          <w:sz w:val="16"/>
          <w:szCs w:val="16"/>
        </w:rPr>
        <w:t xml:space="preserve"> </w:t>
      </w:r>
      <w:r>
        <w:rPr>
          <w:rFonts w:ascii="MS Gothic" w:eastAsia="MS Gothic" w:hAnsi="MS Gothic" w:cs="MS Gothic"/>
          <w:spacing w:val="-3"/>
          <w:w w:val="80"/>
          <w:sz w:val="16"/>
          <w:szCs w:val="16"/>
        </w:rPr>
        <w:t>∈</w:t>
      </w:r>
      <w:r>
        <w:rPr>
          <w:rFonts w:ascii="Bookman Old Style" w:eastAsia="Bookman Old Style" w:hAnsi="Bookman Old Style" w:cs="Bookman Old Style"/>
          <w:i/>
          <w:spacing w:val="-2"/>
          <w:w w:val="80"/>
          <w:sz w:val="16"/>
          <w:szCs w:val="16"/>
        </w:rPr>
        <w:t>V</w:t>
      </w:r>
    </w:p>
    <w:p w14:paraId="2BAE7C3E" w14:textId="77777777" w:rsidR="00996552" w:rsidRDefault="002D0D3F">
      <w:pPr>
        <w:spacing w:before="7" w:line="264" w:lineRule="auto"/>
        <w:ind w:left="182" w:hanging="137"/>
        <w:rPr>
          <w:rFonts w:ascii="Bookman Old Style" w:eastAsia="Bookman Old Style" w:hAnsi="Bookman Old Style" w:cs="Bookman Old Style"/>
          <w:sz w:val="16"/>
          <w:szCs w:val="16"/>
        </w:rPr>
      </w:pPr>
      <w:r>
        <w:rPr>
          <w:w w:val="95"/>
        </w:rPr>
        <w:br w:type="column"/>
      </w:r>
      <w:r>
        <w:rPr>
          <w:rFonts w:ascii="Times New Roman" w:hAnsi="Times New Roman"/>
          <w:spacing w:val="-12"/>
          <w:w w:val="95"/>
          <w:sz w:val="24"/>
          <w:u w:val="single" w:color="000000"/>
        </w:rPr>
        <w:lastRenderedPageBreak/>
        <w:t>σ</w:t>
      </w:r>
      <w:r>
        <w:rPr>
          <w:rFonts w:ascii="Bookman Old Style" w:hAnsi="Bookman Old Style"/>
          <w:i/>
          <w:w w:val="95"/>
          <w:position w:val="-3"/>
          <w:sz w:val="16"/>
          <w:u w:val="single" w:color="000000"/>
        </w:rPr>
        <w:t>i</w:t>
      </w:r>
      <w:r>
        <w:rPr>
          <w:rFonts w:ascii="Bookman Old Style" w:hAnsi="Bookman Old Style"/>
          <w:i/>
          <w:spacing w:val="-36"/>
          <w:w w:val="95"/>
          <w:position w:val="-3"/>
          <w:sz w:val="16"/>
          <w:u w:val="single" w:color="000000"/>
        </w:rPr>
        <w:t xml:space="preserve"> </w:t>
      </w:r>
      <w:r>
        <w:rPr>
          <w:rFonts w:ascii="Bookman Old Style" w:hAnsi="Bookman Old Style"/>
          <w:i/>
          <w:w w:val="95"/>
          <w:position w:val="-3"/>
          <w:sz w:val="16"/>
          <w:u w:val="single" w:color="000000"/>
        </w:rPr>
        <w:t>j</w:t>
      </w:r>
      <w:r>
        <w:rPr>
          <w:rFonts w:ascii="Bookman Old Style" w:hAnsi="Bookman Old Style"/>
          <w:i/>
          <w:spacing w:val="-34"/>
          <w:w w:val="95"/>
          <w:position w:val="-3"/>
          <w:sz w:val="16"/>
          <w:u w:val="single" w:color="000000"/>
        </w:rPr>
        <w:t xml:space="preserve"> </w:t>
      </w:r>
      <w:r>
        <w:rPr>
          <w:rFonts w:ascii="MS Gothic" w:hAnsi="MS Gothic"/>
          <w:spacing w:val="4"/>
          <w:w w:val="95"/>
          <w:sz w:val="24"/>
          <w:u w:val="single" w:color="000000"/>
        </w:rPr>
        <w:t>(</w:t>
      </w:r>
      <w:r>
        <w:rPr>
          <w:rFonts w:ascii="Times New Roman" w:hAnsi="Times New Roman"/>
          <w:i/>
          <w:spacing w:val="2"/>
          <w:w w:val="95"/>
          <w:sz w:val="24"/>
          <w:u w:val="single" w:color="000000"/>
        </w:rPr>
        <w:t>e</w:t>
      </w:r>
      <w:r>
        <w:rPr>
          <w:rFonts w:ascii="MS Gothic" w:hAnsi="MS Gothic"/>
          <w:w w:val="95"/>
          <w:sz w:val="24"/>
          <w:u w:val="single" w:color="000000"/>
        </w:rPr>
        <w:t>)</w:t>
      </w:r>
      <w:r>
        <w:rPr>
          <w:rFonts w:ascii="MS Gothic" w:hAnsi="MS Gothic"/>
          <w:w w:val="66"/>
          <w:sz w:val="24"/>
        </w:rPr>
        <w:t xml:space="preserve"> </w:t>
      </w:r>
      <w:r>
        <w:rPr>
          <w:rFonts w:ascii="Times New Roman" w:hAnsi="Times New Roman"/>
          <w:w w:val="110"/>
          <w:position w:val="4"/>
          <w:sz w:val="24"/>
        </w:rPr>
        <w:t>σ</w:t>
      </w:r>
      <w:r>
        <w:rPr>
          <w:rFonts w:ascii="Bookman Old Style" w:hAnsi="Bookman Old Style"/>
          <w:i/>
          <w:w w:val="110"/>
          <w:sz w:val="16"/>
        </w:rPr>
        <w:t>ij</w:t>
      </w:r>
    </w:p>
    <w:p w14:paraId="5FE12233" w14:textId="77777777" w:rsidR="00996552" w:rsidRDefault="002D0D3F">
      <w:pPr>
        <w:spacing w:before="6"/>
        <w:rPr>
          <w:rFonts w:ascii="Bookman Old Style" w:eastAsia="Bookman Old Style" w:hAnsi="Bookman Old Style" w:cs="Bookman Old Style"/>
          <w:i/>
          <w:sz w:val="20"/>
          <w:szCs w:val="20"/>
        </w:rPr>
      </w:pPr>
      <w:r>
        <w:br w:type="column"/>
      </w:r>
    </w:p>
    <w:p w14:paraId="5AE9E9E6" w14:textId="77777777" w:rsidR="00996552" w:rsidRDefault="002D0D3F">
      <w:pPr>
        <w:pStyle w:val="a3"/>
        <w:ind w:left="0" w:right="275"/>
        <w:jc w:val="right"/>
        <w:rPr>
          <w:rFonts w:ascii="Times New Roman" w:eastAsia="Times New Roman" w:hAnsi="Times New Roman" w:cs="Times New Roman"/>
          <w:lang w:eastAsia="zh-CN"/>
        </w:rPr>
      </w:pPr>
      <w:r>
        <w:rPr>
          <w:rFonts w:ascii="Times New Roman"/>
          <w:lang w:eastAsia="zh-CN"/>
        </w:rPr>
        <w:t>(2.4)</w:t>
      </w:r>
    </w:p>
    <w:p w14:paraId="5ABF018F"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4" w:space="720" w:equalWidth="0">
            <w:col w:w="4012" w:space="40"/>
            <w:col w:w="467" w:space="40"/>
            <w:col w:w="607" w:space="40"/>
            <w:col w:w="3504"/>
          </w:cols>
        </w:sectPr>
      </w:pPr>
    </w:p>
    <w:p w14:paraId="6CAB9F17" w14:textId="77777777" w:rsidR="00996552" w:rsidRDefault="00996552">
      <w:pPr>
        <w:spacing w:before="4"/>
        <w:rPr>
          <w:rFonts w:ascii="Times New Roman" w:eastAsia="Times New Roman" w:hAnsi="Times New Roman" w:cs="Times New Roman"/>
          <w:sz w:val="11"/>
          <w:szCs w:val="11"/>
          <w:lang w:eastAsia="zh-CN"/>
        </w:rPr>
      </w:pPr>
    </w:p>
    <w:p w14:paraId="0F0334E3" w14:textId="77777777" w:rsidR="00996552" w:rsidRDefault="002D0D3F">
      <w:pPr>
        <w:spacing w:before="26"/>
        <w:ind w:left="597"/>
        <w:rPr>
          <w:rFonts w:ascii="Bookman Old Style" w:eastAsia="Bookman Old Style" w:hAnsi="Bookman Old Style" w:cs="Bookman Old Style"/>
          <w:sz w:val="16"/>
          <w:szCs w:val="16"/>
          <w:lang w:eastAsia="zh-CN"/>
        </w:rPr>
      </w:pPr>
      <w:r>
        <w:rPr>
          <w:rFonts w:ascii="宋体" w:eastAsia="宋体" w:hAnsi="宋体" w:cs="宋体"/>
          <w:sz w:val="24"/>
          <w:szCs w:val="24"/>
          <w:lang w:eastAsia="zh-CN"/>
        </w:rPr>
        <w:t>式</w:t>
      </w:r>
      <w:hyperlink w:anchor="_bookmark18" w:history="1">
        <w:r>
          <w:rPr>
            <w:rFonts w:ascii="Times New Roman" w:eastAsia="Times New Roman" w:hAnsi="Times New Roman" w:cs="Times New Roman"/>
            <w:sz w:val="24"/>
            <w:szCs w:val="24"/>
            <w:lang w:eastAsia="zh-CN"/>
          </w:rPr>
          <w:t>2.3</w:t>
        </w:r>
      </w:hyperlink>
      <w:r>
        <w:rPr>
          <w:rFonts w:ascii="宋体" w:eastAsia="宋体" w:hAnsi="宋体" w:cs="宋体"/>
          <w:sz w:val="24"/>
          <w:szCs w:val="24"/>
          <w:lang w:eastAsia="zh-CN"/>
        </w:rPr>
        <w:t>、</w:t>
      </w:r>
      <w:hyperlink w:anchor="_bookmark19" w:history="1">
        <w:r>
          <w:rPr>
            <w:rFonts w:ascii="Times New Roman" w:eastAsia="Times New Roman" w:hAnsi="Times New Roman" w:cs="Times New Roman"/>
            <w:sz w:val="24"/>
            <w:szCs w:val="24"/>
            <w:lang w:eastAsia="zh-CN"/>
          </w:rPr>
          <w:t>2.4</w:t>
        </w:r>
      </w:hyperlink>
      <w:r>
        <w:rPr>
          <w:rFonts w:ascii="宋体" w:eastAsia="宋体" w:hAnsi="宋体" w:cs="宋体"/>
          <w:sz w:val="24"/>
          <w:szCs w:val="24"/>
          <w:lang w:eastAsia="zh-CN"/>
        </w:rPr>
        <w:t>中：</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40"/>
          <w:position w:val="-3"/>
          <w:sz w:val="16"/>
          <w:szCs w:val="16"/>
          <w:lang w:eastAsia="zh-CN"/>
        </w:rPr>
        <w:t xml:space="preserve"> </w:t>
      </w:r>
      <w:r>
        <w:rPr>
          <w:rFonts w:ascii="宋体" w:eastAsia="宋体" w:hAnsi="宋体" w:cs="宋体"/>
          <w:sz w:val="24"/>
          <w:szCs w:val="24"/>
          <w:lang w:eastAsia="zh-CN"/>
        </w:rPr>
        <w:t>是节点</w:t>
      </w:r>
      <w:r>
        <w:rPr>
          <w:rFonts w:ascii="宋体" w:eastAsia="宋体" w:hAnsi="宋体" w:cs="宋体"/>
          <w:spacing w:val="-52"/>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6"/>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51"/>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0"/>
          <w:position w:val="-3"/>
          <w:sz w:val="16"/>
          <w:szCs w:val="16"/>
          <w:lang w:eastAsia="zh-CN"/>
        </w:rPr>
        <w:t xml:space="preserve"> </w:t>
      </w:r>
      <w:r>
        <w:rPr>
          <w:rFonts w:ascii="宋体" w:eastAsia="宋体" w:hAnsi="宋体" w:cs="宋体"/>
          <w:spacing w:val="1"/>
          <w:sz w:val="24"/>
          <w:szCs w:val="24"/>
          <w:lang w:eastAsia="zh-CN"/>
        </w:rPr>
        <w:t>间最短路径的数量，</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27"/>
          <w:position w:val="-3"/>
          <w:sz w:val="16"/>
          <w:szCs w:val="16"/>
          <w:lang w:eastAsia="zh-CN"/>
        </w:rPr>
        <w:t xml:space="preserve"> </w:t>
      </w:r>
      <w:r>
        <w:rPr>
          <w:rFonts w:ascii="MS Gothic" w:eastAsia="MS Gothic" w:hAnsi="MS Gothic" w:cs="MS Gothic"/>
          <w:spacing w:val="4"/>
          <w:sz w:val="24"/>
          <w:szCs w:val="24"/>
          <w:lang w:eastAsia="zh-CN"/>
        </w:rPr>
        <w:t>(</w:t>
      </w:r>
      <w:r>
        <w:rPr>
          <w:rFonts w:ascii="Times New Roman" w:eastAsia="Times New Roman" w:hAnsi="Times New Roman" w:cs="Times New Roman"/>
          <w:i/>
          <w:spacing w:val="3"/>
          <w:sz w:val="24"/>
          <w:szCs w:val="24"/>
          <w:lang w:eastAsia="zh-CN"/>
        </w:rPr>
        <w:t>v</w:t>
      </w:r>
      <w:r>
        <w:rPr>
          <w:rFonts w:ascii="MS Gothic" w:eastAsia="MS Gothic" w:hAnsi="MS Gothic" w:cs="MS Gothic"/>
          <w:spacing w:val="4"/>
          <w:sz w:val="24"/>
          <w:szCs w:val="24"/>
          <w:lang w:eastAsia="zh-CN"/>
        </w:rPr>
        <w:t>)</w:t>
      </w:r>
      <w:r>
        <w:rPr>
          <w:rFonts w:ascii="MS Gothic" w:eastAsia="MS Gothic" w:hAnsi="MS Gothic" w:cs="MS Gothic"/>
          <w:spacing w:val="-54"/>
          <w:sz w:val="24"/>
          <w:szCs w:val="24"/>
          <w:lang w:eastAsia="zh-CN"/>
        </w:rPr>
        <w:t xml:space="preserve"> </w:t>
      </w:r>
      <w:r>
        <w:rPr>
          <w:rFonts w:ascii="宋体" w:eastAsia="宋体" w:hAnsi="宋体" w:cs="宋体"/>
          <w:sz w:val="24"/>
          <w:szCs w:val="24"/>
          <w:lang w:eastAsia="zh-CN"/>
        </w:rPr>
        <w:t>是节点</w:t>
      </w:r>
      <w:r>
        <w:rPr>
          <w:rFonts w:ascii="宋体" w:eastAsia="宋体" w:hAnsi="宋体" w:cs="宋体"/>
          <w:spacing w:val="-51"/>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6"/>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52"/>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p>
    <w:p w14:paraId="0910A1F0" w14:textId="77777777" w:rsidR="00996552" w:rsidRDefault="002D0D3F">
      <w:pPr>
        <w:spacing w:before="42"/>
        <w:ind w:left="117"/>
        <w:rPr>
          <w:rFonts w:ascii="宋体" w:eastAsia="宋体" w:hAnsi="宋体" w:cs="宋体"/>
          <w:sz w:val="24"/>
          <w:szCs w:val="24"/>
          <w:lang w:eastAsia="zh-CN"/>
        </w:rPr>
      </w:pPr>
      <w:r>
        <w:rPr>
          <w:rFonts w:ascii="宋体" w:eastAsia="宋体" w:hAnsi="宋体" w:cs="宋体"/>
          <w:sz w:val="24"/>
          <w:szCs w:val="24"/>
          <w:lang w:eastAsia="zh-CN"/>
        </w:rPr>
        <w:t>通过节点</w:t>
      </w:r>
      <w:r>
        <w:rPr>
          <w:rFonts w:ascii="宋体" w:eastAsia="宋体" w:hAnsi="宋体" w:cs="宋体"/>
          <w:spacing w:val="-64"/>
          <w:sz w:val="24"/>
          <w:szCs w:val="24"/>
          <w:lang w:eastAsia="zh-CN"/>
        </w:rPr>
        <w:t xml:space="preserve"> </w:t>
      </w:r>
      <w:r>
        <w:rPr>
          <w:rFonts w:ascii="Times New Roman" w:eastAsia="Times New Roman" w:hAnsi="Times New Roman" w:cs="Times New Roman"/>
          <w:sz w:val="24"/>
          <w:szCs w:val="24"/>
          <w:lang w:eastAsia="zh-CN"/>
        </w:rPr>
        <w:t>v</w:t>
      </w:r>
      <w:r>
        <w:rPr>
          <w:rFonts w:ascii="Times New Roman" w:eastAsia="Times New Roman" w:hAnsi="Times New Roman" w:cs="Times New Roman"/>
          <w:spacing w:val="-3"/>
          <w:sz w:val="24"/>
          <w:szCs w:val="24"/>
          <w:lang w:eastAsia="zh-CN"/>
        </w:rPr>
        <w:t xml:space="preserve"> </w:t>
      </w:r>
      <w:r>
        <w:rPr>
          <w:rFonts w:ascii="宋体" w:eastAsia="宋体" w:hAnsi="宋体" w:cs="宋体"/>
          <w:sz w:val="24"/>
          <w:szCs w:val="24"/>
          <w:lang w:eastAsia="zh-CN"/>
        </w:rPr>
        <w:t>的最短路径数量，</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29"/>
          <w:position w:val="-3"/>
          <w:sz w:val="16"/>
          <w:szCs w:val="16"/>
          <w:lang w:eastAsia="zh-CN"/>
        </w:rPr>
        <w:t xml:space="preserve"> </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e</w:t>
      </w:r>
      <w:r>
        <w:rPr>
          <w:rFonts w:ascii="MS Gothic" w:eastAsia="MS Gothic" w:hAnsi="MS Gothic" w:cs="MS Gothic"/>
          <w:spacing w:val="3"/>
          <w:sz w:val="24"/>
          <w:szCs w:val="24"/>
          <w:lang w:eastAsia="zh-CN"/>
        </w:rPr>
        <w:t>)</w:t>
      </w:r>
      <w:r>
        <w:rPr>
          <w:rFonts w:ascii="MS Gothic" w:eastAsia="MS Gothic" w:hAnsi="MS Gothic" w:cs="MS Gothic"/>
          <w:spacing w:val="-63"/>
          <w:sz w:val="24"/>
          <w:szCs w:val="24"/>
          <w:lang w:eastAsia="zh-CN"/>
        </w:rPr>
        <w:t xml:space="preserve"> </w:t>
      </w:r>
      <w:r>
        <w:rPr>
          <w:rFonts w:ascii="宋体" w:eastAsia="宋体" w:hAnsi="宋体" w:cs="宋体"/>
          <w:sz w:val="24"/>
          <w:szCs w:val="24"/>
          <w:lang w:eastAsia="zh-CN"/>
        </w:rPr>
        <w:t>是节点</w:t>
      </w:r>
      <w:r>
        <w:rPr>
          <w:rFonts w:ascii="宋体" w:eastAsia="宋体" w:hAnsi="宋体" w:cs="宋体"/>
          <w:spacing w:val="-62"/>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24"/>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62"/>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28"/>
          <w:position w:val="-3"/>
          <w:sz w:val="16"/>
          <w:szCs w:val="16"/>
          <w:lang w:eastAsia="zh-CN"/>
        </w:rPr>
        <w:t xml:space="preserve"> </w:t>
      </w:r>
      <w:r>
        <w:rPr>
          <w:rFonts w:ascii="宋体" w:eastAsia="宋体" w:hAnsi="宋体" w:cs="宋体"/>
          <w:sz w:val="24"/>
          <w:szCs w:val="24"/>
          <w:lang w:eastAsia="zh-CN"/>
        </w:rPr>
        <w:t>通过支路</w:t>
      </w:r>
      <w:r>
        <w:rPr>
          <w:rFonts w:ascii="宋体" w:eastAsia="宋体" w:hAnsi="宋体" w:cs="宋体"/>
          <w:spacing w:val="-60"/>
          <w:sz w:val="24"/>
          <w:szCs w:val="24"/>
          <w:lang w:eastAsia="zh-CN"/>
        </w:rPr>
        <w:t xml:space="preserve"> </w:t>
      </w:r>
      <w:r>
        <w:rPr>
          <w:rFonts w:ascii="Times New Roman" w:eastAsia="Times New Roman" w:hAnsi="Times New Roman" w:cs="Times New Roman"/>
          <w:i/>
          <w:sz w:val="24"/>
          <w:szCs w:val="24"/>
          <w:lang w:eastAsia="zh-CN"/>
        </w:rPr>
        <w:t xml:space="preserve">e </w:t>
      </w:r>
      <w:r>
        <w:rPr>
          <w:rFonts w:ascii="宋体" w:eastAsia="宋体" w:hAnsi="宋体" w:cs="宋体"/>
          <w:sz w:val="24"/>
          <w:szCs w:val="24"/>
          <w:lang w:eastAsia="zh-CN"/>
        </w:rPr>
        <w:t>的最短路径数量。</w:t>
      </w:r>
    </w:p>
    <w:p w14:paraId="5E2133E0" w14:textId="77777777" w:rsidR="00996552" w:rsidRDefault="00996552">
      <w:pPr>
        <w:spacing w:before="4"/>
        <w:rPr>
          <w:rFonts w:ascii="宋体" w:eastAsia="宋体" w:hAnsi="宋体" w:cs="宋体"/>
          <w:sz w:val="45"/>
          <w:szCs w:val="45"/>
          <w:lang w:eastAsia="zh-CN"/>
        </w:rPr>
      </w:pPr>
    </w:p>
    <w:p w14:paraId="3AD0015A" w14:textId="77777777" w:rsidR="00996552" w:rsidRDefault="002D0D3F">
      <w:pPr>
        <w:pStyle w:val="3"/>
        <w:tabs>
          <w:tab w:val="left" w:pos="817"/>
        </w:tabs>
        <w:rPr>
          <w:lang w:eastAsia="zh-CN"/>
        </w:rPr>
      </w:pPr>
      <w:bookmarkStart w:id="50" w:name="2.3_基于复杂网络理论的电网模型性质分析"/>
      <w:bookmarkStart w:id="51" w:name="_bookmark20"/>
      <w:bookmarkEnd w:id="50"/>
      <w:bookmarkEnd w:id="51"/>
      <w:r>
        <w:rPr>
          <w:rFonts w:ascii="Times New Roman" w:eastAsia="Times New Roman" w:hAnsi="Times New Roman" w:cs="Times New Roman"/>
          <w:sz w:val="32"/>
          <w:szCs w:val="32"/>
          <w:lang w:eastAsia="zh-CN"/>
        </w:rPr>
        <w:t>2.3</w:t>
      </w:r>
      <w:r>
        <w:rPr>
          <w:rFonts w:ascii="Times New Roman" w:eastAsia="Times New Roman" w:hAnsi="Times New Roman" w:cs="Times New Roman"/>
          <w:sz w:val="32"/>
          <w:szCs w:val="32"/>
          <w:lang w:eastAsia="zh-CN"/>
        </w:rPr>
        <w:tab/>
      </w:r>
      <w:r>
        <w:rPr>
          <w:lang w:eastAsia="zh-CN"/>
        </w:rPr>
        <w:t>基于复杂网络理论的电网模型性质分析</w:t>
      </w:r>
    </w:p>
    <w:p w14:paraId="58D09F87" w14:textId="77777777" w:rsidR="00996552" w:rsidRDefault="00996552">
      <w:pPr>
        <w:spacing w:before="1"/>
        <w:rPr>
          <w:rFonts w:ascii="宋体" w:eastAsia="宋体" w:hAnsi="宋体" w:cs="宋体"/>
          <w:sz w:val="28"/>
          <w:szCs w:val="28"/>
          <w:lang w:eastAsia="zh-CN"/>
        </w:rPr>
      </w:pPr>
    </w:p>
    <w:p w14:paraId="5684E2F8" w14:textId="77777777" w:rsidR="00996552" w:rsidRDefault="002D0D3F">
      <w:pPr>
        <w:tabs>
          <w:tab w:val="left" w:pos="997"/>
        </w:tabs>
        <w:ind w:left="117"/>
        <w:rPr>
          <w:rFonts w:ascii="宋体" w:eastAsia="宋体" w:hAnsi="宋体" w:cs="宋体"/>
          <w:sz w:val="28"/>
          <w:szCs w:val="28"/>
          <w:lang w:eastAsia="zh-CN"/>
        </w:rPr>
      </w:pPr>
      <w:bookmarkStart w:id="52" w:name="2.3.1_小世界模型"/>
      <w:bookmarkStart w:id="53" w:name="_bookmark21"/>
      <w:bookmarkEnd w:id="52"/>
      <w:bookmarkEnd w:id="53"/>
      <w:r>
        <w:rPr>
          <w:rFonts w:ascii="Times New Roman" w:eastAsia="Times New Roman" w:hAnsi="Times New Roman" w:cs="Times New Roman"/>
          <w:sz w:val="30"/>
          <w:szCs w:val="30"/>
          <w:lang w:eastAsia="zh-CN"/>
        </w:rPr>
        <w:t>2.3.1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小世界模型</w:t>
      </w:r>
    </w:p>
    <w:p w14:paraId="430437A2" w14:textId="77777777" w:rsidR="00996552" w:rsidRDefault="00996552">
      <w:pPr>
        <w:spacing w:before="1"/>
        <w:rPr>
          <w:rFonts w:ascii="宋体" w:eastAsia="宋体" w:hAnsi="宋体" w:cs="宋体"/>
          <w:sz w:val="24"/>
          <w:szCs w:val="24"/>
          <w:lang w:eastAsia="zh-CN"/>
        </w:rPr>
      </w:pPr>
    </w:p>
    <w:p w14:paraId="13D71F24" w14:textId="77777777" w:rsidR="00996552" w:rsidRDefault="002D0D3F">
      <w:pPr>
        <w:pStyle w:val="a3"/>
        <w:spacing w:line="288" w:lineRule="auto"/>
        <w:ind w:right="75" w:firstLine="480"/>
        <w:rPr>
          <w:lang w:eastAsia="zh-CN"/>
        </w:rPr>
      </w:pPr>
      <w:r>
        <w:rPr>
          <w:lang w:eastAsia="zh-CN"/>
        </w:rPr>
        <w:t>在复杂网络理论中</w:t>
      </w:r>
      <w:r>
        <w:rPr>
          <w:spacing w:val="-31"/>
          <w:lang w:eastAsia="zh-CN"/>
        </w:rPr>
        <w:t>，</w:t>
      </w:r>
      <w:r>
        <w:rPr>
          <w:lang w:eastAsia="zh-CN"/>
        </w:rPr>
        <w:t>将现实中的复杂网络抽象成节点和边</w:t>
      </w:r>
      <w:r>
        <w:rPr>
          <w:spacing w:val="-31"/>
          <w:lang w:eastAsia="zh-CN"/>
        </w:rPr>
        <w:t>，</w:t>
      </w:r>
      <w:r>
        <w:rPr>
          <w:lang w:eastAsia="zh-CN"/>
        </w:rPr>
        <w:t>比如人脉</w:t>
      </w:r>
      <w:r>
        <w:rPr>
          <w:spacing w:val="-28"/>
          <w:lang w:eastAsia="zh-CN"/>
        </w:rPr>
        <w:t>、</w:t>
      </w:r>
      <w:r>
        <w:rPr>
          <w:lang w:eastAsia="zh-CN"/>
        </w:rPr>
        <w:t xml:space="preserve">互联 </w:t>
      </w:r>
      <w:r>
        <w:rPr>
          <w:spacing w:val="-2"/>
          <w:lang w:eastAsia="zh-CN"/>
        </w:rPr>
        <w:t>网和电网。</w:t>
      </w:r>
      <w:r>
        <w:rPr>
          <w:rFonts w:ascii="Times New Roman" w:eastAsia="Times New Roman" w:hAnsi="Times New Roman" w:cs="Times New Roman"/>
          <w:spacing w:val="-2"/>
          <w:lang w:eastAsia="zh-CN"/>
        </w:rPr>
        <w:t>Watts</w:t>
      </w:r>
      <w:r>
        <w:rPr>
          <w:rFonts w:ascii="Times New Roman" w:eastAsia="Times New Roman" w:hAnsi="Times New Roman" w:cs="Times New Roman"/>
          <w:spacing w:val="9"/>
          <w:lang w:eastAsia="zh-CN"/>
        </w:rPr>
        <w:t xml:space="preserve"> </w:t>
      </w:r>
      <w:r>
        <w:rPr>
          <w:lang w:eastAsia="zh-CN"/>
        </w:rPr>
        <w:t>和</w:t>
      </w:r>
      <w:r>
        <w:rPr>
          <w:spacing w:val="-51"/>
          <w:lang w:eastAsia="zh-CN"/>
        </w:rPr>
        <w:t xml:space="preserve"> </w:t>
      </w:r>
      <w:r>
        <w:rPr>
          <w:rFonts w:ascii="Times New Roman" w:eastAsia="Times New Roman" w:hAnsi="Times New Roman" w:cs="Times New Roman"/>
          <w:spacing w:val="-2"/>
          <w:lang w:eastAsia="zh-CN"/>
        </w:rPr>
        <w:t>Strogatz</w:t>
      </w:r>
      <w:r>
        <w:rPr>
          <w:rFonts w:ascii="Times New Roman" w:eastAsia="Times New Roman" w:hAnsi="Times New Roman" w:cs="Times New Roman"/>
          <w:spacing w:val="8"/>
          <w:lang w:eastAsia="zh-CN"/>
        </w:rPr>
        <w:t xml:space="preserve"> </w:t>
      </w:r>
      <w:r>
        <w:rPr>
          <w:spacing w:val="1"/>
          <w:lang w:eastAsia="zh-CN"/>
        </w:rPr>
        <w:t>将具有高聚集程度、小平均距离的这一类网络称为</w:t>
      </w:r>
      <w:r>
        <w:rPr>
          <w:spacing w:val="60"/>
          <w:lang w:eastAsia="zh-CN"/>
        </w:rPr>
        <w:t xml:space="preserve"> </w:t>
      </w:r>
      <w:r>
        <w:rPr>
          <w:lang w:eastAsia="zh-CN"/>
        </w:rPr>
        <w:t>小世界网络</w:t>
      </w:r>
      <w:hyperlink w:anchor="_bookmark204" w:history="1">
        <w:r>
          <w:rPr>
            <w:rFonts w:ascii="Times New Roman" w:eastAsia="Times New Roman" w:hAnsi="Times New Roman" w:cs="Times New Roman"/>
            <w:position w:val="9"/>
            <w:sz w:val="16"/>
            <w:szCs w:val="16"/>
            <w:lang w:eastAsia="zh-CN"/>
          </w:rPr>
          <w:t>[60</w:t>
        </w:r>
      </w:hyperlink>
      <w:r>
        <w:rPr>
          <w:rFonts w:ascii="Times New Roman" w:eastAsia="Times New Roman" w:hAnsi="Times New Roman" w:cs="Times New Roman"/>
          <w:spacing w:val="9"/>
          <w:position w:val="9"/>
          <w:sz w:val="16"/>
          <w:szCs w:val="16"/>
          <w:lang w:eastAsia="zh-CN"/>
        </w:rPr>
        <w:t>]</w:t>
      </w:r>
      <w:r>
        <w:rPr>
          <w:spacing w:val="-41"/>
          <w:lang w:eastAsia="zh-CN"/>
        </w:rPr>
        <w:t>。</w:t>
      </w:r>
      <w:r>
        <w:rPr>
          <w:lang w:eastAsia="zh-CN"/>
        </w:rPr>
        <w:t>提出小世界模</w:t>
      </w:r>
      <w:r>
        <w:rPr>
          <w:spacing w:val="-34"/>
          <w:lang w:eastAsia="zh-CN"/>
        </w:rPr>
        <w:t>型</w:t>
      </w:r>
      <w:r>
        <w:rPr>
          <w:spacing w:val="-1"/>
          <w:lang w:eastAsia="zh-CN"/>
        </w:rPr>
        <w:t>（</w:t>
      </w:r>
      <w:r>
        <w:rPr>
          <w:rFonts w:ascii="Times New Roman" w:eastAsia="Times New Roman" w:hAnsi="Times New Roman" w:cs="Times New Roman"/>
          <w:spacing w:val="-10"/>
          <w:lang w:eastAsia="zh-CN"/>
        </w:rPr>
        <w:t>W</w:t>
      </w:r>
      <w:r>
        <w:rPr>
          <w:rFonts w:ascii="Times New Roman" w:eastAsia="Times New Roman" w:hAnsi="Times New Roman" w:cs="Times New Roman"/>
          <w:lang w:eastAsia="zh-CN"/>
        </w:rPr>
        <w:t>S</w:t>
      </w:r>
      <w:r>
        <w:rPr>
          <w:rFonts w:ascii="Times New Roman" w:eastAsia="Times New Roman" w:hAnsi="Times New Roman" w:cs="Times New Roman"/>
          <w:spacing w:val="-12"/>
          <w:lang w:eastAsia="zh-CN"/>
        </w:rPr>
        <w:t xml:space="preserve"> </w:t>
      </w:r>
      <w:r>
        <w:rPr>
          <w:lang w:eastAsia="zh-CN"/>
        </w:rPr>
        <w:t>模型</w:t>
      </w:r>
      <w:r>
        <w:rPr>
          <w:spacing w:val="-125"/>
          <w:lang w:eastAsia="zh-CN"/>
        </w:rPr>
        <w:t>）</w:t>
      </w:r>
      <w:r>
        <w:rPr>
          <w:spacing w:val="-41"/>
          <w:lang w:eastAsia="zh-CN"/>
        </w:rPr>
        <w:t>。</w:t>
      </w:r>
      <w:r>
        <w:rPr>
          <w:lang w:eastAsia="zh-CN"/>
        </w:rPr>
        <w:t>其构造过程为</w:t>
      </w:r>
      <w:r>
        <w:rPr>
          <w:spacing w:val="-48"/>
          <w:lang w:eastAsia="zh-CN"/>
        </w:rPr>
        <w:t>：</w:t>
      </w:r>
      <w:r>
        <w:rPr>
          <w:lang w:eastAsia="zh-CN"/>
        </w:rPr>
        <w:t>首先构造一个最近 邻连接的规则网络，然后以概率</w:t>
      </w:r>
      <w:r>
        <w:rPr>
          <w:spacing w:val="-44"/>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5"/>
          <w:lang w:eastAsia="zh-CN"/>
        </w:rPr>
        <w:t xml:space="preserve"> </w:t>
      </w:r>
      <w:r>
        <w:rPr>
          <w:lang w:eastAsia="zh-CN"/>
        </w:rPr>
        <w:t>随机断开网络上的一条边后随机重新连接边。</w:t>
      </w:r>
      <w:r>
        <w:rPr>
          <w:spacing w:val="60"/>
          <w:lang w:eastAsia="zh-CN"/>
        </w:rPr>
        <w:t xml:space="preserve"> </w:t>
      </w:r>
      <w:r>
        <w:rPr>
          <w:lang w:eastAsia="zh-CN"/>
        </w:rPr>
        <w:t>当</w:t>
      </w:r>
      <w:r>
        <w:rPr>
          <w:spacing w:val="-50"/>
          <w:lang w:eastAsia="zh-CN"/>
        </w:rPr>
        <w:t xml:space="preserve"> </w:t>
      </w:r>
      <w:r>
        <w:rPr>
          <w:rFonts w:ascii="Times New Roman" w:eastAsia="Times New Roman" w:hAnsi="Times New Roman" w:cs="Times New Roman"/>
          <w:i/>
          <w:lang w:eastAsia="zh-CN"/>
        </w:rPr>
        <w:t xml:space="preserve">p </w:t>
      </w:r>
      <w:r>
        <w:rPr>
          <w:lang w:eastAsia="zh-CN"/>
        </w:rPr>
        <w:t>为</w:t>
      </w:r>
      <w:r>
        <w:rPr>
          <w:spacing w:val="-60"/>
          <w:lang w:eastAsia="zh-CN"/>
        </w:rPr>
        <w:t xml:space="preserve"> </w:t>
      </w:r>
      <w:r>
        <w:rPr>
          <w:rFonts w:ascii="Times New Roman" w:eastAsia="Times New Roman" w:hAnsi="Times New Roman" w:cs="Times New Roman"/>
          <w:lang w:eastAsia="zh-CN"/>
        </w:rPr>
        <w:t xml:space="preserve">0 </w:t>
      </w:r>
      <w:r>
        <w:rPr>
          <w:spacing w:val="-2"/>
          <w:lang w:eastAsia="zh-CN"/>
        </w:rPr>
        <w:t>时，网络为规则网络，当</w:t>
      </w:r>
      <w:r>
        <w:rPr>
          <w:spacing w:val="-49"/>
          <w:lang w:eastAsia="zh-CN"/>
        </w:rPr>
        <w:t xml:space="preserve"> </w:t>
      </w:r>
      <w:r>
        <w:rPr>
          <w:rFonts w:ascii="Times New Roman" w:eastAsia="Times New Roman" w:hAnsi="Times New Roman" w:cs="Times New Roman"/>
          <w:i/>
          <w:lang w:eastAsia="zh-CN"/>
        </w:rPr>
        <w:t xml:space="preserve">p </w:t>
      </w:r>
      <w:r>
        <w:rPr>
          <w:lang w:eastAsia="zh-CN"/>
        </w:rPr>
        <w:t>为</w:t>
      </w:r>
      <w:r>
        <w:rPr>
          <w:spacing w:val="-60"/>
          <w:lang w:eastAsia="zh-CN"/>
        </w:rPr>
        <w:t xml:space="preserve"> </w:t>
      </w:r>
      <w:r>
        <w:rPr>
          <w:rFonts w:ascii="Times New Roman" w:eastAsia="Times New Roman" w:hAnsi="Times New Roman" w:cs="Times New Roman"/>
          <w:lang w:eastAsia="zh-CN"/>
        </w:rPr>
        <w:t xml:space="preserve">1 </w:t>
      </w:r>
      <w:r>
        <w:rPr>
          <w:spacing w:val="-2"/>
          <w:lang w:eastAsia="zh-CN"/>
        </w:rPr>
        <w:t>时，网络为随机网络。当</w:t>
      </w:r>
      <w:r>
        <w:rPr>
          <w:spacing w:val="-60"/>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4"/>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25"/>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3"/>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14"/>
          <w:lang w:eastAsia="zh-CN"/>
        </w:rPr>
        <w:t xml:space="preserve"> </w:t>
      </w:r>
      <w:r>
        <w:rPr>
          <w:rFonts w:ascii="Palatino Linotype" w:eastAsia="Palatino Linotype" w:hAnsi="Palatino Linotype" w:cs="Palatino Linotype"/>
          <w:lang w:eastAsia="zh-CN"/>
        </w:rPr>
        <w:t xml:space="preserve">1 </w:t>
      </w:r>
      <w:r>
        <w:rPr>
          <w:lang w:eastAsia="zh-CN"/>
        </w:rPr>
        <w:t>时，</w:t>
      </w:r>
      <w:r>
        <w:rPr>
          <w:spacing w:val="21"/>
          <w:lang w:eastAsia="zh-CN"/>
        </w:rPr>
        <w:t xml:space="preserve"> </w:t>
      </w:r>
      <w:r>
        <w:rPr>
          <w:spacing w:val="2"/>
          <w:lang w:eastAsia="zh-CN"/>
        </w:rPr>
        <w:t>网络为小世界网络。当重连概率</w:t>
      </w:r>
      <w:r>
        <w:rPr>
          <w:spacing w:val="-37"/>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3"/>
          <w:lang w:eastAsia="zh-CN"/>
        </w:rPr>
        <w:t xml:space="preserve"> </w:t>
      </w:r>
      <w:r>
        <w:rPr>
          <w:spacing w:val="1"/>
          <w:lang w:eastAsia="zh-CN"/>
        </w:rPr>
        <w:t>介于</w:t>
      </w:r>
      <w:r>
        <w:rPr>
          <w:spacing w:val="-47"/>
          <w:lang w:eastAsia="zh-CN"/>
        </w:rPr>
        <w:t xml:space="preserve"> </w:t>
      </w:r>
      <w:r>
        <w:rPr>
          <w:rFonts w:ascii="Times New Roman" w:eastAsia="Times New Roman" w:hAnsi="Times New Roman" w:cs="Times New Roman"/>
          <w:lang w:eastAsia="zh-CN"/>
        </w:rPr>
        <w:t>0–1</w:t>
      </w:r>
      <w:r>
        <w:rPr>
          <w:rFonts w:ascii="Times New Roman" w:eastAsia="Times New Roman" w:hAnsi="Times New Roman" w:cs="Times New Roman"/>
          <w:spacing w:val="13"/>
          <w:lang w:eastAsia="zh-CN"/>
        </w:rPr>
        <w:t xml:space="preserve"> </w:t>
      </w:r>
      <w:r>
        <w:rPr>
          <w:spacing w:val="2"/>
          <w:lang w:eastAsia="zh-CN"/>
        </w:rPr>
        <w:t>变化时，网络模型的聚类系数和平</w:t>
      </w:r>
      <w:r>
        <w:rPr>
          <w:spacing w:val="36"/>
          <w:lang w:eastAsia="zh-CN"/>
        </w:rPr>
        <w:t xml:space="preserve"> </w:t>
      </w:r>
      <w:r>
        <w:rPr>
          <w:lang w:eastAsia="zh-CN"/>
        </w:rPr>
        <w:t>均距离也在发生变化，其演变过程如图</w:t>
      </w:r>
      <w:hyperlink w:anchor="_bookmark22" w:history="1">
        <w:r>
          <w:rPr>
            <w:rFonts w:ascii="Times New Roman" w:eastAsia="Times New Roman" w:hAnsi="Times New Roman" w:cs="Times New Roman"/>
            <w:lang w:eastAsia="zh-CN"/>
          </w:rPr>
          <w:t>2.1</w:t>
        </w:r>
      </w:hyperlink>
      <w:r>
        <w:rPr>
          <w:lang w:eastAsia="zh-CN"/>
        </w:rPr>
        <w:t>所示。因小世界网络具有聚类系数高、 平均距离小的特征，所以小世界网络体现出少数随机连接的重要作用。</w:t>
      </w:r>
    </w:p>
    <w:p w14:paraId="3ED26106" w14:textId="77777777" w:rsidR="00996552" w:rsidRDefault="00996552">
      <w:pPr>
        <w:spacing w:before="6"/>
        <w:rPr>
          <w:rFonts w:ascii="宋体" w:eastAsia="宋体" w:hAnsi="宋体" w:cs="宋体"/>
          <w:sz w:val="15"/>
          <w:szCs w:val="15"/>
          <w:lang w:eastAsia="zh-CN"/>
        </w:rPr>
      </w:pPr>
    </w:p>
    <w:p w14:paraId="27E0FED2" w14:textId="77777777" w:rsidR="00996552" w:rsidRDefault="002D0D3F">
      <w:pPr>
        <w:spacing w:line="200" w:lineRule="atLeast"/>
        <w:ind w:left="304"/>
        <w:rPr>
          <w:rFonts w:ascii="宋体" w:eastAsia="宋体" w:hAnsi="宋体" w:cs="宋体"/>
          <w:sz w:val="20"/>
          <w:szCs w:val="20"/>
        </w:rPr>
      </w:pPr>
      <w:r>
        <w:rPr>
          <w:rFonts w:ascii="宋体" w:eastAsia="宋体" w:hAnsi="宋体" w:cs="宋体"/>
          <w:noProof/>
          <w:sz w:val="20"/>
          <w:szCs w:val="20"/>
          <w:lang w:eastAsia="zh-CN"/>
        </w:rPr>
        <w:drawing>
          <wp:inline distT="0" distB="0" distL="0" distR="0" wp14:anchorId="7A8C27E8" wp14:editId="6DE3EE95">
            <wp:extent cx="4992772" cy="2318004"/>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32" cstate="print"/>
                    <a:stretch>
                      <a:fillRect/>
                    </a:stretch>
                  </pic:blipFill>
                  <pic:spPr>
                    <a:xfrm>
                      <a:off x="0" y="0"/>
                      <a:ext cx="4992772" cy="2318004"/>
                    </a:xfrm>
                    <a:prstGeom prst="rect">
                      <a:avLst/>
                    </a:prstGeom>
                  </pic:spPr>
                </pic:pic>
              </a:graphicData>
            </a:graphic>
          </wp:inline>
        </w:drawing>
      </w:r>
    </w:p>
    <w:p w14:paraId="7D9C7762" w14:textId="77777777" w:rsidR="00996552" w:rsidRDefault="002D0D3F">
      <w:pPr>
        <w:tabs>
          <w:tab w:val="left" w:pos="3590"/>
        </w:tabs>
        <w:spacing w:before="130"/>
        <w:ind w:left="2855"/>
        <w:rPr>
          <w:rFonts w:ascii="宋体" w:eastAsia="宋体" w:hAnsi="宋体" w:cs="宋体"/>
          <w:sz w:val="21"/>
          <w:szCs w:val="21"/>
          <w:lang w:eastAsia="zh-CN"/>
        </w:rPr>
      </w:pPr>
      <w:bookmarkStart w:id="54" w:name="_bookmark22"/>
      <w:bookmarkEnd w:id="54"/>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小世界网络模型示意图</w:t>
      </w:r>
    </w:p>
    <w:p w14:paraId="769CD42C" w14:textId="77777777" w:rsidR="00996552" w:rsidRDefault="00996552">
      <w:pPr>
        <w:rPr>
          <w:rFonts w:ascii="宋体" w:eastAsia="宋体" w:hAnsi="宋体" w:cs="宋体"/>
          <w:sz w:val="21"/>
          <w:szCs w:val="21"/>
          <w:lang w:eastAsia="zh-CN"/>
        </w:rPr>
        <w:sectPr w:rsidR="00996552">
          <w:type w:val="continuous"/>
          <w:pgSz w:w="11910" w:h="16840"/>
          <w:pgMar w:top="1580" w:right="1520" w:bottom="280" w:left="1680" w:header="720" w:footer="720" w:gutter="0"/>
          <w:cols w:space="720"/>
        </w:sectPr>
      </w:pPr>
    </w:p>
    <w:p w14:paraId="798499A3" w14:textId="77777777" w:rsidR="00996552" w:rsidRDefault="00996552">
      <w:pPr>
        <w:spacing w:before="9"/>
        <w:rPr>
          <w:rFonts w:ascii="宋体" w:eastAsia="宋体" w:hAnsi="宋体" w:cs="宋体"/>
          <w:sz w:val="17"/>
          <w:szCs w:val="17"/>
          <w:lang w:eastAsia="zh-CN"/>
        </w:rPr>
      </w:pPr>
    </w:p>
    <w:p w14:paraId="6F06F394" w14:textId="77777777" w:rsidR="00996552" w:rsidRDefault="002D0D3F">
      <w:pPr>
        <w:pStyle w:val="a3"/>
        <w:spacing w:before="26" w:line="280" w:lineRule="auto"/>
        <w:ind w:right="115" w:firstLine="480"/>
        <w:jc w:val="both"/>
      </w:pPr>
      <w:r>
        <w:rPr>
          <w:spacing w:val="-2"/>
          <w:lang w:eastAsia="zh-CN"/>
        </w:rPr>
        <w:t>下面进行算例分析，取节点数</w:t>
      </w:r>
      <w:r>
        <w:rPr>
          <w:spacing w:val="-56"/>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8"/>
          <w:lang w:eastAsia="zh-CN"/>
        </w:rPr>
        <w:t xml:space="preserve"> </w:t>
      </w:r>
      <w:r>
        <w:rPr>
          <w:rFonts w:ascii="Palatino Linotype" w:eastAsia="Palatino Linotype" w:hAnsi="Palatino Linotype" w:cs="Palatino Linotype"/>
          <w:spacing w:val="-2"/>
          <w:lang w:eastAsia="zh-CN"/>
        </w:rPr>
        <w:t>1000</w:t>
      </w:r>
      <w:r>
        <w:rPr>
          <w:spacing w:val="-2"/>
          <w:lang w:eastAsia="zh-CN"/>
        </w:rPr>
        <w:t>，初始网络规则的度</w:t>
      </w:r>
      <w:r>
        <w:rPr>
          <w:spacing w:val="-6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spacing w:val="-5"/>
          <w:lang w:eastAsia="zh-CN"/>
        </w:rPr>
        <w:t>6</w:t>
      </w:r>
      <w:r>
        <w:rPr>
          <w:spacing w:val="-5"/>
          <w:lang w:eastAsia="zh-CN"/>
        </w:rPr>
        <w:t>，重连概</w:t>
      </w:r>
      <w:r>
        <w:rPr>
          <w:spacing w:val="23"/>
          <w:lang w:eastAsia="zh-CN"/>
        </w:rPr>
        <w:t xml:space="preserve"> </w:t>
      </w:r>
      <w:r>
        <w:rPr>
          <w:lang w:eastAsia="zh-CN"/>
        </w:rPr>
        <w:t>率</w:t>
      </w:r>
      <w:r>
        <w:rPr>
          <w:spacing w:val="-46"/>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4"/>
          <w:lang w:eastAsia="zh-CN"/>
        </w:rPr>
        <w:t xml:space="preserve"> </w:t>
      </w:r>
      <w:r>
        <w:rPr>
          <w:lang w:eastAsia="zh-CN"/>
        </w:rPr>
        <w:t>从</w:t>
      </w:r>
      <w:r>
        <w:rPr>
          <w:spacing w:val="-56"/>
          <w:lang w:eastAsia="zh-CN"/>
        </w:rPr>
        <w:t xml:space="preserve"> </w:t>
      </w:r>
      <w:r>
        <w:rPr>
          <w:rFonts w:ascii="Times New Roman" w:eastAsia="Times New Roman" w:hAnsi="Times New Roman" w:cs="Times New Roman"/>
          <w:lang w:eastAsia="zh-CN"/>
        </w:rPr>
        <w:t>0–1</w:t>
      </w:r>
      <w:r>
        <w:rPr>
          <w:rFonts w:ascii="Times New Roman" w:eastAsia="Times New Roman" w:hAnsi="Times New Roman" w:cs="Times New Roman"/>
          <w:spacing w:val="4"/>
          <w:lang w:eastAsia="zh-CN"/>
        </w:rPr>
        <w:t xml:space="preserve"> </w:t>
      </w:r>
      <w:r>
        <w:rPr>
          <w:lang w:eastAsia="zh-CN"/>
        </w:rPr>
        <w:t>依此增加，验证聚类系数</w:t>
      </w:r>
      <w:r>
        <w:rPr>
          <w:spacing w:val="-60"/>
          <w:lang w:eastAsia="zh-CN"/>
        </w:rPr>
        <w:t xml:space="preserve"> </w:t>
      </w:r>
      <w:r>
        <w:rPr>
          <w:rFonts w:ascii="Times New Roman" w:eastAsia="Times New Roman" w:hAnsi="Times New Roman" w:cs="Times New Roman"/>
          <w:i/>
          <w:lang w:eastAsia="zh-CN"/>
        </w:rPr>
        <w:t>C</w:t>
      </w:r>
      <w:r>
        <w:rPr>
          <w:rFonts w:ascii="Times New Roman" w:eastAsia="Times New Roman" w:hAnsi="Times New Roman" w:cs="Times New Roman"/>
          <w:i/>
          <w:spacing w:val="15"/>
          <w:lang w:eastAsia="zh-CN"/>
        </w:rPr>
        <w:t xml:space="preserve"> </w:t>
      </w:r>
      <w:r>
        <w:rPr>
          <w:lang w:eastAsia="zh-CN"/>
        </w:rPr>
        <w:t>和平均距离</w:t>
      </w:r>
      <w:r>
        <w:rPr>
          <w:spacing w:val="-45"/>
          <w:lang w:eastAsia="zh-CN"/>
        </w:rPr>
        <w:t xml:space="preserve"> </w:t>
      </w:r>
      <w:r>
        <w:rPr>
          <w:rFonts w:ascii="Times New Roman" w:eastAsia="Times New Roman" w:hAnsi="Times New Roman" w:cs="Times New Roman"/>
          <w:i/>
          <w:lang w:eastAsia="zh-CN"/>
        </w:rPr>
        <w:t>L</w:t>
      </w:r>
      <w:r>
        <w:rPr>
          <w:rFonts w:ascii="Times New Roman" w:eastAsia="Times New Roman" w:hAnsi="Times New Roman" w:cs="Times New Roman"/>
          <w:i/>
          <w:spacing w:val="16"/>
          <w:lang w:eastAsia="zh-CN"/>
        </w:rPr>
        <w:t xml:space="preserve"> </w:t>
      </w:r>
      <w:r>
        <w:rPr>
          <w:lang w:eastAsia="zh-CN"/>
        </w:rPr>
        <w:t>的变化过程。</w:t>
      </w:r>
      <w:r>
        <w:t>其验证结果</w:t>
      </w:r>
      <w:r>
        <w:rPr>
          <w:spacing w:val="27"/>
        </w:rPr>
        <w:t xml:space="preserve"> </w:t>
      </w:r>
      <w:r>
        <w:t>如图</w:t>
      </w:r>
      <w:hyperlink w:anchor="_bookmark23" w:history="1">
        <w:r>
          <w:rPr>
            <w:rFonts w:ascii="Times New Roman" w:eastAsia="Times New Roman" w:hAnsi="Times New Roman" w:cs="Times New Roman"/>
          </w:rPr>
          <w:t>2.2</w:t>
        </w:r>
      </w:hyperlink>
      <w:r>
        <w:t>所示。</w:t>
      </w:r>
    </w:p>
    <w:p w14:paraId="78BB6E39" w14:textId="77777777" w:rsidR="00996552" w:rsidRDefault="00996552">
      <w:pPr>
        <w:spacing w:before="11"/>
        <w:rPr>
          <w:rFonts w:ascii="宋体" w:eastAsia="宋体" w:hAnsi="宋体" w:cs="宋体"/>
          <w:sz w:val="17"/>
          <w:szCs w:val="17"/>
        </w:rPr>
      </w:pPr>
    </w:p>
    <w:p w14:paraId="49806B7B" w14:textId="77777777" w:rsidR="00996552" w:rsidRDefault="00025C9E">
      <w:pPr>
        <w:spacing w:before="74"/>
        <w:ind w:left="1187"/>
        <w:rPr>
          <w:rFonts w:ascii="Arial" w:eastAsia="Arial" w:hAnsi="Arial" w:cs="Arial"/>
          <w:sz w:val="20"/>
          <w:szCs w:val="20"/>
        </w:rPr>
      </w:pPr>
      <w:r>
        <w:rPr>
          <w:rFonts w:eastAsiaTheme="minorHAnsi"/>
        </w:rPr>
        <w:pict w14:anchorId="5C44BB58">
          <v:group id="_x0000_s7700" style="position:absolute;left:0;text-align:left;margin-left:150.1pt;margin-top:4.95pt;width:332.4pt;height:261.8pt;z-index:1840;mso-position-horizontal-relative:page" coordorigin="3002,99" coordsize="6648,5236">
            <v:group id="_x0000_s7978" style="position:absolute;left:3068;top:5320;width:6516;height:2" coordorigin="3068,5320" coordsize="6516,2">
              <v:shape id="_x0000_s7979" style="position:absolute;left:3068;top:5320;width:6516;height:2" coordorigin="3068,5320" coordsize="6516,0" path="m3068,5320r6516,e" filled="f" strokecolor="#252525" strokeweight=".5pt">
                <v:path arrowok="t"/>
              </v:shape>
            </v:group>
            <v:group id="_x0000_s7976" style="position:absolute;left:3068;top:655;width:2;height:4665" coordorigin="3068,655" coordsize="2,4665">
              <v:shape id="_x0000_s7977" style="position:absolute;left:3068;top:655;width:2;height:4665" coordorigin="3068,655" coordsize="0,4665" path="m3068,5320r,-4665e" filled="f" strokecolor="#252525" strokeweight=".5pt">
                <v:path arrowok="t"/>
              </v:shape>
            </v:group>
            <v:group id="_x0000_s7974" style="position:absolute;left:4697;top:5254;width:2;height:66" coordorigin="4697,5254" coordsize="2,66">
              <v:shape id="_x0000_s7975" style="position:absolute;left:4697;top:5254;width:2;height:66" coordorigin="4697,5254" coordsize="0,66" path="m4697,5320r,-66e" filled="f" strokecolor="#252525" strokeweight=".5pt">
                <v:path arrowok="t"/>
              </v:shape>
            </v:group>
            <v:group id="_x0000_s7972" style="position:absolute;left:6326;top:5254;width:2;height:66" coordorigin="6326,5254" coordsize="2,66">
              <v:shape id="_x0000_s7973" style="position:absolute;left:6326;top:5254;width:2;height:66" coordorigin="6326,5254" coordsize="0,66" path="m6326,5320r,-66e" filled="f" strokecolor="#252525" strokeweight=".5pt">
                <v:path arrowok="t"/>
              </v:shape>
            </v:group>
            <v:group id="_x0000_s7970" style="position:absolute;left:7955;top:5254;width:2;height:66" coordorigin="7955,5254" coordsize="2,66">
              <v:shape id="_x0000_s7971" style="position:absolute;left:7955;top:5254;width:2;height:66" coordorigin="7955,5254" coordsize="0,66" path="m7955,5320r,-66e" filled="f" strokecolor="#252525" strokeweight=".5pt">
                <v:path arrowok="t"/>
              </v:shape>
            </v:group>
            <v:group id="_x0000_s7968" style="position:absolute;left:3068;top:184;width:6516;height:2" coordorigin="3068,184" coordsize="6516,2">
              <v:shape id="_x0000_s7969" style="position:absolute;left:3068;top:184;width:6516;height:2" coordorigin="3068,184" coordsize="6516,0" path="m3068,184r6516,e" filled="f" strokecolor="#252525" strokeweight=".5pt">
                <v:path arrowok="t"/>
              </v:shape>
            </v:group>
            <v:group id="_x0000_s7966" style="position:absolute;left:3068;top:184;width:2;height:376" coordorigin="3068,184" coordsize="2,376">
              <v:shape id="_x0000_s7967" style="position:absolute;left:3068;top:184;width:2;height:376" coordorigin="3068,184" coordsize="0,376" path="m3068,559r,-375e" filled="f" strokecolor="#252525" strokeweight=".5pt">
                <v:path arrowok="t"/>
              </v:shape>
            </v:group>
            <v:group id="_x0000_s7964" style="position:absolute;left:9584;top:184;width:2;height:4756" coordorigin="9584,184" coordsize="2,4756">
              <v:shape id="_x0000_s7965" style="position:absolute;left:9584;top:184;width:2;height:4756" coordorigin="9584,184" coordsize="0,4756" path="m9584,4939r,-4755e" filled="f" strokecolor="#252525" strokeweight=".5pt">
                <v:path arrowok="t"/>
              </v:shape>
            </v:group>
            <v:group id="_x0000_s7962" style="position:absolute;left:9584;top:5035;width:2;height:285" coordorigin="9584,5035" coordsize="2,285">
              <v:shape id="_x0000_s7963" style="position:absolute;left:9584;top:5035;width:2;height:285" coordorigin="9584,5035" coordsize="0,285" path="m9584,5320r,-285e" filled="f" strokecolor="#252525" strokeweight=".5pt">
                <v:path arrowok="t"/>
              </v:shape>
            </v:group>
            <v:group id="_x0000_s7960" style="position:absolute;left:4697;top:184;width:2;height:66" coordorigin="4697,184" coordsize="2,66">
              <v:shape id="_x0000_s7961" style="position:absolute;left:4697;top:184;width:2;height:66" coordorigin="4697,184" coordsize="0,66" path="m4697,249r,-65e" filled="f" strokecolor="#252525" strokeweight=".5pt">
                <v:path arrowok="t"/>
              </v:shape>
            </v:group>
            <v:group id="_x0000_s7958" style="position:absolute;left:6326;top:184;width:2;height:66" coordorigin="6326,184" coordsize="2,66">
              <v:shape id="_x0000_s7959" style="position:absolute;left:6326;top:184;width:2;height:66" coordorigin="6326,184" coordsize="0,66" path="m6326,249r,-65e" filled="f" strokecolor="#252525" strokeweight=".5pt">
                <v:path arrowok="t"/>
              </v:shape>
            </v:group>
            <v:group id="_x0000_s7956" style="position:absolute;left:7955;top:184;width:2;height:66" coordorigin="7955,184" coordsize="2,66">
              <v:shape id="_x0000_s7957" style="position:absolute;left:7955;top:184;width:2;height:66" coordorigin="7955,184" coordsize="0,66" path="m7955,249r,-65e" filled="f" strokecolor="#252525" strokeweight=".5pt">
                <v:path arrowok="t"/>
              </v:shape>
            </v:group>
            <v:group id="_x0000_s7954" style="position:absolute;left:3558;top:5287;width:2;height:33" coordorigin="3558,5287" coordsize="2,33">
              <v:shape id="_x0000_s7955" style="position:absolute;left:3558;top:5287;width:2;height:33" coordorigin="3558,5287" coordsize="0,33" path="m3558,5320r,-33e" filled="f" strokecolor="#252525" strokeweight=".5pt">
                <v:path arrowok="t"/>
              </v:shape>
            </v:group>
            <v:group id="_x0000_s7952" style="position:absolute;left:3845;top:5287;width:2;height:33" coordorigin="3845,5287" coordsize="2,33">
              <v:shape id="_x0000_s7953" style="position:absolute;left:3845;top:5287;width:2;height:33" coordorigin="3845,5287" coordsize="0,33" path="m3845,5320r,-33e" filled="f" strokecolor="#252525" strokeweight=".5pt">
                <v:path arrowok="t"/>
              </v:shape>
            </v:group>
            <v:group id="_x0000_s7950" style="position:absolute;left:4049;top:5287;width:2;height:33" coordorigin="4049,5287" coordsize="2,33">
              <v:shape id="_x0000_s7951" style="position:absolute;left:4049;top:5287;width:2;height:33" coordorigin="4049,5287" coordsize="0,33" path="m4049,5320r,-33e" filled="f" strokecolor="#252525" strokeweight=".5pt">
                <v:path arrowok="t"/>
              </v:shape>
            </v:group>
            <v:group id="_x0000_s7948" style="position:absolute;left:4206;top:5287;width:2;height:33" coordorigin="4206,5287" coordsize="2,33">
              <v:shape id="_x0000_s7949" style="position:absolute;left:4206;top:5287;width:2;height:33" coordorigin="4206,5287" coordsize="0,33" path="m4206,5320r,-33e" filled="f" strokecolor="#252525" strokeweight=".5pt">
                <v:path arrowok="t"/>
              </v:shape>
            </v:group>
            <v:group id="_x0000_s7946" style="position:absolute;left:4335;top:5287;width:2;height:33" coordorigin="4335,5287" coordsize="2,33">
              <v:shape id="_x0000_s7947" style="position:absolute;left:4335;top:5287;width:2;height:33" coordorigin="4335,5287" coordsize="0,33" path="m4335,5320r,-33e" filled="f" strokecolor="#252525" strokeweight=".5pt">
                <v:path arrowok="t"/>
              </v:shape>
            </v:group>
            <v:group id="_x0000_s7944" style="position:absolute;left:4444;top:5287;width:2;height:33" coordorigin="4444,5287" coordsize="2,33">
              <v:shape id="_x0000_s7945" style="position:absolute;left:4444;top:5287;width:2;height:33" coordorigin="4444,5287" coordsize="0,33" path="m4444,5320r,-33e" filled="f" strokecolor="#252525" strokeweight=".5pt">
                <v:path arrowok="t"/>
              </v:shape>
            </v:group>
            <v:group id="_x0000_s7942" style="position:absolute;left:4539;top:5287;width:2;height:33" coordorigin="4539,5287" coordsize="2,33">
              <v:shape id="_x0000_s7943" style="position:absolute;left:4539;top:5287;width:2;height:33" coordorigin="4539,5287" coordsize="0,33" path="m4539,5320r,-33e" filled="f" strokecolor="#252525" strokeweight=".5pt">
                <v:path arrowok="t"/>
              </v:shape>
            </v:group>
            <v:group id="_x0000_s7940" style="position:absolute;left:4622;top:5287;width:2;height:33" coordorigin="4622,5287" coordsize="2,33">
              <v:shape id="_x0000_s7941" style="position:absolute;left:4622;top:5287;width:2;height:33" coordorigin="4622,5287" coordsize="0,33" path="m4622,5320r,-33e" filled="f" strokecolor="#252525" strokeweight=".5pt">
                <v:path arrowok="t"/>
              </v:shape>
            </v:group>
            <v:group id="_x0000_s7938" style="position:absolute;left:5187;top:5287;width:2;height:33" coordorigin="5187,5287" coordsize="2,33">
              <v:shape id="_x0000_s7939" style="position:absolute;left:5187;top:5287;width:2;height:33" coordorigin="5187,5287" coordsize="0,33" path="m5187,5320r,-33e" filled="f" strokecolor="#252525" strokeweight=".5pt">
                <v:path arrowok="t"/>
              </v:shape>
            </v:group>
            <v:group id="_x0000_s7936" style="position:absolute;left:5474;top:5287;width:2;height:33" coordorigin="5474,5287" coordsize="2,33">
              <v:shape id="_x0000_s7937" style="position:absolute;left:5474;top:5287;width:2;height:33" coordorigin="5474,5287" coordsize="0,33" path="m5474,5320r,-33e" filled="f" strokecolor="#252525" strokeweight=".5pt">
                <v:path arrowok="t"/>
              </v:shape>
            </v:group>
            <v:group id="_x0000_s7934" style="position:absolute;left:5678;top:5287;width:2;height:33" coordorigin="5678,5287" coordsize="2,33">
              <v:shape id="_x0000_s7935" style="position:absolute;left:5678;top:5287;width:2;height:33" coordorigin="5678,5287" coordsize="0,33" path="m5678,5320r,-33e" filled="f" strokecolor="#252525" strokeweight=".5pt">
                <v:path arrowok="t"/>
              </v:shape>
            </v:group>
            <v:group id="_x0000_s7932" style="position:absolute;left:5835;top:5287;width:2;height:33" coordorigin="5835,5287" coordsize="2,33">
              <v:shape id="_x0000_s7933" style="position:absolute;left:5835;top:5287;width:2;height:33" coordorigin="5835,5287" coordsize="0,33" path="m5835,5320r,-33e" filled="f" strokecolor="#252525" strokeweight=".5pt">
                <v:path arrowok="t"/>
              </v:shape>
            </v:group>
            <v:group id="_x0000_s7930" style="position:absolute;left:5964;top:5287;width:2;height:33" coordorigin="5964,5287" coordsize="2,33">
              <v:shape id="_x0000_s7931" style="position:absolute;left:5964;top:5287;width:2;height:33" coordorigin="5964,5287" coordsize="0,33" path="m5964,5320r,-33e" filled="f" strokecolor="#252525" strokeweight=".5pt">
                <v:path arrowok="t"/>
              </v:shape>
            </v:group>
            <v:group id="_x0000_s7928" style="position:absolute;left:6073;top:5287;width:2;height:33" coordorigin="6073,5287" coordsize="2,33">
              <v:shape id="_x0000_s7929" style="position:absolute;left:6073;top:5287;width:2;height:33" coordorigin="6073,5287" coordsize="0,33" path="m6073,5320r,-33e" filled="f" strokecolor="#252525" strokeweight=".5pt">
                <v:path arrowok="t"/>
              </v:shape>
            </v:group>
            <v:group id="_x0000_s7926" style="position:absolute;left:6168;top:5287;width:2;height:33" coordorigin="6168,5287" coordsize="2,33">
              <v:shape id="_x0000_s7927" style="position:absolute;left:6168;top:5287;width:2;height:33" coordorigin="6168,5287" coordsize="0,33" path="m6168,5320r,-33e" filled="f" strokecolor="#252525" strokeweight=".5pt">
                <v:path arrowok="t"/>
              </v:shape>
            </v:group>
            <v:group id="_x0000_s7924" style="position:absolute;left:6251;top:5287;width:2;height:33" coordorigin="6251,5287" coordsize="2,33">
              <v:shape id="_x0000_s7925" style="position:absolute;left:6251;top:5287;width:2;height:33" coordorigin="6251,5287" coordsize="0,33" path="m6251,5320r,-33e" filled="f" strokecolor="#252525" strokeweight=".5pt">
                <v:path arrowok="t"/>
              </v:shape>
            </v:group>
            <v:group id="_x0000_s7922" style="position:absolute;left:6816;top:5287;width:2;height:33" coordorigin="6816,5287" coordsize="2,33">
              <v:shape id="_x0000_s7923" style="position:absolute;left:6816;top:5287;width:2;height:33" coordorigin="6816,5287" coordsize="0,33" path="m6816,5320r,-33e" filled="f" strokecolor="#252525" strokeweight=".5pt">
                <v:path arrowok="t"/>
              </v:shape>
            </v:group>
            <v:group id="_x0000_s7920" style="position:absolute;left:7103;top:5287;width:2;height:33" coordorigin="7103,5287" coordsize="2,33">
              <v:shape id="_x0000_s7921" style="position:absolute;left:7103;top:5287;width:2;height:33" coordorigin="7103,5287" coordsize="0,33" path="m7103,5320r,-33e" filled="f" strokecolor="#252525" strokeweight=".5pt">
                <v:path arrowok="t"/>
              </v:shape>
            </v:group>
            <v:group id="_x0000_s7918" style="position:absolute;left:7307;top:5287;width:2;height:33" coordorigin="7307,5287" coordsize="2,33">
              <v:shape id="_x0000_s7919" style="position:absolute;left:7307;top:5287;width:2;height:33" coordorigin="7307,5287" coordsize="0,33" path="m7307,5320r,-33e" filled="f" strokecolor="#252525" strokeweight=".5pt">
                <v:path arrowok="t"/>
              </v:shape>
            </v:group>
            <v:group id="_x0000_s7916" style="position:absolute;left:7464;top:5287;width:2;height:33" coordorigin="7464,5287" coordsize="2,33">
              <v:shape id="_x0000_s7917" style="position:absolute;left:7464;top:5287;width:2;height:33" coordorigin="7464,5287" coordsize="0,33" path="m7464,5320r,-33e" filled="f" strokecolor="#252525" strokeweight=".5pt">
                <v:path arrowok="t"/>
              </v:shape>
            </v:group>
            <v:group id="_x0000_s7914" style="position:absolute;left:7593;top:5287;width:2;height:33" coordorigin="7593,5287" coordsize="2,33">
              <v:shape id="_x0000_s7915" style="position:absolute;left:7593;top:5287;width:2;height:33" coordorigin="7593,5287" coordsize="0,33" path="m7593,5320r,-33e" filled="f" strokecolor="#252525" strokeweight=".5pt">
                <v:path arrowok="t"/>
              </v:shape>
            </v:group>
            <v:group id="_x0000_s7912" style="position:absolute;left:7702;top:5287;width:2;height:33" coordorigin="7702,5287" coordsize="2,33">
              <v:shape id="_x0000_s7913" style="position:absolute;left:7702;top:5287;width:2;height:33" coordorigin="7702,5287" coordsize="0,33" path="m7702,5320r,-33e" filled="f" strokecolor="#252525" strokeweight=".5pt">
                <v:path arrowok="t"/>
              </v:shape>
            </v:group>
            <v:group id="_x0000_s7910" style="position:absolute;left:7797;top:5287;width:2;height:33" coordorigin="7797,5287" coordsize="2,33">
              <v:shape id="_x0000_s7911" style="position:absolute;left:7797;top:5287;width:2;height:33" coordorigin="7797,5287" coordsize="0,33" path="m7797,5320r,-33e" filled="f" strokecolor="#252525" strokeweight=".5pt">
                <v:path arrowok="t"/>
              </v:shape>
            </v:group>
            <v:group id="_x0000_s7908" style="position:absolute;left:7880;top:5287;width:2;height:33" coordorigin="7880,5287" coordsize="2,33">
              <v:shape id="_x0000_s7909" style="position:absolute;left:7880;top:5287;width:2;height:33" coordorigin="7880,5287" coordsize="0,33" path="m7880,5320r,-33e" filled="f" strokecolor="#252525" strokeweight=".5pt">
                <v:path arrowok="t"/>
              </v:shape>
            </v:group>
            <v:group id="_x0000_s7906" style="position:absolute;left:8445;top:5287;width:2;height:33" coordorigin="8445,5287" coordsize="2,33">
              <v:shape id="_x0000_s7907" style="position:absolute;left:8445;top:5287;width:2;height:33" coordorigin="8445,5287" coordsize="0,33" path="m8445,5320r,-33e" filled="f" strokecolor="#252525" strokeweight=".5pt">
                <v:path arrowok="t"/>
              </v:shape>
            </v:group>
            <v:group id="_x0000_s7904" style="position:absolute;left:8732;top:5287;width:2;height:33" coordorigin="8732,5287" coordsize="2,33">
              <v:shape id="_x0000_s7905" style="position:absolute;left:8732;top:5287;width:2;height:33" coordorigin="8732,5287" coordsize="0,33" path="m8732,5320r,-33e" filled="f" strokecolor="#252525" strokeweight=".5pt">
                <v:path arrowok="t"/>
              </v:shape>
            </v:group>
            <v:group id="_x0000_s7902" style="position:absolute;left:8936;top:5287;width:2;height:33" coordorigin="8936,5287" coordsize="2,33">
              <v:shape id="_x0000_s7903" style="position:absolute;left:8936;top:5287;width:2;height:33" coordorigin="8936,5287" coordsize="0,33" path="m8936,5320r,-33e" filled="f" strokecolor="#252525" strokeweight=".5pt">
                <v:path arrowok="t"/>
              </v:shape>
            </v:group>
            <v:group id="_x0000_s7900" style="position:absolute;left:9093;top:5287;width:2;height:33" coordorigin="9093,5287" coordsize="2,33">
              <v:shape id="_x0000_s7901" style="position:absolute;left:9093;top:5287;width:2;height:33" coordorigin="9093,5287" coordsize="0,33" path="m9093,5320r,-33e" filled="f" strokecolor="#252525" strokeweight=".5pt">
                <v:path arrowok="t"/>
              </v:shape>
            </v:group>
            <v:group id="_x0000_s7898" style="position:absolute;left:9222;top:5287;width:2;height:33" coordorigin="9222,5287" coordsize="2,33">
              <v:shape id="_x0000_s7899" style="position:absolute;left:9222;top:5287;width:2;height:33" coordorigin="9222,5287" coordsize="0,33" path="m9222,5320r,-33e" filled="f" strokecolor="#252525" strokeweight=".5pt">
                <v:path arrowok="t"/>
              </v:shape>
            </v:group>
            <v:group id="_x0000_s7896" style="position:absolute;left:9331;top:5287;width:2;height:33" coordorigin="9331,5287" coordsize="2,33">
              <v:shape id="_x0000_s7897" style="position:absolute;left:9331;top:5287;width:2;height:33" coordorigin="9331,5287" coordsize="0,33" path="m9331,5320r,-33e" filled="f" strokecolor="#252525" strokeweight=".5pt">
                <v:path arrowok="t"/>
              </v:shape>
            </v:group>
            <v:group id="_x0000_s7894" style="position:absolute;left:9426;top:5287;width:2;height:33" coordorigin="9426,5287" coordsize="2,33">
              <v:shape id="_x0000_s7895" style="position:absolute;left:9426;top:5287;width:2;height:33" coordorigin="9426,5287" coordsize="0,33" path="m9426,5320r,-33e" filled="f" strokecolor="#252525" strokeweight=".5pt">
                <v:path arrowok="t"/>
              </v:shape>
            </v:group>
            <v:group id="_x0000_s7892" style="position:absolute;left:9509;top:5287;width:2;height:33" coordorigin="9509,5287" coordsize="2,33">
              <v:shape id="_x0000_s7893" style="position:absolute;left:9509;top:5287;width:2;height:33" coordorigin="9509,5287" coordsize="0,33" path="m9509,5320r,-33e" filled="f" strokecolor="#252525" strokeweight=".5pt">
                <v:path arrowok="t"/>
              </v:shape>
            </v:group>
            <v:group id="_x0000_s7890" style="position:absolute;left:3558;top:184;width:2;height:33" coordorigin="3558,184" coordsize="2,33">
              <v:shape id="_x0000_s7891" style="position:absolute;left:3558;top:184;width:2;height:33" coordorigin="3558,184" coordsize="0,33" path="m3558,184r,32e" filled="f" strokecolor="#252525" strokeweight=".5pt">
                <v:path arrowok="t"/>
              </v:shape>
            </v:group>
            <v:group id="_x0000_s7888" style="position:absolute;left:3845;top:184;width:2;height:33" coordorigin="3845,184" coordsize="2,33">
              <v:shape id="_x0000_s7889" style="position:absolute;left:3845;top:184;width:2;height:33" coordorigin="3845,184" coordsize="0,33" path="m3845,184r,32e" filled="f" strokecolor="#252525" strokeweight=".5pt">
                <v:path arrowok="t"/>
              </v:shape>
            </v:group>
            <v:group id="_x0000_s7886" style="position:absolute;left:4049;top:184;width:2;height:33" coordorigin="4049,184" coordsize="2,33">
              <v:shape id="_x0000_s7887" style="position:absolute;left:4049;top:184;width:2;height:33" coordorigin="4049,184" coordsize="0,33" path="m4049,184r,32e" filled="f" strokecolor="#252525" strokeweight=".5pt">
                <v:path arrowok="t"/>
              </v:shape>
            </v:group>
            <v:group id="_x0000_s7884" style="position:absolute;left:4206;top:184;width:2;height:33" coordorigin="4206,184" coordsize="2,33">
              <v:shape id="_x0000_s7885" style="position:absolute;left:4206;top:184;width:2;height:33" coordorigin="4206,184" coordsize="0,33" path="m4206,184r,32e" filled="f" strokecolor="#252525" strokeweight=".5pt">
                <v:path arrowok="t"/>
              </v:shape>
            </v:group>
            <v:group id="_x0000_s7882" style="position:absolute;left:4335;top:184;width:2;height:33" coordorigin="4335,184" coordsize="2,33">
              <v:shape id="_x0000_s7883" style="position:absolute;left:4335;top:184;width:2;height:33" coordorigin="4335,184" coordsize="0,33" path="m4335,184r,32e" filled="f" strokecolor="#252525" strokeweight=".5pt">
                <v:path arrowok="t"/>
              </v:shape>
            </v:group>
            <v:group id="_x0000_s7880" style="position:absolute;left:4444;top:184;width:2;height:33" coordorigin="4444,184" coordsize="2,33">
              <v:shape id="_x0000_s7881" style="position:absolute;left:4444;top:184;width:2;height:33" coordorigin="4444,184" coordsize="0,33" path="m4444,184r,32e" filled="f" strokecolor="#252525" strokeweight=".5pt">
                <v:path arrowok="t"/>
              </v:shape>
            </v:group>
            <v:group id="_x0000_s7878" style="position:absolute;left:4539;top:184;width:2;height:33" coordorigin="4539,184" coordsize="2,33">
              <v:shape id="_x0000_s7879" style="position:absolute;left:4539;top:184;width:2;height:33" coordorigin="4539,184" coordsize="0,33" path="m4539,184r,32e" filled="f" strokecolor="#252525" strokeweight=".5pt">
                <v:path arrowok="t"/>
              </v:shape>
            </v:group>
            <v:group id="_x0000_s7876" style="position:absolute;left:4622;top:184;width:2;height:33" coordorigin="4622,184" coordsize="2,33">
              <v:shape id="_x0000_s7877" style="position:absolute;left:4622;top:184;width:2;height:33" coordorigin="4622,184" coordsize="0,33" path="m4622,184r,32e" filled="f" strokecolor="#252525" strokeweight=".5pt">
                <v:path arrowok="t"/>
              </v:shape>
            </v:group>
            <v:group id="_x0000_s7874" style="position:absolute;left:5187;top:184;width:2;height:33" coordorigin="5187,184" coordsize="2,33">
              <v:shape id="_x0000_s7875" style="position:absolute;left:5187;top:184;width:2;height:33" coordorigin="5187,184" coordsize="0,33" path="m5187,184r,32e" filled="f" strokecolor="#252525" strokeweight=".5pt">
                <v:path arrowok="t"/>
              </v:shape>
            </v:group>
            <v:group id="_x0000_s7872" style="position:absolute;left:5474;top:184;width:2;height:33" coordorigin="5474,184" coordsize="2,33">
              <v:shape id="_x0000_s7873" style="position:absolute;left:5474;top:184;width:2;height:33" coordorigin="5474,184" coordsize="0,33" path="m5474,184r,32e" filled="f" strokecolor="#252525" strokeweight=".5pt">
                <v:path arrowok="t"/>
              </v:shape>
            </v:group>
            <v:group id="_x0000_s7870" style="position:absolute;left:5678;top:184;width:2;height:33" coordorigin="5678,184" coordsize="2,33">
              <v:shape id="_x0000_s7871" style="position:absolute;left:5678;top:184;width:2;height:33" coordorigin="5678,184" coordsize="0,33" path="m5678,184r,32e" filled="f" strokecolor="#252525" strokeweight=".5pt">
                <v:path arrowok="t"/>
              </v:shape>
            </v:group>
            <v:group id="_x0000_s7868" style="position:absolute;left:5835;top:184;width:2;height:33" coordorigin="5835,184" coordsize="2,33">
              <v:shape id="_x0000_s7869" style="position:absolute;left:5835;top:184;width:2;height:33" coordorigin="5835,184" coordsize="0,33" path="m5835,184r,32e" filled="f" strokecolor="#252525" strokeweight=".5pt">
                <v:path arrowok="t"/>
              </v:shape>
            </v:group>
            <v:group id="_x0000_s7866" style="position:absolute;left:5964;top:184;width:2;height:33" coordorigin="5964,184" coordsize="2,33">
              <v:shape id="_x0000_s7867" style="position:absolute;left:5964;top:184;width:2;height:33" coordorigin="5964,184" coordsize="0,33" path="m5964,184r,32e" filled="f" strokecolor="#252525" strokeweight=".5pt">
                <v:path arrowok="t"/>
              </v:shape>
            </v:group>
            <v:group id="_x0000_s7864" style="position:absolute;left:6073;top:184;width:2;height:33" coordorigin="6073,184" coordsize="2,33">
              <v:shape id="_x0000_s7865" style="position:absolute;left:6073;top:184;width:2;height:33" coordorigin="6073,184" coordsize="0,33" path="m6073,184r,32e" filled="f" strokecolor="#252525" strokeweight=".5pt">
                <v:path arrowok="t"/>
              </v:shape>
            </v:group>
            <v:group id="_x0000_s7862" style="position:absolute;left:6168;top:184;width:2;height:33" coordorigin="6168,184" coordsize="2,33">
              <v:shape id="_x0000_s7863" style="position:absolute;left:6168;top:184;width:2;height:33" coordorigin="6168,184" coordsize="0,33" path="m6168,184r,32e" filled="f" strokecolor="#252525" strokeweight=".5pt">
                <v:path arrowok="t"/>
              </v:shape>
            </v:group>
            <v:group id="_x0000_s7860" style="position:absolute;left:6251;top:184;width:2;height:33" coordorigin="6251,184" coordsize="2,33">
              <v:shape id="_x0000_s7861" style="position:absolute;left:6251;top:184;width:2;height:33" coordorigin="6251,184" coordsize="0,33" path="m6251,184r,32e" filled="f" strokecolor="#252525" strokeweight=".5pt">
                <v:path arrowok="t"/>
              </v:shape>
            </v:group>
            <v:group id="_x0000_s7858" style="position:absolute;left:6816;top:184;width:2;height:33" coordorigin="6816,184" coordsize="2,33">
              <v:shape id="_x0000_s7859" style="position:absolute;left:6816;top:184;width:2;height:33" coordorigin="6816,184" coordsize="0,33" path="m6816,184r,32e" filled="f" strokecolor="#252525" strokeweight=".5pt">
                <v:path arrowok="t"/>
              </v:shape>
            </v:group>
            <v:group id="_x0000_s7856" style="position:absolute;left:7103;top:184;width:2;height:33" coordorigin="7103,184" coordsize="2,33">
              <v:shape id="_x0000_s7857" style="position:absolute;left:7103;top:184;width:2;height:33" coordorigin="7103,184" coordsize="0,33" path="m7103,184r,32e" filled="f" strokecolor="#252525" strokeweight=".5pt">
                <v:path arrowok="t"/>
              </v:shape>
            </v:group>
            <v:group id="_x0000_s7854" style="position:absolute;left:7307;top:184;width:2;height:33" coordorigin="7307,184" coordsize="2,33">
              <v:shape id="_x0000_s7855" style="position:absolute;left:7307;top:184;width:2;height:33" coordorigin="7307,184" coordsize="0,33" path="m7307,184r,32e" filled="f" strokecolor="#252525" strokeweight=".5pt">
                <v:path arrowok="t"/>
              </v:shape>
            </v:group>
            <v:group id="_x0000_s7852" style="position:absolute;left:7464;top:184;width:2;height:33" coordorigin="7464,184" coordsize="2,33">
              <v:shape id="_x0000_s7853" style="position:absolute;left:7464;top:184;width:2;height:33" coordorigin="7464,184" coordsize="0,33" path="m7464,184r,32e" filled="f" strokecolor="#252525" strokeweight=".5pt">
                <v:path arrowok="t"/>
              </v:shape>
            </v:group>
            <v:group id="_x0000_s7850" style="position:absolute;left:7593;top:184;width:2;height:33" coordorigin="7593,184" coordsize="2,33">
              <v:shape id="_x0000_s7851" style="position:absolute;left:7593;top:184;width:2;height:33" coordorigin="7593,184" coordsize="0,33" path="m7593,184r,32e" filled="f" strokecolor="#252525" strokeweight=".5pt">
                <v:path arrowok="t"/>
              </v:shape>
            </v:group>
            <v:group id="_x0000_s7848" style="position:absolute;left:7702;top:184;width:2;height:33" coordorigin="7702,184" coordsize="2,33">
              <v:shape id="_x0000_s7849" style="position:absolute;left:7702;top:184;width:2;height:33" coordorigin="7702,184" coordsize="0,33" path="m7702,184r,32e" filled="f" strokecolor="#252525" strokeweight=".5pt">
                <v:path arrowok="t"/>
              </v:shape>
            </v:group>
            <v:group id="_x0000_s7846" style="position:absolute;left:7797;top:184;width:2;height:33" coordorigin="7797,184" coordsize="2,33">
              <v:shape id="_x0000_s7847" style="position:absolute;left:7797;top:184;width:2;height:33" coordorigin="7797,184" coordsize="0,33" path="m7797,184r,32e" filled="f" strokecolor="#252525" strokeweight=".5pt">
                <v:path arrowok="t"/>
              </v:shape>
            </v:group>
            <v:group id="_x0000_s7844" style="position:absolute;left:7880;top:184;width:2;height:33" coordorigin="7880,184" coordsize="2,33">
              <v:shape id="_x0000_s7845" style="position:absolute;left:7880;top:184;width:2;height:33" coordorigin="7880,184" coordsize="0,33" path="m7880,184r,32e" filled="f" strokecolor="#252525" strokeweight=".5pt">
                <v:path arrowok="t"/>
              </v:shape>
            </v:group>
            <v:group id="_x0000_s7842" style="position:absolute;left:8445;top:184;width:2;height:33" coordorigin="8445,184" coordsize="2,33">
              <v:shape id="_x0000_s7843" style="position:absolute;left:8445;top:184;width:2;height:33" coordorigin="8445,184" coordsize="0,33" path="m8445,184r,32e" filled="f" strokecolor="#252525" strokeweight=".5pt">
                <v:path arrowok="t"/>
              </v:shape>
            </v:group>
            <v:group id="_x0000_s7840" style="position:absolute;left:8732;top:184;width:2;height:33" coordorigin="8732,184" coordsize="2,33">
              <v:shape id="_x0000_s7841" style="position:absolute;left:8732;top:184;width:2;height:33" coordorigin="8732,184" coordsize="0,33" path="m8732,184r,32e" filled="f" strokecolor="#252525" strokeweight=".5pt">
                <v:path arrowok="t"/>
              </v:shape>
            </v:group>
            <v:group id="_x0000_s7838" style="position:absolute;left:8936;top:184;width:2;height:33" coordorigin="8936,184" coordsize="2,33">
              <v:shape id="_x0000_s7839" style="position:absolute;left:8936;top:184;width:2;height:33" coordorigin="8936,184" coordsize="0,33" path="m8936,184r,32e" filled="f" strokecolor="#252525" strokeweight=".5pt">
                <v:path arrowok="t"/>
              </v:shape>
            </v:group>
            <v:group id="_x0000_s7836" style="position:absolute;left:9093;top:184;width:2;height:33" coordorigin="9093,184" coordsize="2,33">
              <v:shape id="_x0000_s7837" style="position:absolute;left:9093;top:184;width:2;height:33" coordorigin="9093,184" coordsize="0,33" path="m9093,184r,32e" filled="f" strokecolor="#252525" strokeweight=".5pt">
                <v:path arrowok="t"/>
              </v:shape>
            </v:group>
            <v:group id="_x0000_s7834" style="position:absolute;left:9222;top:184;width:2;height:33" coordorigin="9222,184" coordsize="2,33">
              <v:shape id="_x0000_s7835" style="position:absolute;left:9222;top:184;width:2;height:33" coordorigin="9222,184" coordsize="0,33" path="m9222,184r,32e" filled="f" strokecolor="#252525" strokeweight=".5pt">
                <v:path arrowok="t"/>
              </v:shape>
            </v:group>
            <v:group id="_x0000_s7832" style="position:absolute;left:9331;top:184;width:2;height:33" coordorigin="9331,184" coordsize="2,33">
              <v:shape id="_x0000_s7833" style="position:absolute;left:9331;top:184;width:2;height:33" coordorigin="9331,184" coordsize="0,33" path="m9331,184r,32e" filled="f" strokecolor="#252525" strokeweight=".5pt">
                <v:path arrowok="t"/>
              </v:shape>
            </v:group>
            <v:group id="_x0000_s7830" style="position:absolute;left:9426;top:184;width:2;height:33" coordorigin="9426,184" coordsize="2,33">
              <v:shape id="_x0000_s7831" style="position:absolute;left:9426;top:184;width:2;height:33" coordorigin="9426,184" coordsize="0,33" path="m9426,184r,32e" filled="f" strokecolor="#252525" strokeweight=".5pt">
                <v:path arrowok="t"/>
              </v:shape>
            </v:group>
            <v:group id="_x0000_s7828" style="position:absolute;left:9509;top:184;width:2;height:33" coordorigin="9509,184" coordsize="2,33">
              <v:shape id="_x0000_s7829" style="position:absolute;left:9509;top:184;width:2;height:33" coordorigin="9509,184" coordsize="0,33" path="m9509,184r,32e" filled="f" strokecolor="#252525" strokeweight=".5pt">
                <v:path arrowok="t"/>
              </v:shape>
            </v:group>
            <v:group id="_x0000_s7826" style="position:absolute;left:3068;top:4806;width:66;height:2" coordorigin="3068,4806" coordsize="66,2">
              <v:shape id="_x0000_s7827" style="position:absolute;left:3068;top:4806;width:66;height:2" coordorigin="3068,4806" coordsize="66,0" path="m3068,4806r65,e" filled="f" strokecolor="#252525" strokeweight=".5pt">
                <v:path arrowok="t"/>
              </v:shape>
            </v:group>
            <v:group id="_x0000_s7824" style="position:absolute;left:3068;top:4292;width:66;height:2" coordorigin="3068,4292" coordsize="66,2">
              <v:shape id="_x0000_s7825" style="position:absolute;left:3068;top:4292;width:66;height:2" coordorigin="3068,4292" coordsize="66,0" path="m3068,4292r65,e" filled="f" strokecolor="#252525" strokeweight=".5pt">
                <v:path arrowok="t"/>
              </v:shape>
            </v:group>
            <v:group id="_x0000_s7822" style="position:absolute;left:3068;top:3779;width:66;height:2" coordorigin="3068,3779" coordsize="66,2">
              <v:shape id="_x0000_s7823" style="position:absolute;left:3068;top:3779;width:66;height:2" coordorigin="3068,3779" coordsize="66,0" path="m3068,3779r65,e" filled="f" strokecolor="#252525" strokeweight=".5pt">
                <v:path arrowok="t"/>
              </v:shape>
            </v:group>
            <v:group id="_x0000_s7820" style="position:absolute;left:3068;top:3265;width:66;height:2" coordorigin="3068,3265" coordsize="66,2">
              <v:shape id="_x0000_s7821" style="position:absolute;left:3068;top:3265;width:66;height:2" coordorigin="3068,3265" coordsize="66,0" path="m3068,3265r65,e" filled="f" strokecolor="#252525" strokeweight=".5pt">
                <v:path arrowok="t"/>
              </v:shape>
            </v:group>
            <v:group id="_x0000_s7818" style="position:absolute;left:3068;top:2752;width:66;height:2" coordorigin="3068,2752" coordsize="66,2">
              <v:shape id="_x0000_s7819" style="position:absolute;left:3068;top:2752;width:66;height:2" coordorigin="3068,2752" coordsize="66,0" path="m3068,2752r65,e" filled="f" strokecolor="#252525" strokeweight=".5pt">
                <v:path arrowok="t"/>
              </v:shape>
            </v:group>
            <v:group id="_x0000_s7816" style="position:absolute;left:3068;top:2238;width:66;height:2" coordorigin="3068,2238" coordsize="66,2">
              <v:shape id="_x0000_s7817" style="position:absolute;left:3068;top:2238;width:66;height:2" coordorigin="3068,2238" coordsize="66,0" path="m3068,2238r65,e" filled="f" strokecolor="#252525" strokeweight=".5pt">
                <v:path arrowok="t"/>
              </v:shape>
            </v:group>
            <v:group id="_x0000_s7814" style="position:absolute;left:3068;top:1724;width:66;height:2" coordorigin="3068,1724" coordsize="66,2">
              <v:shape id="_x0000_s7815" style="position:absolute;left:3068;top:1724;width:66;height:2" coordorigin="3068,1724" coordsize="66,0" path="m3068,1724r65,e" filled="f" strokecolor="#252525" strokeweight=".5pt">
                <v:path arrowok="t"/>
              </v:shape>
            </v:group>
            <v:group id="_x0000_s7812" style="position:absolute;left:3068;top:1211;width:66;height:2" coordorigin="3068,1211" coordsize="66,2">
              <v:shape id="_x0000_s7813" style="position:absolute;left:3068;top:1211;width:66;height:2" coordorigin="3068,1211" coordsize="66,0" path="m3068,1211r65,e" filled="f" strokecolor="#252525" strokeweight=".5pt">
                <v:path arrowok="t"/>
              </v:shape>
            </v:group>
            <v:group id="_x0000_s7810" style="position:absolute;left:3068;top:697;width:66;height:2" coordorigin="3068,697" coordsize="66,2">
              <v:shape id="_x0000_s7811" style="position:absolute;left:3068;top:697;width:66;height:2" coordorigin="3068,697" coordsize="66,0" path="m3068,697r65,e" filled="f" strokecolor="#252525" strokeweight=".5pt">
                <v:path arrowok="t"/>
              </v:shape>
            </v:group>
            <v:group id="_x0000_s7808" style="position:absolute;left:9519;top:4806;width:66;height:2" coordorigin="9519,4806" coordsize="66,2">
              <v:shape id="_x0000_s7809" style="position:absolute;left:9519;top:4806;width:66;height:2" coordorigin="9519,4806" coordsize="66,0" path="m9584,4806r-65,e" filled="f" strokecolor="#252525" strokeweight=".5pt">
                <v:path arrowok="t"/>
              </v:shape>
            </v:group>
            <v:group id="_x0000_s7806" style="position:absolute;left:9519;top:4292;width:66;height:2" coordorigin="9519,4292" coordsize="66,2">
              <v:shape id="_x0000_s7807" style="position:absolute;left:9519;top:4292;width:66;height:2" coordorigin="9519,4292" coordsize="66,0" path="m9584,4292r-65,e" filled="f" strokecolor="#252525" strokeweight=".5pt">
                <v:path arrowok="t"/>
              </v:shape>
            </v:group>
            <v:group id="_x0000_s7804" style="position:absolute;left:9519;top:3779;width:66;height:2" coordorigin="9519,3779" coordsize="66,2">
              <v:shape id="_x0000_s7805" style="position:absolute;left:9519;top:3779;width:66;height:2" coordorigin="9519,3779" coordsize="66,0" path="m9584,3779r-65,e" filled="f" strokecolor="#252525" strokeweight=".5pt">
                <v:path arrowok="t"/>
              </v:shape>
            </v:group>
            <v:group id="_x0000_s7802" style="position:absolute;left:9519;top:3265;width:66;height:2" coordorigin="9519,3265" coordsize="66,2">
              <v:shape id="_x0000_s7803" style="position:absolute;left:9519;top:3265;width:66;height:2" coordorigin="9519,3265" coordsize="66,0" path="m9584,3265r-65,e" filled="f" strokecolor="#252525" strokeweight=".5pt">
                <v:path arrowok="t"/>
              </v:shape>
            </v:group>
            <v:group id="_x0000_s7800" style="position:absolute;left:9519;top:2752;width:66;height:2" coordorigin="9519,2752" coordsize="66,2">
              <v:shape id="_x0000_s7801" style="position:absolute;left:9519;top:2752;width:66;height:2" coordorigin="9519,2752" coordsize="66,0" path="m9584,2752r-65,e" filled="f" strokecolor="#252525" strokeweight=".5pt">
                <v:path arrowok="t"/>
              </v:shape>
            </v:group>
            <v:group id="_x0000_s7798" style="position:absolute;left:9519;top:2238;width:66;height:2" coordorigin="9519,2238" coordsize="66,2">
              <v:shape id="_x0000_s7799" style="position:absolute;left:9519;top:2238;width:66;height:2" coordorigin="9519,2238" coordsize="66,0" path="m9584,2238r-65,e" filled="f" strokecolor="#252525" strokeweight=".5pt">
                <v:path arrowok="t"/>
              </v:shape>
            </v:group>
            <v:group id="_x0000_s7796" style="position:absolute;left:9519;top:1724;width:66;height:2" coordorigin="9519,1724" coordsize="66,2">
              <v:shape id="_x0000_s7797" style="position:absolute;left:9519;top:1724;width:66;height:2" coordorigin="9519,1724" coordsize="66,0" path="m9584,1724r-65,e" filled="f" strokecolor="#252525" strokeweight=".5pt">
                <v:path arrowok="t"/>
              </v:shape>
            </v:group>
            <v:group id="_x0000_s7794" style="position:absolute;left:9519;top:1211;width:66;height:2" coordorigin="9519,1211" coordsize="66,2">
              <v:shape id="_x0000_s7795" style="position:absolute;left:9519;top:1211;width:66;height:2" coordorigin="9519,1211" coordsize="66,0" path="m9584,1211r-65,e" filled="f" strokecolor="#252525" strokeweight=".5pt">
                <v:path arrowok="t"/>
              </v:shape>
            </v:group>
            <v:group id="_x0000_s7792" style="position:absolute;left:9519;top:697;width:66;height:2" coordorigin="9519,697" coordsize="66,2">
              <v:shape id="_x0000_s7793" style="position:absolute;left:9519;top:697;width:66;height:2" coordorigin="9519,697" coordsize="66,0" path="m9584,697r-65,e" filled="f" strokecolor="#252525" strokeweight=".5pt">
                <v:path arrowok="t"/>
              </v:shape>
            </v:group>
            <v:group id="_x0000_s7790" style="position:absolute;left:3008;top:105;width:120;height:160" coordorigin="3008,105" coordsize="120,160">
              <v:shape id="_x0000_s7791" style="position:absolute;left:3008;top:105;width:120;height:160" coordorigin="3008,105" coordsize="120,160" path="m3008,185r60,80l3128,185r-60,-80l3008,185xe" filled="f" strokecolor="#0072bd" strokeweight=".6pt">
                <v:path arrowok="t"/>
              </v:shape>
            </v:group>
            <v:group id="_x0000_s7788" style="position:absolute;left:3656;top:108;width:120;height:160" coordorigin="3656,108" coordsize="120,160">
              <v:shape id="_x0000_s7789" style="position:absolute;left:3656;top:108;width:120;height:160" coordorigin="3656,108" coordsize="120,160" path="m3656,188r60,80l3776,188r-60,-80l3656,188xe" filled="f" strokecolor="#0072bd" strokeweight=".6pt">
                <v:path arrowok="t"/>
              </v:shape>
            </v:group>
            <v:group id="_x0000_s7786" style="position:absolute;left:4146;top:112;width:120;height:160" coordorigin="4146,112" coordsize="120,160">
              <v:shape id="_x0000_s7787" style="position:absolute;left:4146;top:112;width:120;height:160" coordorigin="4146,112" coordsize="120,160" path="m4146,191r60,80l4266,191r-60,-79l4146,191xe" filled="f" strokecolor="#0072bd" strokeweight=".6pt">
                <v:path arrowok="t"/>
              </v:shape>
            </v:group>
            <v:group id="_x0000_s7784" style="position:absolute;left:4637;top:117;width:120;height:160" coordorigin="4637,117" coordsize="120,160">
              <v:shape id="_x0000_s7785" style="position:absolute;left:4637;top:117;width:120;height:160" coordorigin="4637,117" coordsize="120,160" path="m4637,197r60,80l4757,197r-60,-80l4637,197xe" filled="f" strokecolor="#0072bd" strokeweight=".6pt">
                <v:path arrowok="t"/>
              </v:shape>
            </v:group>
            <v:group id="_x0000_s7782" style="position:absolute;left:5127;top:132;width:120;height:160" coordorigin="5127,132" coordsize="120,160">
              <v:shape id="_x0000_s7783" style="position:absolute;left:5127;top:132;width:120;height:160" coordorigin="5127,132" coordsize="120,160" path="m5127,211r60,80l5247,211r-60,-79l5127,211xe" filled="f" strokecolor="#0072bd" strokeweight=".6pt">
                <v:path arrowok="t"/>
              </v:shape>
            </v:group>
            <v:group id="_x0000_s7780" style="position:absolute;left:5618;top:167;width:120;height:160" coordorigin="5618,167" coordsize="120,160">
              <v:shape id="_x0000_s7781" style="position:absolute;left:5618;top:167;width:120;height:160" coordorigin="5618,167" coordsize="120,160" path="m5618,247r60,80l5738,247r-60,-80l5618,247xe" filled="f" strokecolor="#0072bd" strokeweight=".6pt">
                <v:path arrowok="t"/>
              </v:shape>
            </v:group>
            <v:group id="_x0000_s7778" style="position:absolute;left:6108;top:223;width:120;height:160" coordorigin="6108,223" coordsize="120,160">
              <v:shape id="_x0000_s7779" style="position:absolute;left:6108;top:223;width:120;height:160" coordorigin="6108,223" coordsize="120,160" path="m6108,303r60,80l6228,303r-60,-80l6108,303xe" filled="f" strokecolor="#0072bd" strokeweight=".6pt">
                <v:path arrowok="t"/>
              </v:shape>
            </v:group>
            <v:group id="_x0000_s7776" style="position:absolute;left:6682;top:366;width:120;height:160" coordorigin="6682,366" coordsize="120,160">
              <v:shape id="_x0000_s7777" style="position:absolute;left:6682;top:366;width:120;height:160" coordorigin="6682,366" coordsize="120,160" path="m6682,445r60,80l6802,445r-60,-79l6682,445xe" filled="f" strokecolor="#0072bd" strokeweight=".6pt">
                <v:path arrowok="t"/>
              </v:shape>
            </v:group>
            <v:group id="_x0000_s7774" style="position:absolute;left:7043;top:538;width:120;height:160" coordorigin="7043,538" coordsize="120,160">
              <v:shape id="_x0000_s7775" style="position:absolute;left:7043;top:538;width:120;height:160" coordorigin="7043,538" coordsize="120,160" path="m7043,617r60,80l7163,617r-60,-79l7043,617xe" filled="f" strokecolor="#0072bd" strokeweight=".6pt">
                <v:path arrowok="t"/>
              </v:shape>
            </v:group>
            <v:group id="_x0000_s7772" style="position:absolute;left:7590;top:1021;width:120;height:160" coordorigin="7590,1021" coordsize="120,160">
              <v:shape id="_x0000_s7773" style="position:absolute;left:7590;top:1021;width:120;height:160" coordorigin="7590,1021" coordsize="120,160" path="m7590,1101r60,79l7710,1101r-60,-80l7590,1101xe" filled="f" strokecolor="#0072bd" strokeweight=".6pt">
                <v:path arrowok="t"/>
              </v:shape>
            </v:group>
            <v:group id="_x0000_s7770" style="position:absolute;left:8080;top:1820;width:120;height:160" coordorigin="8080,1820" coordsize="120,160">
              <v:shape id="_x0000_s7771" style="position:absolute;left:8080;top:1820;width:120;height:160" coordorigin="8080,1820" coordsize="120,160" path="m8080,1900r60,79l8200,1900r-60,-80l8080,1900xe" filled="f" strokecolor="#0072bd" strokeweight=".6pt">
                <v:path arrowok="t"/>
              </v:shape>
            </v:group>
            <v:group id="_x0000_s7768" style="position:absolute;left:8543;top:3019;width:120;height:160" coordorigin="8543,3019" coordsize="120,160">
              <v:shape id="_x0000_s7769" style="position:absolute;left:8543;top:3019;width:120;height:160" coordorigin="8543,3019" coordsize="120,160" path="m8543,3099r60,80l8663,3099r-60,-80l8543,3099xe" filled="f" strokecolor="#0072bd" strokeweight=".6pt">
                <v:path arrowok="t"/>
              </v:shape>
            </v:group>
            <v:group id="_x0000_s7766" style="position:absolute;left:9033;top:4544;width:120;height:160" coordorigin="9033,4544" coordsize="120,160">
              <v:shape id="_x0000_s7767" style="position:absolute;left:9033;top:4544;width:120;height:160" coordorigin="9033,4544" coordsize="120,160" path="m9033,4623r60,80l9153,4623r-60,-79l9033,4623xe" filled="f" strokecolor="#0072bd" strokeweight=".6pt">
                <v:path arrowok="t"/>
              </v:shape>
            </v:group>
            <v:group id="_x0000_s7764" style="position:absolute;left:9524;top:5170;width:120;height:160" coordorigin="9524,5170" coordsize="120,160">
              <v:shape id="_x0000_s7765" style="position:absolute;left:9524;top:5170;width:120;height:160" coordorigin="9524,5170" coordsize="120,160" path="m9524,5250r60,79l9644,5250r-60,-80l9524,5250xe" filled="f" strokecolor="#0072bd" strokeweight=".6pt">
                <v:path arrowok="t"/>
              </v:shape>
            </v:group>
            <v:group id="_x0000_s7762" style="position:absolute;left:3020;top:559;width:96;height:96" coordorigin="3020,559" coordsize="96,96">
              <v:shape id="_x0000_s7763" style="position:absolute;left:3020;top:559;width:96;height:96" coordorigin="3020,559" coordsize="96,96" path="m3020,559r,96l3116,655r,-96l3020,559xe" fillcolor="black" stroked="f">
                <v:path arrowok="t"/>
              </v:shape>
            </v:group>
            <v:group id="_x0000_s7760" style="position:absolute;left:3020;top:559;width:96;height:96" coordorigin="3020,559" coordsize="96,96">
              <v:shape id="_x0000_s7761" style="position:absolute;left:3020;top:559;width:96;height:96" coordorigin="3020,559" coordsize="96,96" path="m3020,559r,96l3116,655r,-96l3020,559xe" filled="f" strokecolor="#d95318" strokeweight=".6pt">
                <v:path arrowok="t"/>
              </v:shape>
            </v:group>
            <v:group id="_x0000_s7758" style="position:absolute;left:3668;top:960;width:96;height:96" coordorigin="3668,960" coordsize="96,96">
              <v:shape id="_x0000_s7759" style="position:absolute;left:3668;top:960;width:96;height:96" coordorigin="3668,960" coordsize="96,96" path="m3668,960r,96l3764,1056r,-96l3668,960xe" fillcolor="black" stroked="f">
                <v:path arrowok="t"/>
              </v:shape>
            </v:group>
            <v:group id="_x0000_s7756" style="position:absolute;left:3668;top:960;width:96;height:96" coordorigin="3668,960" coordsize="96,96">
              <v:shape id="_x0000_s7757" style="position:absolute;left:3668;top:960;width:96;height:96" coordorigin="3668,960" coordsize="96,96" path="m3668,960r,96l3764,1056r,-96l3668,960xe" filled="f" strokecolor="#d95318" strokeweight=".6pt">
                <v:path arrowok="t"/>
              </v:shape>
            </v:group>
            <v:group id="_x0000_s7754" style="position:absolute;left:4158;top:1615;width:96;height:96" coordorigin="4158,1615" coordsize="96,96">
              <v:shape id="_x0000_s7755" style="position:absolute;left:4158;top:1615;width:96;height:96" coordorigin="4158,1615" coordsize="96,96" path="m4158,1615r,96l4254,1711r,-96l4158,1615xe" fillcolor="black" stroked="f">
                <v:path arrowok="t"/>
              </v:shape>
            </v:group>
            <v:group id="_x0000_s7752" style="position:absolute;left:4158;top:1615;width:96;height:96" coordorigin="4158,1615" coordsize="96,96">
              <v:shape id="_x0000_s7753" style="position:absolute;left:4158;top:1615;width:96;height:96" coordorigin="4158,1615" coordsize="96,96" path="m4158,1615r,96l4254,1711r,-96l4158,1615xe" filled="f" strokecolor="#d95318" strokeweight=".6pt">
                <v:path arrowok="t"/>
              </v:shape>
            </v:group>
            <v:group id="_x0000_s7750" style="position:absolute;left:4649;top:2322;width:96;height:96" coordorigin="4649,2322" coordsize="96,96">
              <v:shape id="_x0000_s7751" style="position:absolute;left:4649;top:2322;width:96;height:96" coordorigin="4649,2322" coordsize="96,96" path="m4649,2322r,96l4745,2418r,-96l4649,2322xe" fillcolor="black" stroked="f">
                <v:path arrowok="t"/>
              </v:shape>
            </v:group>
            <v:group id="_x0000_s7748" style="position:absolute;left:4649;top:2322;width:96;height:96" coordorigin="4649,2322" coordsize="96,96">
              <v:shape id="_x0000_s7749" style="position:absolute;left:4649;top:2322;width:96;height:96" coordorigin="4649,2322" coordsize="96,96" path="m4649,2322r,96l4745,2418r,-96l4649,2322xe" filled="f" strokecolor="#d95318" strokeweight=".6pt">
                <v:path arrowok="t"/>
              </v:shape>
            </v:group>
            <v:group id="_x0000_s7746" style="position:absolute;left:5139;top:3231;width:96;height:96" coordorigin="5139,3231" coordsize="96,96">
              <v:shape id="_x0000_s7747" style="position:absolute;left:5139;top:3231;width:96;height:96" coordorigin="5139,3231" coordsize="96,96" path="m5139,3231r,96l5235,3327r,-96l5139,3231xe" fillcolor="black" stroked="f">
                <v:path arrowok="t"/>
              </v:shape>
            </v:group>
            <v:group id="_x0000_s7744" style="position:absolute;left:5139;top:3231;width:96;height:96" coordorigin="5139,3231" coordsize="96,96">
              <v:shape id="_x0000_s7745" style="position:absolute;left:5139;top:3231;width:96;height:96" coordorigin="5139,3231" coordsize="96,96" path="m5139,3231r,96l5235,3327r,-96l5139,3231xe" filled="f" strokecolor="#d95318" strokeweight=".6pt">
                <v:path arrowok="t"/>
              </v:shape>
            </v:group>
            <v:group id="_x0000_s7742" style="position:absolute;left:5630;top:3905;width:96;height:96" coordorigin="5630,3905" coordsize="96,96">
              <v:shape id="_x0000_s7743" style="position:absolute;left:5630;top:3905;width:96;height:96" coordorigin="5630,3905" coordsize="96,96" path="m5630,3905r,96l5726,4001r,-96l5630,3905xe" fillcolor="black" stroked="f">
                <v:path arrowok="t"/>
              </v:shape>
            </v:group>
            <v:group id="_x0000_s7740" style="position:absolute;left:5630;top:3905;width:96;height:96" coordorigin="5630,3905" coordsize="96,96">
              <v:shape id="_x0000_s7741" style="position:absolute;left:5630;top:3905;width:96;height:96" coordorigin="5630,3905" coordsize="96,96" path="m5630,3905r,96l5726,4001r,-96l5630,3905xe" filled="f" strokecolor="#d95318" strokeweight=".6pt">
                <v:path arrowok="t"/>
              </v:shape>
            </v:group>
            <v:group id="_x0000_s7738" style="position:absolute;left:6120;top:4272;width:96;height:96" coordorigin="6120,4272" coordsize="96,96">
              <v:shape id="_x0000_s7739" style="position:absolute;left:6120;top:4272;width:96;height:96" coordorigin="6120,4272" coordsize="96,96" path="m6120,4272r,96l6216,4368r,-96l6120,4272xe" fillcolor="black" stroked="f">
                <v:path arrowok="t"/>
              </v:shape>
            </v:group>
            <v:group id="_x0000_s7736" style="position:absolute;left:6120;top:4272;width:96;height:96" coordorigin="6120,4272" coordsize="96,96">
              <v:shape id="_x0000_s7737" style="position:absolute;left:6120;top:4272;width:96;height:96" coordorigin="6120,4272" coordsize="96,96" path="m6120,4272r,96l6216,4368r,-96l6120,4272xe" filled="f" strokecolor="#d95318" strokeweight=".6pt">
                <v:path arrowok="t"/>
              </v:shape>
            </v:group>
            <v:group id="_x0000_s7734" style="position:absolute;left:6694;top:4543;width:96;height:96" coordorigin="6694,4543" coordsize="96,96">
              <v:shape id="_x0000_s7735" style="position:absolute;left:6694;top:4543;width:96;height:96" coordorigin="6694,4543" coordsize="96,96" path="m6694,4543r,96l6790,4639r,-96l6694,4543xe" fillcolor="black" stroked="f">
                <v:path arrowok="t"/>
              </v:shape>
            </v:group>
            <v:group id="_x0000_s7732" style="position:absolute;left:6694;top:4543;width:96;height:96" coordorigin="6694,4543" coordsize="96,96">
              <v:shape id="_x0000_s7733" style="position:absolute;left:6694;top:4543;width:96;height:96" coordorigin="6694,4543" coordsize="96,96" path="m6694,4543r,96l6790,4639r,-96l6694,4543xe" filled="f" strokecolor="#d95318" strokeweight=".6pt">
                <v:path arrowok="t"/>
              </v:shape>
            </v:group>
            <v:group id="_x0000_s7730" style="position:absolute;left:7055;top:4657;width:96;height:96" coordorigin="7055,4657" coordsize="96,96">
              <v:shape id="_x0000_s7731" style="position:absolute;left:7055;top:4657;width:96;height:96" coordorigin="7055,4657" coordsize="96,96" path="m7055,4657r,96l7151,4753r,-96l7055,4657xe" fillcolor="black" stroked="f">
                <v:path arrowok="t"/>
              </v:shape>
            </v:group>
            <v:group id="_x0000_s7728" style="position:absolute;left:7055;top:4657;width:96;height:96" coordorigin="7055,4657" coordsize="96,96">
              <v:shape id="_x0000_s7729" style="position:absolute;left:7055;top:4657;width:96;height:96" coordorigin="7055,4657" coordsize="96,96" path="m7055,4657r,96l7151,4753r,-96l7055,4657xe" filled="f" strokecolor="#d95318" strokeweight=".6pt">
                <v:path arrowok="t"/>
              </v:shape>
            </v:group>
            <v:group id="_x0000_s7726" style="position:absolute;left:7602;top:4774;width:96;height:96" coordorigin="7602,4774" coordsize="96,96">
              <v:shape id="_x0000_s7727" style="position:absolute;left:7602;top:4774;width:96;height:96" coordorigin="7602,4774" coordsize="96,96" path="m7602,4774r,96l7698,4870r,-96l7602,4774xe" fillcolor="black" stroked="f">
                <v:path arrowok="t"/>
              </v:shape>
            </v:group>
            <v:group id="_x0000_s7724" style="position:absolute;left:7602;top:4774;width:96;height:96" coordorigin="7602,4774" coordsize="96,96">
              <v:shape id="_x0000_s7725" style="position:absolute;left:7602;top:4774;width:96;height:96" coordorigin="7602,4774" coordsize="96,96" path="m7602,4774r,96l7698,4870r,-96l7602,4774xe" filled="f" strokecolor="#d95318" strokeweight=".6pt">
                <v:path arrowok="t"/>
              </v:shape>
            </v:group>
            <v:group id="_x0000_s7722" style="position:absolute;left:8092;top:4845;width:96;height:96" coordorigin="8092,4845" coordsize="96,96">
              <v:shape id="_x0000_s7723" style="position:absolute;left:8092;top:4845;width:96;height:96" coordorigin="8092,4845" coordsize="96,96" path="m8092,4845r,96l8188,4941r,-96l8092,4845xe" fillcolor="black" stroked="f">
                <v:path arrowok="t"/>
              </v:shape>
            </v:group>
            <v:group id="_x0000_s7720" style="position:absolute;left:8092;top:4845;width:96;height:96" coordorigin="8092,4845" coordsize="96,96">
              <v:shape id="_x0000_s7721" style="position:absolute;left:8092;top:4845;width:96;height:96" coordorigin="8092,4845" coordsize="96,96" path="m8092,4845r,96l8188,4941r,-96l8092,4845xe" filled="f" strokecolor="#d95318" strokeweight=".6pt">
                <v:path arrowok="t"/>
              </v:shape>
            </v:group>
            <v:group id="_x0000_s7718" style="position:absolute;left:8555;top:4893;width:96;height:96" coordorigin="8555,4893" coordsize="96,96">
              <v:shape id="_x0000_s7719" style="position:absolute;left:8555;top:4893;width:96;height:96" coordorigin="8555,4893" coordsize="96,96" path="m8555,4893r,96l8651,4989r,-96l8555,4893xe" fillcolor="black" stroked="f">
                <v:path arrowok="t"/>
              </v:shape>
            </v:group>
            <v:group id="_x0000_s7716" style="position:absolute;left:8555;top:4893;width:96;height:96" coordorigin="8555,4893" coordsize="96,96">
              <v:shape id="_x0000_s7717" style="position:absolute;left:8555;top:4893;width:96;height:96" coordorigin="8555,4893" coordsize="96,96" path="m8555,4893r,96l8651,4989r,-96l8555,4893xe" filled="f" strokecolor="#d95318" strokeweight=".6pt">
                <v:path arrowok="t"/>
              </v:shape>
            </v:group>
            <v:group id="_x0000_s7714" style="position:absolute;left:9045;top:4927;width:96;height:96" coordorigin="9045,4927" coordsize="96,96">
              <v:shape id="_x0000_s7715" style="position:absolute;left:9045;top:4927;width:96;height:96" coordorigin="9045,4927" coordsize="96,96" path="m9045,4927r,96l9141,5023r,-96l9045,4927xe" fillcolor="black" stroked="f">
                <v:path arrowok="t"/>
              </v:shape>
            </v:group>
            <v:group id="_x0000_s7712" style="position:absolute;left:9045;top:4927;width:96;height:96" coordorigin="9045,4927" coordsize="96,96">
              <v:shape id="_x0000_s7713" style="position:absolute;left:9045;top:4927;width:96;height:96" coordorigin="9045,4927" coordsize="96,96" path="m9045,4927r,96l9141,5023r,-96l9045,4927xe" filled="f" strokecolor="#d95318" strokeweight=".6pt">
                <v:path arrowok="t"/>
              </v:shape>
            </v:group>
            <v:group id="_x0000_s7710" style="position:absolute;left:9536;top:4939;width:96;height:96" coordorigin="9536,4939" coordsize="96,96">
              <v:shape id="_x0000_s7711" style="position:absolute;left:9536;top:4939;width:96;height:96" coordorigin="9536,4939" coordsize="96,96" path="m9536,4939r,96l9632,5035r,-96l9536,4939xe" fillcolor="black" stroked="f">
                <v:path arrowok="t"/>
              </v:shape>
            </v:group>
            <v:group id="_x0000_s7708" style="position:absolute;left:9536;top:4939;width:96;height:96" coordorigin="9536,4939" coordsize="96,96">
              <v:shape id="_x0000_s7709" style="position:absolute;left:9536;top:4939;width:96;height:96" coordorigin="9536,4939" coordsize="96,96" path="m9536,4939r,96l9632,5035r,-96l9536,4939xe" filled="f" strokecolor="#d95318" strokeweight=".6pt">
                <v:path arrowok="t"/>
              </v:shape>
            </v:group>
            <v:group id="_x0000_s7706" style="position:absolute;left:8205;top:411;width:120;height:160" coordorigin="8205,411" coordsize="120,160">
              <v:shape id="_x0000_s7707" style="position:absolute;left:8205;top:411;width:120;height:160" coordorigin="8205,411" coordsize="120,160" path="m8205,491r60,80l8325,491r-60,-80l8205,491xe" filled="f" strokecolor="#0072bd" strokeweight=".6pt">
                <v:path arrowok="t"/>
              </v:shape>
            </v:group>
            <v:group id="_x0000_s7704" style="position:absolute;left:8217;top:692;width:96;height:96" coordorigin="8217,692" coordsize="96,96">
              <v:shape id="_x0000_s7705" style="position:absolute;left:8217;top:692;width:96;height:96" coordorigin="8217,692" coordsize="96,96" path="m8217,692r,96l8313,788r,-96l8217,692xe" fillcolor="black" stroked="f">
                <v:path arrowok="t"/>
              </v:shape>
            </v:group>
            <v:group id="_x0000_s7701" style="position:absolute;left:8217;top:692;width:96;height:96" coordorigin="8217,692" coordsize="96,96">
              <v:shape id="_x0000_s7703" style="position:absolute;left:8217;top:692;width:96;height:96" coordorigin="8217,692" coordsize="96,96" path="m8217,692r,96l8313,788r,-96l8217,692xe" filled="f" strokecolor="#d95318" strokeweight=".6pt">
                <v:path arrowok="t"/>
              </v:shape>
              <v:shape id="_x0000_s7702" type="#_x0000_t202" style="position:absolute;left:7904;top:340;width:1524;height:552" filled="f" strokecolor="#252525" strokeweight=".5pt">
                <v:textbox inset="0,0,0,0">
                  <w:txbxContent>
                    <w:p w14:paraId="4CEC3FC1" w14:textId="77777777" w:rsidR="00025C9E" w:rsidRDefault="00025C9E">
                      <w:pPr>
                        <w:spacing w:before="49"/>
                        <w:ind w:left="701"/>
                        <w:rPr>
                          <w:rFonts w:ascii="Arial" w:eastAsia="Arial" w:hAnsi="Arial" w:cs="Arial"/>
                          <w:sz w:val="18"/>
                          <w:szCs w:val="18"/>
                        </w:rPr>
                      </w:pPr>
                      <w:r>
                        <w:rPr>
                          <w:rFonts w:ascii="Arial"/>
                          <w:sz w:val="18"/>
                        </w:rPr>
                        <w:t>C(p)/C(0)</w:t>
                      </w:r>
                    </w:p>
                    <w:p w14:paraId="1E56B8D7" w14:textId="77777777" w:rsidR="00025C9E" w:rsidRDefault="00025C9E">
                      <w:pPr>
                        <w:spacing w:before="42"/>
                        <w:ind w:left="701"/>
                        <w:rPr>
                          <w:rFonts w:ascii="Arial" w:eastAsia="Arial" w:hAnsi="Arial" w:cs="Arial"/>
                          <w:sz w:val="18"/>
                          <w:szCs w:val="18"/>
                        </w:rPr>
                      </w:pPr>
                      <w:r>
                        <w:rPr>
                          <w:rFonts w:ascii="Arial"/>
                          <w:sz w:val="18"/>
                        </w:rPr>
                        <w:t>L(p)/L(0)</w:t>
                      </w:r>
                    </w:p>
                  </w:txbxContent>
                </v:textbox>
              </v:shape>
            </v:group>
            <w10:wrap anchorx="page"/>
          </v:group>
        </w:pict>
      </w:r>
      <w:bookmarkStart w:id="55" w:name="_bookmark23"/>
      <w:bookmarkEnd w:id="55"/>
      <w:r w:rsidR="002D0D3F">
        <w:rPr>
          <w:rFonts w:ascii="Arial"/>
          <w:color w:val="252525"/>
          <w:sz w:val="20"/>
        </w:rPr>
        <w:t>1</w:t>
      </w:r>
    </w:p>
    <w:p w14:paraId="5EA82160" w14:textId="77777777" w:rsidR="00996552" w:rsidRDefault="00996552">
      <w:pPr>
        <w:spacing w:before="2"/>
        <w:rPr>
          <w:rFonts w:ascii="Arial" w:eastAsia="Arial" w:hAnsi="Arial" w:cs="Arial"/>
          <w:sz w:val="18"/>
          <w:szCs w:val="18"/>
        </w:rPr>
      </w:pPr>
    </w:p>
    <w:p w14:paraId="73155BF4" w14:textId="77777777" w:rsidR="00996552" w:rsidRDefault="002D0D3F">
      <w:pPr>
        <w:spacing w:before="74"/>
        <w:ind w:left="1019"/>
        <w:rPr>
          <w:rFonts w:ascii="Arial" w:eastAsia="Arial" w:hAnsi="Arial" w:cs="Arial"/>
          <w:sz w:val="20"/>
          <w:szCs w:val="20"/>
        </w:rPr>
      </w:pPr>
      <w:r>
        <w:rPr>
          <w:rFonts w:ascii="Arial"/>
          <w:color w:val="252525"/>
          <w:sz w:val="20"/>
        </w:rPr>
        <w:t>0.9</w:t>
      </w:r>
    </w:p>
    <w:p w14:paraId="1575980E" w14:textId="77777777" w:rsidR="00996552" w:rsidRDefault="00996552">
      <w:pPr>
        <w:spacing w:before="2"/>
        <w:rPr>
          <w:rFonts w:ascii="Arial" w:eastAsia="Arial" w:hAnsi="Arial" w:cs="Arial"/>
          <w:sz w:val="18"/>
          <w:szCs w:val="18"/>
        </w:rPr>
      </w:pPr>
    </w:p>
    <w:p w14:paraId="5B5700AA" w14:textId="77777777" w:rsidR="00996552" w:rsidRDefault="002D0D3F">
      <w:pPr>
        <w:spacing w:before="74"/>
        <w:ind w:left="1019"/>
        <w:rPr>
          <w:rFonts w:ascii="Arial" w:eastAsia="Arial" w:hAnsi="Arial" w:cs="Arial"/>
          <w:sz w:val="20"/>
          <w:szCs w:val="20"/>
        </w:rPr>
      </w:pPr>
      <w:r>
        <w:rPr>
          <w:rFonts w:ascii="Arial"/>
          <w:color w:val="252525"/>
          <w:sz w:val="20"/>
        </w:rPr>
        <w:t>0.8</w:t>
      </w:r>
    </w:p>
    <w:p w14:paraId="33C160B6" w14:textId="77777777" w:rsidR="00996552" w:rsidRDefault="00996552">
      <w:pPr>
        <w:spacing w:before="2"/>
        <w:rPr>
          <w:rFonts w:ascii="Arial" w:eastAsia="Arial" w:hAnsi="Arial" w:cs="Arial"/>
          <w:sz w:val="18"/>
          <w:szCs w:val="18"/>
        </w:rPr>
      </w:pPr>
    </w:p>
    <w:p w14:paraId="1CA7EFA0" w14:textId="77777777" w:rsidR="00996552" w:rsidRDefault="002D0D3F">
      <w:pPr>
        <w:spacing w:before="74"/>
        <w:ind w:left="1019"/>
        <w:rPr>
          <w:rFonts w:ascii="Arial" w:eastAsia="Arial" w:hAnsi="Arial" w:cs="Arial"/>
          <w:sz w:val="20"/>
          <w:szCs w:val="20"/>
        </w:rPr>
      </w:pPr>
      <w:r>
        <w:rPr>
          <w:rFonts w:ascii="Arial"/>
          <w:color w:val="252525"/>
          <w:sz w:val="20"/>
        </w:rPr>
        <w:t>0.7</w:t>
      </w:r>
    </w:p>
    <w:p w14:paraId="71A087DE" w14:textId="77777777" w:rsidR="00996552" w:rsidRDefault="00996552">
      <w:pPr>
        <w:spacing w:before="2"/>
        <w:rPr>
          <w:rFonts w:ascii="Arial" w:eastAsia="Arial" w:hAnsi="Arial" w:cs="Arial"/>
          <w:sz w:val="18"/>
          <w:szCs w:val="18"/>
        </w:rPr>
      </w:pPr>
    </w:p>
    <w:p w14:paraId="36893913" w14:textId="77777777" w:rsidR="00996552" w:rsidRDefault="002D0D3F">
      <w:pPr>
        <w:spacing w:before="74" w:line="207" w:lineRule="exact"/>
        <w:ind w:left="1019"/>
        <w:rPr>
          <w:rFonts w:ascii="Arial" w:eastAsia="Arial" w:hAnsi="Arial" w:cs="Arial"/>
          <w:sz w:val="20"/>
          <w:szCs w:val="20"/>
        </w:rPr>
      </w:pPr>
      <w:r>
        <w:rPr>
          <w:rFonts w:ascii="Arial"/>
          <w:color w:val="252525"/>
          <w:sz w:val="20"/>
        </w:rPr>
        <w:t>0.6</w:t>
      </w:r>
    </w:p>
    <w:p w14:paraId="495F5742" w14:textId="77777777" w:rsidR="00996552" w:rsidRDefault="002D0D3F">
      <w:pPr>
        <w:spacing w:line="839" w:lineRule="exact"/>
        <w:ind w:left="763"/>
        <w:rPr>
          <w:rFonts w:ascii="Arial" w:eastAsia="Arial" w:hAnsi="Arial" w:cs="Arial"/>
          <w:sz w:val="20"/>
          <w:szCs w:val="20"/>
        </w:rPr>
      </w:pPr>
      <w:r>
        <w:rPr>
          <w:noProof/>
          <w:position w:val="-35"/>
          <w:lang w:eastAsia="zh-CN"/>
        </w:rPr>
        <w:drawing>
          <wp:inline distT="0" distB="0" distL="0" distR="0" wp14:anchorId="53D40A7D" wp14:editId="08A3505B">
            <wp:extent cx="105846" cy="559831"/>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33" cstate="print"/>
                    <a:stretch>
                      <a:fillRect/>
                    </a:stretch>
                  </pic:blipFill>
                  <pic:spPr>
                    <a:xfrm>
                      <a:off x="0" y="0"/>
                      <a:ext cx="105846" cy="559831"/>
                    </a:xfrm>
                    <a:prstGeom prst="rect">
                      <a:avLst/>
                    </a:prstGeom>
                  </pic:spPr>
                </pic:pic>
              </a:graphicData>
            </a:graphic>
          </wp:inline>
        </w:drawing>
      </w:r>
      <w:r>
        <w:rPr>
          <w:rFonts w:ascii="Times New Roman"/>
          <w:sz w:val="20"/>
        </w:rPr>
        <w:t xml:space="preserve">  </w:t>
      </w:r>
      <w:r>
        <w:rPr>
          <w:rFonts w:ascii="Arial"/>
          <w:color w:val="252525"/>
          <w:sz w:val="20"/>
        </w:rPr>
        <w:t>0.5</w:t>
      </w:r>
    </w:p>
    <w:p w14:paraId="69A35225" w14:textId="77777777" w:rsidR="00996552" w:rsidRDefault="002D0D3F">
      <w:pPr>
        <w:spacing w:line="211" w:lineRule="exact"/>
        <w:ind w:left="1019"/>
        <w:rPr>
          <w:rFonts w:ascii="Arial" w:eastAsia="Arial" w:hAnsi="Arial" w:cs="Arial"/>
          <w:sz w:val="20"/>
          <w:szCs w:val="20"/>
        </w:rPr>
      </w:pPr>
      <w:r>
        <w:rPr>
          <w:rFonts w:ascii="Arial"/>
          <w:color w:val="252525"/>
          <w:sz w:val="20"/>
        </w:rPr>
        <w:t>0.4</w:t>
      </w:r>
    </w:p>
    <w:p w14:paraId="3993471C" w14:textId="77777777" w:rsidR="00996552" w:rsidRDefault="00996552">
      <w:pPr>
        <w:spacing w:before="2"/>
        <w:rPr>
          <w:rFonts w:ascii="Arial" w:eastAsia="Arial" w:hAnsi="Arial" w:cs="Arial"/>
          <w:sz w:val="18"/>
          <w:szCs w:val="18"/>
        </w:rPr>
      </w:pPr>
    </w:p>
    <w:p w14:paraId="621BC5B3" w14:textId="77777777" w:rsidR="00996552" w:rsidRDefault="002D0D3F">
      <w:pPr>
        <w:spacing w:before="74"/>
        <w:ind w:left="1019"/>
        <w:rPr>
          <w:rFonts w:ascii="Arial" w:eastAsia="Arial" w:hAnsi="Arial" w:cs="Arial"/>
          <w:sz w:val="20"/>
          <w:szCs w:val="20"/>
        </w:rPr>
      </w:pPr>
      <w:r>
        <w:rPr>
          <w:rFonts w:ascii="Arial"/>
          <w:color w:val="252525"/>
          <w:sz w:val="20"/>
        </w:rPr>
        <w:t>0.3</w:t>
      </w:r>
    </w:p>
    <w:p w14:paraId="5E7C5DA2" w14:textId="77777777" w:rsidR="00996552" w:rsidRDefault="00996552">
      <w:pPr>
        <w:spacing w:before="2"/>
        <w:rPr>
          <w:rFonts w:ascii="Arial" w:eastAsia="Arial" w:hAnsi="Arial" w:cs="Arial"/>
          <w:sz w:val="18"/>
          <w:szCs w:val="18"/>
        </w:rPr>
      </w:pPr>
    </w:p>
    <w:p w14:paraId="6421087C" w14:textId="77777777" w:rsidR="00996552" w:rsidRDefault="002D0D3F">
      <w:pPr>
        <w:spacing w:before="74"/>
        <w:ind w:left="1019"/>
        <w:rPr>
          <w:rFonts w:ascii="Arial" w:eastAsia="Arial" w:hAnsi="Arial" w:cs="Arial"/>
          <w:sz w:val="20"/>
          <w:szCs w:val="20"/>
        </w:rPr>
      </w:pPr>
      <w:r>
        <w:rPr>
          <w:rFonts w:ascii="Arial"/>
          <w:color w:val="252525"/>
          <w:sz w:val="20"/>
        </w:rPr>
        <w:t>0.2</w:t>
      </w:r>
    </w:p>
    <w:p w14:paraId="624F67D1" w14:textId="77777777" w:rsidR="00996552" w:rsidRDefault="00996552">
      <w:pPr>
        <w:spacing w:before="2"/>
        <w:rPr>
          <w:rFonts w:ascii="Arial" w:eastAsia="Arial" w:hAnsi="Arial" w:cs="Arial"/>
          <w:sz w:val="18"/>
          <w:szCs w:val="18"/>
        </w:rPr>
      </w:pPr>
    </w:p>
    <w:p w14:paraId="1B4EB6E9" w14:textId="77777777" w:rsidR="00996552" w:rsidRDefault="002D0D3F">
      <w:pPr>
        <w:spacing w:before="74"/>
        <w:ind w:left="1019"/>
        <w:rPr>
          <w:rFonts w:ascii="Arial" w:eastAsia="Arial" w:hAnsi="Arial" w:cs="Arial"/>
          <w:sz w:val="20"/>
          <w:szCs w:val="20"/>
        </w:rPr>
      </w:pPr>
      <w:r>
        <w:rPr>
          <w:rFonts w:ascii="Arial"/>
          <w:color w:val="252525"/>
          <w:sz w:val="20"/>
        </w:rPr>
        <w:t>0.1</w:t>
      </w:r>
    </w:p>
    <w:p w14:paraId="35CBD765" w14:textId="77777777" w:rsidR="00996552" w:rsidRDefault="00996552">
      <w:pPr>
        <w:spacing w:before="2"/>
        <w:rPr>
          <w:rFonts w:ascii="Arial" w:eastAsia="Arial" w:hAnsi="Arial" w:cs="Arial"/>
          <w:sz w:val="18"/>
          <w:szCs w:val="18"/>
        </w:rPr>
      </w:pPr>
    </w:p>
    <w:p w14:paraId="681313DB" w14:textId="77777777" w:rsidR="00996552" w:rsidRDefault="002D0D3F">
      <w:pPr>
        <w:spacing w:before="74" w:line="219" w:lineRule="exact"/>
        <w:ind w:left="1187"/>
        <w:rPr>
          <w:rFonts w:ascii="Arial" w:eastAsia="Arial" w:hAnsi="Arial" w:cs="Arial"/>
          <w:sz w:val="20"/>
          <w:szCs w:val="20"/>
        </w:rPr>
      </w:pPr>
      <w:r>
        <w:rPr>
          <w:rFonts w:ascii="Arial"/>
          <w:color w:val="252525"/>
          <w:sz w:val="20"/>
        </w:rPr>
        <w:t>0</w:t>
      </w:r>
    </w:p>
    <w:p w14:paraId="3EEDB46A" w14:textId="77777777" w:rsidR="00996552" w:rsidRDefault="002D0D3F">
      <w:pPr>
        <w:tabs>
          <w:tab w:val="left" w:pos="2827"/>
          <w:tab w:val="left" w:pos="4459"/>
          <w:tab w:val="left" w:pos="6079"/>
          <w:tab w:val="left" w:pos="7735"/>
        </w:tabs>
        <w:spacing w:line="281" w:lineRule="exact"/>
        <w:ind w:left="1195"/>
        <w:rPr>
          <w:rFonts w:ascii="Arial" w:eastAsia="Arial" w:hAnsi="Arial" w:cs="Arial"/>
          <w:sz w:val="16"/>
          <w:szCs w:val="16"/>
        </w:rPr>
      </w:pPr>
      <w:r>
        <w:rPr>
          <w:rFonts w:ascii="Arial"/>
          <w:color w:val="252525"/>
          <w:spacing w:val="1"/>
          <w:sz w:val="20"/>
        </w:rPr>
        <w:t>10</w:t>
      </w:r>
      <w:r>
        <w:rPr>
          <w:rFonts w:ascii="Arial"/>
          <w:color w:val="252525"/>
          <w:spacing w:val="1"/>
          <w:position w:val="10"/>
          <w:sz w:val="16"/>
        </w:rPr>
        <w:t>-4</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-3</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-2</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-1</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0</w:t>
      </w:r>
    </w:p>
    <w:p w14:paraId="402F2A03" w14:textId="77777777" w:rsidR="00996552" w:rsidRDefault="00996552">
      <w:pPr>
        <w:spacing w:before="8"/>
        <w:rPr>
          <w:rFonts w:ascii="Arial" w:eastAsia="Arial" w:hAnsi="Arial" w:cs="Arial"/>
          <w:sz w:val="5"/>
          <w:szCs w:val="5"/>
        </w:rPr>
      </w:pPr>
    </w:p>
    <w:p w14:paraId="6C6B9752" w14:textId="77777777" w:rsidR="00996552" w:rsidRDefault="002D0D3F">
      <w:pPr>
        <w:spacing w:line="160" w:lineRule="atLeast"/>
        <w:ind w:left="4227"/>
        <w:rPr>
          <w:rFonts w:ascii="Arial" w:eastAsia="Arial" w:hAnsi="Arial" w:cs="Arial"/>
          <w:sz w:val="16"/>
          <w:szCs w:val="16"/>
        </w:rPr>
      </w:pPr>
      <w:r>
        <w:rPr>
          <w:rFonts w:ascii="Arial" w:eastAsia="Arial" w:hAnsi="Arial" w:cs="Arial"/>
          <w:noProof/>
          <w:sz w:val="16"/>
          <w:szCs w:val="16"/>
          <w:lang w:eastAsia="zh-CN"/>
        </w:rPr>
        <w:drawing>
          <wp:inline distT="0" distB="0" distL="0" distR="0" wp14:anchorId="7C4E5898" wp14:editId="64A9BF7E">
            <wp:extent cx="528702" cy="10687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4" cstate="print"/>
                    <a:stretch>
                      <a:fillRect/>
                    </a:stretch>
                  </pic:blipFill>
                  <pic:spPr>
                    <a:xfrm>
                      <a:off x="0" y="0"/>
                      <a:ext cx="528702" cy="106870"/>
                    </a:xfrm>
                    <a:prstGeom prst="rect">
                      <a:avLst/>
                    </a:prstGeom>
                  </pic:spPr>
                </pic:pic>
              </a:graphicData>
            </a:graphic>
          </wp:inline>
        </w:drawing>
      </w:r>
    </w:p>
    <w:p w14:paraId="769903A5" w14:textId="77777777" w:rsidR="00996552" w:rsidRDefault="00996552">
      <w:pPr>
        <w:spacing w:before="3"/>
        <w:rPr>
          <w:rFonts w:ascii="Arial" w:eastAsia="Arial" w:hAnsi="Arial" w:cs="Arial"/>
        </w:rPr>
      </w:pPr>
    </w:p>
    <w:p w14:paraId="672DCFA5" w14:textId="77777777" w:rsidR="00996552" w:rsidRDefault="002D0D3F">
      <w:pPr>
        <w:tabs>
          <w:tab w:val="left" w:pos="1868"/>
        </w:tabs>
        <w:ind w:left="113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各重连概率</w:t>
      </w:r>
      <w:r>
        <w:rPr>
          <w:rFonts w:ascii="宋体" w:eastAsia="宋体" w:hAnsi="宋体" w:cs="宋体"/>
          <w:spacing w:val="-44"/>
          <w:sz w:val="21"/>
          <w:szCs w:val="21"/>
          <w:lang w:eastAsia="zh-CN"/>
        </w:rPr>
        <w:t xml:space="preserve"> </w:t>
      </w:r>
      <w:r>
        <w:rPr>
          <w:rFonts w:ascii="Times New Roman" w:eastAsia="Times New Roman" w:hAnsi="Times New Roman" w:cs="Times New Roman"/>
          <w:i/>
          <w:sz w:val="21"/>
          <w:szCs w:val="21"/>
          <w:lang w:eastAsia="zh-CN"/>
        </w:rPr>
        <w:t xml:space="preserve">p </w:t>
      </w:r>
      <w:r>
        <w:rPr>
          <w:rFonts w:ascii="宋体" w:eastAsia="宋体" w:hAnsi="宋体" w:cs="宋体"/>
          <w:sz w:val="21"/>
          <w:szCs w:val="21"/>
          <w:lang w:eastAsia="zh-CN"/>
        </w:rPr>
        <w:t>值下聚类系数</w:t>
      </w:r>
      <w:r>
        <w:rPr>
          <w:rFonts w:ascii="宋体" w:eastAsia="宋体" w:hAnsi="宋体" w:cs="宋体"/>
          <w:spacing w:val="-56"/>
          <w:sz w:val="21"/>
          <w:szCs w:val="21"/>
          <w:lang w:eastAsia="zh-CN"/>
        </w:rPr>
        <w:t xml:space="preserve"> </w:t>
      </w:r>
      <w:r>
        <w:rPr>
          <w:rFonts w:ascii="Times New Roman" w:eastAsia="Times New Roman" w:hAnsi="Times New Roman" w:cs="Times New Roman"/>
          <w:i/>
          <w:sz w:val="21"/>
          <w:szCs w:val="21"/>
          <w:lang w:eastAsia="zh-CN"/>
        </w:rPr>
        <w:t>C</w:t>
      </w:r>
      <w:r>
        <w:rPr>
          <w:rFonts w:ascii="Times New Roman" w:eastAsia="Times New Roman" w:hAnsi="Times New Roman" w:cs="Times New Roman"/>
          <w:i/>
          <w:spacing w:val="10"/>
          <w:sz w:val="21"/>
          <w:szCs w:val="21"/>
          <w:lang w:eastAsia="zh-CN"/>
        </w:rPr>
        <w:t xml:space="preserve"> </w:t>
      </w:r>
      <w:r>
        <w:rPr>
          <w:rFonts w:ascii="宋体" w:eastAsia="宋体" w:hAnsi="宋体" w:cs="宋体"/>
          <w:sz w:val="21"/>
          <w:szCs w:val="21"/>
          <w:lang w:eastAsia="zh-CN"/>
        </w:rPr>
        <w:t>和平均路径长度</w:t>
      </w:r>
      <w:r>
        <w:rPr>
          <w:rFonts w:ascii="宋体" w:eastAsia="宋体" w:hAnsi="宋体" w:cs="宋体"/>
          <w:spacing w:val="-43"/>
          <w:sz w:val="21"/>
          <w:szCs w:val="21"/>
          <w:lang w:eastAsia="zh-CN"/>
        </w:rPr>
        <w:t xml:space="preserve"> </w:t>
      </w:r>
      <w:r>
        <w:rPr>
          <w:rFonts w:ascii="Times New Roman" w:eastAsia="Times New Roman" w:hAnsi="Times New Roman" w:cs="Times New Roman"/>
          <w:i/>
          <w:sz w:val="21"/>
          <w:szCs w:val="21"/>
          <w:lang w:eastAsia="zh-CN"/>
        </w:rPr>
        <w:t>L</w:t>
      </w:r>
      <w:r>
        <w:rPr>
          <w:rFonts w:ascii="Times New Roman" w:eastAsia="Times New Roman" w:hAnsi="Times New Roman" w:cs="Times New Roman"/>
          <w:i/>
          <w:spacing w:val="10"/>
          <w:sz w:val="21"/>
          <w:szCs w:val="21"/>
          <w:lang w:eastAsia="zh-CN"/>
        </w:rPr>
        <w:t xml:space="preserve"> </w:t>
      </w:r>
      <w:r>
        <w:rPr>
          <w:rFonts w:ascii="宋体" w:eastAsia="宋体" w:hAnsi="宋体" w:cs="宋体"/>
          <w:sz w:val="21"/>
          <w:szCs w:val="21"/>
          <w:lang w:eastAsia="zh-CN"/>
        </w:rPr>
        <w:t>的变化趋势</w:t>
      </w:r>
    </w:p>
    <w:p w14:paraId="6383CCC6" w14:textId="77777777" w:rsidR="00996552" w:rsidRDefault="00996552">
      <w:pPr>
        <w:spacing w:before="9"/>
        <w:rPr>
          <w:rFonts w:ascii="宋体" w:eastAsia="宋体" w:hAnsi="宋体" w:cs="宋体"/>
          <w:sz w:val="19"/>
          <w:szCs w:val="19"/>
          <w:lang w:eastAsia="zh-CN"/>
        </w:rPr>
      </w:pPr>
    </w:p>
    <w:p w14:paraId="5253ADFB" w14:textId="77777777" w:rsidR="00996552" w:rsidRDefault="002D0D3F">
      <w:pPr>
        <w:pStyle w:val="a3"/>
        <w:spacing w:line="297" w:lineRule="auto"/>
        <w:ind w:right="115" w:firstLine="480"/>
        <w:jc w:val="both"/>
        <w:rPr>
          <w:lang w:eastAsia="zh-CN"/>
        </w:rPr>
      </w:pPr>
      <w:r>
        <w:rPr>
          <w:spacing w:val="1"/>
          <w:lang w:eastAsia="zh-CN"/>
        </w:rPr>
        <w:t>从图</w:t>
      </w:r>
      <w:hyperlink w:anchor="_bookmark23" w:history="1">
        <w:r>
          <w:rPr>
            <w:rFonts w:ascii="Times New Roman" w:eastAsia="Times New Roman" w:hAnsi="Times New Roman" w:cs="Times New Roman"/>
            <w:spacing w:val="1"/>
            <w:lang w:eastAsia="zh-CN"/>
          </w:rPr>
          <w:t>2.2</w:t>
        </w:r>
      </w:hyperlink>
      <w:r>
        <w:rPr>
          <w:spacing w:val="1"/>
          <w:lang w:eastAsia="zh-CN"/>
        </w:rPr>
        <w:t>可以看出，随着重连概率</w:t>
      </w:r>
      <w:r>
        <w:rPr>
          <w:spacing w:val="-40"/>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9"/>
          <w:lang w:eastAsia="zh-CN"/>
        </w:rPr>
        <w:t xml:space="preserve"> </w:t>
      </w:r>
      <w:r>
        <w:rPr>
          <w:spacing w:val="1"/>
          <w:lang w:eastAsia="zh-CN"/>
        </w:rPr>
        <w:t>的增加，规则网络经历了从小世界网络</w:t>
      </w:r>
      <w:r>
        <w:rPr>
          <w:spacing w:val="34"/>
          <w:lang w:eastAsia="zh-CN"/>
        </w:rPr>
        <w:t xml:space="preserve"> </w:t>
      </w:r>
      <w:r>
        <w:rPr>
          <w:lang w:eastAsia="zh-CN"/>
        </w:rPr>
        <w:t>到随机网络演变的过程</w:t>
      </w:r>
      <w:r>
        <w:rPr>
          <w:spacing w:val="-45"/>
          <w:lang w:eastAsia="zh-CN"/>
        </w:rPr>
        <w:t>，</w:t>
      </w:r>
      <w:r>
        <w:rPr>
          <w:lang w:eastAsia="zh-CN"/>
        </w:rPr>
        <w:t>小世界网络相比于随机网络具有高聚类系数的特征</w:t>
      </w:r>
      <w:r>
        <w:rPr>
          <w:spacing w:val="-45"/>
          <w:lang w:eastAsia="zh-CN"/>
        </w:rPr>
        <w:t>，</w:t>
      </w:r>
      <w:r>
        <w:rPr>
          <w:lang w:eastAsia="zh-CN"/>
        </w:rPr>
        <w:t>而 相比于规则网络又具有小平均距离的特征。其表达式如下：</w:t>
      </w:r>
    </w:p>
    <w:p w14:paraId="6F465F28" w14:textId="77777777" w:rsidR="00996552" w:rsidRDefault="002D0D3F">
      <w:pPr>
        <w:tabs>
          <w:tab w:val="left" w:pos="2038"/>
          <w:tab w:val="left" w:pos="5349"/>
        </w:tabs>
        <w:spacing w:before="193"/>
        <w:ind w:right="115"/>
        <w:jc w:val="right"/>
        <w:rPr>
          <w:rFonts w:ascii="Times New Roman" w:eastAsia="Times New Roman" w:hAnsi="Times New Roman" w:cs="Times New Roman"/>
          <w:sz w:val="24"/>
          <w:szCs w:val="24"/>
          <w:lang w:eastAsia="zh-CN"/>
        </w:rPr>
      </w:pPr>
      <w:bookmarkStart w:id="56" w:name="_bookmark24"/>
      <w:bookmarkEnd w:id="56"/>
      <w:r>
        <w:rPr>
          <w:rFonts w:ascii="Times New Roman" w:eastAsia="Times New Roman" w:hAnsi="Times New Roman" w:cs="Times New Roman"/>
          <w:i/>
          <w:position w:val="4"/>
          <w:sz w:val="24"/>
          <w:szCs w:val="24"/>
          <w:lang w:eastAsia="zh-CN"/>
        </w:rPr>
        <w:t>C</w:t>
      </w:r>
      <w:r>
        <w:rPr>
          <w:rFonts w:ascii="Times New Roman" w:eastAsia="Times New Roman" w:hAnsi="Times New Roman" w:cs="Times New Roman"/>
          <w:i/>
          <w:spacing w:val="-4"/>
          <w:position w:val="4"/>
          <w:sz w:val="24"/>
          <w:szCs w:val="24"/>
          <w:lang w:eastAsia="zh-CN"/>
        </w:rPr>
        <w:t xml:space="preserve"> </w:t>
      </w:r>
      <w:r>
        <w:rPr>
          <w:rFonts w:ascii="MS Gothic" w:eastAsia="MS Gothic" w:hAnsi="MS Gothic" w:cs="MS Gothic"/>
          <w:position w:val="4"/>
          <w:sz w:val="24"/>
          <w:szCs w:val="24"/>
          <w:lang w:eastAsia="zh-CN"/>
        </w:rPr>
        <w:t>》</w:t>
      </w:r>
      <w:r>
        <w:rPr>
          <w:rFonts w:ascii="MS Gothic" w:eastAsia="MS Gothic" w:hAnsi="MS Gothic" w:cs="MS Gothic"/>
          <w:spacing w:val="-74"/>
          <w:position w:val="4"/>
          <w:sz w:val="24"/>
          <w:szCs w:val="24"/>
          <w:lang w:eastAsia="zh-CN"/>
        </w:rPr>
        <w:t xml:space="preserve"> </w:t>
      </w:r>
      <w:r>
        <w:rPr>
          <w:rFonts w:ascii="Times New Roman" w:eastAsia="Times New Roman" w:hAnsi="Times New Roman" w:cs="Times New Roman"/>
          <w:i/>
          <w:spacing w:val="5"/>
          <w:position w:val="4"/>
          <w:sz w:val="24"/>
          <w:szCs w:val="24"/>
          <w:lang w:eastAsia="zh-CN"/>
        </w:rPr>
        <w:t>C</w:t>
      </w:r>
      <w:r>
        <w:rPr>
          <w:rFonts w:ascii="Bookman Old Style" w:eastAsia="Bookman Old Style" w:hAnsi="Bookman Old Style" w:cs="Bookman Old Style"/>
          <w:i/>
          <w:spacing w:val="4"/>
          <w:sz w:val="16"/>
          <w:szCs w:val="16"/>
          <w:lang w:eastAsia="zh-CN"/>
        </w:rPr>
        <w:t>r</w:t>
      </w:r>
      <w:r>
        <w:rPr>
          <w:rFonts w:ascii="Bookman Old Style" w:eastAsia="Bookman Old Style" w:hAnsi="Bookman Old Style" w:cs="Bookman Old Style"/>
          <w:i/>
          <w:spacing w:val="5"/>
          <w:sz w:val="16"/>
          <w:szCs w:val="16"/>
          <w:lang w:eastAsia="zh-CN"/>
        </w:rPr>
        <w:t>and</w:t>
      </w:r>
      <w:r>
        <w:rPr>
          <w:rFonts w:ascii="Bookman Old Style" w:eastAsia="Bookman Old Style" w:hAnsi="Bookman Old Style" w:cs="Bookman Old Style"/>
          <w:i/>
          <w:spacing w:val="4"/>
          <w:sz w:val="16"/>
          <w:szCs w:val="16"/>
          <w:lang w:eastAsia="zh-CN"/>
        </w:rPr>
        <w:t>o</w:t>
      </w:r>
      <w:r>
        <w:rPr>
          <w:rFonts w:ascii="Bookman Old Style" w:eastAsia="Bookman Old Style" w:hAnsi="Bookman Old Style" w:cs="Bookman Old Style"/>
          <w:i/>
          <w:spacing w:val="5"/>
          <w:sz w:val="16"/>
          <w:szCs w:val="16"/>
          <w:lang w:eastAsia="zh-CN"/>
        </w:rPr>
        <w:t>m</w:t>
      </w:r>
      <w:r>
        <w:rPr>
          <w:rFonts w:ascii="Bookman Old Style" w:eastAsia="Bookman Old Style" w:hAnsi="Bookman Old Style" w:cs="Bookman Old Style"/>
          <w:i/>
          <w:spacing w:val="5"/>
          <w:sz w:val="16"/>
          <w:szCs w:val="16"/>
          <w:lang w:eastAsia="zh-CN"/>
        </w:rPr>
        <w:tab/>
      </w:r>
      <w:r>
        <w:rPr>
          <w:rFonts w:ascii="Times New Roman" w:eastAsia="Times New Roman" w:hAnsi="Times New Roman" w:cs="Times New Roman"/>
          <w:i/>
          <w:position w:val="4"/>
          <w:sz w:val="24"/>
          <w:szCs w:val="24"/>
          <w:lang w:eastAsia="zh-CN"/>
        </w:rPr>
        <w:t>L</w:t>
      </w:r>
      <w:r>
        <w:rPr>
          <w:rFonts w:ascii="Times New Roman" w:eastAsia="Times New Roman" w:hAnsi="Times New Roman" w:cs="Times New Roman"/>
          <w:i/>
          <w:spacing w:val="12"/>
          <w:position w:val="4"/>
          <w:sz w:val="24"/>
          <w:szCs w:val="24"/>
          <w:lang w:eastAsia="zh-CN"/>
        </w:rPr>
        <w:t xml:space="preserve"> </w:t>
      </w:r>
      <w:r>
        <w:rPr>
          <w:rFonts w:ascii="MS Gothic" w:eastAsia="MS Gothic" w:hAnsi="MS Gothic" w:cs="MS Gothic"/>
          <w:position w:val="4"/>
          <w:sz w:val="24"/>
          <w:szCs w:val="24"/>
          <w:lang w:eastAsia="zh-CN"/>
        </w:rPr>
        <w:t>《</w:t>
      </w:r>
      <w:r>
        <w:rPr>
          <w:rFonts w:ascii="MS Gothic" w:eastAsia="MS Gothic" w:hAnsi="MS Gothic" w:cs="MS Gothic"/>
          <w:spacing w:val="-49"/>
          <w:position w:val="4"/>
          <w:sz w:val="24"/>
          <w:szCs w:val="24"/>
          <w:lang w:eastAsia="zh-CN"/>
        </w:rPr>
        <w:t xml:space="preserve"> </w:t>
      </w:r>
      <w:r>
        <w:rPr>
          <w:rFonts w:ascii="Times New Roman" w:eastAsia="Times New Roman" w:hAnsi="Times New Roman" w:cs="Times New Roman"/>
          <w:i/>
          <w:spacing w:val="4"/>
          <w:position w:val="4"/>
          <w:sz w:val="24"/>
          <w:szCs w:val="24"/>
          <w:lang w:eastAsia="zh-CN"/>
        </w:rPr>
        <w:t>L</w:t>
      </w:r>
      <w:r>
        <w:rPr>
          <w:rFonts w:ascii="Bookman Old Style" w:eastAsia="Bookman Old Style" w:hAnsi="Bookman Old Style" w:cs="Bookman Old Style"/>
          <w:i/>
          <w:spacing w:val="3"/>
          <w:sz w:val="16"/>
          <w:szCs w:val="16"/>
          <w:lang w:eastAsia="zh-CN"/>
        </w:rPr>
        <w:t>r</w:t>
      </w:r>
      <w:r>
        <w:rPr>
          <w:rFonts w:ascii="Bookman Old Style" w:eastAsia="Bookman Old Style" w:hAnsi="Bookman Old Style" w:cs="Bookman Old Style"/>
          <w:i/>
          <w:spacing w:val="4"/>
          <w:sz w:val="16"/>
          <w:szCs w:val="16"/>
          <w:lang w:eastAsia="zh-CN"/>
        </w:rPr>
        <w:t>e</w:t>
      </w:r>
      <w:r>
        <w:rPr>
          <w:rFonts w:ascii="Bookman Old Style" w:eastAsia="Bookman Old Style" w:hAnsi="Bookman Old Style" w:cs="Bookman Old Style"/>
          <w:i/>
          <w:spacing w:val="3"/>
          <w:sz w:val="16"/>
          <w:szCs w:val="16"/>
          <w:lang w:eastAsia="zh-CN"/>
        </w:rPr>
        <w:t>g</w:t>
      </w:r>
      <w:r>
        <w:rPr>
          <w:rFonts w:ascii="Bookman Old Style" w:eastAsia="Bookman Old Style" w:hAnsi="Bookman Old Style" w:cs="Bookman Old Style"/>
          <w:i/>
          <w:spacing w:val="4"/>
          <w:sz w:val="16"/>
          <w:szCs w:val="16"/>
          <w:lang w:eastAsia="zh-CN"/>
        </w:rPr>
        <w:t>u</w:t>
      </w:r>
      <w:r>
        <w:rPr>
          <w:rFonts w:ascii="Bookman Old Style" w:eastAsia="Bookman Old Style" w:hAnsi="Bookman Old Style" w:cs="Bookman Old Style"/>
          <w:i/>
          <w:spacing w:val="3"/>
          <w:sz w:val="16"/>
          <w:szCs w:val="16"/>
          <w:lang w:eastAsia="zh-CN"/>
        </w:rPr>
        <w:t>l</w:t>
      </w:r>
      <w:r>
        <w:rPr>
          <w:rFonts w:ascii="Bookman Old Style" w:eastAsia="Bookman Old Style" w:hAnsi="Bookman Old Style" w:cs="Bookman Old Style"/>
          <w:i/>
          <w:spacing w:val="4"/>
          <w:sz w:val="16"/>
          <w:szCs w:val="16"/>
          <w:lang w:eastAsia="zh-CN"/>
        </w:rPr>
        <w:t>a</w:t>
      </w:r>
      <w:r>
        <w:rPr>
          <w:rFonts w:ascii="Bookman Old Style" w:eastAsia="Bookman Old Style" w:hAnsi="Bookman Old Style" w:cs="Bookman Old Style"/>
          <w:i/>
          <w:spacing w:val="3"/>
          <w:sz w:val="16"/>
          <w:szCs w:val="16"/>
          <w:lang w:eastAsia="zh-CN"/>
        </w:rPr>
        <w:t>r</w:t>
      </w:r>
      <w:r>
        <w:rPr>
          <w:rFonts w:ascii="Bookman Old Style" w:eastAsia="Bookman Old Style" w:hAnsi="Bookman Old Style" w:cs="Bookman Old Style"/>
          <w:i/>
          <w:spacing w:val="3"/>
          <w:sz w:val="16"/>
          <w:szCs w:val="16"/>
          <w:lang w:eastAsia="zh-CN"/>
        </w:rPr>
        <w:tab/>
      </w:r>
      <w:r>
        <w:rPr>
          <w:rFonts w:ascii="Times New Roman" w:eastAsia="Times New Roman" w:hAnsi="Times New Roman" w:cs="Times New Roman"/>
          <w:position w:val="4"/>
          <w:sz w:val="24"/>
          <w:szCs w:val="24"/>
          <w:lang w:eastAsia="zh-CN"/>
        </w:rPr>
        <w:t>(2.5)</w:t>
      </w:r>
    </w:p>
    <w:p w14:paraId="79BD6DB9" w14:textId="77777777" w:rsidR="00996552" w:rsidRDefault="002D0D3F">
      <w:pPr>
        <w:pStyle w:val="a3"/>
        <w:spacing w:before="215" w:line="305" w:lineRule="auto"/>
        <w:ind w:right="115" w:firstLine="480"/>
        <w:jc w:val="both"/>
        <w:rPr>
          <w:lang w:eastAsia="zh-CN"/>
        </w:rPr>
      </w:pPr>
      <w:r>
        <w:rPr>
          <w:spacing w:val="4"/>
          <w:lang w:eastAsia="zh-CN"/>
        </w:rPr>
        <w:t>小世界网络模型在具体网络的应用方面具有很重要的现实意义。在网络动</w:t>
      </w:r>
      <w:r>
        <w:rPr>
          <w:spacing w:val="42"/>
          <w:lang w:eastAsia="zh-CN"/>
        </w:rPr>
        <w:t xml:space="preserve"> </w:t>
      </w:r>
      <w:r>
        <w:rPr>
          <w:lang w:eastAsia="zh-CN"/>
        </w:rPr>
        <w:t>力学原理中</w:t>
      </w:r>
      <w:r>
        <w:rPr>
          <w:spacing w:val="-32"/>
          <w:lang w:eastAsia="zh-CN"/>
        </w:rPr>
        <w:t>，</w:t>
      </w:r>
      <w:r>
        <w:rPr>
          <w:lang w:eastAsia="zh-CN"/>
        </w:rPr>
        <w:t>一般的网络当节点出现故障时</w:t>
      </w:r>
      <w:r>
        <w:rPr>
          <w:spacing w:val="-32"/>
          <w:lang w:eastAsia="zh-CN"/>
        </w:rPr>
        <w:t>，</w:t>
      </w:r>
      <w:r>
        <w:rPr>
          <w:lang w:eastAsia="zh-CN"/>
        </w:rPr>
        <w:t>其影响范围很小</w:t>
      </w:r>
      <w:r>
        <w:rPr>
          <w:spacing w:val="-27"/>
          <w:lang w:eastAsia="zh-CN"/>
        </w:rPr>
        <w:t>。</w:t>
      </w:r>
      <w:r>
        <w:rPr>
          <w:lang w:eastAsia="zh-CN"/>
        </w:rPr>
        <w:t>而在小世界网络 中</w:t>
      </w:r>
      <w:r>
        <w:rPr>
          <w:spacing w:val="-30"/>
          <w:lang w:eastAsia="zh-CN"/>
        </w:rPr>
        <w:t>，</w:t>
      </w:r>
      <w:r>
        <w:rPr>
          <w:lang w:eastAsia="zh-CN"/>
        </w:rPr>
        <w:t>由于节点间存在长程连接</w:t>
      </w:r>
      <w:r>
        <w:rPr>
          <w:spacing w:val="-30"/>
          <w:lang w:eastAsia="zh-CN"/>
        </w:rPr>
        <w:t>，</w:t>
      </w:r>
      <w:r>
        <w:rPr>
          <w:lang w:eastAsia="zh-CN"/>
        </w:rPr>
        <w:t>节点故障可能会快速传播到网络其他区域</w:t>
      </w:r>
      <w:r>
        <w:rPr>
          <w:spacing w:val="-30"/>
          <w:lang w:eastAsia="zh-CN"/>
        </w:rPr>
        <w:t>，</w:t>
      </w:r>
      <w:r>
        <w:rPr>
          <w:lang w:eastAsia="zh-CN"/>
        </w:rPr>
        <w:t xml:space="preserve">进而 </w:t>
      </w:r>
      <w:r>
        <w:rPr>
          <w:spacing w:val="3"/>
          <w:lang w:eastAsia="zh-CN"/>
        </w:rPr>
        <w:t>引起网络的连锁故障。小世界网络的特征路径长度和聚类系数与故障传播的深</w:t>
      </w:r>
      <w:r>
        <w:rPr>
          <w:spacing w:val="51"/>
          <w:lang w:eastAsia="zh-CN"/>
        </w:rPr>
        <w:t xml:space="preserve"> </w:t>
      </w:r>
      <w:r>
        <w:rPr>
          <w:lang w:eastAsia="zh-CN"/>
        </w:rPr>
        <w:t>度和广度由密切关系</w:t>
      </w:r>
      <w:r>
        <w:rPr>
          <w:spacing w:val="-20"/>
          <w:lang w:eastAsia="zh-CN"/>
        </w:rPr>
        <w:t>。</w:t>
      </w:r>
      <w:r>
        <w:rPr>
          <w:lang w:eastAsia="zh-CN"/>
        </w:rPr>
        <w:t>一般地</w:t>
      </w:r>
      <w:r>
        <w:rPr>
          <w:spacing w:val="-24"/>
          <w:lang w:eastAsia="zh-CN"/>
        </w:rPr>
        <w:t>，</w:t>
      </w:r>
      <w:r>
        <w:rPr>
          <w:lang w:eastAsia="zh-CN"/>
        </w:rPr>
        <w:t>特征路径路径长度越小</w:t>
      </w:r>
      <w:r>
        <w:rPr>
          <w:spacing w:val="-24"/>
          <w:lang w:eastAsia="zh-CN"/>
        </w:rPr>
        <w:t>，</w:t>
      </w:r>
      <w:r>
        <w:rPr>
          <w:lang w:eastAsia="zh-CN"/>
        </w:rPr>
        <w:t>则故障传播就越深</w:t>
      </w:r>
      <w:r>
        <w:rPr>
          <w:spacing w:val="-24"/>
          <w:lang w:eastAsia="zh-CN"/>
        </w:rPr>
        <w:t>；</w:t>
      </w:r>
      <w:r>
        <w:rPr>
          <w:lang w:eastAsia="zh-CN"/>
        </w:rPr>
        <w:t>聚 类系数越大，故障传播就越广</w:t>
      </w:r>
      <w:hyperlink w:anchor="_bookmark187" w:history="1">
        <w:r>
          <w:rPr>
            <w:rFonts w:ascii="Times New Roman" w:eastAsia="Times New Roman" w:hAnsi="Times New Roman" w:cs="Times New Roman"/>
            <w:position w:val="9"/>
            <w:sz w:val="16"/>
            <w:szCs w:val="16"/>
            <w:lang w:eastAsia="zh-CN"/>
          </w:rPr>
          <w:t>[40</w:t>
        </w:r>
      </w:hyperlink>
      <w:r>
        <w:rPr>
          <w:rFonts w:ascii="Times New Roman" w:eastAsia="Times New Roman" w:hAnsi="Times New Roman" w:cs="Times New Roman"/>
          <w:position w:val="9"/>
          <w:sz w:val="16"/>
          <w:szCs w:val="16"/>
          <w:lang w:eastAsia="zh-CN"/>
        </w:rPr>
        <w:t>]</w:t>
      </w:r>
      <w:r>
        <w:rPr>
          <w:lang w:eastAsia="zh-CN"/>
        </w:rPr>
        <w:t>。</w:t>
      </w:r>
    </w:p>
    <w:p w14:paraId="73275D7F" w14:textId="77777777" w:rsidR="00996552" w:rsidRDefault="002D0D3F">
      <w:pPr>
        <w:pStyle w:val="a3"/>
        <w:spacing w:before="13" w:line="288" w:lineRule="auto"/>
        <w:ind w:right="115" w:firstLine="480"/>
        <w:jc w:val="both"/>
        <w:rPr>
          <w:lang w:eastAsia="zh-CN"/>
        </w:rPr>
      </w:pPr>
      <w:r>
        <w:rPr>
          <w:spacing w:val="6"/>
          <w:lang w:eastAsia="zh-CN"/>
        </w:rPr>
        <w:t>为验证电力系统网络具有小世界特性，下面通过</w:t>
      </w:r>
      <w:r>
        <w:rPr>
          <w:spacing w:val="-32"/>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28"/>
          <w:lang w:eastAsia="zh-CN"/>
        </w:rPr>
        <w:t xml:space="preserve"> </w:t>
      </w:r>
      <w:r>
        <w:rPr>
          <w:spacing w:val="5"/>
          <w:lang w:eastAsia="zh-CN"/>
        </w:rPr>
        <w:t>工具分别利用</w:t>
      </w:r>
      <w:r>
        <w:rPr>
          <w:spacing w:val="32"/>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30</w:t>
      </w:r>
      <w:r>
        <w:rPr>
          <w:spacing w:val="15"/>
          <w:lang w:eastAsia="zh-CN"/>
        </w:rPr>
        <w:t>、</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39</w:t>
      </w:r>
      <w:r>
        <w:rPr>
          <w:rFonts w:ascii="Times New Roman" w:eastAsia="Times New Roman" w:hAnsi="Times New Roman" w:cs="Times New Roman"/>
          <w:spacing w:val="1"/>
          <w:lang w:eastAsia="zh-CN"/>
        </w:rPr>
        <w:t xml:space="preserve"> </w:t>
      </w:r>
      <w:r>
        <w:rPr>
          <w:lang w:eastAsia="zh-CN"/>
        </w:rPr>
        <w:t>和</w:t>
      </w:r>
      <w:r>
        <w:rPr>
          <w:spacing w:val="-49"/>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57</w:t>
      </w:r>
      <w:r>
        <w:rPr>
          <w:rFonts w:ascii="Times New Roman" w:eastAsia="Times New Roman" w:hAnsi="Times New Roman" w:cs="Times New Roman"/>
          <w:spacing w:val="1"/>
          <w:lang w:eastAsia="zh-CN"/>
        </w:rPr>
        <w:t xml:space="preserve"> </w:t>
      </w:r>
      <w:r>
        <w:rPr>
          <w:lang w:eastAsia="zh-CN"/>
        </w:rPr>
        <w:t>标准算例模型进行验证，并与相同节点数的规则</w:t>
      </w:r>
      <w:r>
        <w:rPr>
          <w:spacing w:val="29"/>
          <w:lang w:eastAsia="zh-CN"/>
        </w:rPr>
        <w:t xml:space="preserve"> </w:t>
      </w:r>
      <w:r>
        <w:rPr>
          <w:spacing w:val="7"/>
          <w:lang w:eastAsia="zh-CN"/>
        </w:rPr>
        <w:t>网络和随机网络进行对比分析。</w:t>
      </w:r>
      <w:r>
        <w:rPr>
          <w:rFonts w:ascii="Times New Roman" w:eastAsia="Times New Roman" w:hAnsi="Times New Roman" w:cs="Times New Roman"/>
          <w:i/>
          <w:spacing w:val="7"/>
          <w:lang w:eastAsia="zh-CN"/>
        </w:rPr>
        <w:t>IEEE</w:t>
      </w:r>
      <w:r>
        <w:rPr>
          <w:rFonts w:ascii="Times New Roman" w:eastAsia="Times New Roman" w:hAnsi="Times New Roman" w:cs="Times New Roman"/>
          <w:spacing w:val="7"/>
          <w:lang w:eastAsia="zh-CN"/>
        </w:rPr>
        <w:t>30</w:t>
      </w:r>
      <w:r>
        <w:rPr>
          <w:spacing w:val="7"/>
          <w:lang w:eastAsia="zh-CN"/>
        </w:rPr>
        <w:t>、</w:t>
      </w:r>
      <w:r>
        <w:rPr>
          <w:rFonts w:ascii="Times New Roman" w:eastAsia="Times New Roman" w:hAnsi="Times New Roman" w:cs="Times New Roman"/>
          <w:i/>
          <w:spacing w:val="7"/>
          <w:lang w:eastAsia="zh-CN"/>
        </w:rPr>
        <w:t>IEEE</w:t>
      </w:r>
      <w:r>
        <w:rPr>
          <w:rFonts w:ascii="Times New Roman" w:eastAsia="Times New Roman" w:hAnsi="Times New Roman" w:cs="Times New Roman"/>
          <w:spacing w:val="7"/>
          <w:lang w:eastAsia="zh-CN"/>
        </w:rPr>
        <w:t>39</w:t>
      </w:r>
      <w:r>
        <w:rPr>
          <w:rFonts w:ascii="Times New Roman" w:eastAsia="Times New Roman" w:hAnsi="Times New Roman" w:cs="Times New Roman"/>
          <w:spacing w:val="1"/>
          <w:lang w:eastAsia="zh-CN"/>
        </w:rPr>
        <w:t xml:space="preserve"> </w:t>
      </w:r>
      <w:r>
        <w:rPr>
          <w:lang w:eastAsia="zh-CN"/>
        </w:rPr>
        <w:t>和</w:t>
      </w:r>
      <w:r>
        <w:rPr>
          <w:spacing w:val="-49"/>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57</w:t>
      </w:r>
      <w:r>
        <w:rPr>
          <w:rFonts w:ascii="Times New Roman" w:eastAsia="Times New Roman" w:hAnsi="Times New Roman" w:cs="Times New Roman"/>
          <w:spacing w:val="1"/>
          <w:lang w:eastAsia="zh-CN"/>
        </w:rPr>
        <w:t xml:space="preserve"> </w:t>
      </w:r>
      <w:r>
        <w:rPr>
          <w:lang w:eastAsia="zh-CN"/>
        </w:rPr>
        <w:t>标准算例模型的</w:t>
      </w:r>
      <w:r>
        <w:rPr>
          <w:spacing w:val="50"/>
          <w:lang w:eastAsia="zh-CN"/>
        </w:rPr>
        <w:t xml:space="preserve"> </w:t>
      </w:r>
      <w:r>
        <w:rPr>
          <w:lang w:eastAsia="zh-CN"/>
        </w:rPr>
        <w:t>边数分别为</w:t>
      </w:r>
      <w:r>
        <w:rPr>
          <w:spacing w:val="-67"/>
          <w:lang w:eastAsia="zh-CN"/>
        </w:rPr>
        <w:t xml:space="preserve"> </w:t>
      </w:r>
      <w:r>
        <w:rPr>
          <w:rFonts w:ascii="Times New Roman" w:eastAsia="Times New Roman" w:hAnsi="Times New Roman" w:cs="Times New Roman"/>
          <w:lang w:eastAsia="zh-CN"/>
        </w:rPr>
        <w:t>41</w:t>
      </w:r>
      <w:r>
        <w:rPr>
          <w:spacing w:val="-35"/>
          <w:lang w:eastAsia="zh-CN"/>
        </w:rPr>
        <w:t>、</w:t>
      </w:r>
      <w:r>
        <w:rPr>
          <w:rFonts w:ascii="Times New Roman" w:eastAsia="Times New Roman" w:hAnsi="Times New Roman" w:cs="Times New Roman"/>
          <w:lang w:eastAsia="zh-CN"/>
        </w:rPr>
        <w:t>46</w:t>
      </w:r>
      <w:r>
        <w:rPr>
          <w:spacing w:val="-35"/>
          <w:lang w:eastAsia="zh-CN"/>
        </w:rPr>
        <w:t>、</w:t>
      </w:r>
      <w:r>
        <w:rPr>
          <w:rFonts w:ascii="Times New Roman" w:eastAsia="Times New Roman" w:hAnsi="Times New Roman" w:cs="Times New Roman"/>
          <w:lang w:eastAsia="zh-CN"/>
        </w:rPr>
        <w:t>81</w:t>
      </w:r>
      <w:r>
        <w:rPr>
          <w:spacing w:val="-34"/>
          <w:lang w:eastAsia="zh-CN"/>
        </w:rPr>
        <w:t>。</w:t>
      </w:r>
      <w:r>
        <w:rPr>
          <w:lang w:eastAsia="zh-CN"/>
        </w:rPr>
        <w:t>规则网络采用的是最近邻耦合网络</w:t>
      </w:r>
      <w:r>
        <w:rPr>
          <w:spacing w:val="-40"/>
          <w:lang w:eastAsia="zh-CN"/>
        </w:rPr>
        <w:t>，</w:t>
      </w:r>
      <w:r>
        <w:rPr>
          <w:lang w:eastAsia="zh-CN"/>
        </w:rPr>
        <w:t>所有的节点只与其</w:t>
      </w:r>
    </w:p>
    <w:p w14:paraId="483AC4C0" w14:textId="77777777" w:rsidR="00996552" w:rsidRDefault="00996552">
      <w:pPr>
        <w:spacing w:line="288" w:lineRule="auto"/>
        <w:jc w:val="both"/>
        <w:rPr>
          <w:lang w:eastAsia="zh-CN"/>
        </w:rPr>
        <w:sectPr w:rsidR="00996552">
          <w:pgSz w:w="11910" w:h="16840"/>
          <w:pgMar w:top="1140" w:right="1680" w:bottom="1280" w:left="1680" w:header="871" w:footer="1055" w:gutter="0"/>
          <w:cols w:space="720"/>
        </w:sectPr>
      </w:pPr>
    </w:p>
    <w:p w14:paraId="119ADE15" w14:textId="77777777" w:rsidR="00996552" w:rsidRDefault="00996552">
      <w:pPr>
        <w:spacing w:before="9"/>
        <w:rPr>
          <w:rFonts w:ascii="宋体" w:eastAsia="宋体" w:hAnsi="宋体" w:cs="宋体"/>
          <w:sz w:val="17"/>
          <w:szCs w:val="17"/>
          <w:lang w:eastAsia="zh-CN"/>
        </w:rPr>
      </w:pPr>
    </w:p>
    <w:p w14:paraId="7D46876B" w14:textId="77777777" w:rsidR="00996552" w:rsidRDefault="002D0D3F">
      <w:pPr>
        <w:pStyle w:val="a3"/>
        <w:spacing w:before="26" w:line="280" w:lineRule="auto"/>
        <w:ind w:right="54"/>
        <w:rPr>
          <w:lang w:eastAsia="zh-CN"/>
        </w:rPr>
      </w:pPr>
      <w:r>
        <w:rPr>
          <w:spacing w:val="1"/>
          <w:lang w:eastAsia="zh-CN"/>
        </w:rPr>
        <w:t>最近的</w:t>
      </w:r>
      <w:r>
        <w:rPr>
          <w:spacing w:val="-4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6"/>
          <w:lang w:eastAsia="zh-CN"/>
        </w:rPr>
        <w:t xml:space="preserve"> </w:t>
      </w:r>
      <w:r>
        <w:rPr>
          <w:spacing w:val="1"/>
          <w:lang w:eastAsia="zh-CN"/>
        </w:rPr>
        <w:t>个邻居节点相连，因此令规则网络的边数约等于标准电网模型的边数，</w:t>
      </w:r>
      <w:r>
        <w:rPr>
          <w:spacing w:val="5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Palatino Linotype" w:eastAsia="Palatino Linotype" w:hAnsi="Palatino Linotype" w:cs="Palatino Linotype"/>
          <w:lang w:eastAsia="zh-CN"/>
        </w:rPr>
        <w:t>2</w:t>
      </w:r>
      <w:r>
        <w:rPr>
          <w:lang w:eastAsia="zh-CN"/>
        </w:rPr>
        <w:t>。并在此规则网络上构建随机网络，重连概率</w:t>
      </w:r>
      <w:r>
        <w:rPr>
          <w:spacing w:val="-50"/>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
          <w:lang w:eastAsia="zh-CN"/>
        </w:rPr>
        <w:t xml:space="preserve"> </w:t>
      </w:r>
      <w:r>
        <w:rPr>
          <w:lang w:eastAsia="zh-CN"/>
        </w:rPr>
        <w:t>为</w:t>
      </w:r>
      <w:r>
        <w:rPr>
          <w:spacing w:val="-60"/>
          <w:lang w:eastAsia="zh-CN"/>
        </w:rPr>
        <w:t xml:space="preserve"> </w:t>
      </w:r>
      <w:r>
        <w:rPr>
          <w:rFonts w:ascii="Palatino Linotype" w:eastAsia="Palatino Linotype" w:hAnsi="Palatino Linotype" w:cs="Palatino Linotype"/>
          <w:lang w:eastAsia="zh-CN"/>
        </w:rPr>
        <w:t>1</w:t>
      </w:r>
      <w:r>
        <w:rPr>
          <w:lang w:eastAsia="zh-CN"/>
        </w:rPr>
        <w:t>，取</w:t>
      </w:r>
      <w:r>
        <w:rPr>
          <w:spacing w:val="-59"/>
          <w:lang w:eastAsia="zh-CN"/>
        </w:rPr>
        <w:t xml:space="preserve"> </w:t>
      </w:r>
      <w:r>
        <w:rPr>
          <w:rFonts w:ascii="Times New Roman" w:eastAsia="Times New Roman" w:hAnsi="Times New Roman" w:cs="Times New Roman"/>
          <w:lang w:eastAsia="zh-CN"/>
        </w:rPr>
        <w:t xml:space="preserve">1000 </w:t>
      </w:r>
      <w:r>
        <w:rPr>
          <w:lang w:eastAsia="zh-CN"/>
        </w:rPr>
        <w:t>次仿真计算 结果的平均值为最终值，其仿真结果如表</w:t>
      </w:r>
      <w:hyperlink w:anchor="_bookmark25" w:history="1">
        <w:r>
          <w:rPr>
            <w:rFonts w:ascii="Times New Roman" w:eastAsia="Times New Roman" w:hAnsi="Times New Roman" w:cs="Times New Roman"/>
            <w:lang w:eastAsia="zh-CN"/>
          </w:rPr>
          <w:t>2.1</w:t>
        </w:r>
      </w:hyperlink>
      <w:r>
        <w:rPr>
          <w:lang w:eastAsia="zh-CN"/>
        </w:rPr>
        <w:t>、</w:t>
      </w:r>
      <w:hyperlink w:anchor="_bookmark26" w:history="1">
        <w:r>
          <w:rPr>
            <w:rFonts w:ascii="Times New Roman" w:eastAsia="Times New Roman" w:hAnsi="Times New Roman" w:cs="Times New Roman"/>
            <w:lang w:eastAsia="zh-CN"/>
          </w:rPr>
          <w:t>2.2</w:t>
        </w:r>
      </w:hyperlink>
      <w:r>
        <w:rPr>
          <w:lang w:eastAsia="zh-CN"/>
        </w:rPr>
        <w:t>、</w:t>
      </w:r>
      <w:hyperlink w:anchor="_bookmark27" w:history="1">
        <w:r>
          <w:rPr>
            <w:rFonts w:ascii="Times New Roman" w:eastAsia="Times New Roman" w:hAnsi="Times New Roman" w:cs="Times New Roman"/>
            <w:lang w:eastAsia="zh-CN"/>
          </w:rPr>
          <w:t>2.3</w:t>
        </w:r>
      </w:hyperlink>
      <w:r>
        <w:rPr>
          <w:lang w:eastAsia="zh-CN"/>
        </w:rPr>
        <w:t>所示。</w:t>
      </w:r>
    </w:p>
    <w:p w14:paraId="15C61221" w14:textId="77777777" w:rsidR="00996552" w:rsidRDefault="002D0D3F">
      <w:pPr>
        <w:tabs>
          <w:tab w:val="left" w:pos="3088"/>
        </w:tabs>
        <w:spacing w:before="142"/>
        <w:ind w:left="2344"/>
        <w:rPr>
          <w:rFonts w:ascii="宋体" w:eastAsia="宋体" w:hAnsi="宋体" w:cs="宋体"/>
          <w:sz w:val="21"/>
          <w:szCs w:val="21"/>
          <w:lang w:eastAsia="zh-CN"/>
        </w:rPr>
      </w:pPr>
      <w:bookmarkStart w:id="57" w:name="_bookmark25"/>
      <w:bookmarkEnd w:id="57"/>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6"/>
          <w:sz w:val="21"/>
          <w:szCs w:val="21"/>
          <w:lang w:eastAsia="zh-CN"/>
        </w:rPr>
        <w:t>IEEE</w:t>
      </w:r>
      <w:r>
        <w:rPr>
          <w:rFonts w:ascii="Times New Roman" w:eastAsia="Times New Roman" w:hAnsi="Times New Roman" w:cs="Times New Roman"/>
          <w:i/>
          <w:spacing w:val="17"/>
          <w:sz w:val="21"/>
          <w:szCs w:val="21"/>
          <w:lang w:eastAsia="zh-CN"/>
        </w:rPr>
        <w:t xml:space="preserve"> </w:t>
      </w:r>
      <w:r>
        <w:rPr>
          <w:rFonts w:ascii="宋体" w:eastAsia="宋体" w:hAnsi="宋体" w:cs="宋体"/>
          <w:sz w:val="21"/>
          <w:szCs w:val="21"/>
          <w:lang w:eastAsia="zh-CN"/>
        </w:rPr>
        <w:t>标准算例特征参数计算结果</w:t>
      </w:r>
    </w:p>
    <w:p w14:paraId="6AB23202" w14:textId="77777777" w:rsidR="00996552" w:rsidRDefault="00996552">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034"/>
        <w:gridCol w:w="1850"/>
        <w:gridCol w:w="1940"/>
        <w:gridCol w:w="1936"/>
      </w:tblGrid>
      <w:tr w:rsidR="00996552" w14:paraId="16A42CFF" w14:textId="77777777">
        <w:trPr>
          <w:trHeight w:hRule="exact" w:val="435"/>
        </w:trPr>
        <w:tc>
          <w:tcPr>
            <w:tcW w:w="2034" w:type="dxa"/>
            <w:tcBorders>
              <w:top w:val="single" w:sz="8" w:space="0" w:color="000000"/>
              <w:left w:val="nil"/>
              <w:bottom w:val="single" w:sz="5" w:space="0" w:color="000000"/>
              <w:right w:val="nil"/>
            </w:tcBorders>
          </w:tcPr>
          <w:p w14:paraId="51357581" w14:textId="77777777" w:rsidR="00996552" w:rsidRDefault="002D0D3F">
            <w:pPr>
              <w:pStyle w:val="TableParagraph"/>
              <w:spacing w:before="42"/>
              <w:ind w:left="258"/>
              <w:rPr>
                <w:rFonts w:ascii="宋体" w:eastAsia="宋体" w:hAnsi="宋体" w:cs="宋体"/>
                <w:sz w:val="21"/>
                <w:szCs w:val="21"/>
              </w:rPr>
            </w:pPr>
            <w:r>
              <w:rPr>
                <w:rFonts w:ascii="Times New Roman" w:eastAsia="Times New Roman" w:hAnsi="Times New Roman" w:cs="Times New Roman"/>
                <w:i/>
                <w:spacing w:val="16"/>
                <w:sz w:val="21"/>
                <w:szCs w:val="21"/>
              </w:rPr>
              <w:t>IEEE</w:t>
            </w:r>
            <w:r>
              <w:rPr>
                <w:rFonts w:ascii="Times New Roman" w:eastAsia="Times New Roman" w:hAnsi="Times New Roman" w:cs="Times New Roman"/>
                <w:i/>
                <w:spacing w:val="17"/>
                <w:sz w:val="21"/>
                <w:szCs w:val="21"/>
              </w:rPr>
              <w:t xml:space="preserve"> </w:t>
            </w:r>
            <w:r>
              <w:rPr>
                <w:rFonts w:ascii="宋体" w:eastAsia="宋体" w:hAnsi="宋体" w:cs="宋体"/>
                <w:sz w:val="21"/>
                <w:szCs w:val="21"/>
              </w:rPr>
              <w:t>标准算例</w:t>
            </w:r>
          </w:p>
        </w:tc>
        <w:tc>
          <w:tcPr>
            <w:tcW w:w="1850" w:type="dxa"/>
            <w:tcBorders>
              <w:top w:val="single" w:sz="8" w:space="0" w:color="000000"/>
              <w:left w:val="nil"/>
              <w:bottom w:val="single" w:sz="5" w:space="0" w:color="000000"/>
              <w:right w:val="nil"/>
            </w:tcBorders>
          </w:tcPr>
          <w:p w14:paraId="0AE9BC98" w14:textId="77777777" w:rsidR="00996552" w:rsidRDefault="002D0D3F">
            <w:pPr>
              <w:pStyle w:val="TableParagraph"/>
              <w:spacing w:before="42"/>
              <w:ind w:left="269"/>
              <w:rPr>
                <w:rFonts w:ascii="宋体" w:eastAsia="宋体" w:hAnsi="宋体" w:cs="宋体"/>
                <w:sz w:val="21"/>
                <w:szCs w:val="21"/>
              </w:rPr>
            </w:pPr>
            <w:r>
              <w:rPr>
                <w:rFonts w:ascii="Times New Roman" w:eastAsia="Times New Roman" w:hAnsi="Times New Roman" w:cs="Times New Roman"/>
                <w:i/>
                <w:spacing w:val="13"/>
                <w:sz w:val="21"/>
                <w:szCs w:val="21"/>
              </w:rPr>
              <w:t>IEEE</w:t>
            </w:r>
            <w:r>
              <w:rPr>
                <w:rFonts w:ascii="Times New Roman" w:eastAsia="Times New Roman" w:hAnsi="Times New Roman" w:cs="Times New Roman"/>
                <w:spacing w:val="13"/>
                <w:sz w:val="21"/>
                <w:szCs w:val="21"/>
              </w:rPr>
              <w:t>30</w:t>
            </w:r>
            <w:r>
              <w:rPr>
                <w:rFonts w:ascii="Times New Roman" w:eastAsia="Times New Roman" w:hAnsi="Times New Roman" w:cs="Times New Roman"/>
                <w:sz w:val="21"/>
                <w:szCs w:val="21"/>
              </w:rPr>
              <w:t xml:space="preserve">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43F4C7D2" w14:textId="77777777" w:rsidR="00996552" w:rsidRDefault="002D0D3F">
            <w:pPr>
              <w:pStyle w:val="TableParagraph"/>
              <w:spacing w:before="42"/>
              <w:ind w:left="358"/>
              <w:rPr>
                <w:rFonts w:ascii="宋体" w:eastAsia="宋体" w:hAnsi="宋体" w:cs="宋体"/>
                <w:sz w:val="21"/>
                <w:szCs w:val="21"/>
              </w:rPr>
            </w:pPr>
            <w:r>
              <w:rPr>
                <w:rFonts w:ascii="Times New Roman" w:eastAsia="Times New Roman" w:hAnsi="Times New Roman" w:cs="Times New Roman"/>
                <w:i/>
                <w:spacing w:val="21"/>
                <w:sz w:val="21"/>
                <w:szCs w:val="21"/>
              </w:rPr>
              <w:t>I</w:t>
            </w:r>
            <w:r>
              <w:rPr>
                <w:rFonts w:ascii="Times New Roman" w:eastAsia="Times New Roman" w:hAnsi="Times New Roman" w:cs="Times New Roman"/>
                <w:i/>
                <w:spacing w:val="23"/>
                <w:sz w:val="21"/>
                <w:szCs w:val="21"/>
              </w:rPr>
              <w:t>EE</w:t>
            </w:r>
            <w:r>
              <w:rPr>
                <w:rFonts w:ascii="Times New Roman" w:eastAsia="Times New Roman" w:hAnsi="Times New Roman" w:cs="Times New Roman"/>
                <w:i/>
                <w:spacing w:val="17"/>
                <w:sz w:val="21"/>
                <w:szCs w:val="21"/>
              </w:rPr>
              <w:t>E</w:t>
            </w: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36" w:type="dxa"/>
            <w:tcBorders>
              <w:top w:val="single" w:sz="8" w:space="0" w:color="000000"/>
              <w:left w:val="nil"/>
              <w:bottom w:val="single" w:sz="5" w:space="0" w:color="000000"/>
              <w:right w:val="nil"/>
            </w:tcBorders>
          </w:tcPr>
          <w:p w14:paraId="20A28A66" w14:textId="77777777" w:rsidR="00996552" w:rsidRDefault="002D0D3F">
            <w:pPr>
              <w:pStyle w:val="TableParagraph"/>
              <w:spacing w:before="42"/>
              <w:ind w:left="358"/>
              <w:rPr>
                <w:rFonts w:ascii="宋体" w:eastAsia="宋体" w:hAnsi="宋体" w:cs="宋体"/>
                <w:sz w:val="21"/>
                <w:szCs w:val="21"/>
              </w:rPr>
            </w:pPr>
            <w:r>
              <w:rPr>
                <w:rFonts w:ascii="Times New Roman" w:eastAsia="Times New Roman" w:hAnsi="Times New Roman" w:cs="Times New Roman"/>
                <w:i/>
                <w:spacing w:val="13"/>
                <w:sz w:val="21"/>
                <w:szCs w:val="21"/>
              </w:rPr>
              <w:t>IEEE</w:t>
            </w:r>
            <w:r>
              <w:rPr>
                <w:rFonts w:ascii="Times New Roman" w:eastAsia="Times New Roman" w:hAnsi="Times New Roman" w:cs="Times New Roman"/>
                <w:spacing w:val="13"/>
                <w:sz w:val="21"/>
                <w:szCs w:val="21"/>
              </w:rPr>
              <w:t>57</w:t>
            </w:r>
            <w:r>
              <w:rPr>
                <w:rFonts w:ascii="Times New Roman" w:eastAsia="Times New Roman" w:hAnsi="Times New Roman" w:cs="Times New Roman"/>
                <w:sz w:val="21"/>
                <w:szCs w:val="21"/>
              </w:rPr>
              <w:t xml:space="preserve"> </w:t>
            </w:r>
            <w:r>
              <w:rPr>
                <w:rFonts w:ascii="宋体" w:eastAsia="宋体" w:hAnsi="宋体" w:cs="宋体"/>
                <w:sz w:val="21"/>
                <w:szCs w:val="21"/>
              </w:rPr>
              <w:t>节点</w:t>
            </w:r>
          </w:p>
        </w:tc>
      </w:tr>
      <w:tr w:rsidR="00996552" w14:paraId="374089DB" w14:textId="77777777">
        <w:trPr>
          <w:trHeight w:hRule="exact" w:val="379"/>
        </w:trPr>
        <w:tc>
          <w:tcPr>
            <w:tcW w:w="2034" w:type="dxa"/>
            <w:tcBorders>
              <w:top w:val="single" w:sz="5" w:space="0" w:color="000000"/>
              <w:left w:val="nil"/>
              <w:bottom w:val="nil"/>
              <w:right w:val="nil"/>
            </w:tcBorders>
          </w:tcPr>
          <w:p w14:paraId="335EE01F" w14:textId="77777777" w:rsidR="00996552" w:rsidRDefault="002D0D3F">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850" w:type="dxa"/>
            <w:tcBorders>
              <w:top w:val="single" w:sz="5" w:space="0" w:color="000000"/>
              <w:left w:val="nil"/>
              <w:bottom w:val="nil"/>
              <w:right w:val="nil"/>
            </w:tcBorders>
          </w:tcPr>
          <w:p w14:paraId="59C8C28D" w14:textId="77777777" w:rsidR="00996552" w:rsidRDefault="002D0D3F">
            <w:pPr>
              <w:pStyle w:val="TableParagraph"/>
              <w:spacing w:before="91"/>
              <w:ind w:left="587"/>
              <w:rPr>
                <w:rFonts w:ascii="Times New Roman" w:eastAsia="Times New Roman" w:hAnsi="Times New Roman" w:cs="Times New Roman"/>
                <w:sz w:val="21"/>
                <w:szCs w:val="21"/>
              </w:rPr>
            </w:pPr>
            <w:r>
              <w:rPr>
                <w:rFonts w:ascii="Times New Roman"/>
                <w:sz w:val="21"/>
              </w:rPr>
              <w:t>0.2348</w:t>
            </w:r>
          </w:p>
        </w:tc>
        <w:tc>
          <w:tcPr>
            <w:tcW w:w="1940" w:type="dxa"/>
            <w:tcBorders>
              <w:top w:val="single" w:sz="5" w:space="0" w:color="000000"/>
              <w:left w:val="nil"/>
              <w:bottom w:val="nil"/>
              <w:right w:val="nil"/>
            </w:tcBorders>
          </w:tcPr>
          <w:p w14:paraId="05DC8B65" w14:textId="77777777" w:rsidR="00996552" w:rsidRDefault="002D0D3F">
            <w:pPr>
              <w:pStyle w:val="TableParagraph"/>
              <w:spacing w:before="91"/>
              <w:ind w:right="6"/>
              <w:jc w:val="center"/>
              <w:rPr>
                <w:rFonts w:ascii="Times New Roman" w:eastAsia="Times New Roman" w:hAnsi="Times New Roman" w:cs="Times New Roman"/>
                <w:sz w:val="21"/>
                <w:szCs w:val="21"/>
              </w:rPr>
            </w:pPr>
            <w:r>
              <w:rPr>
                <w:rFonts w:ascii="Times New Roman"/>
                <w:sz w:val="21"/>
              </w:rPr>
              <w:t>0.0385</w:t>
            </w:r>
          </w:p>
        </w:tc>
        <w:tc>
          <w:tcPr>
            <w:tcW w:w="1936" w:type="dxa"/>
            <w:tcBorders>
              <w:top w:val="single" w:sz="5" w:space="0" w:color="000000"/>
              <w:left w:val="nil"/>
              <w:bottom w:val="nil"/>
              <w:right w:val="nil"/>
            </w:tcBorders>
          </w:tcPr>
          <w:p w14:paraId="78DC51F1" w14:textId="77777777" w:rsidR="00996552" w:rsidRDefault="002D0D3F">
            <w:pPr>
              <w:pStyle w:val="TableParagraph"/>
              <w:spacing w:before="91"/>
              <w:ind w:right="2"/>
              <w:jc w:val="center"/>
              <w:rPr>
                <w:rFonts w:ascii="Times New Roman" w:eastAsia="Times New Roman" w:hAnsi="Times New Roman" w:cs="Times New Roman"/>
                <w:sz w:val="21"/>
                <w:szCs w:val="21"/>
              </w:rPr>
            </w:pPr>
            <w:r>
              <w:rPr>
                <w:rFonts w:ascii="Times New Roman"/>
                <w:sz w:val="21"/>
              </w:rPr>
              <w:t>0.1222</w:t>
            </w:r>
          </w:p>
        </w:tc>
      </w:tr>
      <w:tr w:rsidR="00996552" w14:paraId="5C08BA0B" w14:textId="77777777">
        <w:trPr>
          <w:trHeight w:hRule="exact" w:val="379"/>
        </w:trPr>
        <w:tc>
          <w:tcPr>
            <w:tcW w:w="2034" w:type="dxa"/>
            <w:tcBorders>
              <w:top w:val="nil"/>
              <w:left w:val="nil"/>
              <w:bottom w:val="single" w:sz="8" w:space="0" w:color="000000"/>
              <w:right w:val="nil"/>
            </w:tcBorders>
          </w:tcPr>
          <w:p w14:paraId="41F5616A" w14:textId="77777777" w:rsidR="00996552" w:rsidRDefault="002D0D3F">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850" w:type="dxa"/>
            <w:tcBorders>
              <w:top w:val="nil"/>
              <w:left w:val="nil"/>
              <w:bottom w:val="single" w:sz="8" w:space="0" w:color="000000"/>
              <w:right w:val="nil"/>
            </w:tcBorders>
          </w:tcPr>
          <w:p w14:paraId="7DA6E497" w14:textId="77777777" w:rsidR="00996552" w:rsidRDefault="002D0D3F">
            <w:pPr>
              <w:pStyle w:val="TableParagraph"/>
              <w:spacing w:before="28"/>
              <w:ind w:left="587"/>
              <w:rPr>
                <w:rFonts w:ascii="Times New Roman" w:eastAsia="Times New Roman" w:hAnsi="Times New Roman" w:cs="Times New Roman"/>
                <w:sz w:val="21"/>
                <w:szCs w:val="21"/>
              </w:rPr>
            </w:pPr>
            <w:r>
              <w:rPr>
                <w:rFonts w:ascii="Times New Roman"/>
                <w:sz w:val="21"/>
              </w:rPr>
              <w:t>3.3057</w:t>
            </w:r>
          </w:p>
        </w:tc>
        <w:tc>
          <w:tcPr>
            <w:tcW w:w="1940" w:type="dxa"/>
            <w:tcBorders>
              <w:top w:val="nil"/>
              <w:left w:val="nil"/>
              <w:bottom w:val="single" w:sz="8" w:space="0" w:color="000000"/>
              <w:right w:val="nil"/>
            </w:tcBorders>
          </w:tcPr>
          <w:p w14:paraId="069C60D5" w14:textId="77777777" w:rsidR="00996552" w:rsidRDefault="002D0D3F">
            <w:pPr>
              <w:pStyle w:val="TableParagraph"/>
              <w:spacing w:before="28"/>
              <w:ind w:right="6"/>
              <w:jc w:val="center"/>
              <w:rPr>
                <w:rFonts w:ascii="Times New Roman" w:eastAsia="Times New Roman" w:hAnsi="Times New Roman" w:cs="Times New Roman"/>
                <w:sz w:val="21"/>
                <w:szCs w:val="21"/>
              </w:rPr>
            </w:pPr>
            <w:r>
              <w:rPr>
                <w:rFonts w:ascii="Times New Roman"/>
                <w:sz w:val="21"/>
              </w:rPr>
              <w:t>4.7490</w:t>
            </w:r>
          </w:p>
        </w:tc>
        <w:tc>
          <w:tcPr>
            <w:tcW w:w="1936" w:type="dxa"/>
            <w:tcBorders>
              <w:top w:val="nil"/>
              <w:left w:val="nil"/>
              <w:bottom w:val="single" w:sz="8" w:space="0" w:color="000000"/>
              <w:right w:val="nil"/>
            </w:tcBorders>
          </w:tcPr>
          <w:p w14:paraId="383B751D" w14:textId="77777777" w:rsidR="00996552" w:rsidRDefault="002D0D3F">
            <w:pPr>
              <w:pStyle w:val="TableParagraph"/>
              <w:spacing w:before="28"/>
              <w:ind w:right="2"/>
              <w:jc w:val="center"/>
              <w:rPr>
                <w:rFonts w:ascii="Times New Roman" w:eastAsia="Times New Roman" w:hAnsi="Times New Roman" w:cs="Times New Roman"/>
                <w:sz w:val="21"/>
                <w:szCs w:val="21"/>
              </w:rPr>
            </w:pPr>
            <w:r>
              <w:rPr>
                <w:rFonts w:ascii="Times New Roman"/>
                <w:sz w:val="21"/>
              </w:rPr>
              <w:t>4.9536</w:t>
            </w:r>
          </w:p>
        </w:tc>
      </w:tr>
    </w:tbl>
    <w:p w14:paraId="55D61009" w14:textId="77777777" w:rsidR="00996552" w:rsidRDefault="00996552">
      <w:pPr>
        <w:rPr>
          <w:rFonts w:ascii="宋体" w:eastAsia="宋体" w:hAnsi="宋体" w:cs="宋体"/>
          <w:sz w:val="20"/>
          <w:szCs w:val="20"/>
        </w:rPr>
      </w:pPr>
    </w:p>
    <w:p w14:paraId="10321385" w14:textId="77777777" w:rsidR="00996552" w:rsidRDefault="002D0D3F">
      <w:pPr>
        <w:tabs>
          <w:tab w:val="left" w:pos="3380"/>
        </w:tabs>
        <w:spacing w:before="174"/>
        <w:ind w:left="2645"/>
        <w:rPr>
          <w:rFonts w:ascii="宋体" w:eastAsia="宋体" w:hAnsi="宋体" w:cs="宋体"/>
          <w:sz w:val="21"/>
          <w:szCs w:val="21"/>
          <w:lang w:eastAsia="zh-CN"/>
        </w:rPr>
      </w:pPr>
      <w:bookmarkStart w:id="58" w:name="_bookmark26"/>
      <w:bookmarkEnd w:id="58"/>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规则网络特征参数计算结果</w:t>
      </w:r>
    </w:p>
    <w:p w14:paraId="6C239E85" w14:textId="77777777" w:rsidR="00996552" w:rsidRDefault="00996552">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167"/>
        <w:gridCol w:w="1713"/>
        <w:gridCol w:w="1940"/>
        <w:gridCol w:w="1940"/>
      </w:tblGrid>
      <w:tr w:rsidR="00996552" w14:paraId="1B8E378D" w14:textId="77777777">
        <w:trPr>
          <w:trHeight w:hRule="exact" w:val="435"/>
        </w:trPr>
        <w:tc>
          <w:tcPr>
            <w:tcW w:w="2167" w:type="dxa"/>
            <w:tcBorders>
              <w:top w:val="single" w:sz="8" w:space="0" w:color="000000"/>
              <w:left w:val="nil"/>
              <w:bottom w:val="single" w:sz="5" w:space="0" w:color="000000"/>
              <w:right w:val="nil"/>
            </w:tcBorders>
          </w:tcPr>
          <w:p w14:paraId="2D853FEA" w14:textId="77777777" w:rsidR="00996552" w:rsidRDefault="002D0D3F">
            <w:pPr>
              <w:pStyle w:val="TableParagraph"/>
              <w:spacing w:before="42"/>
              <w:ind w:left="549"/>
              <w:rPr>
                <w:rFonts w:ascii="宋体" w:eastAsia="宋体" w:hAnsi="宋体" w:cs="宋体"/>
                <w:sz w:val="21"/>
                <w:szCs w:val="21"/>
              </w:rPr>
            </w:pPr>
            <w:r>
              <w:rPr>
                <w:rFonts w:ascii="宋体" w:eastAsia="宋体" w:hAnsi="宋体" w:cs="宋体"/>
                <w:sz w:val="21"/>
                <w:szCs w:val="21"/>
              </w:rPr>
              <w:t>规则网络</w:t>
            </w:r>
          </w:p>
        </w:tc>
        <w:tc>
          <w:tcPr>
            <w:tcW w:w="1713" w:type="dxa"/>
            <w:tcBorders>
              <w:top w:val="single" w:sz="8" w:space="0" w:color="000000"/>
              <w:left w:val="nil"/>
              <w:bottom w:val="single" w:sz="5" w:space="0" w:color="000000"/>
              <w:right w:val="nil"/>
            </w:tcBorders>
          </w:tcPr>
          <w:p w14:paraId="6BF1C78D" w14:textId="77777777" w:rsidR="00996552" w:rsidRDefault="002D0D3F">
            <w:pPr>
              <w:pStyle w:val="TableParagraph"/>
              <w:spacing w:before="42"/>
              <w:ind w:left="401"/>
              <w:rPr>
                <w:rFonts w:ascii="宋体" w:eastAsia="宋体" w:hAnsi="宋体" w:cs="宋体"/>
                <w:sz w:val="21"/>
                <w:szCs w:val="21"/>
              </w:rPr>
            </w:pPr>
            <w:r>
              <w:rPr>
                <w:rFonts w:ascii="Times New Roman" w:eastAsia="Times New Roman" w:hAnsi="Times New Roman" w:cs="Times New Roman"/>
                <w:sz w:val="21"/>
                <w:szCs w:val="21"/>
              </w:rPr>
              <w:t xml:space="preserve">30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35815A5E"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3E74A296"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57 </w:t>
            </w:r>
            <w:r>
              <w:rPr>
                <w:rFonts w:ascii="宋体" w:eastAsia="宋体" w:hAnsi="宋体" w:cs="宋体"/>
                <w:sz w:val="21"/>
                <w:szCs w:val="21"/>
              </w:rPr>
              <w:t>节点</w:t>
            </w:r>
          </w:p>
        </w:tc>
      </w:tr>
      <w:tr w:rsidR="00996552" w14:paraId="25EB6B31" w14:textId="77777777">
        <w:trPr>
          <w:trHeight w:hRule="exact" w:val="379"/>
        </w:trPr>
        <w:tc>
          <w:tcPr>
            <w:tcW w:w="2167" w:type="dxa"/>
            <w:tcBorders>
              <w:top w:val="single" w:sz="5" w:space="0" w:color="000000"/>
              <w:left w:val="nil"/>
              <w:bottom w:val="nil"/>
              <w:right w:val="nil"/>
            </w:tcBorders>
          </w:tcPr>
          <w:p w14:paraId="39F5D4A5" w14:textId="77777777" w:rsidR="00996552" w:rsidRDefault="002D0D3F">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713" w:type="dxa"/>
            <w:tcBorders>
              <w:top w:val="single" w:sz="5" w:space="0" w:color="000000"/>
              <w:left w:val="nil"/>
              <w:bottom w:val="nil"/>
              <w:right w:val="nil"/>
            </w:tcBorders>
          </w:tcPr>
          <w:p w14:paraId="26EB8F2A" w14:textId="77777777" w:rsidR="00996552" w:rsidRDefault="002D0D3F">
            <w:pPr>
              <w:pStyle w:val="TableParagraph"/>
              <w:spacing w:before="91"/>
              <w:ind w:right="224"/>
              <w:jc w:val="center"/>
              <w:rPr>
                <w:rFonts w:ascii="Times New Roman" w:eastAsia="Times New Roman" w:hAnsi="Times New Roman" w:cs="Times New Roman"/>
                <w:sz w:val="21"/>
                <w:szCs w:val="21"/>
              </w:rPr>
            </w:pPr>
            <w:r>
              <w:rPr>
                <w:rFonts w:ascii="Times New Roman"/>
                <w:sz w:val="21"/>
              </w:rPr>
              <w:t>0</w:t>
            </w:r>
          </w:p>
        </w:tc>
        <w:tc>
          <w:tcPr>
            <w:tcW w:w="1940" w:type="dxa"/>
            <w:tcBorders>
              <w:top w:val="single" w:sz="5" w:space="0" w:color="000000"/>
              <w:left w:val="nil"/>
              <w:bottom w:val="nil"/>
              <w:right w:val="nil"/>
            </w:tcBorders>
          </w:tcPr>
          <w:p w14:paraId="35E01434"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w:t>
            </w:r>
          </w:p>
        </w:tc>
        <w:tc>
          <w:tcPr>
            <w:tcW w:w="1940" w:type="dxa"/>
            <w:tcBorders>
              <w:top w:val="single" w:sz="5" w:space="0" w:color="000000"/>
              <w:left w:val="nil"/>
              <w:bottom w:val="nil"/>
              <w:right w:val="nil"/>
            </w:tcBorders>
          </w:tcPr>
          <w:p w14:paraId="7073CF7A"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w:t>
            </w:r>
          </w:p>
        </w:tc>
      </w:tr>
      <w:tr w:rsidR="00996552" w14:paraId="41B395D3" w14:textId="77777777">
        <w:trPr>
          <w:trHeight w:hRule="exact" w:val="379"/>
        </w:trPr>
        <w:tc>
          <w:tcPr>
            <w:tcW w:w="2167" w:type="dxa"/>
            <w:tcBorders>
              <w:top w:val="nil"/>
              <w:left w:val="nil"/>
              <w:bottom w:val="single" w:sz="8" w:space="0" w:color="000000"/>
              <w:right w:val="nil"/>
            </w:tcBorders>
          </w:tcPr>
          <w:p w14:paraId="537BF19E" w14:textId="77777777" w:rsidR="00996552" w:rsidRDefault="002D0D3F">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713" w:type="dxa"/>
            <w:tcBorders>
              <w:top w:val="nil"/>
              <w:left w:val="nil"/>
              <w:bottom w:val="single" w:sz="8" w:space="0" w:color="000000"/>
              <w:right w:val="nil"/>
            </w:tcBorders>
          </w:tcPr>
          <w:p w14:paraId="54F12ACA" w14:textId="77777777" w:rsidR="00996552" w:rsidRDefault="002D0D3F">
            <w:pPr>
              <w:pStyle w:val="TableParagraph"/>
              <w:spacing w:before="28"/>
              <w:ind w:left="401"/>
              <w:rPr>
                <w:rFonts w:ascii="Times New Roman" w:eastAsia="Times New Roman" w:hAnsi="Times New Roman" w:cs="Times New Roman"/>
                <w:sz w:val="21"/>
                <w:szCs w:val="21"/>
              </w:rPr>
            </w:pPr>
            <w:r>
              <w:rPr>
                <w:rFonts w:ascii="Times New Roman"/>
                <w:sz w:val="21"/>
              </w:rPr>
              <w:t>10.3333</w:t>
            </w:r>
          </w:p>
        </w:tc>
        <w:tc>
          <w:tcPr>
            <w:tcW w:w="1940" w:type="dxa"/>
            <w:tcBorders>
              <w:top w:val="nil"/>
              <w:left w:val="nil"/>
              <w:bottom w:val="single" w:sz="8" w:space="0" w:color="000000"/>
              <w:right w:val="nil"/>
            </w:tcBorders>
          </w:tcPr>
          <w:p w14:paraId="430372E8" w14:textId="77777777" w:rsidR="00996552" w:rsidRDefault="002D0D3F">
            <w:pPr>
              <w:pStyle w:val="TableParagraph"/>
              <w:spacing w:before="28"/>
              <w:ind w:left="628"/>
              <w:rPr>
                <w:rFonts w:ascii="Times New Roman" w:eastAsia="Times New Roman" w:hAnsi="Times New Roman" w:cs="Times New Roman"/>
                <w:sz w:val="21"/>
                <w:szCs w:val="21"/>
              </w:rPr>
            </w:pPr>
            <w:r>
              <w:rPr>
                <w:rFonts w:ascii="Times New Roman"/>
                <w:sz w:val="21"/>
              </w:rPr>
              <w:t>13.3333</w:t>
            </w:r>
          </w:p>
        </w:tc>
        <w:tc>
          <w:tcPr>
            <w:tcW w:w="1940" w:type="dxa"/>
            <w:tcBorders>
              <w:top w:val="nil"/>
              <w:left w:val="nil"/>
              <w:bottom w:val="single" w:sz="8" w:space="0" w:color="000000"/>
              <w:right w:val="nil"/>
            </w:tcBorders>
          </w:tcPr>
          <w:p w14:paraId="765BFADB" w14:textId="77777777" w:rsidR="00996552" w:rsidRDefault="002D0D3F">
            <w:pPr>
              <w:pStyle w:val="TableParagraph"/>
              <w:spacing w:before="28"/>
              <w:ind w:left="628"/>
              <w:rPr>
                <w:rFonts w:ascii="Times New Roman" w:eastAsia="Times New Roman" w:hAnsi="Times New Roman" w:cs="Times New Roman"/>
                <w:sz w:val="21"/>
                <w:szCs w:val="21"/>
              </w:rPr>
            </w:pPr>
            <w:r>
              <w:rPr>
                <w:rFonts w:ascii="Times New Roman"/>
                <w:sz w:val="21"/>
              </w:rPr>
              <w:t>19.3333</w:t>
            </w:r>
          </w:p>
        </w:tc>
      </w:tr>
    </w:tbl>
    <w:p w14:paraId="218799A5" w14:textId="77777777" w:rsidR="00996552" w:rsidRDefault="00996552">
      <w:pPr>
        <w:rPr>
          <w:rFonts w:ascii="宋体" w:eastAsia="宋体" w:hAnsi="宋体" w:cs="宋体"/>
          <w:sz w:val="20"/>
          <w:szCs w:val="20"/>
        </w:rPr>
      </w:pPr>
    </w:p>
    <w:p w14:paraId="6A1E082F" w14:textId="77777777" w:rsidR="00996552" w:rsidRDefault="002D0D3F">
      <w:pPr>
        <w:tabs>
          <w:tab w:val="left" w:pos="3380"/>
        </w:tabs>
        <w:spacing w:before="174"/>
        <w:ind w:left="2645"/>
        <w:rPr>
          <w:rFonts w:ascii="宋体" w:eastAsia="宋体" w:hAnsi="宋体" w:cs="宋体"/>
          <w:sz w:val="21"/>
          <w:szCs w:val="21"/>
          <w:lang w:eastAsia="zh-CN"/>
        </w:rPr>
      </w:pPr>
      <w:bookmarkStart w:id="59" w:name="_bookmark27"/>
      <w:bookmarkEnd w:id="59"/>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随机网络特征参数计算结果</w:t>
      </w:r>
    </w:p>
    <w:p w14:paraId="1D2CEA96" w14:textId="77777777" w:rsidR="00996552" w:rsidRDefault="00996552">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167"/>
        <w:gridCol w:w="1713"/>
        <w:gridCol w:w="1940"/>
        <w:gridCol w:w="1940"/>
      </w:tblGrid>
      <w:tr w:rsidR="00996552" w14:paraId="758D0096" w14:textId="77777777">
        <w:trPr>
          <w:trHeight w:hRule="exact" w:val="435"/>
        </w:trPr>
        <w:tc>
          <w:tcPr>
            <w:tcW w:w="2167" w:type="dxa"/>
            <w:tcBorders>
              <w:top w:val="single" w:sz="8" w:space="0" w:color="000000"/>
              <w:left w:val="nil"/>
              <w:bottom w:val="single" w:sz="5" w:space="0" w:color="000000"/>
              <w:right w:val="nil"/>
            </w:tcBorders>
          </w:tcPr>
          <w:p w14:paraId="5F304B77" w14:textId="77777777" w:rsidR="00996552" w:rsidRDefault="002D0D3F">
            <w:pPr>
              <w:pStyle w:val="TableParagraph"/>
              <w:spacing w:before="42"/>
              <w:ind w:left="549"/>
              <w:rPr>
                <w:rFonts w:ascii="宋体" w:eastAsia="宋体" w:hAnsi="宋体" w:cs="宋体"/>
                <w:sz w:val="21"/>
                <w:szCs w:val="21"/>
              </w:rPr>
            </w:pPr>
            <w:r>
              <w:rPr>
                <w:rFonts w:ascii="宋体" w:eastAsia="宋体" w:hAnsi="宋体" w:cs="宋体"/>
                <w:sz w:val="21"/>
                <w:szCs w:val="21"/>
              </w:rPr>
              <w:t>随机网络</w:t>
            </w:r>
          </w:p>
        </w:tc>
        <w:tc>
          <w:tcPr>
            <w:tcW w:w="1713" w:type="dxa"/>
            <w:tcBorders>
              <w:top w:val="single" w:sz="8" w:space="0" w:color="000000"/>
              <w:left w:val="nil"/>
              <w:bottom w:val="single" w:sz="5" w:space="0" w:color="000000"/>
              <w:right w:val="nil"/>
            </w:tcBorders>
          </w:tcPr>
          <w:p w14:paraId="5ACBFF4D" w14:textId="77777777" w:rsidR="00996552" w:rsidRDefault="002D0D3F">
            <w:pPr>
              <w:pStyle w:val="TableParagraph"/>
              <w:spacing w:before="42"/>
              <w:ind w:left="401"/>
              <w:rPr>
                <w:rFonts w:ascii="宋体" w:eastAsia="宋体" w:hAnsi="宋体" w:cs="宋体"/>
                <w:sz w:val="21"/>
                <w:szCs w:val="21"/>
              </w:rPr>
            </w:pPr>
            <w:r>
              <w:rPr>
                <w:rFonts w:ascii="Times New Roman" w:eastAsia="Times New Roman" w:hAnsi="Times New Roman" w:cs="Times New Roman"/>
                <w:sz w:val="21"/>
                <w:szCs w:val="21"/>
              </w:rPr>
              <w:t xml:space="preserve">30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5F0E1C77"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3B66E5DC"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57 </w:t>
            </w:r>
            <w:r>
              <w:rPr>
                <w:rFonts w:ascii="宋体" w:eastAsia="宋体" w:hAnsi="宋体" w:cs="宋体"/>
                <w:sz w:val="21"/>
                <w:szCs w:val="21"/>
              </w:rPr>
              <w:t>节点</w:t>
            </w:r>
          </w:p>
        </w:tc>
      </w:tr>
      <w:tr w:rsidR="00996552" w14:paraId="722F7372" w14:textId="77777777">
        <w:trPr>
          <w:trHeight w:hRule="exact" w:val="379"/>
        </w:trPr>
        <w:tc>
          <w:tcPr>
            <w:tcW w:w="2167" w:type="dxa"/>
            <w:tcBorders>
              <w:top w:val="single" w:sz="5" w:space="0" w:color="000000"/>
              <w:left w:val="nil"/>
              <w:bottom w:val="nil"/>
              <w:right w:val="nil"/>
            </w:tcBorders>
          </w:tcPr>
          <w:p w14:paraId="3D5C6843" w14:textId="77777777" w:rsidR="00996552" w:rsidRDefault="002D0D3F">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713" w:type="dxa"/>
            <w:tcBorders>
              <w:top w:val="single" w:sz="5" w:space="0" w:color="000000"/>
              <w:left w:val="nil"/>
              <w:bottom w:val="nil"/>
              <w:right w:val="nil"/>
            </w:tcBorders>
          </w:tcPr>
          <w:p w14:paraId="1D18B03A" w14:textId="77777777" w:rsidR="00996552" w:rsidRDefault="002D0D3F">
            <w:pPr>
              <w:pStyle w:val="TableParagraph"/>
              <w:spacing w:before="91"/>
              <w:ind w:left="454"/>
              <w:rPr>
                <w:rFonts w:ascii="Times New Roman" w:eastAsia="Times New Roman" w:hAnsi="Times New Roman" w:cs="Times New Roman"/>
                <w:sz w:val="21"/>
                <w:szCs w:val="21"/>
              </w:rPr>
            </w:pPr>
            <w:r>
              <w:rPr>
                <w:rFonts w:ascii="Times New Roman"/>
                <w:sz w:val="21"/>
              </w:rPr>
              <w:t>0.0389</w:t>
            </w:r>
          </w:p>
        </w:tc>
        <w:tc>
          <w:tcPr>
            <w:tcW w:w="1940" w:type="dxa"/>
            <w:tcBorders>
              <w:top w:val="single" w:sz="5" w:space="0" w:color="000000"/>
              <w:left w:val="nil"/>
              <w:bottom w:val="nil"/>
              <w:right w:val="nil"/>
            </w:tcBorders>
          </w:tcPr>
          <w:p w14:paraId="572D6B66"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0.0275</w:t>
            </w:r>
          </w:p>
        </w:tc>
        <w:tc>
          <w:tcPr>
            <w:tcW w:w="1940" w:type="dxa"/>
            <w:tcBorders>
              <w:top w:val="single" w:sz="5" w:space="0" w:color="000000"/>
              <w:left w:val="nil"/>
              <w:bottom w:val="nil"/>
              <w:right w:val="nil"/>
            </w:tcBorders>
          </w:tcPr>
          <w:p w14:paraId="047E0917"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0.0208</w:t>
            </w:r>
          </w:p>
        </w:tc>
      </w:tr>
      <w:tr w:rsidR="00996552" w14:paraId="20B8A6A4" w14:textId="77777777">
        <w:trPr>
          <w:trHeight w:hRule="exact" w:val="379"/>
        </w:trPr>
        <w:tc>
          <w:tcPr>
            <w:tcW w:w="2167" w:type="dxa"/>
            <w:tcBorders>
              <w:top w:val="nil"/>
              <w:left w:val="nil"/>
              <w:bottom w:val="single" w:sz="8" w:space="0" w:color="000000"/>
              <w:right w:val="nil"/>
            </w:tcBorders>
          </w:tcPr>
          <w:p w14:paraId="216CD02E" w14:textId="77777777" w:rsidR="00996552" w:rsidRDefault="002D0D3F">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713" w:type="dxa"/>
            <w:tcBorders>
              <w:top w:val="nil"/>
              <w:left w:val="nil"/>
              <w:bottom w:val="single" w:sz="8" w:space="0" w:color="000000"/>
              <w:right w:val="nil"/>
            </w:tcBorders>
          </w:tcPr>
          <w:p w14:paraId="667B409C" w14:textId="77777777" w:rsidR="00996552" w:rsidRDefault="002D0D3F">
            <w:pPr>
              <w:pStyle w:val="TableParagraph"/>
              <w:spacing w:before="28"/>
              <w:ind w:left="454"/>
              <w:rPr>
                <w:rFonts w:ascii="Times New Roman" w:eastAsia="Times New Roman" w:hAnsi="Times New Roman" w:cs="Times New Roman"/>
                <w:sz w:val="21"/>
                <w:szCs w:val="21"/>
              </w:rPr>
            </w:pPr>
            <w:r>
              <w:rPr>
                <w:rFonts w:ascii="Times New Roman"/>
                <w:sz w:val="21"/>
              </w:rPr>
              <w:t>7.6711</w:t>
            </w:r>
          </w:p>
        </w:tc>
        <w:tc>
          <w:tcPr>
            <w:tcW w:w="1940" w:type="dxa"/>
            <w:tcBorders>
              <w:top w:val="nil"/>
              <w:left w:val="nil"/>
              <w:bottom w:val="single" w:sz="8" w:space="0" w:color="000000"/>
              <w:right w:val="nil"/>
            </w:tcBorders>
          </w:tcPr>
          <w:p w14:paraId="216AA0F4" w14:textId="77777777" w:rsidR="00996552" w:rsidRDefault="002D0D3F">
            <w:pPr>
              <w:pStyle w:val="TableParagraph"/>
              <w:spacing w:before="28"/>
              <w:jc w:val="center"/>
              <w:rPr>
                <w:rFonts w:ascii="Times New Roman" w:eastAsia="Times New Roman" w:hAnsi="Times New Roman" w:cs="Times New Roman"/>
                <w:sz w:val="21"/>
                <w:szCs w:val="21"/>
              </w:rPr>
            </w:pPr>
            <w:r>
              <w:rPr>
                <w:rFonts w:ascii="Times New Roman"/>
                <w:sz w:val="21"/>
              </w:rPr>
              <w:t>8.5568</w:t>
            </w:r>
          </w:p>
        </w:tc>
        <w:tc>
          <w:tcPr>
            <w:tcW w:w="1940" w:type="dxa"/>
            <w:tcBorders>
              <w:top w:val="nil"/>
              <w:left w:val="nil"/>
              <w:bottom w:val="single" w:sz="8" w:space="0" w:color="000000"/>
              <w:right w:val="nil"/>
            </w:tcBorders>
          </w:tcPr>
          <w:p w14:paraId="12AD62EC" w14:textId="77777777" w:rsidR="00996552" w:rsidRDefault="002D0D3F">
            <w:pPr>
              <w:pStyle w:val="TableParagraph"/>
              <w:spacing w:before="28"/>
              <w:jc w:val="center"/>
              <w:rPr>
                <w:rFonts w:ascii="Times New Roman" w:eastAsia="Times New Roman" w:hAnsi="Times New Roman" w:cs="Times New Roman"/>
                <w:sz w:val="21"/>
                <w:szCs w:val="21"/>
              </w:rPr>
            </w:pPr>
            <w:r>
              <w:rPr>
                <w:rFonts w:ascii="Times New Roman"/>
                <w:sz w:val="21"/>
              </w:rPr>
              <w:t>9.1382</w:t>
            </w:r>
          </w:p>
        </w:tc>
      </w:tr>
    </w:tbl>
    <w:p w14:paraId="66DDB02D" w14:textId="77777777" w:rsidR="00996552" w:rsidRDefault="00996552">
      <w:pPr>
        <w:spacing w:before="3"/>
        <w:rPr>
          <w:rFonts w:ascii="宋体" w:eastAsia="宋体" w:hAnsi="宋体" w:cs="宋体"/>
        </w:rPr>
      </w:pPr>
    </w:p>
    <w:p w14:paraId="61BC9CF1" w14:textId="77777777" w:rsidR="00996552" w:rsidRDefault="002D0D3F">
      <w:pPr>
        <w:pStyle w:val="a3"/>
        <w:spacing w:before="26" w:line="288" w:lineRule="auto"/>
        <w:ind w:right="54" w:firstLine="480"/>
        <w:rPr>
          <w:lang w:eastAsia="zh-CN"/>
        </w:rPr>
      </w:pPr>
      <w:r>
        <w:rPr>
          <w:lang w:eastAsia="zh-CN"/>
        </w:rPr>
        <w:t>为了直观显示</w:t>
      </w:r>
      <w:r>
        <w:rPr>
          <w:spacing w:val="-27"/>
          <w:lang w:eastAsia="zh-CN"/>
        </w:rPr>
        <w:t>，</w:t>
      </w:r>
      <w:r>
        <w:rPr>
          <w:lang w:eastAsia="zh-CN"/>
        </w:rPr>
        <w:t>规则网络</w:t>
      </w:r>
      <w:r>
        <w:rPr>
          <w:spacing w:val="-15"/>
          <w:lang w:eastAsia="zh-CN"/>
        </w:rPr>
        <w:t>、</w:t>
      </w:r>
      <w:r>
        <w:rPr>
          <w:rFonts w:ascii="Times New Roman" w:eastAsia="Times New Roman" w:hAnsi="Times New Roman" w:cs="Times New Roman"/>
          <w:i/>
          <w:lang w:eastAsia="zh-CN"/>
        </w:rPr>
        <w:t>I</w:t>
      </w:r>
      <w:r>
        <w:rPr>
          <w:rFonts w:ascii="Times New Roman" w:eastAsia="Times New Roman" w:hAnsi="Times New Roman" w:cs="Times New Roman"/>
          <w:i/>
          <w:spacing w:val="-37"/>
          <w:lang w:eastAsia="zh-CN"/>
        </w:rPr>
        <w:t xml:space="preserve"> </w:t>
      </w:r>
      <w:r>
        <w:rPr>
          <w:rFonts w:ascii="Times New Roman" w:eastAsia="Times New Roman" w:hAnsi="Times New Roman" w:cs="Times New Roman"/>
          <w:i/>
          <w:spacing w:val="26"/>
          <w:lang w:eastAsia="zh-CN"/>
        </w:rPr>
        <w:t>EE</w:t>
      </w:r>
      <w:r>
        <w:rPr>
          <w:rFonts w:ascii="Times New Roman" w:eastAsia="Times New Roman" w:hAnsi="Times New Roman" w:cs="Times New Roman"/>
          <w:i/>
          <w:lang w:eastAsia="zh-CN"/>
        </w:rPr>
        <w:t>E</w:t>
      </w:r>
      <w:r>
        <w:rPr>
          <w:rFonts w:ascii="Times New Roman" w:eastAsia="Times New Roman" w:hAnsi="Times New Roman" w:cs="Times New Roman"/>
          <w:i/>
          <w:spacing w:val="15"/>
          <w:lang w:eastAsia="zh-CN"/>
        </w:rPr>
        <w:t xml:space="preserve"> </w:t>
      </w:r>
      <w:r>
        <w:rPr>
          <w:lang w:eastAsia="zh-CN"/>
        </w:rPr>
        <w:t>标准电网和随机网络聚类系数和平均路径 长度的对比值如图</w:t>
      </w:r>
      <w:hyperlink w:anchor="_bookmark28" w:history="1">
        <w:r>
          <w:rPr>
            <w:rFonts w:ascii="Times New Roman" w:eastAsia="Times New Roman" w:hAnsi="Times New Roman" w:cs="Times New Roman"/>
            <w:lang w:eastAsia="zh-CN"/>
          </w:rPr>
          <w:t>2.3</w:t>
        </w:r>
      </w:hyperlink>
      <w:r>
        <w:rPr>
          <w:lang w:eastAsia="zh-CN"/>
        </w:rPr>
        <w:t>、</w:t>
      </w:r>
      <w:hyperlink w:anchor="_bookmark29" w:history="1">
        <w:r>
          <w:rPr>
            <w:rFonts w:ascii="Times New Roman" w:eastAsia="Times New Roman" w:hAnsi="Times New Roman" w:cs="Times New Roman"/>
            <w:lang w:eastAsia="zh-CN"/>
          </w:rPr>
          <w:t>2.4</w:t>
        </w:r>
      </w:hyperlink>
      <w:r>
        <w:rPr>
          <w:lang w:eastAsia="zh-CN"/>
        </w:rPr>
        <w:t>所示。</w:t>
      </w:r>
    </w:p>
    <w:p w14:paraId="1BDDA74A" w14:textId="77777777" w:rsidR="00996552" w:rsidRDefault="00996552">
      <w:pPr>
        <w:spacing w:before="3"/>
        <w:rPr>
          <w:rFonts w:ascii="宋体" w:eastAsia="宋体" w:hAnsi="宋体" w:cs="宋体"/>
          <w:sz w:val="11"/>
          <w:szCs w:val="11"/>
          <w:lang w:eastAsia="zh-CN"/>
        </w:rPr>
      </w:pPr>
    </w:p>
    <w:p w14:paraId="21677E47" w14:textId="77777777" w:rsidR="00996552" w:rsidRDefault="00025C9E">
      <w:pPr>
        <w:spacing w:line="200" w:lineRule="atLeast"/>
        <w:ind w:left="141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D48FE91">
          <v:group id="_x0000_s7640" style="width:285.55pt;height:143.15pt;mso-position-horizontal-relative:char;mso-position-vertical-relative:line" coordsize="5711,2863">
            <v:group id="_x0000_s7698" style="position:absolute;left:4846;top:1883;width:710;height:2" coordorigin="4846,1883" coordsize="710,2">
              <v:shape id="_x0000_s7699" style="position:absolute;left:4846;top:1883;width:710;height:2" coordorigin="4846,1883" coordsize="710,0" path="m4846,1883r710,e" filled="f" strokecolor="#d9d9d9" strokeweight=".14244mm">
                <v:path arrowok="t"/>
              </v:shape>
            </v:group>
            <v:group id="_x0000_s7696" style="position:absolute;left:1436;top:1883;width:3116;height:2" coordorigin="1436,1883" coordsize="3116,2">
              <v:shape id="_x0000_s7697" style="position:absolute;left:1436;top:1883;width:3116;height:2" coordorigin="1436,1883" coordsize="3116,0" path="m1436,1883r3116,e" filled="f" strokecolor="#d9d9d9" strokeweight=".14244mm">
                <v:path arrowok="t"/>
              </v:shape>
            </v:group>
            <v:group id="_x0000_s7694" style="position:absolute;left:432;top:1883;width:710;height:2" coordorigin="432,1883" coordsize="710,2">
              <v:shape id="_x0000_s7695" style="position:absolute;left:432;top:1883;width:710;height:2" coordorigin="432,1883" coordsize="710,0" path="m432,1883r710,e" filled="f" strokecolor="#d9d9d9" strokeweight=".14244mm">
                <v:path arrowok="t"/>
              </v:shape>
            </v:group>
            <v:group id="_x0000_s7692" style="position:absolute;left:1436;top:1544;width:3116;height:2" coordorigin="1436,1544" coordsize="3116,2">
              <v:shape id="_x0000_s7693" style="position:absolute;left:1436;top:1544;width:3116;height:2" coordorigin="1436,1544" coordsize="3116,0" path="m1436,1544r3116,e" filled="f" strokecolor="#d9d9d9" strokeweight=".14244mm">
                <v:path arrowok="t"/>
              </v:shape>
            </v:group>
            <v:group id="_x0000_s7690" style="position:absolute;left:432;top:1544;width:710;height:2" coordorigin="432,1544" coordsize="710,2">
              <v:shape id="_x0000_s7691" style="position:absolute;left:432;top:1544;width:710;height:2" coordorigin="432,1544" coordsize="710,0" path="m432,1544r710,e" filled="f" strokecolor="#d9d9d9" strokeweight=".14244mm">
                <v:path arrowok="t"/>
              </v:shape>
            </v:group>
            <v:group id="_x0000_s7688" style="position:absolute;left:1436;top:1205;width:3116;height:2" coordorigin="1436,1205" coordsize="3116,2">
              <v:shape id="_x0000_s7689" style="position:absolute;left:1436;top:1205;width:3116;height:2" coordorigin="1436,1205" coordsize="3116,0" path="m1436,1205r3116,e" filled="f" strokecolor="#d9d9d9" strokeweight=".14244mm">
                <v:path arrowok="t"/>
              </v:shape>
            </v:group>
            <v:group id="_x0000_s7686" style="position:absolute;left:432;top:1205;width:710;height:2" coordorigin="432,1205" coordsize="710,2">
              <v:shape id="_x0000_s7687" style="position:absolute;left:432;top:1205;width:710;height:2" coordorigin="432,1205" coordsize="710,0" path="m432,1205r710,e" filled="f" strokecolor="#d9d9d9" strokeweight=".14244mm">
                <v:path arrowok="t"/>
              </v:shape>
            </v:group>
            <v:group id="_x0000_s7684" style="position:absolute;left:1436;top:859;width:3116;height:2" coordorigin="1436,859" coordsize="3116,2">
              <v:shape id="_x0000_s7685" style="position:absolute;left:1436;top:859;width:3116;height:2" coordorigin="1436,859" coordsize="3116,0" path="m1436,859r3116,e" filled="f" strokecolor="#d9d9d9" strokeweight=".14244mm">
                <v:path arrowok="t"/>
              </v:shape>
            </v:group>
            <v:group id="_x0000_s7682" style="position:absolute;left:432;top:859;width:710;height:2" coordorigin="432,859" coordsize="710,2">
              <v:shape id="_x0000_s7683" style="position:absolute;left:432;top:859;width:710;height:2" coordorigin="432,859" coordsize="710,0" path="m432,859r710,e" filled="f" strokecolor="#d9d9d9" strokeweight=".14244mm">
                <v:path arrowok="t"/>
              </v:shape>
            </v:group>
            <v:group id="_x0000_s7680" style="position:absolute;left:764;top:2209;width:294;height:2" coordorigin="764,2209" coordsize="294,2">
              <v:shape id="_x0000_s7681" style="position:absolute;left:764;top:2209;width:294;height:2" coordorigin="764,2209" coordsize="294,0" path="m764,2209r294,e" filled="f" strokecolor="#5b9bd4" strokeweight=".60414mm">
                <v:path arrowok="t"/>
              </v:shape>
            </v:group>
            <v:group id="_x0000_s7678" style="position:absolute;left:1142;top:621;width:294;height:1605" coordorigin="1142,621" coordsize="294,1605">
              <v:shape id="_x0000_s7679" style="position:absolute;left:1142;top:621;width:294;height:1605" coordorigin="1142,621" coordsize="294,1605" path="m1436,621r-294,l1142,2225r294,l1436,621xe" fillcolor="#ec7c30" stroked="f">
                <v:path arrowok="t"/>
              </v:shape>
            </v:group>
            <v:group id="_x0000_s7676" style="position:absolute;left:2469;top:2209;width:294;height:2" coordorigin="2469,2209" coordsize="294,2">
              <v:shape id="_x0000_s7677" style="position:absolute;left:2469;top:2209;width:294;height:2" coordorigin="2469,2209" coordsize="294,0" path="m2469,2209r294,e" filled="f" strokecolor="#5b9bd4" strokeweight=".60414mm">
                <v:path arrowok="t"/>
              </v:shape>
            </v:group>
            <v:group id="_x0000_s7674" style="position:absolute;left:2847;top:1967;width:294;height:258" coordorigin="2847,1967" coordsize="294,258">
              <v:shape id="_x0000_s7675" style="position:absolute;left:2847;top:1967;width:294;height:258" coordorigin="2847,1967" coordsize="294,258" path="m3141,1967r-294,l2847,2225r294,l3141,1967xe" fillcolor="#ec7c30" stroked="f">
                <v:path arrowok="t"/>
              </v:shape>
            </v:group>
            <v:group id="_x0000_s7672" style="position:absolute;left:4846;top:1544;width:710;height:2" coordorigin="4846,1544" coordsize="710,2">
              <v:shape id="_x0000_s7673" style="position:absolute;left:4846;top:1544;width:710;height:2" coordorigin="4846,1544" coordsize="710,0" path="m4846,1544r710,e" filled="f" strokecolor="#d9d9d9" strokeweight=".14244mm">
                <v:path arrowok="t"/>
              </v:shape>
            </v:group>
            <v:group id="_x0000_s7670" style="position:absolute;left:4846;top:1205;width:710;height:2" coordorigin="4846,1205" coordsize="710,2">
              <v:shape id="_x0000_s7671" style="position:absolute;left:4846;top:1205;width:710;height:2" coordorigin="4846,1205" coordsize="710,0" path="m4846,1205r710,e" filled="f" strokecolor="#d9d9d9" strokeweight=".14244mm">
                <v:path arrowok="t"/>
              </v:shape>
            </v:group>
            <v:group id="_x0000_s7668" style="position:absolute;left:4846;top:859;width:710;height:2" coordorigin="4846,859" coordsize="710,2">
              <v:shape id="_x0000_s7669" style="position:absolute;left:4846;top:859;width:710;height:2" coordorigin="4846,859" coordsize="710,0" path="m4846,859r710,e" filled="f" strokecolor="#d9d9d9" strokeweight=".14244mm">
                <v:path arrowok="t"/>
              </v:shape>
            </v:group>
            <v:group id="_x0000_s7666" style="position:absolute;left:4174;top:2209;width:294;height:2" coordorigin="4174,2209" coordsize="294,2">
              <v:shape id="_x0000_s7667" style="position:absolute;left:4174;top:2209;width:294;height:2" coordorigin="4174,2209" coordsize="294,0" path="m4174,2209r294,e" filled="f" strokecolor="#5b9bd4" strokeweight=".60414mm">
                <v:path arrowok="t"/>
              </v:shape>
            </v:group>
            <v:group id="_x0000_s7664" style="position:absolute;left:4552;top:621;width:294;height:1605" coordorigin="4552,621" coordsize="294,1605">
              <v:shape id="_x0000_s7665" style="position:absolute;left:4552;top:621;width:294;height:1605" coordorigin="4552,621" coordsize="294,1605" path="m4846,621r-294,l4552,2225r294,l4846,621xe" fillcolor="#ec7c30" stroked="f">
                <v:path arrowok="t"/>
              </v:shape>
            </v:group>
            <v:group id="_x0000_s7662" style="position:absolute;left:1520;top:1959;width:294;height:267" coordorigin="1520,1959" coordsize="294,267">
              <v:shape id="_x0000_s7663" style="position:absolute;left:1520;top:1959;width:294;height:267" coordorigin="1520,1959" coordsize="294,267" path="m1814,1959r-294,l1520,2225r294,l1814,1959xe" fillcolor="#a4a4a4" stroked="f">
                <v:path arrowok="t"/>
              </v:shape>
            </v:group>
            <v:group id="_x0000_s7660" style="position:absolute;left:3225;top:2040;width:294;height:186" coordorigin="3225,2040" coordsize="294,186">
              <v:shape id="_x0000_s7661" style="position:absolute;left:3225;top:2040;width:294;height:186" coordorigin="3225,2040" coordsize="294,186" path="m3519,2040r-294,l3225,2225r294,l3519,2040xe" fillcolor="#a4a4a4" stroked="f">
                <v:path arrowok="t"/>
              </v:shape>
            </v:group>
            <v:group id="_x0000_s7658" style="position:absolute;left:4930;top:2088;width:294;height:138" coordorigin="4930,2088" coordsize="294,138">
              <v:shape id="_x0000_s7659" style="position:absolute;left:4930;top:2088;width:294;height:138" coordorigin="4930,2088" coordsize="294,138" path="m5224,2088r-294,l4930,2225r294,l5224,2088xe" fillcolor="#a4a4a4" stroked="f">
                <v:path arrowok="t"/>
              </v:shape>
            </v:group>
            <v:group id="_x0000_s7656" style="position:absolute;left:432;top:2229;width:5124;height:2" coordorigin="432,2229" coordsize="5124,2">
              <v:shape id="_x0000_s7657" style="position:absolute;left:432;top:2229;width:5124;height:2" coordorigin="432,2229" coordsize="5124,0" path="m432,2229r5124,e" filled="f" strokecolor="#d9d9d9" strokeweight=".14244mm">
                <v:path arrowok="t"/>
              </v:shape>
            </v:group>
            <v:group id="_x0000_s7654" style="position:absolute;left:432;top:520;width:5124;height:2" coordorigin="432,520" coordsize="5124,2">
              <v:shape id="_x0000_s7655" style="position:absolute;left:432;top:520;width:5124;height:2" coordorigin="432,520" coordsize="5124,0" path="m432,520r5124,e" filled="f" strokecolor="#d9d9d9" strokeweight=".14244mm">
                <v:path arrowok="t"/>
              </v:shape>
            </v:group>
            <v:group id="_x0000_s7652" style="position:absolute;left:1747;top:2588;width:68;height:65" coordorigin="1747,2588" coordsize="68,65">
              <v:shape id="_x0000_s7653" style="position:absolute;left:1747;top:2588;width:68;height:65" coordorigin="1747,2588" coordsize="68,65" path="m1747,2620r67,e" filled="f" strokecolor="#5b9bd4" strokeweight="1.173mm">
                <v:path arrowok="t"/>
              </v:shape>
            </v:group>
            <v:group id="_x0000_s7650" style="position:absolute;left:2587;top:2588;width:59;height:65" coordorigin="2587,2588" coordsize="59,65">
              <v:shape id="_x0000_s7651" style="position:absolute;left:2587;top:2588;width:59;height:65" coordorigin="2587,2588" coordsize="59,65" path="m2587,2620r59,e" filled="f" strokecolor="#ec7c30" strokeweight="1.173mm">
                <v:path arrowok="t"/>
              </v:shape>
            </v:group>
            <v:group id="_x0000_s7648" style="position:absolute;left:3427;top:2588;width:59;height:65" coordorigin="3427,2588" coordsize="59,65">
              <v:shape id="_x0000_s7649" style="position:absolute;left:3427;top:2588;width:59;height:65" coordorigin="3427,2588" coordsize="59,65" path="m3427,2620r58,e" filled="f" strokecolor="#a4a4a4" strokeweight="1.173mm">
                <v:path arrowok="t"/>
              </v:shape>
            </v:group>
            <v:group id="_x0000_s7641" style="position:absolute;left:4;top:4;width:5703;height:2855" coordorigin="4,4" coordsize="5703,2855">
              <v:shape id="_x0000_s7647" style="position:absolute;left:4;top:4;width:5703;height:2855" coordorigin="4,4" coordsize="5703,2855" path="m4,2858r5703,l5707,4,4,4r,2854xe" filled="f" strokecolor="#d9d9d9" strokeweight=".14364mm">
                <v:path arrowok="t"/>
              </v:shape>
              <v:shape id="_x0000_s7646" type="#_x0000_t202" style="position:absolute;left:1221;top:149;width:3276;height:162" filled="f" stroked="f">
                <v:textbox inset="0,0,0,0">
                  <w:txbxContent>
                    <w:p w14:paraId="46F70946" w14:textId="77777777" w:rsidR="00025C9E" w:rsidRDefault="00025C9E">
                      <w:pPr>
                        <w:spacing w:line="161" w:lineRule="exact"/>
                        <w:rPr>
                          <w:rFonts w:ascii="宋体" w:eastAsia="宋体" w:hAnsi="宋体" w:cs="宋体"/>
                          <w:sz w:val="16"/>
                          <w:szCs w:val="16"/>
                          <w:lang w:eastAsia="zh-CN"/>
                        </w:rPr>
                      </w:pPr>
                      <w:bookmarkStart w:id="60" w:name="_bookmark28"/>
                      <w:bookmarkEnd w:id="60"/>
                      <w:r>
                        <w:rPr>
                          <w:rFonts w:ascii="Microsoft JhengHei" w:eastAsia="Microsoft JhengHei" w:hAnsi="Microsoft JhengHei" w:cs="Microsoft JhengHei"/>
                          <w:b/>
                          <w:bCs/>
                          <w:sz w:val="16"/>
                          <w:szCs w:val="16"/>
                          <w:lang w:eastAsia="zh-CN"/>
                        </w:rPr>
                        <w:t>规则网络、电网和随机网络的聚类系数值</w:t>
                      </w:r>
                      <w:r>
                        <w:rPr>
                          <w:rFonts w:ascii="宋体" w:eastAsia="宋体" w:hAnsi="宋体" w:cs="宋体"/>
                          <w:b/>
                          <w:bCs/>
                          <w:sz w:val="16"/>
                          <w:szCs w:val="16"/>
                          <w:lang w:eastAsia="zh-CN"/>
                        </w:rPr>
                        <w:t>(C)</w:t>
                      </w:r>
                    </w:p>
                  </w:txbxContent>
                </v:textbox>
              </v:shape>
              <v:shape id="_x0000_s7645" type="#_x0000_t202" style="position:absolute;left:95;top:464;width:225;height:1832" filled="f" stroked="f">
                <v:textbox inset="0,0,0,0">
                  <w:txbxContent>
                    <w:p w14:paraId="38C3A400" w14:textId="77777777" w:rsidR="00025C9E" w:rsidRDefault="00025C9E">
                      <w:pPr>
                        <w:spacing w:line="123" w:lineRule="exact"/>
                        <w:jc w:val="center"/>
                        <w:rPr>
                          <w:rFonts w:ascii="Calibri" w:eastAsia="Calibri" w:hAnsi="Calibri" w:cs="Calibri"/>
                          <w:sz w:val="12"/>
                          <w:szCs w:val="12"/>
                        </w:rPr>
                      </w:pPr>
                      <w:r>
                        <w:rPr>
                          <w:rFonts w:ascii="Calibri"/>
                          <w:w w:val="105"/>
                          <w:sz w:val="12"/>
                        </w:rPr>
                        <w:t>0.25</w:t>
                      </w:r>
                    </w:p>
                    <w:p w14:paraId="447760F4" w14:textId="77777777" w:rsidR="00025C9E" w:rsidRDefault="00025C9E">
                      <w:pPr>
                        <w:spacing w:before="12"/>
                        <w:rPr>
                          <w:rFonts w:ascii="宋体" w:eastAsia="宋体" w:hAnsi="宋体" w:cs="宋体"/>
                          <w:sz w:val="14"/>
                          <w:szCs w:val="14"/>
                        </w:rPr>
                      </w:pPr>
                    </w:p>
                    <w:p w14:paraId="32CF3906" w14:textId="77777777" w:rsidR="00025C9E" w:rsidRDefault="00025C9E">
                      <w:pPr>
                        <w:ind w:left="64"/>
                        <w:rPr>
                          <w:rFonts w:ascii="Calibri" w:eastAsia="Calibri" w:hAnsi="Calibri" w:cs="Calibri"/>
                          <w:sz w:val="12"/>
                          <w:szCs w:val="12"/>
                        </w:rPr>
                      </w:pPr>
                      <w:r>
                        <w:rPr>
                          <w:rFonts w:ascii="Calibri"/>
                          <w:w w:val="105"/>
                          <w:sz w:val="12"/>
                        </w:rPr>
                        <w:t>0.2</w:t>
                      </w:r>
                    </w:p>
                    <w:p w14:paraId="52CB607D" w14:textId="77777777" w:rsidR="00025C9E" w:rsidRDefault="00025C9E">
                      <w:pPr>
                        <w:spacing w:before="12"/>
                        <w:rPr>
                          <w:rFonts w:ascii="宋体" w:eastAsia="宋体" w:hAnsi="宋体" w:cs="宋体"/>
                          <w:sz w:val="14"/>
                          <w:szCs w:val="14"/>
                        </w:rPr>
                      </w:pPr>
                    </w:p>
                    <w:p w14:paraId="5F4175EC" w14:textId="77777777" w:rsidR="00025C9E" w:rsidRDefault="00025C9E">
                      <w:pPr>
                        <w:jc w:val="center"/>
                        <w:rPr>
                          <w:rFonts w:ascii="Calibri" w:eastAsia="Calibri" w:hAnsi="Calibri" w:cs="Calibri"/>
                          <w:sz w:val="12"/>
                          <w:szCs w:val="12"/>
                        </w:rPr>
                      </w:pPr>
                      <w:r>
                        <w:rPr>
                          <w:rFonts w:ascii="Calibri"/>
                          <w:w w:val="105"/>
                          <w:sz w:val="12"/>
                        </w:rPr>
                        <w:t>0.15</w:t>
                      </w:r>
                    </w:p>
                    <w:p w14:paraId="6D55C8C1" w14:textId="77777777" w:rsidR="00025C9E" w:rsidRDefault="00025C9E">
                      <w:pPr>
                        <w:spacing w:before="12"/>
                        <w:rPr>
                          <w:rFonts w:ascii="宋体" w:eastAsia="宋体" w:hAnsi="宋体" w:cs="宋体"/>
                          <w:sz w:val="14"/>
                          <w:szCs w:val="14"/>
                        </w:rPr>
                      </w:pPr>
                    </w:p>
                    <w:p w14:paraId="0F039525" w14:textId="77777777" w:rsidR="00025C9E" w:rsidRDefault="00025C9E">
                      <w:pPr>
                        <w:ind w:left="64"/>
                        <w:rPr>
                          <w:rFonts w:ascii="Calibri" w:eastAsia="Calibri" w:hAnsi="Calibri" w:cs="Calibri"/>
                          <w:sz w:val="12"/>
                          <w:szCs w:val="12"/>
                        </w:rPr>
                      </w:pPr>
                      <w:r>
                        <w:rPr>
                          <w:rFonts w:ascii="Calibri"/>
                          <w:w w:val="105"/>
                          <w:sz w:val="12"/>
                        </w:rPr>
                        <w:t>0.1</w:t>
                      </w:r>
                    </w:p>
                    <w:p w14:paraId="177D57D4" w14:textId="77777777" w:rsidR="00025C9E" w:rsidRDefault="00025C9E">
                      <w:pPr>
                        <w:spacing w:before="13"/>
                        <w:rPr>
                          <w:rFonts w:ascii="宋体" w:eastAsia="宋体" w:hAnsi="宋体" w:cs="宋体"/>
                          <w:sz w:val="14"/>
                          <w:szCs w:val="14"/>
                        </w:rPr>
                      </w:pPr>
                    </w:p>
                    <w:p w14:paraId="3E9F1A03" w14:textId="77777777" w:rsidR="00025C9E" w:rsidRDefault="00025C9E">
                      <w:pPr>
                        <w:jc w:val="center"/>
                        <w:rPr>
                          <w:rFonts w:ascii="Calibri" w:eastAsia="Calibri" w:hAnsi="Calibri" w:cs="Calibri"/>
                          <w:sz w:val="12"/>
                          <w:szCs w:val="12"/>
                        </w:rPr>
                      </w:pPr>
                      <w:r>
                        <w:rPr>
                          <w:rFonts w:ascii="Calibri"/>
                          <w:w w:val="105"/>
                          <w:sz w:val="12"/>
                        </w:rPr>
                        <w:t>0.05</w:t>
                      </w:r>
                    </w:p>
                    <w:p w14:paraId="78B5AF31" w14:textId="77777777" w:rsidR="00025C9E" w:rsidRDefault="00025C9E">
                      <w:pPr>
                        <w:spacing w:before="12"/>
                        <w:rPr>
                          <w:rFonts w:ascii="宋体" w:eastAsia="宋体" w:hAnsi="宋体" w:cs="宋体"/>
                          <w:sz w:val="14"/>
                          <w:szCs w:val="14"/>
                        </w:rPr>
                      </w:pPr>
                    </w:p>
                    <w:p w14:paraId="6D0EDD4A" w14:textId="77777777" w:rsidR="00025C9E" w:rsidRDefault="00025C9E">
                      <w:pPr>
                        <w:spacing w:line="145" w:lineRule="exact"/>
                        <w:jc w:val="right"/>
                        <w:rPr>
                          <w:rFonts w:ascii="Calibri" w:eastAsia="Calibri" w:hAnsi="Calibri" w:cs="Calibri"/>
                          <w:sz w:val="12"/>
                          <w:szCs w:val="12"/>
                        </w:rPr>
                      </w:pPr>
                      <w:r>
                        <w:rPr>
                          <w:rFonts w:ascii="Calibri"/>
                          <w:w w:val="105"/>
                          <w:sz w:val="12"/>
                        </w:rPr>
                        <w:t>0</w:t>
                      </w:r>
                    </w:p>
                  </w:txbxContent>
                </v:textbox>
              </v:shape>
              <v:shape id="_x0000_s7644" type="#_x0000_t202" style="position:absolute;left:1064;top:2335;width:529;height:162" filled="f" stroked="f">
                <v:textbox inset="0,0,0,0">
                  <w:txbxContent>
                    <w:p w14:paraId="00741BBF" w14:textId="77777777" w:rsidR="00025C9E" w:rsidRDefault="00025C9E">
                      <w:pPr>
                        <w:spacing w:line="161" w:lineRule="exact"/>
                        <w:rPr>
                          <w:rFonts w:ascii="Microsoft JhengHei" w:eastAsia="Microsoft JhengHei" w:hAnsi="Microsoft JhengHei" w:cs="Microsoft JhengHei"/>
                          <w:sz w:val="16"/>
                          <w:szCs w:val="16"/>
                        </w:rPr>
                      </w:pPr>
                      <w:r>
                        <w:rPr>
                          <w:rFonts w:ascii="Times New Roman" w:eastAsia="Times New Roman" w:hAnsi="Times New Roman" w:cs="Times New Roman"/>
                          <w:b/>
                          <w:bCs/>
                          <w:spacing w:val="5"/>
                          <w:w w:val="105"/>
                          <w:sz w:val="16"/>
                          <w:szCs w:val="16"/>
                        </w:rPr>
                        <w:t>30</w:t>
                      </w:r>
                      <w:r>
                        <w:rPr>
                          <w:rFonts w:ascii="Microsoft JhengHei" w:eastAsia="Microsoft JhengHei" w:hAnsi="Microsoft JhengHei" w:cs="Microsoft JhengHei"/>
                          <w:b/>
                          <w:bCs/>
                          <w:spacing w:val="5"/>
                          <w:w w:val="105"/>
                          <w:sz w:val="16"/>
                          <w:szCs w:val="16"/>
                        </w:rPr>
                        <w:t>节点</w:t>
                      </w:r>
                    </w:p>
                  </w:txbxContent>
                </v:textbox>
              </v:shape>
              <v:shape id="_x0000_s7643" type="#_x0000_t202" style="position:absolute;left:1842;top:2335;width:2358;height:354" filled="f" stroked="f">
                <v:textbox inset="0,0,0,0">
                  <w:txbxContent>
                    <w:p w14:paraId="53FEE6C0" w14:textId="77777777" w:rsidR="00025C9E" w:rsidRDefault="00025C9E">
                      <w:pPr>
                        <w:spacing w:line="136" w:lineRule="exact"/>
                        <w:ind w:left="32"/>
                        <w:jc w:val="center"/>
                        <w:rPr>
                          <w:rFonts w:ascii="Microsoft JhengHei" w:eastAsia="Microsoft JhengHei" w:hAnsi="Microsoft JhengHei" w:cs="Microsoft JhengHei"/>
                          <w:sz w:val="16"/>
                          <w:szCs w:val="16"/>
                          <w:lang w:eastAsia="zh-CN"/>
                        </w:rPr>
                      </w:pPr>
                      <w:r>
                        <w:rPr>
                          <w:rFonts w:ascii="Times New Roman" w:eastAsia="Times New Roman" w:hAnsi="Times New Roman" w:cs="Times New Roman"/>
                          <w:b/>
                          <w:bCs/>
                          <w:spacing w:val="5"/>
                          <w:w w:val="105"/>
                          <w:sz w:val="16"/>
                          <w:szCs w:val="16"/>
                          <w:lang w:eastAsia="zh-CN"/>
                        </w:rPr>
                        <w:t>39</w:t>
                      </w:r>
                      <w:r>
                        <w:rPr>
                          <w:rFonts w:ascii="Microsoft JhengHei" w:eastAsia="Microsoft JhengHei" w:hAnsi="Microsoft JhengHei" w:cs="Microsoft JhengHei"/>
                          <w:b/>
                          <w:bCs/>
                          <w:spacing w:val="5"/>
                          <w:w w:val="105"/>
                          <w:sz w:val="16"/>
                          <w:szCs w:val="16"/>
                          <w:lang w:eastAsia="zh-CN"/>
                        </w:rPr>
                        <w:t>节点</w:t>
                      </w:r>
                    </w:p>
                    <w:p w14:paraId="74E732A4" w14:textId="77777777" w:rsidR="00025C9E" w:rsidRDefault="00025C9E">
                      <w:pPr>
                        <w:spacing w:line="218" w:lineRule="exact"/>
                        <w:jc w:val="center"/>
                        <w:rPr>
                          <w:rFonts w:ascii="Microsoft JhengHei" w:eastAsia="Microsoft JhengHei" w:hAnsi="Microsoft JhengHei" w:cs="Microsoft JhengHei"/>
                          <w:sz w:val="16"/>
                          <w:szCs w:val="16"/>
                          <w:lang w:eastAsia="zh-CN"/>
                        </w:rPr>
                      </w:pPr>
                      <w:r>
                        <w:rPr>
                          <w:rFonts w:ascii="Microsoft JhengHei" w:eastAsia="Microsoft JhengHei" w:hAnsi="Microsoft JhengHei" w:cs="Microsoft JhengHei"/>
                          <w:b/>
                          <w:bCs/>
                          <w:w w:val="105"/>
                          <w:sz w:val="16"/>
                          <w:szCs w:val="16"/>
                          <w:lang w:eastAsia="zh-CN"/>
                        </w:rPr>
                        <w:t xml:space="preserve">规则网络  </w:t>
                      </w:r>
                      <w:r>
                        <w:rPr>
                          <w:rFonts w:ascii="Microsoft JhengHei" w:eastAsia="Microsoft JhengHei" w:hAnsi="Microsoft JhengHei" w:cs="Microsoft JhengHei"/>
                          <w:b/>
                          <w:bCs/>
                          <w:spacing w:val="29"/>
                          <w:w w:val="105"/>
                          <w:sz w:val="16"/>
                          <w:szCs w:val="16"/>
                          <w:lang w:eastAsia="zh-CN"/>
                        </w:rPr>
                        <w:t xml:space="preserve"> </w:t>
                      </w:r>
                      <w:r>
                        <w:rPr>
                          <w:rFonts w:ascii="宋体" w:eastAsia="宋体" w:hAnsi="宋体" w:cs="宋体"/>
                          <w:b/>
                          <w:bCs/>
                          <w:spacing w:val="-2"/>
                          <w:w w:val="105"/>
                          <w:sz w:val="16"/>
                          <w:szCs w:val="16"/>
                          <w:lang w:eastAsia="zh-CN"/>
                        </w:rPr>
                        <w:t>IEEE</w:t>
                      </w:r>
                      <w:r>
                        <w:rPr>
                          <w:rFonts w:ascii="Microsoft JhengHei" w:eastAsia="Microsoft JhengHei" w:hAnsi="Microsoft JhengHei" w:cs="Microsoft JhengHei"/>
                          <w:b/>
                          <w:bCs/>
                          <w:spacing w:val="-2"/>
                          <w:w w:val="105"/>
                          <w:sz w:val="16"/>
                          <w:szCs w:val="16"/>
                          <w:lang w:eastAsia="zh-CN"/>
                        </w:rPr>
                        <w:t>电网</w:t>
                      </w:r>
                      <w:r>
                        <w:rPr>
                          <w:rFonts w:ascii="Microsoft JhengHei" w:eastAsia="Microsoft JhengHei" w:hAnsi="Microsoft JhengHei" w:cs="Microsoft JhengHei"/>
                          <w:b/>
                          <w:bCs/>
                          <w:w w:val="105"/>
                          <w:sz w:val="16"/>
                          <w:szCs w:val="16"/>
                          <w:lang w:eastAsia="zh-CN"/>
                        </w:rPr>
                        <w:t xml:space="preserve">   </w:t>
                      </w:r>
                      <w:r>
                        <w:rPr>
                          <w:rFonts w:ascii="Microsoft JhengHei" w:eastAsia="Microsoft JhengHei" w:hAnsi="Microsoft JhengHei" w:cs="Microsoft JhengHei"/>
                          <w:b/>
                          <w:bCs/>
                          <w:spacing w:val="6"/>
                          <w:w w:val="105"/>
                          <w:sz w:val="16"/>
                          <w:szCs w:val="16"/>
                          <w:lang w:eastAsia="zh-CN"/>
                        </w:rPr>
                        <w:t xml:space="preserve"> </w:t>
                      </w:r>
                      <w:r>
                        <w:rPr>
                          <w:rFonts w:ascii="Microsoft JhengHei" w:eastAsia="Microsoft JhengHei" w:hAnsi="Microsoft JhengHei" w:cs="Microsoft JhengHei"/>
                          <w:b/>
                          <w:bCs/>
                          <w:w w:val="105"/>
                          <w:sz w:val="16"/>
                          <w:szCs w:val="16"/>
                          <w:lang w:eastAsia="zh-CN"/>
                        </w:rPr>
                        <w:t>随机网络</w:t>
                      </w:r>
                    </w:p>
                  </w:txbxContent>
                </v:textbox>
              </v:shape>
              <v:shape id="_x0000_s7642" type="#_x0000_t202" style="position:absolute;left:4482;top:2335;width:529;height:162" filled="f" stroked="f">
                <v:textbox inset="0,0,0,0">
                  <w:txbxContent>
                    <w:p w14:paraId="52C8B6C4" w14:textId="77777777" w:rsidR="00025C9E" w:rsidRDefault="00025C9E">
                      <w:pPr>
                        <w:spacing w:line="161" w:lineRule="exact"/>
                        <w:rPr>
                          <w:rFonts w:ascii="Microsoft JhengHei" w:eastAsia="Microsoft JhengHei" w:hAnsi="Microsoft JhengHei" w:cs="Microsoft JhengHei"/>
                          <w:sz w:val="16"/>
                          <w:szCs w:val="16"/>
                        </w:rPr>
                      </w:pPr>
                      <w:r>
                        <w:rPr>
                          <w:rFonts w:ascii="Times New Roman" w:eastAsia="Times New Roman" w:hAnsi="Times New Roman" w:cs="Times New Roman"/>
                          <w:b/>
                          <w:bCs/>
                          <w:spacing w:val="11"/>
                          <w:sz w:val="16"/>
                          <w:szCs w:val="16"/>
                        </w:rPr>
                        <w:t>57</w:t>
                      </w:r>
                      <w:r>
                        <w:rPr>
                          <w:rFonts w:ascii="Microsoft JhengHei" w:eastAsia="Microsoft JhengHei" w:hAnsi="Microsoft JhengHei" w:cs="Microsoft JhengHei"/>
                          <w:b/>
                          <w:bCs/>
                          <w:sz w:val="16"/>
                          <w:szCs w:val="16"/>
                        </w:rPr>
                        <w:t>节点</w:t>
                      </w:r>
                    </w:p>
                  </w:txbxContent>
                </v:textbox>
              </v:shape>
            </v:group>
            <w10:anchorlock/>
          </v:group>
        </w:pict>
      </w:r>
    </w:p>
    <w:p w14:paraId="1A642CB5" w14:textId="77777777" w:rsidR="00996552" w:rsidRDefault="00996552">
      <w:pPr>
        <w:spacing w:before="11"/>
        <w:rPr>
          <w:rFonts w:ascii="宋体" w:eastAsia="宋体" w:hAnsi="宋体" w:cs="宋体"/>
          <w:sz w:val="4"/>
          <w:szCs w:val="4"/>
        </w:rPr>
      </w:pPr>
    </w:p>
    <w:p w14:paraId="1013D71A" w14:textId="77777777" w:rsidR="00996552" w:rsidRDefault="002D0D3F">
      <w:pPr>
        <w:tabs>
          <w:tab w:val="left" w:pos="2540"/>
        </w:tabs>
        <w:spacing w:before="35"/>
        <w:ind w:left="180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规则网络、电网和随机网络的聚类系数结果图</w:t>
      </w:r>
    </w:p>
    <w:p w14:paraId="642FAE86" w14:textId="77777777" w:rsidR="00996552" w:rsidRDefault="00996552">
      <w:pPr>
        <w:rPr>
          <w:rFonts w:ascii="宋体" w:eastAsia="宋体" w:hAnsi="宋体" w:cs="宋体"/>
          <w:sz w:val="21"/>
          <w:szCs w:val="21"/>
          <w:lang w:eastAsia="zh-CN"/>
        </w:rPr>
        <w:sectPr w:rsidR="00996552">
          <w:pgSz w:w="11910" w:h="16840"/>
          <w:pgMar w:top="1140" w:right="1500" w:bottom="1280" w:left="1680" w:header="871" w:footer="1095" w:gutter="0"/>
          <w:cols w:space="720"/>
        </w:sectPr>
      </w:pPr>
    </w:p>
    <w:p w14:paraId="14473FB8" w14:textId="77777777" w:rsidR="00996552" w:rsidRDefault="00996552">
      <w:pPr>
        <w:spacing w:before="8"/>
        <w:rPr>
          <w:rFonts w:ascii="宋体" w:eastAsia="宋体" w:hAnsi="宋体" w:cs="宋体"/>
          <w:sz w:val="19"/>
          <w:szCs w:val="19"/>
          <w:lang w:eastAsia="zh-CN"/>
        </w:rPr>
      </w:pPr>
    </w:p>
    <w:p w14:paraId="0C64450C" w14:textId="77777777" w:rsidR="00996552" w:rsidRDefault="00025C9E">
      <w:pPr>
        <w:spacing w:line="200" w:lineRule="atLeast"/>
        <w:ind w:left="114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50EE13D">
          <v:group id="_x0000_s7578" style="width:314.75pt;height:158.55pt;mso-position-horizontal-relative:char;mso-position-vertical-relative:line" coordsize="6295,3171">
            <v:group id="_x0000_s7638" style="position:absolute;left:5769;top:2094;width:365;height:2" coordorigin="5769,2094" coordsize="365,2">
              <v:shape id="_x0000_s7639" style="position:absolute;left:5769;top:2094;width:365;height:2" coordorigin="5769,2094" coordsize="365,0" path="m5769,2094r364,e" filled="f" strokecolor="#d9d9d9" strokeweight=".15514mm">
                <v:path arrowok="t"/>
              </v:shape>
            </v:group>
            <v:group id="_x0000_s7636" style="position:absolute;left:4920;top:2094;width:517;height:2" coordorigin="4920,2094" coordsize="517,2">
              <v:shape id="_x0000_s7637" style="position:absolute;left:4920;top:2094;width:517;height:2" coordorigin="4920,2094" coordsize="517,0" path="m4920,2094r516,e" filled="f" strokecolor="#d9d9d9" strokeweight=".15514mm">
                <v:path arrowok="t"/>
              </v:shape>
            </v:group>
            <v:group id="_x0000_s7634" style="position:absolute;left:3858;top:2094;width:730;height:2" coordorigin="3858,2094" coordsize="730,2">
              <v:shape id="_x0000_s7635" style="position:absolute;left:3858;top:2094;width:730;height:2" coordorigin="3858,2094" coordsize="730,0" path="m3858,2094r729,e" filled="f" strokecolor="#d9d9d9" strokeweight=".15514mm">
                <v:path arrowok="t"/>
              </v:shape>
            </v:group>
            <v:group id="_x0000_s7632" style="position:absolute;left:3009;top:2094;width:508;height:2" coordorigin="3009,2094" coordsize="508,2">
              <v:shape id="_x0000_s7633" style="position:absolute;left:3009;top:2094;width:508;height:2" coordorigin="3009,2094" coordsize="508,0" path="m3009,2094r508,e" filled="f" strokecolor="#d9d9d9" strokeweight=".15514mm">
                <v:path arrowok="t"/>
              </v:shape>
            </v:group>
            <v:group id="_x0000_s7630" style="position:absolute;left:1938;top:2094;width:730;height:2" coordorigin="1938,2094" coordsize="730,2">
              <v:shape id="_x0000_s7631" style="position:absolute;left:1938;top:2094;width:730;height:2" coordorigin="1938,2094" coordsize="730,0" path="m1938,2094r729,e" filled="f" strokecolor="#d9d9d9" strokeweight=".15514mm">
                <v:path arrowok="t"/>
              </v:shape>
            </v:group>
            <v:group id="_x0000_s7628" style="position:absolute;left:1089;top:2094;width:517;height:2" coordorigin="1089,2094" coordsize="517,2">
              <v:shape id="_x0000_s7629" style="position:absolute;left:1089;top:2094;width:517;height:2" coordorigin="1089,2094" coordsize="517,0" path="m1089,2094r517,e" filled="f" strokecolor="#d9d9d9" strokeweight=".15514mm">
                <v:path arrowok="t"/>
              </v:shape>
            </v:group>
            <v:group id="_x0000_s7626" style="position:absolute;left:392;top:2094;width:365;height:2" coordorigin="392,2094" coordsize="365,2">
              <v:shape id="_x0000_s7627" style="position:absolute;left:392;top:2094;width:365;height:2" coordorigin="392,2094" coordsize="365,0" path="m392,2094r365,e" filled="f" strokecolor="#d9d9d9" strokeweight=".15514mm">
                <v:path arrowok="t"/>
              </v:shape>
            </v:group>
            <v:group id="_x0000_s7624" style="position:absolute;left:392;top:1708;width:2276;height:2" coordorigin="392,1708" coordsize="2276,2">
              <v:shape id="_x0000_s7625" style="position:absolute;left:392;top:1708;width:2276;height:2" coordorigin="392,1708" coordsize="2276,0" path="m392,1708r2275,e" filled="f" strokecolor="#d9d9d9" strokeweight=".15514mm">
                <v:path arrowok="t"/>
              </v:shape>
            </v:group>
            <v:group id="_x0000_s7622" style="position:absolute;left:757;top:1686;width:333;height:791" coordorigin="757,1686" coordsize="333,791">
              <v:shape id="_x0000_s7623" style="position:absolute;left:757;top:1686;width:333;height:791" coordorigin="757,1686" coordsize="333,791" path="m1089,1686r-332,l757,2476r332,l1089,1686xe" fillcolor="#5b9bd4" stroked="f">
                <v:path arrowok="t"/>
              </v:shape>
            </v:group>
            <v:group id="_x0000_s7620" style="position:absolute;left:3009;top:1708;width:1579;height:2" coordorigin="3009,1708" coordsize="1579,2">
              <v:shape id="_x0000_s7621" style="position:absolute;left:3009;top:1708;width:1579;height:2" coordorigin="3009,1708" coordsize="1579,0" path="m3009,1708r1578,e" filled="f" strokecolor="#d9d9d9" strokeweight=".15514mm">
                <v:path arrowok="t"/>
              </v:shape>
            </v:group>
            <v:group id="_x0000_s7618" style="position:absolute;left:2667;top:1458;width:342;height:1019" coordorigin="2667,1458" coordsize="342,1019">
              <v:shape id="_x0000_s7619" style="position:absolute;left:2667;top:1458;width:342;height:1019" coordorigin="2667,1458" coordsize="342,1019" path="m3009,1458r-342,l2667,2476r342,l3009,1458xe" fillcolor="#5b9bd4" stroked="f">
                <v:path arrowok="t"/>
              </v:shape>
            </v:group>
            <v:group id="_x0000_s7616" style="position:absolute;left:4920;top:1708;width:1214;height:2" coordorigin="4920,1708" coordsize="1214,2">
              <v:shape id="_x0000_s7617" style="position:absolute;left:4920;top:1708;width:1214;height:2" coordorigin="4920,1708" coordsize="1214,0" path="m4920,1708r1213,e" filled="f" strokecolor="#d9d9d9" strokeweight=".15514mm">
                <v:path arrowok="t"/>
              </v:shape>
            </v:group>
            <v:group id="_x0000_s7614" style="position:absolute;left:4920;top:1330;width:1214;height:2" coordorigin="4920,1330" coordsize="1214,2">
              <v:shape id="_x0000_s7615" style="position:absolute;left:4920;top:1330;width:1214;height:2" coordorigin="4920,1330" coordsize="1214,0" path="m4920,1330r1213,e" filled="f" strokecolor="#d9d9d9" strokeweight=".15514mm">
                <v:path arrowok="t"/>
              </v:shape>
            </v:group>
            <v:group id="_x0000_s7612" style="position:absolute;left:392;top:1330;width:4196;height:2" coordorigin="392,1330" coordsize="4196,2">
              <v:shape id="_x0000_s7613" style="position:absolute;left:392;top:1330;width:4196;height:2" coordorigin="392,1330" coordsize="4196,0" path="m392,1330r4195,e" filled="f" strokecolor="#d9d9d9" strokeweight=".15514mm">
                <v:path arrowok="t"/>
              </v:shape>
            </v:group>
            <v:group id="_x0000_s7610" style="position:absolute;left:392;top:944;width:5742;height:2" coordorigin="392,944" coordsize="5742,2">
              <v:shape id="_x0000_s7611" style="position:absolute;left:392;top:944;width:5742;height:2" coordorigin="392,944" coordsize="5742,0" path="m392,944r5741,e" filled="f" strokecolor="#d9d9d9" strokeweight=".15514mm">
                <v:path arrowok="t"/>
              </v:shape>
            </v:group>
            <v:group id="_x0000_s7608" style="position:absolute;left:4587;top:1001;width:333;height:1476" coordorigin="4587,1001" coordsize="333,1476">
              <v:shape id="_x0000_s7609" style="position:absolute;left:4587;top:1001;width:333;height:1476" coordorigin="4587,1001" coordsize="333,1476" path="m4920,1001r-333,l4587,2476r333,l4920,1001xe" fillcolor="#5b9bd4" stroked="f">
                <v:path arrowok="t"/>
              </v:shape>
            </v:group>
            <v:group id="_x0000_s7606" style="position:absolute;left:1181;top:2222;width:333;height:255" coordorigin="1181,2222" coordsize="333,255">
              <v:shape id="_x0000_s7607" style="position:absolute;left:1181;top:2222;width:333;height:255" coordorigin="1181,2222" coordsize="333,255" path="m1514,2222r-333,l1181,2476r333,l1514,2222xe" fillcolor="#ec7c30" stroked="f">
                <v:path arrowok="t"/>
              </v:shape>
            </v:group>
            <v:group id="_x0000_s7604" style="position:absolute;left:3092;top:2116;width:342;height:360" coordorigin="3092,2116" coordsize="342,360">
              <v:shape id="_x0000_s7605" style="position:absolute;left:3092;top:2116;width:342;height:360" coordorigin="3092,2116" coordsize="342,360" path="m3433,2116r-341,l3092,2476r341,l3433,2116xe" fillcolor="#ec7c30" stroked="f">
                <v:path arrowok="t"/>
              </v:shape>
            </v:group>
            <v:group id="_x0000_s7602" style="position:absolute;left:5012;top:2099;width:333;height:378" coordorigin="5012,2099" coordsize="333,378">
              <v:shape id="_x0000_s7603" style="position:absolute;left:5012;top:2099;width:333;height:378" coordorigin="5012,2099" coordsize="333,378" path="m5344,2099r-332,l5012,2476r332,l5344,2099xe" fillcolor="#ec7c30" stroked="f">
                <v:path arrowok="t"/>
              </v:shape>
            </v:group>
            <v:group id="_x0000_s7600" style="position:absolute;left:1606;top:1888;width:333;height:589" coordorigin="1606,1888" coordsize="333,589">
              <v:shape id="_x0000_s7601" style="position:absolute;left:1606;top:1888;width:333;height:589" coordorigin="1606,1888" coordsize="333,589" path="m1938,1888r-332,l1606,2476r332,l1938,1888xe" fillcolor="#a4a4a4" stroked="f">
                <v:path arrowok="t"/>
              </v:shape>
            </v:group>
            <v:group id="_x0000_s7598" style="position:absolute;left:3517;top:1818;width:342;height:659" coordorigin="3517,1818" coordsize="342,659">
              <v:shape id="_x0000_s7599" style="position:absolute;left:3517;top:1818;width:342;height:659" coordorigin="3517,1818" coordsize="342,659" path="m3858,1818r-341,l3517,2476r341,l3858,1818xe" fillcolor="#a4a4a4" stroked="f">
                <v:path arrowok="t"/>
              </v:shape>
            </v:group>
            <v:group id="_x0000_s7596" style="position:absolute;left:5436;top:1774;width:333;height:703" coordorigin="5436,1774" coordsize="333,703">
              <v:shape id="_x0000_s7597" style="position:absolute;left:5436;top:1774;width:333;height:703" coordorigin="5436,1774" coordsize="333,703" path="m5769,1774r-333,l5436,2476r333,l5769,1774xe" fillcolor="#a4a4a4" stroked="f">
                <v:path arrowok="t"/>
              </v:shape>
            </v:group>
            <v:group id="_x0000_s7594" style="position:absolute;left:392;top:2472;width:5742;height:2" coordorigin="392,2472" coordsize="5742,2">
              <v:shape id="_x0000_s7595" style="position:absolute;left:392;top:2472;width:5742;height:2" coordorigin="392,2472" coordsize="5742,0" path="m392,2472r5741,e" filled="f" strokecolor="#d9d9d9" strokeweight=".15514mm">
                <v:path arrowok="t"/>
              </v:shape>
            </v:group>
            <v:group id="_x0000_s7592" style="position:absolute;left:392;top:566;width:5742;height:2" coordorigin="392,566" coordsize="5742,2">
              <v:shape id="_x0000_s7593" style="position:absolute;left:392;top:566;width:5742;height:2" coordorigin="392,566" coordsize="5742,0" path="m392,566r5741,e" filled="f" strokecolor="#d9d9d9" strokeweight=".15514mm">
                <v:path arrowok="t"/>
              </v:shape>
            </v:group>
            <v:group id="_x0000_s7590" style="position:absolute;left:2021;top:2871;width:74;height:62" coordorigin="2021,2871" coordsize="74,62">
              <v:shape id="_x0000_s7591" style="position:absolute;left:2021;top:2871;width:74;height:62" coordorigin="2021,2871" coordsize="74,62" path="m2021,2902r74,e" filled="f" strokecolor="#5b9bd4" strokeweight="1.1195mm">
                <v:path arrowok="t"/>
              </v:shape>
            </v:group>
            <v:group id="_x0000_s7588" style="position:absolute;left:2824;top:2871;width:74;height:62" coordorigin="2824,2871" coordsize="74,62">
              <v:shape id="_x0000_s7589" style="position:absolute;left:2824;top:2871;width:74;height:62" coordorigin="2824,2871" coordsize="74,62" path="m2824,2902r74,e" filled="f" strokecolor="#ec7c30" strokeweight="1.1195mm">
                <v:path arrowok="t"/>
              </v:shape>
            </v:group>
            <v:group id="_x0000_s7586" style="position:absolute;left:3627;top:2871;width:74;height:62" coordorigin="3627,2871" coordsize="74,62">
              <v:shape id="_x0000_s7587" style="position:absolute;left:3627;top:2871;width:74;height:62" coordorigin="3627,2871" coordsize="74,62" path="m3627,2902r74,e" filled="f" strokecolor="#a4a4a4" strokeweight="1.1195mm">
                <v:path arrowok="t"/>
              </v:shape>
            </v:group>
            <v:group id="_x0000_s7579" style="position:absolute;left:4;top:4;width:6286;height:3162" coordorigin="4,4" coordsize="6286,3162">
              <v:shape id="_x0000_s7585" style="position:absolute;left:4;top:4;width:6286;height:3162" coordorigin="4,4" coordsize="6286,3162" path="m4,3166r6286,l6290,4,4,4r,3162xe" filled="f" strokecolor="#d9d9d9" strokeweight=".15675mm">
                <v:path arrowok="t"/>
              </v:shape>
              <v:shape id="_x0000_s7584" type="#_x0000_t202" style="position:absolute;left:1163;top:167;width:3638;height:161" filled="f" stroked="f">
                <v:textbox inset="0,0,0,0">
                  <w:txbxContent>
                    <w:p w14:paraId="35997520" w14:textId="77777777" w:rsidR="00025C9E" w:rsidRDefault="00025C9E">
                      <w:pPr>
                        <w:spacing w:line="161" w:lineRule="exact"/>
                        <w:rPr>
                          <w:rFonts w:ascii="宋体" w:eastAsia="宋体" w:hAnsi="宋体" w:cs="宋体"/>
                          <w:sz w:val="16"/>
                          <w:szCs w:val="16"/>
                          <w:lang w:eastAsia="zh-CN"/>
                        </w:rPr>
                      </w:pPr>
                      <w:bookmarkStart w:id="61" w:name="_bookmark29"/>
                      <w:bookmarkEnd w:id="61"/>
                      <w:r>
                        <w:rPr>
                          <w:rFonts w:ascii="Microsoft JhengHei" w:eastAsia="Microsoft JhengHei" w:hAnsi="Microsoft JhengHei" w:cs="Microsoft JhengHei"/>
                          <w:b/>
                          <w:bCs/>
                          <w:spacing w:val="-1"/>
                          <w:w w:val="105"/>
                          <w:sz w:val="16"/>
                          <w:szCs w:val="16"/>
                          <w:lang w:eastAsia="zh-CN"/>
                        </w:rPr>
                        <w:t>规则网络、电网和随机网络的平均路径长度值</w:t>
                      </w:r>
                      <w:r>
                        <w:rPr>
                          <w:rFonts w:ascii="宋体" w:eastAsia="宋体" w:hAnsi="宋体" w:cs="宋体"/>
                          <w:b/>
                          <w:bCs/>
                          <w:spacing w:val="-1"/>
                          <w:w w:val="105"/>
                          <w:sz w:val="16"/>
                          <w:szCs w:val="16"/>
                          <w:lang w:eastAsia="zh-CN"/>
                        </w:rPr>
                        <w:t>(</w:t>
                      </w:r>
                      <w:r>
                        <w:rPr>
                          <w:rFonts w:ascii="Arial Narrow" w:eastAsia="Arial Narrow" w:hAnsi="Arial Narrow" w:cs="Arial Narrow"/>
                          <w:b/>
                          <w:bCs/>
                          <w:spacing w:val="-1"/>
                          <w:w w:val="105"/>
                          <w:sz w:val="16"/>
                          <w:szCs w:val="16"/>
                          <w:lang w:eastAsia="zh-CN"/>
                        </w:rPr>
                        <w:t>L</w:t>
                      </w:r>
                      <w:r>
                        <w:rPr>
                          <w:rFonts w:ascii="宋体" w:eastAsia="宋体" w:hAnsi="宋体" w:cs="宋体"/>
                          <w:b/>
                          <w:bCs/>
                          <w:spacing w:val="-1"/>
                          <w:w w:val="105"/>
                          <w:sz w:val="16"/>
                          <w:szCs w:val="16"/>
                          <w:lang w:eastAsia="zh-CN"/>
                        </w:rPr>
                        <w:t>)</w:t>
                      </w:r>
                    </w:p>
                  </w:txbxContent>
                </v:textbox>
              </v:shape>
              <v:shape id="_x0000_s7583" type="#_x0000_t202" style="position:absolute;left:118;top:521;width:151;height:1991" filled="f" stroked="f">
                <v:textbox inset="0,0,0,0">
                  <w:txbxContent>
                    <w:p w14:paraId="3B1172D5" w14:textId="77777777" w:rsidR="00025C9E" w:rsidRDefault="00025C9E">
                      <w:pPr>
                        <w:spacing w:line="134" w:lineRule="exact"/>
                        <w:ind w:left="2"/>
                        <w:rPr>
                          <w:rFonts w:ascii="Calibri" w:eastAsia="Calibri" w:hAnsi="Calibri" w:cs="Calibri"/>
                          <w:sz w:val="13"/>
                          <w:szCs w:val="13"/>
                        </w:rPr>
                      </w:pPr>
                      <w:r>
                        <w:rPr>
                          <w:rFonts w:ascii="Calibri"/>
                          <w:spacing w:val="2"/>
                          <w:w w:val="105"/>
                          <w:sz w:val="13"/>
                        </w:rPr>
                        <w:t>25</w:t>
                      </w:r>
                    </w:p>
                    <w:p w14:paraId="276F398F" w14:textId="77777777" w:rsidR="00025C9E" w:rsidRDefault="00025C9E">
                      <w:pPr>
                        <w:spacing w:before="4"/>
                        <w:rPr>
                          <w:rFonts w:ascii="宋体" w:eastAsia="宋体" w:hAnsi="宋体" w:cs="宋体"/>
                          <w:sz w:val="16"/>
                          <w:szCs w:val="16"/>
                        </w:rPr>
                      </w:pPr>
                    </w:p>
                    <w:p w14:paraId="70FFF72A" w14:textId="77777777" w:rsidR="00025C9E" w:rsidRDefault="00025C9E">
                      <w:pPr>
                        <w:ind w:left="2"/>
                        <w:rPr>
                          <w:rFonts w:ascii="Calibri" w:eastAsia="Calibri" w:hAnsi="Calibri" w:cs="Calibri"/>
                          <w:sz w:val="13"/>
                          <w:szCs w:val="13"/>
                        </w:rPr>
                      </w:pPr>
                      <w:r>
                        <w:rPr>
                          <w:rFonts w:ascii="Calibri"/>
                          <w:spacing w:val="2"/>
                          <w:w w:val="105"/>
                          <w:sz w:val="13"/>
                        </w:rPr>
                        <w:t>20</w:t>
                      </w:r>
                    </w:p>
                    <w:p w14:paraId="26BA0CC2" w14:textId="77777777" w:rsidR="00025C9E" w:rsidRDefault="00025C9E">
                      <w:pPr>
                        <w:spacing w:before="12"/>
                        <w:rPr>
                          <w:rFonts w:ascii="宋体" w:eastAsia="宋体" w:hAnsi="宋体" w:cs="宋体"/>
                          <w:sz w:val="15"/>
                          <w:szCs w:val="15"/>
                        </w:rPr>
                      </w:pPr>
                    </w:p>
                    <w:p w14:paraId="4A8823C0" w14:textId="77777777" w:rsidR="00025C9E" w:rsidRDefault="00025C9E">
                      <w:pPr>
                        <w:rPr>
                          <w:rFonts w:ascii="Calibri" w:eastAsia="Calibri" w:hAnsi="Calibri" w:cs="Calibri"/>
                          <w:sz w:val="13"/>
                          <w:szCs w:val="13"/>
                        </w:rPr>
                      </w:pPr>
                      <w:r>
                        <w:rPr>
                          <w:rFonts w:ascii="Calibri"/>
                          <w:spacing w:val="2"/>
                          <w:w w:val="105"/>
                          <w:sz w:val="13"/>
                        </w:rPr>
                        <w:t>15</w:t>
                      </w:r>
                    </w:p>
                    <w:p w14:paraId="63D05C35" w14:textId="77777777" w:rsidR="00025C9E" w:rsidRDefault="00025C9E">
                      <w:pPr>
                        <w:spacing w:before="10"/>
                        <w:rPr>
                          <w:rFonts w:ascii="宋体" w:eastAsia="宋体" w:hAnsi="宋体" w:cs="宋体"/>
                          <w:sz w:val="17"/>
                          <w:szCs w:val="17"/>
                        </w:rPr>
                      </w:pPr>
                    </w:p>
                    <w:p w14:paraId="4B6E46D4" w14:textId="77777777" w:rsidR="00025C9E" w:rsidRDefault="00025C9E">
                      <w:pPr>
                        <w:ind w:left="2"/>
                        <w:rPr>
                          <w:rFonts w:ascii="Calibri" w:eastAsia="Calibri" w:hAnsi="Calibri" w:cs="Calibri"/>
                          <w:sz w:val="13"/>
                          <w:szCs w:val="13"/>
                        </w:rPr>
                      </w:pPr>
                      <w:r>
                        <w:rPr>
                          <w:rFonts w:ascii="Calibri"/>
                          <w:spacing w:val="2"/>
                          <w:w w:val="105"/>
                          <w:sz w:val="13"/>
                        </w:rPr>
                        <w:t>10</w:t>
                      </w:r>
                    </w:p>
                    <w:p w14:paraId="60A00A3B" w14:textId="77777777" w:rsidR="00025C9E" w:rsidRDefault="00025C9E">
                      <w:pPr>
                        <w:spacing w:before="3"/>
                        <w:rPr>
                          <w:rFonts w:ascii="宋体" w:eastAsia="宋体" w:hAnsi="宋体" w:cs="宋体"/>
                          <w:sz w:val="16"/>
                          <w:szCs w:val="16"/>
                        </w:rPr>
                      </w:pPr>
                    </w:p>
                    <w:p w14:paraId="76B563C1" w14:textId="77777777" w:rsidR="00025C9E" w:rsidRDefault="00025C9E">
                      <w:pPr>
                        <w:ind w:left="63"/>
                        <w:rPr>
                          <w:rFonts w:ascii="Calibri" w:eastAsia="Calibri" w:hAnsi="Calibri" w:cs="Calibri"/>
                          <w:sz w:val="13"/>
                          <w:szCs w:val="13"/>
                        </w:rPr>
                      </w:pPr>
                      <w:r>
                        <w:rPr>
                          <w:rFonts w:ascii="Calibri"/>
                          <w:w w:val="105"/>
                          <w:sz w:val="13"/>
                        </w:rPr>
                        <w:t>5</w:t>
                      </w:r>
                    </w:p>
                    <w:p w14:paraId="27C0D9A7" w14:textId="77777777" w:rsidR="00025C9E" w:rsidRDefault="00025C9E">
                      <w:pPr>
                        <w:spacing w:before="2"/>
                        <w:rPr>
                          <w:rFonts w:ascii="宋体" w:eastAsia="宋体" w:hAnsi="宋体" w:cs="宋体"/>
                          <w:sz w:val="15"/>
                          <w:szCs w:val="15"/>
                        </w:rPr>
                      </w:pPr>
                    </w:p>
                    <w:p w14:paraId="2C6A9CEF" w14:textId="77777777" w:rsidR="00025C9E" w:rsidRDefault="00025C9E">
                      <w:pPr>
                        <w:spacing w:line="157" w:lineRule="exact"/>
                        <w:ind w:left="69"/>
                        <w:rPr>
                          <w:rFonts w:ascii="Calibri" w:eastAsia="Calibri" w:hAnsi="Calibri" w:cs="Calibri"/>
                          <w:sz w:val="13"/>
                          <w:szCs w:val="13"/>
                        </w:rPr>
                      </w:pPr>
                      <w:r>
                        <w:rPr>
                          <w:rFonts w:ascii="Calibri"/>
                          <w:w w:val="105"/>
                          <w:sz w:val="13"/>
                        </w:rPr>
                        <w:t>0</w:t>
                      </w:r>
                    </w:p>
                  </w:txbxContent>
                </v:textbox>
              </v:shape>
              <v:shape id="_x0000_s7582" type="#_x0000_t202" style="position:absolute;left:1048;top:2511;width:535;height:161" filled="f" stroked="f">
                <v:textbox inset="0,0,0,0">
                  <w:txbxContent>
                    <w:p w14:paraId="29645DCF" w14:textId="77777777" w:rsidR="00025C9E" w:rsidRDefault="00025C9E">
                      <w:pPr>
                        <w:spacing w:line="161" w:lineRule="exact"/>
                        <w:rPr>
                          <w:rFonts w:ascii="Microsoft JhengHei" w:eastAsia="Microsoft JhengHei" w:hAnsi="Microsoft JhengHei" w:cs="Microsoft JhengHei"/>
                          <w:sz w:val="16"/>
                          <w:szCs w:val="16"/>
                        </w:rPr>
                      </w:pPr>
                      <w:r>
                        <w:rPr>
                          <w:rFonts w:ascii="Arial Narrow" w:eastAsia="Arial Narrow" w:hAnsi="Arial Narrow" w:cs="Arial Narrow"/>
                          <w:b/>
                          <w:bCs/>
                          <w:spacing w:val="5"/>
                          <w:w w:val="105"/>
                          <w:sz w:val="16"/>
                          <w:szCs w:val="16"/>
                        </w:rPr>
                        <w:t>30</w:t>
                      </w:r>
                      <w:r>
                        <w:rPr>
                          <w:rFonts w:ascii="Microsoft JhengHei" w:eastAsia="Microsoft JhengHei" w:hAnsi="Microsoft JhengHei" w:cs="Microsoft JhengHei"/>
                          <w:b/>
                          <w:bCs/>
                          <w:spacing w:val="6"/>
                          <w:w w:val="105"/>
                          <w:sz w:val="16"/>
                          <w:szCs w:val="16"/>
                        </w:rPr>
                        <w:t>节点</w:t>
                      </w:r>
                    </w:p>
                  </w:txbxContent>
                </v:textbox>
              </v:shape>
              <v:shape id="_x0000_s7581" type="#_x0000_t202" style="position:absolute;left:2110;top:2518;width:2307;height:466" filled="f" stroked="f">
                <v:textbox inset="0,0,0,0">
                  <w:txbxContent>
                    <w:p w14:paraId="75A5DACC" w14:textId="77777777" w:rsidR="00025C9E" w:rsidRDefault="00025C9E">
                      <w:pPr>
                        <w:spacing w:line="179" w:lineRule="exact"/>
                        <w:ind w:right="78"/>
                        <w:jc w:val="center"/>
                        <w:rPr>
                          <w:rFonts w:ascii="Microsoft JhengHei" w:eastAsia="Microsoft JhengHei" w:hAnsi="Microsoft JhengHei" w:cs="Microsoft JhengHei"/>
                          <w:sz w:val="16"/>
                          <w:szCs w:val="16"/>
                          <w:lang w:eastAsia="zh-CN"/>
                        </w:rPr>
                      </w:pPr>
                      <w:r>
                        <w:rPr>
                          <w:rFonts w:ascii="宋体" w:eastAsia="宋体" w:hAnsi="宋体" w:cs="宋体"/>
                          <w:b/>
                          <w:bCs/>
                          <w:spacing w:val="14"/>
                          <w:w w:val="105"/>
                          <w:sz w:val="16"/>
                          <w:szCs w:val="16"/>
                          <w:lang w:eastAsia="zh-CN"/>
                        </w:rPr>
                        <w:t>3</w:t>
                      </w:r>
                      <w:r>
                        <w:rPr>
                          <w:rFonts w:ascii="宋体" w:eastAsia="宋体" w:hAnsi="宋体" w:cs="宋体"/>
                          <w:b/>
                          <w:bCs/>
                          <w:w w:val="105"/>
                          <w:sz w:val="16"/>
                          <w:szCs w:val="16"/>
                          <w:lang w:eastAsia="zh-CN"/>
                        </w:rPr>
                        <w:t>9</w:t>
                      </w:r>
                      <w:r>
                        <w:rPr>
                          <w:rFonts w:ascii="宋体" w:eastAsia="宋体" w:hAnsi="宋体" w:cs="宋体"/>
                          <w:b/>
                          <w:bCs/>
                          <w:spacing w:val="-68"/>
                          <w:w w:val="105"/>
                          <w:sz w:val="16"/>
                          <w:szCs w:val="16"/>
                          <w:lang w:eastAsia="zh-CN"/>
                        </w:rPr>
                        <w:t xml:space="preserve"> </w:t>
                      </w:r>
                      <w:r>
                        <w:rPr>
                          <w:rFonts w:ascii="Microsoft JhengHei" w:eastAsia="Microsoft JhengHei" w:hAnsi="Microsoft JhengHei" w:cs="Microsoft JhengHei"/>
                          <w:b/>
                          <w:bCs/>
                          <w:w w:val="105"/>
                          <w:sz w:val="16"/>
                          <w:szCs w:val="16"/>
                          <w:lang w:eastAsia="zh-CN"/>
                        </w:rPr>
                        <w:t>节点</w:t>
                      </w:r>
                    </w:p>
                    <w:p w14:paraId="76C7BD0A" w14:textId="77777777" w:rsidR="00025C9E" w:rsidRDefault="00025C9E">
                      <w:pPr>
                        <w:spacing w:before="56"/>
                        <w:ind w:left="-1"/>
                        <w:jc w:val="center"/>
                        <w:rPr>
                          <w:rFonts w:ascii="宋体" w:eastAsia="宋体" w:hAnsi="宋体" w:cs="宋体"/>
                          <w:sz w:val="16"/>
                          <w:szCs w:val="16"/>
                          <w:lang w:eastAsia="zh-CN"/>
                        </w:rPr>
                      </w:pPr>
                      <w:r>
                        <w:rPr>
                          <w:rFonts w:ascii="宋体" w:eastAsia="宋体" w:hAnsi="宋体" w:cs="宋体"/>
                          <w:b/>
                          <w:bCs/>
                          <w:w w:val="105"/>
                          <w:position w:val="2"/>
                          <w:sz w:val="16"/>
                          <w:szCs w:val="16"/>
                          <w:lang w:eastAsia="zh-CN"/>
                        </w:rPr>
                        <w:t>规则网络</w:t>
                      </w:r>
                      <w:r>
                        <w:rPr>
                          <w:rFonts w:ascii="宋体" w:eastAsia="宋体" w:hAnsi="宋体" w:cs="宋体"/>
                          <w:b/>
                          <w:bCs/>
                          <w:spacing w:val="47"/>
                          <w:w w:val="105"/>
                          <w:position w:val="2"/>
                          <w:sz w:val="16"/>
                          <w:szCs w:val="16"/>
                          <w:lang w:eastAsia="zh-CN"/>
                        </w:rPr>
                        <w:t xml:space="preserve"> </w:t>
                      </w:r>
                      <w:r>
                        <w:rPr>
                          <w:rFonts w:ascii="宋体" w:eastAsia="宋体" w:hAnsi="宋体" w:cs="宋体"/>
                          <w:b/>
                          <w:bCs/>
                          <w:w w:val="105"/>
                          <w:sz w:val="16"/>
                          <w:szCs w:val="16"/>
                          <w:lang w:eastAsia="zh-CN"/>
                        </w:rPr>
                        <w:t>IEEE网络</w:t>
                      </w:r>
                      <w:r>
                        <w:rPr>
                          <w:rFonts w:ascii="宋体" w:eastAsia="宋体" w:hAnsi="宋体" w:cs="宋体"/>
                          <w:b/>
                          <w:bCs/>
                          <w:spacing w:val="53"/>
                          <w:w w:val="105"/>
                          <w:sz w:val="16"/>
                          <w:szCs w:val="16"/>
                          <w:lang w:eastAsia="zh-CN"/>
                        </w:rPr>
                        <w:t xml:space="preserve"> </w:t>
                      </w:r>
                      <w:r>
                        <w:rPr>
                          <w:rFonts w:ascii="宋体" w:eastAsia="宋体" w:hAnsi="宋体" w:cs="宋体"/>
                          <w:b/>
                          <w:bCs/>
                          <w:w w:val="105"/>
                          <w:sz w:val="16"/>
                          <w:szCs w:val="16"/>
                          <w:lang w:eastAsia="zh-CN"/>
                        </w:rPr>
                        <w:t>随机网络</w:t>
                      </w:r>
                    </w:p>
                  </w:txbxContent>
                </v:textbox>
              </v:shape>
              <v:shape id="_x0000_s7580" type="#_x0000_t202" style="position:absolute;left:4907;top:2530;width:536;height:161" filled="f" stroked="f">
                <v:textbox inset="0,0,0,0">
                  <w:txbxContent>
                    <w:p w14:paraId="53A4601B" w14:textId="77777777" w:rsidR="00025C9E" w:rsidRDefault="00025C9E">
                      <w:pPr>
                        <w:spacing w:line="161" w:lineRule="exact"/>
                        <w:rPr>
                          <w:rFonts w:ascii="Microsoft JhengHei" w:eastAsia="Microsoft JhengHei" w:hAnsi="Microsoft JhengHei" w:cs="Microsoft JhengHei"/>
                          <w:sz w:val="16"/>
                          <w:szCs w:val="16"/>
                        </w:rPr>
                      </w:pPr>
                      <w:r>
                        <w:rPr>
                          <w:rFonts w:ascii="Arial Narrow" w:eastAsia="Arial Narrow" w:hAnsi="Arial Narrow" w:cs="Arial Narrow"/>
                          <w:b/>
                          <w:bCs/>
                          <w:spacing w:val="13"/>
                          <w:w w:val="110"/>
                          <w:sz w:val="16"/>
                          <w:szCs w:val="16"/>
                        </w:rPr>
                        <w:t>5</w:t>
                      </w:r>
                      <w:r>
                        <w:rPr>
                          <w:rFonts w:ascii="Arial Narrow" w:eastAsia="Arial Narrow" w:hAnsi="Arial Narrow" w:cs="Arial Narrow"/>
                          <w:b/>
                          <w:bCs/>
                          <w:w w:val="110"/>
                          <w:sz w:val="16"/>
                          <w:szCs w:val="16"/>
                        </w:rPr>
                        <w:t>7</w:t>
                      </w:r>
                      <w:r>
                        <w:rPr>
                          <w:rFonts w:ascii="Arial Narrow" w:eastAsia="Arial Narrow" w:hAnsi="Arial Narrow" w:cs="Arial Narrow"/>
                          <w:b/>
                          <w:bCs/>
                          <w:spacing w:val="-35"/>
                          <w:w w:val="110"/>
                          <w:sz w:val="16"/>
                          <w:szCs w:val="16"/>
                        </w:rPr>
                        <w:t xml:space="preserve"> </w:t>
                      </w:r>
                      <w:r>
                        <w:rPr>
                          <w:rFonts w:ascii="Microsoft JhengHei" w:eastAsia="Microsoft JhengHei" w:hAnsi="Microsoft JhengHei" w:cs="Microsoft JhengHei"/>
                          <w:b/>
                          <w:bCs/>
                          <w:w w:val="110"/>
                          <w:sz w:val="16"/>
                          <w:szCs w:val="16"/>
                        </w:rPr>
                        <w:t>节点</w:t>
                      </w:r>
                    </w:p>
                  </w:txbxContent>
                </v:textbox>
              </v:shape>
            </v:group>
            <w10:anchorlock/>
          </v:group>
        </w:pict>
      </w:r>
    </w:p>
    <w:p w14:paraId="7DB9909B" w14:textId="77777777" w:rsidR="00996552" w:rsidRDefault="002D0D3F">
      <w:pPr>
        <w:tabs>
          <w:tab w:val="left" w:pos="2330"/>
        </w:tabs>
        <w:spacing w:before="85"/>
        <w:ind w:left="597" w:firstLine="99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规则网络、电网和随机网络的平均路径长度结果图</w:t>
      </w:r>
    </w:p>
    <w:p w14:paraId="52ED93CD" w14:textId="77777777" w:rsidR="00996552" w:rsidRDefault="00996552">
      <w:pPr>
        <w:spacing w:before="1"/>
        <w:rPr>
          <w:rFonts w:ascii="宋体" w:eastAsia="宋体" w:hAnsi="宋体" w:cs="宋体"/>
          <w:lang w:eastAsia="zh-CN"/>
        </w:rPr>
      </w:pPr>
    </w:p>
    <w:p w14:paraId="7F4C054C" w14:textId="77777777" w:rsidR="00996552" w:rsidRDefault="002D0D3F">
      <w:pPr>
        <w:pStyle w:val="a3"/>
        <w:spacing w:line="299" w:lineRule="auto"/>
        <w:ind w:right="75" w:firstLine="480"/>
        <w:rPr>
          <w:lang w:eastAsia="zh-CN"/>
        </w:rPr>
      </w:pPr>
      <w:r>
        <w:rPr>
          <w:spacing w:val="-1"/>
          <w:lang w:eastAsia="zh-CN"/>
        </w:rPr>
        <w:t>从表</w:t>
      </w:r>
      <w:hyperlink w:anchor="_bookmark26" w:history="1">
        <w:r>
          <w:rPr>
            <w:rFonts w:ascii="Times New Roman" w:eastAsia="Times New Roman" w:hAnsi="Times New Roman" w:cs="Times New Roman"/>
            <w:spacing w:val="-1"/>
            <w:lang w:eastAsia="zh-CN"/>
          </w:rPr>
          <w:t>2.2</w:t>
        </w:r>
      </w:hyperlink>
      <w:r>
        <w:rPr>
          <w:spacing w:val="-1"/>
          <w:lang w:eastAsia="zh-CN"/>
        </w:rPr>
        <w:t>可以看出，在规则网络中，节点</w:t>
      </w:r>
      <w:r>
        <w:rPr>
          <w:spacing w:val="-62"/>
          <w:lang w:eastAsia="zh-CN"/>
        </w:rPr>
        <w:t xml:space="preserve"> </w:t>
      </w:r>
      <w:r>
        <w:rPr>
          <w:rFonts w:ascii="Times New Roman" w:eastAsia="Times New Roman" w:hAnsi="Times New Roman" w:cs="Times New Roman"/>
          <w:spacing w:val="-2"/>
          <w:lang w:eastAsia="zh-CN"/>
        </w:rPr>
        <w:t>30</w:t>
      </w:r>
      <w:r>
        <w:rPr>
          <w:spacing w:val="-2"/>
          <w:lang w:eastAsia="zh-CN"/>
        </w:rPr>
        <w:t>、</w:t>
      </w:r>
      <w:r>
        <w:rPr>
          <w:rFonts w:ascii="Times New Roman" w:eastAsia="Times New Roman" w:hAnsi="Times New Roman" w:cs="Times New Roman"/>
          <w:spacing w:val="-2"/>
          <w:lang w:eastAsia="zh-CN"/>
        </w:rPr>
        <w:t>39</w:t>
      </w:r>
      <w:r>
        <w:rPr>
          <w:spacing w:val="-2"/>
          <w:lang w:eastAsia="zh-CN"/>
        </w:rPr>
        <w:t>、</w:t>
      </w:r>
      <w:r>
        <w:rPr>
          <w:rFonts w:ascii="Times New Roman" w:eastAsia="Times New Roman" w:hAnsi="Times New Roman" w:cs="Times New Roman"/>
          <w:spacing w:val="-2"/>
          <w:lang w:eastAsia="zh-CN"/>
        </w:rPr>
        <w:t xml:space="preserve">57 </w:t>
      </w:r>
      <w:r>
        <w:rPr>
          <w:lang w:eastAsia="zh-CN"/>
        </w:rPr>
        <w:t>网络的聚类系数均为</w:t>
      </w:r>
      <w:r>
        <w:rPr>
          <w:spacing w:val="-62"/>
          <w:lang w:eastAsia="zh-CN"/>
        </w:rPr>
        <w:t xml:space="preserve"> </w:t>
      </w:r>
      <w:r>
        <w:rPr>
          <w:rFonts w:ascii="Times New Roman" w:eastAsia="Times New Roman" w:hAnsi="Times New Roman" w:cs="Times New Roman"/>
          <w:lang w:eastAsia="zh-CN"/>
        </w:rPr>
        <w:t>0</w:t>
      </w:r>
      <w:r>
        <w:rPr>
          <w:lang w:eastAsia="zh-CN"/>
        </w:rPr>
        <w:t>，</w:t>
      </w:r>
      <w:r>
        <w:rPr>
          <w:spacing w:val="22"/>
          <w:lang w:eastAsia="zh-CN"/>
        </w:rPr>
        <w:t xml:space="preserve"> </w:t>
      </w:r>
      <w:r>
        <w:rPr>
          <w:lang w:eastAsia="zh-CN"/>
        </w:rPr>
        <w:t>这是由于每个节点的度数都为</w:t>
      </w:r>
      <w:r>
        <w:rPr>
          <w:spacing w:val="-65"/>
          <w:lang w:eastAsia="zh-CN"/>
        </w:rPr>
        <w:t xml:space="preserve"> </w:t>
      </w:r>
      <w:r>
        <w:rPr>
          <w:rFonts w:ascii="Times New Roman" w:eastAsia="Times New Roman" w:hAnsi="Times New Roman" w:cs="Times New Roman"/>
          <w:lang w:eastAsia="zh-CN"/>
        </w:rPr>
        <w:t>2</w:t>
      </w:r>
      <w:r>
        <w:rPr>
          <w:spacing w:val="-25"/>
          <w:lang w:eastAsia="zh-CN"/>
        </w:rPr>
        <w:t>，</w:t>
      </w:r>
      <w:r>
        <w:rPr>
          <w:lang w:eastAsia="zh-CN"/>
        </w:rPr>
        <w:t>该规则网络中任意节点的邻居节点都互相不连 接，故聚类系数为</w:t>
      </w:r>
      <w:r>
        <w:rPr>
          <w:spacing w:val="-56"/>
          <w:lang w:eastAsia="zh-CN"/>
        </w:rPr>
        <w:t xml:space="preserve"> </w:t>
      </w:r>
      <w:r>
        <w:rPr>
          <w:rFonts w:ascii="Times New Roman" w:eastAsia="Times New Roman" w:hAnsi="Times New Roman" w:cs="Times New Roman"/>
          <w:lang w:eastAsia="zh-CN"/>
        </w:rPr>
        <w:t>0</w:t>
      </w:r>
      <w:r>
        <w:rPr>
          <w:lang w:eastAsia="zh-CN"/>
        </w:rPr>
        <w:t>。从图</w:t>
      </w:r>
      <w:hyperlink w:anchor="_bookmark28" w:history="1">
        <w:r>
          <w:rPr>
            <w:rFonts w:ascii="Times New Roman" w:eastAsia="Times New Roman" w:hAnsi="Times New Roman" w:cs="Times New Roman"/>
            <w:lang w:eastAsia="zh-CN"/>
          </w:rPr>
          <w:t>2.3</w:t>
        </w:r>
      </w:hyperlink>
      <w:r>
        <w:rPr>
          <w:lang w:eastAsia="zh-CN"/>
        </w:rPr>
        <w:t>和图</w:t>
      </w:r>
      <w:hyperlink w:anchor="_bookmark29" w:history="1">
        <w:r>
          <w:rPr>
            <w:rFonts w:ascii="Times New Roman" w:eastAsia="Times New Roman" w:hAnsi="Times New Roman" w:cs="Times New Roman"/>
            <w:lang w:eastAsia="zh-CN"/>
          </w:rPr>
          <w:t>2.4</w:t>
        </w:r>
      </w:hyperlink>
      <w:r>
        <w:rPr>
          <w:lang w:eastAsia="zh-CN"/>
        </w:rPr>
        <w:t>验证了式</w:t>
      </w:r>
      <w:hyperlink w:anchor="_bookmark24" w:history="1">
        <w:r>
          <w:rPr>
            <w:rFonts w:ascii="Times New Roman" w:eastAsia="Times New Roman" w:hAnsi="Times New Roman" w:cs="Times New Roman"/>
            <w:lang w:eastAsia="zh-CN"/>
          </w:rPr>
          <w:t>2.5</w:t>
        </w:r>
      </w:hyperlink>
      <w:r>
        <w:rPr>
          <w:lang w:eastAsia="zh-CN"/>
        </w:rPr>
        <w:t>的正确性，可以直观看出，实</w:t>
      </w:r>
      <w:r>
        <w:rPr>
          <w:spacing w:val="40"/>
          <w:lang w:eastAsia="zh-CN"/>
        </w:rPr>
        <w:t xml:space="preserve"> </w:t>
      </w:r>
      <w:r>
        <w:rPr>
          <w:spacing w:val="3"/>
          <w:lang w:eastAsia="zh-CN"/>
        </w:rPr>
        <w:t>际电网系统的聚类系数远大于随机网络的聚类系数，其平均路径长度远小于规</w:t>
      </w:r>
      <w:r>
        <w:rPr>
          <w:spacing w:val="51"/>
          <w:lang w:eastAsia="zh-CN"/>
        </w:rPr>
        <w:t xml:space="preserve"> </w:t>
      </w:r>
      <w:r>
        <w:rPr>
          <w:lang w:eastAsia="zh-CN"/>
        </w:rPr>
        <w:t>则网络的路径长度</w:t>
      </w:r>
      <w:r>
        <w:rPr>
          <w:spacing w:val="-45"/>
          <w:lang w:eastAsia="zh-CN"/>
        </w:rPr>
        <w:t>，</w:t>
      </w:r>
      <w:r>
        <w:rPr>
          <w:lang w:eastAsia="zh-CN"/>
        </w:rPr>
        <w:t>换言之</w:t>
      </w:r>
      <w:r>
        <w:rPr>
          <w:spacing w:val="-45"/>
          <w:lang w:eastAsia="zh-CN"/>
        </w:rPr>
        <w:t>，</w:t>
      </w:r>
      <w:r>
        <w:rPr>
          <w:lang w:eastAsia="zh-CN"/>
        </w:rPr>
        <w:t>电力系统网络相比于随机网络具有高聚集系数的特 征</w:t>
      </w:r>
      <w:r>
        <w:rPr>
          <w:spacing w:val="-30"/>
          <w:lang w:eastAsia="zh-CN"/>
        </w:rPr>
        <w:t>，</w:t>
      </w:r>
      <w:r>
        <w:rPr>
          <w:lang w:eastAsia="zh-CN"/>
        </w:rPr>
        <w:t>而相比于规则网络又具有小平均距离的特征</w:t>
      </w:r>
      <w:r>
        <w:rPr>
          <w:spacing w:val="-30"/>
          <w:lang w:eastAsia="zh-CN"/>
        </w:rPr>
        <w:t>，</w:t>
      </w:r>
      <w:r>
        <w:rPr>
          <w:lang w:eastAsia="zh-CN"/>
        </w:rPr>
        <w:t>因此</w:t>
      </w:r>
      <w:r>
        <w:rPr>
          <w:spacing w:val="-30"/>
          <w:lang w:eastAsia="zh-CN"/>
        </w:rPr>
        <w:t>，</w:t>
      </w:r>
      <w:r>
        <w:rPr>
          <w:lang w:eastAsia="zh-CN"/>
        </w:rPr>
        <w:t>验证得到电网模型为小 世界网络</w:t>
      </w:r>
      <w:r>
        <w:rPr>
          <w:spacing w:val="-32"/>
          <w:lang w:eastAsia="zh-CN"/>
        </w:rPr>
        <w:t>，</w:t>
      </w:r>
      <w:r>
        <w:rPr>
          <w:lang w:eastAsia="zh-CN"/>
        </w:rPr>
        <w:t>具有小世界性</w:t>
      </w:r>
      <w:r>
        <w:rPr>
          <w:spacing w:val="-27"/>
          <w:lang w:eastAsia="zh-CN"/>
        </w:rPr>
        <w:t>。</w:t>
      </w:r>
      <w:r>
        <w:rPr>
          <w:lang w:eastAsia="zh-CN"/>
        </w:rPr>
        <w:t>较小的平均距离和较大的聚类系数</w:t>
      </w:r>
      <w:r>
        <w:rPr>
          <w:spacing w:val="-32"/>
          <w:lang w:eastAsia="zh-CN"/>
        </w:rPr>
        <w:t>，</w:t>
      </w:r>
      <w:r>
        <w:rPr>
          <w:lang w:eastAsia="zh-CN"/>
        </w:rPr>
        <w:t>在电网局部发生 故障时</w:t>
      </w:r>
      <w:r>
        <w:rPr>
          <w:spacing w:val="-48"/>
          <w:lang w:eastAsia="zh-CN"/>
        </w:rPr>
        <w:t>，</w:t>
      </w:r>
      <w:r>
        <w:rPr>
          <w:lang w:eastAsia="zh-CN"/>
        </w:rPr>
        <w:t>其故障具有较大的传播范围和传播速度</w:t>
      </w:r>
      <w:r>
        <w:rPr>
          <w:spacing w:val="-41"/>
          <w:lang w:eastAsia="zh-CN"/>
        </w:rPr>
        <w:t>。</w:t>
      </w:r>
      <w:r>
        <w:rPr>
          <w:lang w:eastAsia="zh-CN"/>
        </w:rPr>
        <w:t>这对于研究电网的结构脆弱性 具有重要的应用意义。</w:t>
      </w:r>
    </w:p>
    <w:p w14:paraId="22742F0B" w14:textId="77777777" w:rsidR="00996552" w:rsidRDefault="00996552">
      <w:pPr>
        <w:spacing w:before="10"/>
        <w:rPr>
          <w:rFonts w:ascii="宋体" w:eastAsia="宋体" w:hAnsi="宋体" w:cs="宋体"/>
          <w:sz w:val="24"/>
          <w:szCs w:val="24"/>
          <w:lang w:eastAsia="zh-CN"/>
        </w:rPr>
      </w:pPr>
    </w:p>
    <w:p w14:paraId="5E3D8B57" w14:textId="77777777" w:rsidR="00996552" w:rsidRDefault="002D0D3F">
      <w:pPr>
        <w:tabs>
          <w:tab w:val="left" w:pos="997"/>
        </w:tabs>
        <w:ind w:left="117"/>
        <w:rPr>
          <w:rFonts w:ascii="宋体" w:eastAsia="宋体" w:hAnsi="宋体" w:cs="宋体"/>
          <w:sz w:val="28"/>
          <w:szCs w:val="28"/>
          <w:lang w:eastAsia="zh-CN"/>
        </w:rPr>
      </w:pPr>
      <w:bookmarkStart w:id="62" w:name="2.3.2_无标度模型"/>
      <w:bookmarkStart w:id="63" w:name="_bookmark30"/>
      <w:bookmarkEnd w:id="62"/>
      <w:bookmarkEnd w:id="63"/>
      <w:r>
        <w:rPr>
          <w:rFonts w:ascii="Times New Roman" w:eastAsia="Times New Roman" w:hAnsi="Times New Roman" w:cs="Times New Roman"/>
          <w:sz w:val="30"/>
          <w:szCs w:val="30"/>
          <w:lang w:eastAsia="zh-CN"/>
        </w:rPr>
        <w:t>2.3.2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无标度模型</w:t>
      </w:r>
    </w:p>
    <w:p w14:paraId="7A177A58" w14:textId="77777777" w:rsidR="00996552" w:rsidRDefault="00996552">
      <w:pPr>
        <w:spacing w:before="1"/>
        <w:rPr>
          <w:rFonts w:ascii="宋体" w:eastAsia="宋体" w:hAnsi="宋体" w:cs="宋体"/>
          <w:sz w:val="24"/>
          <w:szCs w:val="24"/>
          <w:lang w:eastAsia="zh-CN"/>
        </w:rPr>
      </w:pPr>
    </w:p>
    <w:p w14:paraId="71BD77D4" w14:textId="77777777" w:rsidR="00996552" w:rsidRDefault="002D0D3F">
      <w:pPr>
        <w:pStyle w:val="a3"/>
        <w:spacing w:line="301" w:lineRule="auto"/>
        <w:ind w:right="275" w:firstLine="480"/>
        <w:jc w:val="both"/>
        <w:rPr>
          <w:lang w:eastAsia="zh-CN"/>
        </w:rPr>
      </w:pPr>
      <w:r>
        <w:rPr>
          <w:lang w:eastAsia="zh-CN"/>
        </w:rPr>
        <w:t>在规则网络中</w:t>
      </w:r>
      <w:r>
        <w:rPr>
          <w:spacing w:val="-45"/>
          <w:lang w:eastAsia="zh-CN"/>
        </w:rPr>
        <w:t>，</w:t>
      </w:r>
      <w:r>
        <w:rPr>
          <w:lang w:eastAsia="zh-CN"/>
        </w:rPr>
        <w:t>各节点的度数相同</w:t>
      </w:r>
      <w:r>
        <w:rPr>
          <w:spacing w:val="-45"/>
          <w:lang w:eastAsia="zh-CN"/>
        </w:rPr>
        <w:t>，</w:t>
      </w:r>
      <w:r>
        <w:rPr>
          <w:lang w:eastAsia="zh-CN"/>
        </w:rPr>
        <w:t>因此规则网络的度分布集中在一个固定 值上</w:t>
      </w:r>
      <w:r>
        <w:rPr>
          <w:spacing w:val="-27"/>
          <w:lang w:eastAsia="zh-CN"/>
        </w:rPr>
        <w:t>。</w:t>
      </w:r>
      <w:r>
        <w:rPr>
          <w:lang w:eastAsia="zh-CN"/>
        </w:rPr>
        <w:t>随机网络中</w:t>
      </w:r>
      <w:r>
        <w:rPr>
          <w:spacing w:val="-32"/>
          <w:lang w:eastAsia="zh-CN"/>
        </w:rPr>
        <w:t>，</w:t>
      </w:r>
      <w:r>
        <w:rPr>
          <w:lang w:eastAsia="zh-CN"/>
        </w:rPr>
        <w:t>由于其网络的边是以相同概率进行重连的</w:t>
      </w:r>
      <w:r>
        <w:rPr>
          <w:spacing w:val="-32"/>
          <w:lang w:eastAsia="zh-CN"/>
        </w:rPr>
        <w:t>，</w:t>
      </w:r>
      <w:r>
        <w:rPr>
          <w:lang w:eastAsia="zh-CN"/>
        </w:rPr>
        <w:t>所以随机网络的 度分布大致集中在某个概率区间内</w:t>
      </w:r>
      <w:r>
        <w:rPr>
          <w:spacing w:val="-41"/>
          <w:lang w:eastAsia="zh-CN"/>
        </w:rPr>
        <w:t>。</w:t>
      </w:r>
      <w:r>
        <w:rPr>
          <w:lang w:eastAsia="zh-CN"/>
        </w:rPr>
        <w:t>在复杂网络理论中</w:t>
      </w:r>
      <w:r>
        <w:rPr>
          <w:spacing w:val="-49"/>
          <w:lang w:eastAsia="zh-CN"/>
        </w:rPr>
        <w:t>，</w:t>
      </w:r>
      <w:r>
        <w:rPr>
          <w:lang w:eastAsia="zh-CN"/>
        </w:rPr>
        <w:t xml:space="preserve">大多数现实中的网络的 </w:t>
      </w:r>
      <w:r>
        <w:rPr>
          <w:spacing w:val="2"/>
          <w:lang w:eastAsia="zh-CN"/>
        </w:rPr>
        <w:t>度数呈幂律分布，如式</w:t>
      </w:r>
      <w:hyperlink w:anchor="_bookmark31" w:history="1">
        <w:r>
          <w:rPr>
            <w:rFonts w:ascii="Times New Roman" w:eastAsia="Times New Roman" w:hAnsi="Times New Roman" w:cs="Times New Roman"/>
            <w:spacing w:val="2"/>
            <w:lang w:eastAsia="zh-CN"/>
          </w:rPr>
          <w:t>2.6</w:t>
        </w:r>
      </w:hyperlink>
      <w:r>
        <w:rPr>
          <w:spacing w:val="2"/>
          <w:lang w:eastAsia="zh-CN"/>
        </w:rPr>
        <w:t>所示。因为这些网络的节点没有明显的标度，所以这</w:t>
      </w:r>
      <w:r>
        <w:rPr>
          <w:spacing w:val="24"/>
          <w:lang w:eastAsia="zh-CN"/>
        </w:rPr>
        <w:t xml:space="preserve"> </w:t>
      </w:r>
      <w:r>
        <w:rPr>
          <w:lang w:eastAsia="zh-CN"/>
        </w:rPr>
        <w:t>种网络被称为无标度网络。</w:t>
      </w:r>
    </w:p>
    <w:p w14:paraId="0CAAF595" w14:textId="77777777" w:rsidR="00996552" w:rsidRDefault="00996552">
      <w:pPr>
        <w:spacing w:before="11"/>
        <w:rPr>
          <w:rFonts w:ascii="宋体" w:eastAsia="宋体" w:hAnsi="宋体" w:cs="宋体"/>
          <w:sz w:val="13"/>
          <w:szCs w:val="13"/>
          <w:lang w:eastAsia="zh-CN"/>
        </w:rPr>
      </w:pPr>
    </w:p>
    <w:p w14:paraId="159C0875" w14:textId="77777777" w:rsidR="00996552" w:rsidRDefault="002D0D3F">
      <w:pPr>
        <w:tabs>
          <w:tab w:val="left" w:pos="7968"/>
        </w:tabs>
        <w:spacing w:before="37"/>
        <w:ind w:left="3745"/>
        <w:rPr>
          <w:rFonts w:ascii="Times New Roman" w:eastAsia="Times New Roman" w:hAnsi="Times New Roman" w:cs="Times New Roman"/>
          <w:sz w:val="24"/>
          <w:szCs w:val="24"/>
          <w:lang w:eastAsia="zh-CN"/>
        </w:rPr>
      </w:pPr>
      <w:bookmarkStart w:id="64" w:name="_bookmark31"/>
      <w:bookmarkEnd w:id="64"/>
      <w:r>
        <w:rPr>
          <w:rFonts w:ascii="Times New Roman" w:eastAsia="Times New Roman" w:hAnsi="Times New Roman" w:cs="Times New Roman"/>
          <w:i/>
          <w:spacing w:val="5"/>
          <w:w w:val="95"/>
          <w:sz w:val="24"/>
          <w:szCs w:val="24"/>
          <w:lang w:eastAsia="zh-CN"/>
        </w:rPr>
        <w:t>P</w:t>
      </w:r>
      <w:r>
        <w:rPr>
          <w:rFonts w:ascii="MS Gothic" w:eastAsia="MS Gothic" w:hAnsi="MS Gothic" w:cs="MS Gothic"/>
          <w:spacing w:val="12"/>
          <w:w w:val="95"/>
          <w:sz w:val="24"/>
          <w:szCs w:val="24"/>
          <w:lang w:eastAsia="zh-CN"/>
        </w:rPr>
        <w:t>(</w:t>
      </w:r>
      <w:r>
        <w:rPr>
          <w:rFonts w:ascii="Times New Roman" w:eastAsia="Times New Roman" w:hAnsi="Times New Roman" w:cs="Times New Roman"/>
          <w:i/>
          <w:spacing w:val="16"/>
          <w:w w:val="95"/>
          <w:sz w:val="24"/>
          <w:szCs w:val="24"/>
          <w:lang w:eastAsia="zh-CN"/>
        </w:rPr>
        <w:t>k</w:t>
      </w:r>
      <w:r>
        <w:rPr>
          <w:rFonts w:ascii="MS Gothic" w:eastAsia="MS Gothic" w:hAnsi="MS Gothic" w:cs="MS Gothic"/>
          <w:w w:val="95"/>
          <w:sz w:val="24"/>
          <w:szCs w:val="24"/>
          <w:lang w:eastAsia="zh-CN"/>
        </w:rPr>
        <w:t>)</w:t>
      </w:r>
      <w:r>
        <w:rPr>
          <w:rFonts w:ascii="MS Gothic" w:eastAsia="MS Gothic" w:hAnsi="MS Gothic" w:cs="MS Gothic"/>
          <w:spacing w:val="-92"/>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88"/>
          <w:w w:val="95"/>
          <w:sz w:val="24"/>
          <w:szCs w:val="24"/>
          <w:lang w:eastAsia="zh-CN"/>
        </w:rPr>
        <w:t xml:space="preserve"> </w:t>
      </w:r>
      <w:r>
        <w:rPr>
          <w:rFonts w:ascii="Times New Roman" w:eastAsia="Times New Roman" w:hAnsi="Times New Roman" w:cs="Times New Roman"/>
          <w:i/>
          <w:spacing w:val="16"/>
          <w:w w:val="95"/>
          <w:sz w:val="24"/>
          <w:szCs w:val="24"/>
          <w:lang w:eastAsia="zh-CN"/>
        </w:rPr>
        <w:t>k</w:t>
      </w:r>
      <w:r>
        <w:rPr>
          <w:rFonts w:ascii="MS Gothic" w:eastAsia="MS Gothic" w:hAnsi="MS Gothic" w:cs="MS Gothic"/>
          <w:spacing w:val="-2"/>
          <w:w w:val="95"/>
          <w:position w:val="10"/>
          <w:sz w:val="16"/>
          <w:szCs w:val="16"/>
          <w:lang w:eastAsia="zh-CN"/>
        </w:rPr>
        <w:t>−</w:t>
      </w:r>
      <w:r>
        <w:rPr>
          <w:rFonts w:ascii="Bookman Old Style" w:eastAsia="Bookman Old Style" w:hAnsi="Bookman Old Style" w:cs="Bookman Old Style"/>
          <w:i/>
          <w:w w:val="95"/>
          <w:position w:val="10"/>
          <w:sz w:val="16"/>
          <w:szCs w:val="16"/>
          <w:lang w:eastAsia="zh-CN"/>
        </w:rPr>
        <w:t>r</w:t>
      </w:r>
      <w:r>
        <w:rPr>
          <w:rFonts w:ascii="Bookman Old Style" w:eastAsia="Bookman Old Style" w:hAnsi="Bookman Old Style" w:cs="Bookman Old Style"/>
          <w:i/>
          <w:w w:val="95"/>
          <w:position w:val="10"/>
          <w:sz w:val="16"/>
          <w:szCs w:val="16"/>
          <w:lang w:eastAsia="zh-CN"/>
        </w:rPr>
        <w:tab/>
      </w:r>
      <w:r>
        <w:rPr>
          <w:rFonts w:ascii="Times New Roman" w:eastAsia="Times New Roman" w:hAnsi="Times New Roman" w:cs="Times New Roman"/>
          <w:sz w:val="24"/>
          <w:szCs w:val="24"/>
          <w:lang w:eastAsia="zh-CN"/>
        </w:rPr>
        <w:t>(2.6)</w:t>
      </w:r>
    </w:p>
    <w:p w14:paraId="1DFD343E" w14:textId="77777777" w:rsidR="00996552" w:rsidRDefault="002D0D3F">
      <w:pPr>
        <w:pStyle w:val="a3"/>
        <w:spacing w:before="267" w:line="305" w:lineRule="auto"/>
        <w:ind w:right="275" w:firstLine="480"/>
        <w:jc w:val="both"/>
        <w:rPr>
          <w:lang w:eastAsia="zh-CN"/>
        </w:rPr>
      </w:pPr>
      <w:r>
        <w:rPr>
          <w:lang w:eastAsia="zh-CN"/>
        </w:rPr>
        <w:t>在复杂网络理论中</w:t>
      </w:r>
      <w:r>
        <w:rPr>
          <w:spacing w:val="-45"/>
          <w:lang w:eastAsia="zh-CN"/>
        </w:rPr>
        <w:t>，</w:t>
      </w:r>
      <w:r>
        <w:rPr>
          <w:lang w:eastAsia="zh-CN"/>
        </w:rPr>
        <w:t>对无标度网络的鲁棒性进行分析发现</w:t>
      </w:r>
      <w:r>
        <w:rPr>
          <w:spacing w:val="-45"/>
          <w:lang w:eastAsia="zh-CN"/>
        </w:rPr>
        <w:t>，</w:t>
      </w:r>
      <w:r>
        <w:rPr>
          <w:lang w:eastAsia="zh-CN"/>
        </w:rPr>
        <w:t xml:space="preserve">随机攻击对于无 </w:t>
      </w:r>
      <w:r>
        <w:rPr>
          <w:spacing w:val="3"/>
          <w:lang w:eastAsia="zh-CN"/>
        </w:rPr>
        <w:t>标度网络结构的连通性影响很小，而攻击指定的关键环节将会对网络连通性影</w:t>
      </w:r>
      <w:r>
        <w:rPr>
          <w:spacing w:val="51"/>
          <w:lang w:eastAsia="zh-CN"/>
        </w:rPr>
        <w:t xml:space="preserve"> </w:t>
      </w:r>
      <w:r>
        <w:rPr>
          <w:spacing w:val="3"/>
          <w:lang w:eastAsia="zh-CN"/>
        </w:rPr>
        <w:t>响很大。在电网中，电网关键节点结构的变化会对网络的连通性造成极大的影</w:t>
      </w:r>
      <w:r>
        <w:rPr>
          <w:spacing w:val="62"/>
          <w:lang w:eastAsia="zh-CN"/>
        </w:rPr>
        <w:t xml:space="preserve"> </w:t>
      </w:r>
      <w:r>
        <w:rPr>
          <w:lang w:eastAsia="zh-CN"/>
        </w:rPr>
        <w:t>响</w:t>
      </w:r>
      <w:r>
        <w:rPr>
          <w:spacing w:val="-44"/>
          <w:lang w:eastAsia="zh-CN"/>
        </w:rPr>
        <w:t>，</w:t>
      </w:r>
      <w:r>
        <w:rPr>
          <w:lang w:eastAsia="zh-CN"/>
        </w:rPr>
        <w:t>进而影响电网的运行状态导致负荷损</w:t>
      </w:r>
      <w:r>
        <w:rPr>
          <w:spacing w:val="-1"/>
          <w:lang w:eastAsia="zh-CN"/>
        </w:rPr>
        <w:t>失</w:t>
      </w:r>
      <w:hyperlink w:anchor="_bookmark205" w:history="1">
        <w:r>
          <w:rPr>
            <w:rFonts w:ascii="Times New Roman" w:eastAsia="Times New Roman" w:hAnsi="Times New Roman" w:cs="Times New Roman"/>
            <w:position w:val="9"/>
            <w:sz w:val="16"/>
            <w:szCs w:val="16"/>
            <w:lang w:eastAsia="zh-CN"/>
          </w:rPr>
          <w:t>[61</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因此</w:t>
      </w:r>
      <w:r>
        <w:rPr>
          <w:spacing w:val="-44"/>
          <w:lang w:eastAsia="zh-CN"/>
        </w:rPr>
        <w:t>，</w:t>
      </w:r>
      <w:r>
        <w:rPr>
          <w:lang w:eastAsia="zh-CN"/>
        </w:rPr>
        <w:t>无标度网络中的关键环节 可视为电网模型的脆弱环节。下面将验证电网模型的无标度性。</w:t>
      </w:r>
    </w:p>
    <w:p w14:paraId="15C9E9CB" w14:textId="77777777" w:rsidR="00996552" w:rsidRDefault="002D0D3F">
      <w:pPr>
        <w:spacing w:before="20" w:line="272" w:lineRule="auto"/>
        <w:ind w:left="117" w:right="275"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本文选取</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9"/>
          <w:sz w:val="24"/>
          <w:szCs w:val="24"/>
          <w:lang w:eastAsia="zh-CN"/>
        </w:rPr>
        <w:t>IEEE</w:t>
      </w:r>
      <w:r>
        <w:rPr>
          <w:rFonts w:ascii="Palatino Linotype" w:eastAsia="Palatino Linotype" w:hAnsi="Palatino Linotype" w:cs="Palatino Linotype"/>
          <w:spacing w:val="9"/>
          <w:sz w:val="24"/>
          <w:szCs w:val="24"/>
          <w:lang w:eastAsia="zh-CN"/>
        </w:rPr>
        <w:t>13659</w:t>
      </w:r>
      <w:r>
        <w:rPr>
          <w:rFonts w:ascii="Times New Roman" w:eastAsia="Times New Roman" w:hAnsi="Times New Roman" w:cs="Times New Roman"/>
          <w:i/>
          <w:spacing w:val="9"/>
          <w:sz w:val="24"/>
          <w:szCs w:val="24"/>
          <w:lang w:eastAsia="zh-CN"/>
        </w:rPr>
        <w:t>pegase</w:t>
      </w:r>
      <w:r>
        <w:rPr>
          <w:rFonts w:ascii="Times New Roman" w:eastAsia="Times New Roman" w:hAnsi="Times New Roman" w:cs="Times New Roman"/>
          <w:i/>
          <w:spacing w:val="12"/>
          <w:sz w:val="24"/>
          <w:szCs w:val="24"/>
          <w:lang w:eastAsia="zh-CN"/>
        </w:rPr>
        <w:t xml:space="preserve"> </w:t>
      </w:r>
      <w:r>
        <w:rPr>
          <w:rFonts w:ascii="宋体" w:eastAsia="宋体" w:hAnsi="宋体" w:cs="宋体"/>
          <w:spacing w:val="1"/>
          <w:sz w:val="24"/>
          <w:szCs w:val="24"/>
          <w:lang w:eastAsia="zh-CN"/>
        </w:rPr>
        <w:t>节点标准算例进行实验，通过</w:t>
      </w:r>
      <w:r>
        <w:rPr>
          <w:rFonts w:ascii="宋体" w:eastAsia="宋体" w:hAnsi="宋体" w:cs="宋体"/>
          <w:spacing w:val="-40"/>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24"/>
          <w:sz w:val="24"/>
          <w:szCs w:val="24"/>
          <w:lang w:eastAsia="zh-CN"/>
        </w:rPr>
        <w:t xml:space="preserve"> </w:t>
      </w:r>
      <w:r>
        <w:rPr>
          <w:rFonts w:ascii="Times New Roman" w:eastAsia="Times New Roman" w:hAnsi="Times New Roman" w:cs="Times New Roman"/>
          <w:i/>
          <w:spacing w:val="-13"/>
          <w:sz w:val="24"/>
          <w:szCs w:val="24"/>
          <w:lang w:eastAsia="zh-CN"/>
        </w:rPr>
        <w:t>A</w:t>
      </w:r>
      <w:r>
        <w:rPr>
          <w:rFonts w:ascii="Times New Roman" w:eastAsia="Times New Roman" w:hAnsi="Times New Roman" w:cs="Times New Roman"/>
          <w:i/>
          <w:spacing w:val="33"/>
          <w:sz w:val="24"/>
          <w:szCs w:val="24"/>
          <w:lang w:eastAsia="zh-CN"/>
        </w:rPr>
        <w:t>T</w:t>
      </w:r>
      <w:r>
        <w:rPr>
          <w:rFonts w:ascii="Times New Roman" w:eastAsia="Times New Roman" w:hAnsi="Times New Roman" w:cs="Times New Roman"/>
          <w:i/>
          <w:spacing w:val="30"/>
          <w:sz w:val="24"/>
          <w:szCs w:val="24"/>
          <w:lang w:eastAsia="zh-CN"/>
        </w:rPr>
        <w:t>L</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z w:val="24"/>
          <w:szCs w:val="24"/>
          <w:lang w:eastAsia="zh-CN"/>
        </w:rPr>
        <w:t>B</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
          <w:sz w:val="24"/>
          <w:szCs w:val="24"/>
          <w:lang w:eastAsia="zh-CN"/>
        </w:rPr>
        <w:t>计算</w:t>
      </w:r>
      <w:r>
        <w:rPr>
          <w:rFonts w:ascii="宋体" w:eastAsia="宋体" w:hAnsi="宋体" w:cs="宋体"/>
          <w:spacing w:val="146"/>
          <w:sz w:val="24"/>
          <w:szCs w:val="24"/>
          <w:lang w:eastAsia="zh-CN"/>
        </w:rPr>
        <w:t xml:space="preserve"> </w:t>
      </w:r>
      <w:r>
        <w:rPr>
          <w:rFonts w:ascii="宋体" w:eastAsia="宋体" w:hAnsi="宋体" w:cs="宋体"/>
          <w:sz w:val="24"/>
          <w:szCs w:val="24"/>
          <w:lang w:eastAsia="zh-CN"/>
        </w:rPr>
        <w:t>电网模型中各节点的度，进而得到电网的度分布结构，实验结果如图</w:t>
      </w:r>
      <w:r>
        <w:rPr>
          <w:rFonts w:ascii="宋体" w:eastAsia="宋体" w:hAnsi="宋体" w:cs="宋体"/>
          <w:spacing w:val="-60"/>
          <w:sz w:val="24"/>
          <w:szCs w:val="24"/>
          <w:lang w:eastAsia="zh-CN"/>
        </w:rPr>
        <w:t xml:space="preserve"> </w:t>
      </w:r>
      <w:hyperlink w:anchor="_bookmark32" w:history="1">
        <w:r>
          <w:rPr>
            <w:rFonts w:ascii="Times New Roman" w:eastAsia="Times New Roman" w:hAnsi="Times New Roman" w:cs="Times New Roman"/>
            <w:sz w:val="24"/>
            <w:szCs w:val="24"/>
            <w:lang w:eastAsia="zh-CN"/>
          </w:rPr>
          <w:t>2.5</w:t>
        </w:r>
      </w:hyperlink>
      <w:r>
        <w:rPr>
          <w:rFonts w:ascii="宋体" w:eastAsia="宋体" w:hAnsi="宋体" w:cs="宋体"/>
          <w:sz w:val="24"/>
          <w:szCs w:val="24"/>
          <w:lang w:eastAsia="zh-CN"/>
        </w:rPr>
        <w:t>所示。</w:t>
      </w:r>
    </w:p>
    <w:p w14:paraId="7E1ADE38" w14:textId="77777777" w:rsidR="00996552" w:rsidRDefault="00996552">
      <w:pPr>
        <w:spacing w:line="272" w:lineRule="auto"/>
        <w:jc w:val="both"/>
        <w:rPr>
          <w:rFonts w:ascii="宋体" w:eastAsia="宋体" w:hAnsi="宋体" w:cs="宋体"/>
          <w:sz w:val="24"/>
          <w:szCs w:val="24"/>
          <w:lang w:eastAsia="zh-CN"/>
        </w:rPr>
        <w:sectPr w:rsidR="00996552">
          <w:pgSz w:w="11910" w:h="16840"/>
          <w:pgMar w:top="1140" w:right="1520" w:bottom="1280" w:left="1680" w:header="871" w:footer="1055" w:gutter="0"/>
          <w:cols w:space="720"/>
        </w:sectPr>
      </w:pPr>
    </w:p>
    <w:p w14:paraId="67CC0380" w14:textId="77777777" w:rsidR="00996552" w:rsidRDefault="00996552">
      <w:pPr>
        <w:spacing w:before="8"/>
        <w:rPr>
          <w:rFonts w:ascii="宋体" w:eastAsia="宋体" w:hAnsi="宋体" w:cs="宋体"/>
          <w:sz w:val="24"/>
          <w:szCs w:val="24"/>
          <w:lang w:eastAsia="zh-CN"/>
        </w:rPr>
      </w:pPr>
    </w:p>
    <w:p w14:paraId="18AF3AC4" w14:textId="77777777" w:rsidR="00996552" w:rsidRDefault="00025C9E">
      <w:pPr>
        <w:spacing w:before="81"/>
        <w:ind w:left="1384"/>
        <w:rPr>
          <w:rFonts w:ascii="Arial" w:eastAsia="Arial" w:hAnsi="Arial" w:cs="Arial"/>
          <w:sz w:val="17"/>
          <w:szCs w:val="17"/>
        </w:rPr>
      </w:pPr>
      <w:r>
        <w:rPr>
          <w:rFonts w:eastAsiaTheme="minorHAnsi"/>
        </w:rPr>
        <w:pict w14:anchorId="06E3BEE6">
          <v:group id="_x0000_s7201" style="position:absolute;left:0;text-align:left;margin-left:168.95pt;margin-top:7pt;width:282.9pt;height:227.85pt;z-index:2176;mso-position-horizontal-relative:page" coordorigin="3379,140" coordsize="5658,4557">
            <v:group id="_x0000_s7576" style="position:absolute;left:3383;top:4636;width:5649;height:2" coordorigin="3383,4636" coordsize="5649,2">
              <v:shape id="_x0000_s7577" style="position:absolute;left:3383;top:4636;width:5649;height:2" coordorigin="3383,4636" coordsize="5649,0" path="m3383,4636r5649,e" filled="f" strokecolor="#252525" strokeweight=".15331mm">
                <v:path arrowok="t"/>
              </v:shape>
            </v:group>
            <v:group id="_x0000_s7574" style="position:absolute;left:3383;top:173;width:5649;height:2" coordorigin="3383,173" coordsize="5649,2">
              <v:shape id="_x0000_s7575" style="position:absolute;left:3383;top:173;width:5649;height:2" coordorigin="3383,173" coordsize="5649,0" path="m3383,173r5649,e" filled="f" strokecolor="#252525" strokeweight=".15331mm">
                <v:path arrowok="t"/>
              </v:shape>
            </v:group>
            <v:group id="_x0000_s7572" style="position:absolute;left:3383;top:173;width:2;height:4464" coordorigin="3383,173" coordsize="2,4464">
              <v:shape id="_x0000_s7573" style="position:absolute;left:3383;top:173;width:2;height:4464" coordorigin="3383,173" coordsize="0,4464" path="m3383,4636r,-4463e" filled="f" strokecolor="#252525" strokeweight=".15292mm">
                <v:path arrowok="t"/>
              </v:shape>
            </v:group>
            <v:group id="_x0000_s7570" style="position:absolute;left:3948;top:4580;width:2;height:57" coordorigin="3948,4580" coordsize="2,57">
              <v:shape id="_x0000_s7571" style="position:absolute;left:3948;top:4580;width:2;height:57" coordorigin="3948,4580" coordsize="0,57" path="m3948,4636r,-56e" filled="f" strokecolor="#252525" strokeweight=".15292mm">
                <v:path arrowok="t"/>
              </v:shape>
            </v:group>
            <v:group id="_x0000_s7568" style="position:absolute;left:4513;top:4580;width:2;height:57" coordorigin="4513,4580" coordsize="2,57">
              <v:shape id="_x0000_s7569" style="position:absolute;left:4513;top:4580;width:2;height:57" coordorigin="4513,4580" coordsize="0,57" path="m4513,4636r,-56e" filled="f" strokecolor="#252525" strokeweight=".15292mm">
                <v:path arrowok="t"/>
              </v:shape>
            </v:group>
            <v:group id="_x0000_s7566" style="position:absolute;left:5078;top:4580;width:2;height:57" coordorigin="5078,4580" coordsize="2,57">
              <v:shape id="_x0000_s7567" style="position:absolute;left:5078;top:4580;width:2;height:57" coordorigin="5078,4580" coordsize="0,57" path="m5078,4636r,-56e" filled="f" strokecolor="#252525" strokeweight=".15292mm">
                <v:path arrowok="t"/>
              </v:shape>
            </v:group>
            <v:group id="_x0000_s7564" style="position:absolute;left:5643;top:4580;width:2;height:57" coordorigin="5643,4580" coordsize="2,57">
              <v:shape id="_x0000_s7565" style="position:absolute;left:5643;top:4580;width:2;height:57" coordorigin="5643,4580" coordsize="0,57" path="m5643,4636r,-56e" filled="f" strokecolor="#252525" strokeweight=".15292mm">
                <v:path arrowok="t"/>
              </v:shape>
            </v:group>
            <v:group id="_x0000_s7562" style="position:absolute;left:6208;top:4580;width:2;height:57" coordorigin="6208,4580" coordsize="2,57">
              <v:shape id="_x0000_s7563" style="position:absolute;left:6208;top:4580;width:2;height:57" coordorigin="6208,4580" coordsize="0,57" path="m6208,4636r,-56e" filled="f" strokecolor="#252525" strokeweight=".15292mm">
                <v:path arrowok="t"/>
              </v:shape>
            </v:group>
            <v:group id="_x0000_s7560" style="position:absolute;left:6772;top:4580;width:2;height:57" coordorigin="6772,4580" coordsize="2,57">
              <v:shape id="_x0000_s7561" style="position:absolute;left:6772;top:4580;width:2;height:57" coordorigin="6772,4580" coordsize="0,57" path="m6772,4636r,-56e" filled="f" strokecolor="#252525" strokeweight=".15292mm">
                <v:path arrowok="t"/>
              </v:shape>
            </v:group>
            <v:group id="_x0000_s7558" style="position:absolute;left:7337;top:4580;width:2;height:57" coordorigin="7337,4580" coordsize="2,57">
              <v:shape id="_x0000_s7559" style="position:absolute;left:7337;top:4580;width:2;height:57" coordorigin="7337,4580" coordsize="0,57" path="m7337,4636r,-56e" filled="f" strokecolor="#252525" strokeweight=".15292mm">
                <v:path arrowok="t"/>
              </v:shape>
            </v:group>
            <v:group id="_x0000_s7556" style="position:absolute;left:7902;top:4580;width:2;height:57" coordorigin="7902,4580" coordsize="2,57">
              <v:shape id="_x0000_s7557" style="position:absolute;left:7902;top:4580;width:2;height:57" coordorigin="7902,4580" coordsize="0,57" path="m7902,4636r,-56e" filled="f" strokecolor="#252525" strokeweight=".15292mm">
                <v:path arrowok="t"/>
              </v:shape>
            </v:group>
            <v:group id="_x0000_s7554" style="position:absolute;left:8467;top:4580;width:2;height:57" coordorigin="8467,4580" coordsize="2,57">
              <v:shape id="_x0000_s7555" style="position:absolute;left:8467;top:4580;width:2;height:57" coordorigin="8467,4580" coordsize="0,57" path="m8467,4636r,-56e" filled="f" strokecolor="#252525" strokeweight=".15292mm">
                <v:path arrowok="t"/>
              </v:shape>
            </v:group>
            <v:group id="_x0000_s7552" style="position:absolute;left:9032;top:173;width:2;height:4464" coordorigin="9032,173" coordsize="2,4464">
              <v:shape id="_x0000_s7553" style="position:absolute;left:9032;top:173;width:2;height:4464" coordorigin="9032,173" coordsize="0,4464" path="m9032,4636r,-4463e" filled="f" strokecolor="#252525" strokeweight=".15292mm">
                <v:path arrowok="t"/>
              </v:shape>
            </v:group>
            <v:group id="_x0000_s7550" style="position:absolute;left:3948;top:173;width:2;height:57" coordorigin="3948,173" coordsize="2,57">
              <v:shape id="_x0000_s7551" style="position:absolute;left:3948;top:173;width:2;height:57" coordorigin="3948,173" coordsize="0,57" path="m3948,173r,56e" filled="f" strokecolor="#252525" strokeweight=".15292mm">
                <v:path arrowok="t"/>
              </v:shape>
            </v:group>
            <v:group id="_x0000_s7548" style="position:absolute;left:4513;top:173;width:2;height:57" coordorigin="4513,173" coordsize="2,57">
              <v:shape id="_x0000_s7549" style="position:absolute;left:4513;top:173;width:2;height:57" coordorigin="4513,173" coordsize="0,57" path="m4513,173r,56e" filled="f" strokecolor="#252525" strokeweight=".15292mm">
                <v:path arrowok="t"/>
              </v:shape>
            </v:group>
            <v:group id="_x0000_s7546" style="position:absolute;left:5078;top:173;width:2;height:57" coordorigin="5078,173" coordsize="2,57">
              <v:shape id="_x0000_s7547" style="position:absolute;left:5078;top:173;width:2;height:57" coordorigin="5078,173" coordsize="0,57" path="m5078,173r,56e" filled="f" strokecolor="#252525" strokeweight=".15292mm">
                <v:path arrowok="t"/>
              </v:shape>
            </v:group>
            <v:group id="_x0000_s7544" style="position:absolute;left:5643;top:173;width:2;height:57" coordorigin="5643,173" coordsize="2,57">
              <v:shape id="_x0000_s7545" style="position:absolute;left:5643;top:173;width:2;height:57" coordorigin="5643,173" coordsize="0,57" path="m5643,173r,56e" filled="f" strokecolor="#252525" strokeweight=".15292mm">
                <v:path arrowok="t"/>
              </v:shape>
            </v:group>
            <v:group id="_x0000_s7542" style="position:absolute;left:6208;top:173;width:2;height:57" coordorigin="6208,173" coordsize="2,57">
              <v:shape id="_x0000_s7543" style="position:absolute;left:6208;top:173;width:2;height:57" coordorigin="6208,173" coordsize="0,57" path="m6208,173r,56e" filled="f" strokecolor="#252525" strokeweight=".15292mm">
                <v:path arrowok="t"/>
              </v:shape>
            </v:group>
            <v:group id="_x0000_s7540" style="position:absolute;left:6772;top:173;width:2;height:57" coordorigin="6772,173" coordsize="2,57">
              <v:shape id="_x0000_s7541" style="position:absolute;left:6772;top:173;width:2;height:57" coordorigin="6772,173" coordsize="0,57" path="m6772,173r,56e" filled="f" strokecolor="#252525" strokeweight=".15292mm">
                <v:path arrowok="t"/>
              </v:shape>
            </v:group>
            <v:group id="_x0000_s7538" style="position:absolute;left:7337;top:173;width:2;height:57" coordorigin="7337,173" coordsize="2,57">
              <v:shape id="_x0000_s7539" style="position:absolute;left:7337;top:173;width:2;height:57" coordorigin="7337,173" coordsize="0,57" path="m7337,173r,56e" filled="f" strokecolor="#252525" strokeweight=".15292mm">
                <v:path arrowok="t"/>
              </v:shape>
            </v:group>
            <v:group id="_x0000_s7536" style="position:absolute;left:7902;top:173;width:2;height:57" coordorigin="7902,173" coordsize="2,57">
              <v:shape id="_x0000_s7537" style="position:absolute;left:7902;top:173;width:2;height:57" coordorigin="7902,173" coordsize="0,57" path="m7902,173r,56e" filled="f" strokecolor="#252525" strokeweight=".15292mm">
                <v:path arrowok="t"/>
              </v:shape>
            </v:group>
            <v:group id="_x0000_s7534" style="position:absolute;left:8467;top:173;width:2;height:57" coordorigin="8467,173" coordsize="2,57">
              <v:shape id="_x0000_s7535" style="position:absolute;left:8467;top:173;width:2;height:57" coordorigin="8467,173" coordsize="0,57" path="m8467,173r,56e" filled="f" strokecolor="#252525" strokeweight=".15292mm">
                <v:path arrowok="t"/>
              </v:shape>
            </v:group>
            <v:group id="_x0000_s7532" style="position:absolute;left:3383;top:4078;width:57;height:2" coordorigin="3383,4078" coordsize="57,2">
              <v:shape id="_x0000_s7533" style="position:absolute;left:3383;top:4078;width:57;height:2" coordorigin="3383,4078" coordsize="57,0" path="m3383,4078r57,e" filled="f" strokecolor="#252525" strokeweight=".15331mm">
                <v:path arrowok="t"/>
              </v:shape>
            </v:group>
            <v:group id="_x0000_s7530" style="position:absolute;left:3383;top:3520;width:57;height:2" coordorigin="3383,3520" coordsize="57,2">
              <v:shape id="_x0000_s7531" style="position:absolute;left:3383;top:3520;width:57;height:2" coordorigin="3383,3520" coordsize="57,0" path="m3383,3520r57,e" filled="f" strokecolor="#252525" strokeweight=".15331mm">
                <v:path arrowok="t"/>
              </v:shape>
            </v:group>
            <v:group id="_x0000_s7528" style="position:absolute;left:3383;top:2962;width:57;height:2" coordorigin="3383,2962" coordsize="57,2">
              <v:shape id="_x0000_s7529" style="position:absolute;left:3383;top:2962;width:57;height:2" coordorigin="3383,2962" coordsize="57,0" path="m3383,2962r57,e" filled="f" strokecolor="#252525" strokeweight=".15331mm">
                <v:path arrowok="t"/>
              </v:shape>
            </v:group>
            <v:group id="_x0000_s7526" style="position:absolute;left:3383;top:2404;width:57;height:2" coordorigin="3383,2404" coordsize="57,2">
              <v:shape id="_x0000_s7527" style="position:absolute;left:3383;top:2404;width:57;height:2" coordorigin="3383,2404" coordsize="57,0" path="m3383,2404r57,e" filled="f" strokecolor="#252525" strokeweight=".15331mm">
                <v:path arrowok="t"/>
              </v:shape>
            </v:group>
            <v:group id="_x0000_s7524" style="position:absolute;left:3383;top:1846;width:57;height:2" coordorigin="3383,1846" coordsize="57,2">
              <v:shape id="_x0000_s7525" style="position:absolute;left:3383;top:1846;width:57;height:2" coordorigin="3383,1846" coordsize="57,0" path="m3383,1846r57,e" filled="f" strokecolor="#252525" strokeweight=".15331mm">
                <v:path arrowok="t"/>
              </v:shape>
            </v:group>
            <v:group id="_x0000_s7522" style="position:absolute;left:3383;top:1289;width:57;height:2" coordorigin="3383,1289" coordsize="57,2">
              <v:shape id="_x0000_s7523" style="position:absolute;left:3383;top:1289;width:57;height:2" coordorigin="3383,1289" coordsize="57,0" path="m3383,1289r57,e" filled="f" strokecolor="#252525" strokeweight=".15331mm">
                <v:path arrowok="t"/>
              </v:shape>
            </v:group>
            <v:group id="_x0000_s7520" style="position:absolute;left:3383;top:731;width:57;height:2" coordorigin="3383,731" coordsize="57,2">
              <v:shape id="_x0000_s7521" style="position:absolute;left:3383;top:731;width:57;height:2" coordorigin="3383,731" coordsize="57,0" path="m3383,731r57,e" filled="f" strokecolor="#252525" strokeweight=".15331mm">
                <v:path arrowok="t"/>
              </v:shape>
            </v:group>
            <v:group id="_x0000_s7518" style="position:absolute;left:8976;top:4078;width:57;height:2" coordorigin="8976,4078" coordsize="57,2">
              <v:shape id="_x0000_s7519" style="position:absolute;left:8976;top:4078;width:57;height:2" coordorigin="8976,4078" coordsize="57,0" path="m9032,4078r-56,e" filled="f" strokecolor="#252525" strokeweight=".15331mm">
                <v:path arrowok="t"/>
              </v:shape>
            </v:group>
            <v:group id="_x0000_s7516" style="position:absolute;left:8976;top:3520;width:57;height:2" coordorigin="8976,3520" coordsize="57,2">
              <v:shape id="_x0000_s7517" style="position:absolute;left:8976;top:3520;width:57;height:2" coordorigin="8976,3520" coordsize="57,0" path="m9032,3520r-56,e" filled="f" strokecolor="#252525" strokeweight=".15331mm">
                <v:path arrowok="t"/>
              </v:shape>
            </v:group>
            <v:group id="_x0000_s7514" style="position:absolute;left:8976;top:2962;width:57;height:2" coordorigin="8976,2962" coordsize="57,2">
              <v:shape id="_x0000_s7515" style="position:absolute;left:8976;top:2962;width:57;height:2" coordorigin="8976,2962" coordsize="57,0" path="m9032,2962r-56,e" filled="f" strokecolor="#252525" strokeweight=".15331mm">
                <v:path arrowok="t"/>
              </v:shape>
            </v:group>
            <v:group id="_x0000_s7512" style="position:absolute;left:8976;top:2404;width:57;height:2" coordorigin="8976,2404" coordsize="57,2">
              <v:shape id="_x0000_s7513" style="position:absolute;left:8976;top:2404;width:57;height:2" coordorigin="8976,2404" coordsize="57,0" path="m9032,2404r-56,e" filled="f" strokecolor="#252525" strokeweight=".15331mm">
                <v:path arrowok="t"/>
              </v:shape>
            </v:group>
            <v:group id="_x0000_s7510" style="position:absolute;left:8976;top:1846;width:57;height:2" coordorigin="8976,1846" coordsize="57,2">
              <v:shape id="_x0000_s7511" style="position:absolute;left:8976;top:1846;width:57;height:2" coordorigin="8976,1846" coordsize="57,0" path="m9032,1846r-56,e" filled="f" strokecolor="#252525" strokeweight=".15331mm">
                <v:path arrowok="t"/>
              </v:shape>
            </v:group>
            <v:group id="_x0000_s7508" style="position:absolute;left:8976;top:1289;width:57;height:2" coordorigin="8976,1289" coordsize="57,2">
              <v:shape id="_x0000_s7509" style="position:absolute;left:8976;top:1289;width:57;height:2" coordorigin="8976,1289" coordsize="57,0" path="m9032,1289r-56,e" filled="f" strokecolor="#252525" strokeweight=".15331mm">
                <v:path arrowok="t"/>
              </v:shape>
            </v:group>
            <v:group id="_x0000_s7506" style="position:absolute;left:8976;top:731;width:57;height:2" coordorigin="8976,731" coordsize="57,2">
              <v:shape id="_x0000_s7507" style="position:absolute;left:8976;top:731;width:57;height:2" coordorigin="8976,731" coordsize="57,0" path="m9032,731r-56,e" filled="f" strokecolor="#252525" strokeweight=".15331mm">
                <v:path arrowok="t"/>
              </v:shape>
            </v:group>
            <v:group id="_x0000_s7504" style="position:absolute;left:3496;top:201;width:5085;height:4436" coordorigin="3496,201" coordsize="5085,4436">
              <v:shape id="_x0000_s7505" style="position:absolute;left:3496;top:201;width:5085;height:4436" coordorigin="3496,201" coordsize="5085,4436" path="m3496,201r113,1610l3722,3528r113,387l3948,4146r113,90l4174,4339r113,64l4400,4470r113,56l4626,4530r113,51l4852,4588r113,13l5078,4617r113,-2l5304,4626r113,4l5530,4632r113,-2l5756,4628r113,2l5982,4635r113,-5l6208,4633r113,-3l6434,4630r113,4l6660,4634r112,l6885,4633r113,2l7111,4635r113,l7337,4636r113,-3l7563,4634r113,1l7789,4635r113,-1l8015,4636r113,l8241,4636r113,l8467,4636r113,-1e" filled="f" strokecolor="blue" strokeweight=".30625mm">
                <v:path arrowok="t"/>
              </v:shape>
            </v:group>
            <v:group id="_x0000_s7502" style="position:absolute;left:3496;top:149;width:2;height:105" coordorigin="3496,149" coordsize="2,105">
              <v:shape id="_x0000_s7503" style="position:absolute;left:3496;top:149;width:2;height:105" coordorigin="3496,149" coordsize="0,105" path="m3496,149r,104e" filled="f" strokecolor="blue" strokeweight=".30583mm">
                <v:path arrowok="t"/>
              </v:shape>
            </v:group>
            <v:group id="_x0000_s7500" style="position:absolute;left:3444;top:201;width:105;height:2" coordorigin="3444,201" coordsize="105,2">
              <v:shape id="_x0000_s7501" style="position:absolute;left:3444;top:201;width:105;height:2" coordorigin="3444,201" coordsize="105,0" path="m3444,201r104,e" filled="f" strokecolor="blue" strokeweight=".30658mm">
                <v:path arrowok="t"/>
              </v:shape>
            </v:group>
            <v:group id="_x0000_s7498" style="position:absolute;left:3459;top:164;width:74;height:74" coordorigin="3459,164" coordsize="74,74">
              <v:shape id="_x0000_s7499" style="position:absolute;left:3459;top:164;width:74;height:74" coordorigin="3459,164" coordsize="74,74" path="m3459,164r74,74e" filled="f" strokecolor="blue" strokeweight=".30622mm">
                <v:path arrowok="t"/>
              </v:shape>
            </v:group>
            <v:group id="_x0000_s7496" style="position:absolute;left:3459;top:164;width:74;height:74" coordorigin="3459,164" coordsize="74,74">
              <v:shape id="_x0000_s7497" style="position:absolute;left:3459;top:164;width:74;height:74" coordorigin="3459,164" coordsize="74,74" path="m3459,238r74,-74e" filled="f" strokecolor="blue" strokeweight=".30622mm">
                <v:path arrowok="t"/>
              </v:shape>
            </v:group>
            <v:group id="_x0000_s7494" style="position:absolute;left:3609;top:1759;width:2;height:105" coordorigin="3609,1759" coordsize="2,105">
              <v:shape id="_x0000_s7495" style="position:absolute;left:3609;top:1759;width:2;height:105" coordorigin="3609,1759" coordsize="0,105" path="m3609,1759r,104e" filled="f" strokecolor="blue" strokeweight=".30583mm">
                <v:path arrowok="t"/>
              </v:shape>
            </v:group>
            <v:group id="_x0000_s7492" style="position:absolute;left:3557;top:1811;width:105;height:2" coordorigin="3557,1811" coordsize="105,2">
              <v:shape id="_x0000_s7493" style="position:absolute;left:3557;top:1811;width:105;height:2" coordorigin="3557,1811" coordsize="105,0" path="m3557,1811r104,e" filled="f" strokecolor="blue" strokeweight=".30658mm">
                <v:path arrowok="t"/>
              </v:shape>
            </v:group>
            <v:group id="_x0000_s7490" style="position:absolute;left:3572;top:1774;width:74;height:74" coordorigin="3572,1774" coordsize="74,74">
              <v:shape id="_x0000_s7491" style="position:absolute;left:3572;top:1774;width:74;height:74" coordorigin="3572,1774" coordsize="74,74" path="m3572,1774r74,74e" filled="f" strokecolor="blue" strokeweight=".30622mm">
                <v:path arrowok="t"/>
              </v:shape>
            </v:group>
            <v:group id="_x0000_s7488" style="position:absolute;left:3572;top:1774;width:74;height:74" coordorigin="3572,1774" coordsize="74,74">
              <v:shape id="_x0000_s7489" style="position:absolute;left:3572;top:1774;width:74;height:74" coordorigin="3572,1774" coordsize="74,74" path="m3572,1848r74,-74e" filled="f" strokecolor="blue" strokeweight=".30622mm">
                <v:path arrowok="t"/>
              </v:shape>
            </v:group>
            <v:group id="_x0000_s7486" style="position:absolute;left:3722;top:3476;width:2;height:105" coordorigin="3722,3476" coordsize="2,105">
              <v:shape id="_x0000_s7487" style="position:absolute;left:3722;top:3476;width:2;height:105" coordorigin="3722,3476" coordsize="0,105" path="m3722,3476r,105e" filled="f" strokecolor="blue" strokeweight=".30583mm">
                <v:path arrowok="t"/>
              </v:shape>
            </v:group>
            <v:group id="_x0000_s7484" style="position:absolute;left:3670;top:3528;width:105;height:2" coordorigin="3670,3528" coordsize="105,2">
              <v:shape id="_x0000_s7485" style="position:absolute;left:3670;top:3528;width:105;height:2" coordorigin="3670,3528" coordsize="105,0" path="m3670,3528r104,e" filled="f" strokecolor="blue" strokeweight=".30658mm">
                <v:path arrowok="t"/>
              </v:shape>
            </v:group>
            <v:group id="_x0000_s7482" style="position:absolute;left:3685;top:3492;width:74;height:74" coordorigin="3685,3492" coordsize="74,74">
              <v:shape id="_x0000_s7483" style="position:absolute;left:3685;top:3492;width:74;height:74" coordorigin="3685,3492" coordsize="74,74" path="m3685,3492r74,73e" filled="f" strokecolor="blue" strokeweight=".30622mm">
                <v:path arrowok="t"/>
              </v:shape>
            </v:group>
            <v:group id="_x0000_s7480" style="position:absolute;left:3685;top:3492;width:74;height:74" coordorigin="3685,3492" coordsize="74,74">
              <v:shape id="_x0000_s7481" style="position:absolute;left:3685;top:3492;width:74;height:74" coordorigin="3685,3492" coordsize="74,74" path="m3685,3565r74,-73e" filled="f" strokecolor="blue" strokeweight=".30622mm">
                <v:path arrowok="t"/>
              </v:shape>
            </v:group>
            <v:group id="_x0000_s7478" style="position:absolute;left:3835;top:3863;width:2;height:105" coordorigin="3835,3863" coordsize="2,105">
              <v:shape id="_x0000_s7479" style="position:absolute;left:3835;top:3863;width:2;height:105" coordorigin="3835,3863" coordsize="0,105" path="m3835,3863r,104e" filled="f" strokecolor="blue" strokeweight=".30583mm">
                <v:path arrowok="t"/>
              </v:shape>
            </v:group>
            <v:group id="_x0000_s7476" style="position:absolute;left:3783;top:3915;width:105;height:2" coordorigin="3783,3915" coordsize="105,2">
              <v:shape id="_x0000_s7477" style="position:absolute;left:3783;top:3915;width:105;height:2" coordorigin="3783,3915" coordsize="105,0" path="m3783,3915r104,e" filled="f" strokecolor="blue" strokeweight=".30658mm">
                <v:path arrowok="t"/>
              </v:shape>
            </v:group>
            <v:group id="_x0000_s7474" style="position:absolute;left:3798;top:3878;width:74;height:74" coordorigin="3798,3878" coordsize="74,74">
              <v:shape id="_x0000_s7475" style="position:absolute;left:3798;top:3878;width:74;height:74" coordorigin="3798,3878" coordsize="74,74" path="m3798,3878r74,74e" filled="f" strokecolor="blue" strokeweight=".30622mm">
                <v:path arrowok="t"/>
              </v:shape>
            </v:group>
            <v:group id="_x0000_s7472" style="position:absolute;left:3798;top:3878;width:74;height:74" coordorigin="3798,3878" coordsize="74,74">
              <v:shape id="_x0000_s7473" style="position:absolute;left:3798;top:3878;width:74;height:74" coordorigin="3798,3878" coordsize="74,74" path="m3798,3952r74,-74e" filled="f" strokecolor="blue" strokeweight=".30622mm">
                <v:path arrowok="t"/>
              </v:shape>
            </v:group>
            <v:group id="_x0000_s7470" style="position:absolute;left:3948;top:4094;width:2;height:105" coordorigin="3948,4094" coordsize="2,105">
              <v:shape id="_x0000_s7471" style="position:absolute;left:3948;top:4094;width:2;height:105" coordorigin="3948,4094" coordsize="0,105" path="m3948,4094r,104e" filled="f" strokecolor="blue" strokeweight=".30583mm">
                <v:path arrowok="t"/>
              </v:shape>
            </v:group>
            <v:group id="_x0000_s7468" style="position:absolute;left:3896;top:4146;width:105;height:2" coordorigin="3896,4146" coordsize="105,2">
              <v:shape id="_x0000_s7469" style="position:absolute;left:3896;top:4146;width:105;height:2" coordorigin="3896,4146" coordsize="105,0" path="m3896,4146r104,e" filled="f" strokecolor="blue" strokeweight=".30658mm">
                <v:path arrowok="t"/>
              </v:shape>
            </v:group>
            <v:group id="_x0000_s7466" style="position:absolute;left:3911;top:4109;width:74;height:74" coordorigin="3911,4109" coordsize="74,74">
              <v:shape id="_x0000_s7467" style="position:absolute;left:3911;top:4109;width:74;height:74" coordorigin="3911,4109" coordsize="74,74" path="m3911,4109r74,74e" filled="f" strokecolor="blue" strokeweight=".30622mm">
                <v:path arrowok="t"/>
              </v:shape>
            </v:group>
            <v:group id="_x0000_s7464" style="position:absolute;left:3911;top:4109;width:74;height:74" coordorigin="3911,4109" coordsize="74,74">
              <v:shape id="_x0000_s7465" style="position:absolute;left:3911;top:4109;width:74;height:74" coordorigin="3911,4109" coordsize="74,74" path="m3911,4183r74,-74e" filled="f" strokecolor="blue" strokeweight=".30622mm">
                <v:path arrowok="t"/>
              </v:shape>
            </v:group>
            <v:group id="_x0000_s7462" style="position:absolute;left:4061;top:4184;width:2;height:105" coordorigin="4061,4184" coordsize="2,105">
              <v:shape id="_x0000_s7463" style="position:absolute;left:4061;top:4184;width:2;height:105" coordorigin="4061,4184" coordsize="0,105" path="m4061,4184r,104e" filled="f" strokecolor="blue" strokeweight=".30583mm">
                <v:path arrowok="t"/>
              </v:shape>
            </v:group>
            <v:group id="_x0000_s7460" style="position:absolute;left:4009;top:4236;width:105;height:2" coordorigin="4009,4236" coordsize="105,2">
              <v:shape id="_x0000_s7461" style="position:absolute;left:4009;top:4236;width:105;height:2" coordorigin="4009,4236" coordsize="105,0" path="m4009,4236r104,e" filled="f" strokecolor="blue" strokeweight=".30658mm">
                <v:path arrowok="t"/>
              </v:shape>
            </v:group>
            <v:group id="_x0000_s7458" style="position:absolute;left:4024;top:4199;width:74;height:74" coordorigin="4024,4199" coordsize="74,74">
              <v:shape id="_x0000_s7459" style="position:absolute;left:4024;top:4199;width:74;height:74" coordorigin="4024,4199" coordsize="74,74" path="m4024,4199r74,74e" filled="f" strokecolor="blue" strokeweight=".30622mm">
                <v:path arrowok="t"/>
              </v:shape>
            </v:group>
            <v:group id="_x0000_s7456" style="position:absolute;left:4024;top:4199;width:74;height:74" coordorigin="4024,4199" coordsize="74,74">
              <v:shape id="_x0000_s7457" style="position:absolute;left:4024;top:4199;width:74;height:74" coordorigin="4024,4199" coordsize="74,74" path="m4024,4273r74,-74e" filled="f" strokecolor="blue" strokeweight=".30622mm">
                <v:path arrowok="t"/>
              </v:shape>
            </v:group>
            <v:group id="_x0000_s7454" style="position:absolute;left:4174;top:4287;width:2;height:105" coordorigin="4174,4287" coordsize="2,105">
              <v:shape id="_x0000_s7455" style="position:absolute;left:4174;top:4287;width:2;height:105" coordorigin="4174,4287" coordsize="0,105" path="m4174,4287r,104e" filled="f" strokecolor="blue" strokeweight=".30583mm">
                <v:path arrowok="t"/>
              </v:shape>
            </v:group>
            <v:group id="_x0000_s7452" style="position:absolute;left:4122;top:4339;width:105;height:2" coordorigin="4122,4339" coordsize="105,2">
              <v:shape id="_x0000_s7453" style="position:absolute;left:4122;top:4339;width:105;height:2" coordorigin="4122,4339" coordsize="105,0" path="m4122,4339r104,e" filled="f" strokecolor="blue" strokeweight=".30658mm">
                <v:path arrowok="t"/>
              </v:shape>
            </v:group>
            <v:group id="_x0000_s7450" style="position:absolute;left:4137;top:4302;width:74;height:74" coordorigin="4137,4302" coordsize="74,74">
              <v:shape id="_x0000_s7451" style="position:absolute;left:4137;top:4302;width:74;height:74" coordorigin="4137,4302" coordsize="74,74" path="m4137,4302r74,74e" filled="f" strokecolor="blue" strokeweight=".30622mm">
                <v:path arrowok="t"/>
              </v:shape>
            </v:group>
            <v:group id="_x0000_s7448" style="position:absolute;left:4137;top:4302;width:74;height:74" coordorigin="4137,4302" coordsize="74,74">
              <v:shape id="_x0000_s7449" style="position:absolute;left:4137;top:4302;width:74;height:74" coordorigin="4137,4302" coordsize="74,74" path="m4137,4376r74,-74e" filled="f" strokecolor="blue" strokeweight=".30622mm">
                <v:path arrowok="t"/>
              </v:shape>
            </v:group>
            <v:group id="_x0000_s7446" style="position:absolute;left:4287;top:4351;width:2;height:105" coordorigin="4287,4351" coordsize="2,105">
              <v:shape id="_x0000_s7447" style="position:absolute;left:4287;top:4351;width:2;height:105" coordorigin="4287,4351" coordsize="0,105" path="m4287,4351r,104e" filled="f" strokecolor="blue" strokeweight=".30583mm">
                <v:path arrowok="t"/>
              </v:shape>
            </v:group>
            <v:group id="_x0000_s7444" style="position:absolute;left:4235;top:4403;width:105;height:2" coordorigin="4235,4403" coordsize="105,2">
              <v:shape id="_x0000_s7445" style="position:absolute;left:4235;top:4403;width:105;height:2" coordorigin="4235,4403" coordsize="105,0" path="m4235,4403r104,e" filled="f" strokecolor="blue" strokeweight=".30658mm">
                <v:path arrowok="t"/>
              </v:shape>
            </v:group>
            <v:group id="_x0000_s7442" style="position:absolute;left:4250;top:4366;width:74;height:74" coordorigin="4250,4366" coordsize="74,74">
              <v:shape id="_x0000_s7443" style="position:absolute;left:4250;top:4366;width:74;height:74" coordorigin="4250,4366" coordsize="74,74" path="m4250,4366r74,74e" filled="f" strokecolor="blue" strokeweight=".30622mm">
                <v:path arrowok="t"/>
              </v:shape>
            </v:group>
            <v:group id="_x0000_s7440" style="position:absolute;left:4250;top:4366;width:74;height:74" coordorigin="4250,4366" coordsize="74,74">
              <v:shape id="_x0000_s7441" style="position:absolute;left:4250;top:4366;width:74;height:74" coordorigin="4250,4366" coordsize="74,74" path="m4250,4440r74,-74e" filled="f" strokecolor="blue" strokeweight=".30622mm">
                <v:path arrowok="t"/>
              </v:shape>
            </v:group>
            <v:group id="_x0000_s7438" style="position:absolute;left:4400;top:4418;width:2;height:105" coordorigin="4400,4418" coordsize="2,105">
              <v:shape id="_x0000_s7439" style="position:absolute;left:4400;top:4418;width:2;height:105" coordorigin="4400,4418" coordsize="0,105" path="m4400,4418r,104e" filled="f" strokecolor="blue" strokeweight=".30583mm">
                <v:path arrowok="t"/>
              </v:shape>
            </v:group>
            <v:group id="_x0000_s7436" style="position:absolute;left:4348;top:4470;width:105;height:2" coordorigin="4348,4470" coordsize="105,2">
              <v:shape id="_x0000_s7437" style="position:absolute;left:4348;top:4470;width:105;height:2" coordorigin="4348,4470" coordsize="105,0" path="m4348,4470r104,e" filled="f" strokecolor="blue" strokeweight=".30658mm">
                <v:path arrowok="t"/>
              </v:shape>
            </v:group>
            <v:group id="_x0000_s7434" style="position:absolute;left:4363;top:4433;width:74;height:74" coordorigin="4363,4433" coordsize="74,74">
              <v:shape id="_x0000_s7435" style="position:absolute;left:4363;top:4433;width:74;height:74" coordorigin="4363,4433" coordsize="74,74" path="m4363,4433r74,74e" filled="f" strokecolor="blue" strokeweight=".30622mm">
                <v:path arrowok="t"/>
              </v:shape>
            </v:group>
            <v:group id="_x0000_s7432" style="position:absolute;left:4363;top:4433;width:74;height:74" coordorigin="4363,4433" coordsize="74,74">
              <v:shape id="_x0000_s7433" style="position:absolute;left:4363;top:4433;width:74;height:74" coordorigin="4363,4433" coordsize="74,74" path="m4363,4507r74,-74e" filled="f" strokecolor="blue" strokeweight=".30622mm">
                <v:path arrowok="t"/>
              </v:shape>
            </v:group>
            <v:group id="_x0000_s7430" style="position:absolute;left:4513;top:4474;width:2;height:105" coordorigin="4513,4474" coordsize="2,105">
              <v:shape id="_x0000_s7431" style="position:absolute;left:4513;top:4474;width:2;height:105" coordorigin="4513,4474" coordsize="0,105" path="m4513,4474r,104e" filled="f" strokecolor="blue" strokeweight=".30583mm">
                <v:path arrowok="t"/>
              </v:shape>
            </v:group>
            <v:group id="_x0000_s7428" style="position:absolute;left:4461;top:4528;width:217;height:2" coordorigin="4461,4528" coordsize="217,2">
              <v:shape id="_x0000_s7429" style="position:absolute;left:4461;top:4528;width:217;height:2" coordorigin="4461,4528" coordsize="217,0" path="m4461,4528r217,e" filled="f" strokecolor="blue" strokeweight=".37864mm">
                <v:path arrowok="t"/>
              </v:shape>
            </v:group>
            <v:group id="_x0000_s7426" style="position:absolute;left:4476;top:4489;width:74;height:74" coordorigin="4476,4489" coordsize="74,74">
              <v:shape id="_x0000_s7427" style="position:absolute;left:4476;top:4489;width:74;height:74" coordorigin="4476,4489" coordsize="74,74" path="m4476,4489r74,74e" filled="f" strokecolor="blue" strokeweight=".30622mm">
                <v:path arrowok="t"/>
              </v:shape>
            </v:group>
            <v:group id="_x0000_s7424" style="position:absolute;left:4476;top:4489;width:74;height:74" coordorigin="4476,4489" coordsize="74,74">
              <v:shape id="_x0000_s7425" style="position:absolute;left:4476;top:4489;width:74;height:74" coordorigin="4476,4489" coordsize="74,74" path="m4476,4563r74,-74e" filled="f" strokecolor="blue" strokeweight=".30622mm">
                <v:path arrowok="t"/>
              </v:shape>
            </v:group>
            <v:group id="_x0000_s7422" style="position:absolute;left:4626;top:4478;width:2;height:105" coordorigin="4626,4478" coordsize="2,105">
              <v:shape id="_x0000_s7423" style="position:absolute;left:4626;top:4478;width:2;height:105" coordorigin="4626,4478" coordsize="0,105" path="m4626,4478r,104e" filled="f" strokecolor="blue" strokeweight=".30583mm">
                <v:path arrowok="t"/>
              </v:shape>
            </v:group>
            <v:group id="_x0000_s7420" style="position:absolute;left:4589;top:4493;width:74;height:74" coordorigin="4589,4493" coordsize="74,74">
              <v:shape id="_x0000_s7421" style="position:absolute;left:4589;top:4493;width:74;height:74" coordorigin="4589,4493" coordsize="74,74" path="m4589,4493r74,74e" filled="f" strokecolor="blue" strokeweight=".30622mm">
                <v:path arrowok="t"/>
              </v:shape>
            </v:group>
            <v:group id="_x0000_s7418" style="position:absolute;left:4589;top:4493;width:74;height:74" coordorigin="4589,4493" coordsize="74,74">
              <v:shape id="_x0000_s7419" style="position:absolute;left:4589;top:4493;width:74;height:74" coordorigin="4589,4493" coordsize="74,74" path="m4589,4567r74,-74e" filled="f" strokecolor="blue" strokeweight=".30622mm">
                <v:path arrowok="t"/>
              </v:shape>
            </v:group>
            <v:group id="_x0000_s7416" style="position:absolute;left:4739;top:4529;width:2;height:105" coordorigin="4739,4529" coordsize="2,105">
              <v:shape id="_x0000_s7417" style="position:absolute;left:4739;top:4529;width:2;height:105" coordorigin="4739,4529" coordsize="0,105" path="m4739,4529r,105e" filled="f" strokecolor="blue" strokeweight=".30583mm">
                <v:path arrowok="t"/>
              </v:shape>
            </v:group>
            <v:group id="_x0000_s7414" style="position:absolute;left:4687;top:4591;width:330;height:2" coordorigin="4687,4591" coordsize="330,2">
              <v:shape id="_x0000_s7415" style="position:absolute;left:4687;top:4591;width:330;height:2" coordorigin="4687,4591" coordsize="330,0" path="m4687,4591r330,e" filled="f" strokecolor="blue" strokeweight=".65242mm">
                <v:path arrowok="t"/>
              </v:shape>
            </v:group>
            <v:group id="_x0000_s7412" style="position:absolute;left:4702;top:4545;width:74;height:74" coordorigin="4702,4545" coordsize="74,74">
              <v:shape id="_x0000_s7413" style="position:absolute;left:4702;top:4545;width:74;height:74" coordorigin="4702,4545" coordsize="74,74" path="m4702,4545r74,73e" filled="f" strokecolor="blue" strokeweight=".30622mm">
                <v:path arrowok="t"/>
              </v:shape>
            </v:group>
            <v:group id="_x0000_s7410" style="position:absolute;left:4702;top:4545;width:74;height:74" coordorigin="4702,4545" coordsize="74,74">
              <v:shape id="_x0000_s7411" style="position:absolute;left:4702;top:4545;width:74;height:74" coordorigin="4702,4545" coordsize="74,74" path="m4702,4618r74,-73e" filled="f" strokecolor="blue" strokeweight=".30622mm">
                <v:path arrowok="t"/>
              </v:shape>
            </v:group>
            <v:group id="_x0000_s7408" style="position:absolute;left:4852;top:4536;width:2;height:105" coordorigin="4852,4536" coordsize="2,105">
              <v:shape id="_x0000_s7409" style="position:absolute;left:4852;top:4536;width:2;height:105" coordorigin="4852,4536" coordsize="0,105" path="m4852,4536r,104e" filled="f" strokecolor="blue" strokeweight=".30583mm">
                <v:path arrowok="t"/>
              </v:shape>
            </v:group>
            <v:group id="_x0000_s7406" style="position:absolute;left:4815;top:4551;width:74;height:74" coordorigin="4815,4551" coordsize="74,74">
              <v:shape id="_x0000_s7407" style="position:absolute;left:4815;top:4551;width:74;height:74" coordorigin="4815,4551" coordsize="74,74" path="m4815,4551r74,74e" filled="f" strokecolor="blue" strokeweight=".30622mm">
                <v:path arrowok="t"/>
              </v:shape>
            </v:group>
            <v:group id="_x0000_s7404" style="position:absolute;left:4815;top:4551;width:74;height:74" coordorigin="4815,4551" coordsize="74,74">
              <v:shape id="_x0000_s7405" style="position:absolute;left:4815;top:4551;width:74;height:74" coordorigin="4815,4551" coordsize="74,74" path="m4815,4625r74,-74e" filled="f" strokecolor="blue" strokeweight=".30622mm">
                <v:path arrowok="t"/>
              </v:shape>
            </v:group>
            <v:group id="_x0000_s7402" style="position:absolute;left:4965;top:4549;width:2;height:105" coordorigin="4965,4549" coordsize="2,105">
              <v:shape id="_x0000_s7403" style="position:absolute;left:4965;top:4549;width:2;height:105" coordorigin="4965,4549" coordsize="0,105" path="m4965,4549r,104e" filled="f" strokecolor="blue" strokeweight=".30583mm">
                <v:path arrowok="t"/>
              </v:shape>
            </v:group>
            <v:group id="_x0000_s7400" style="position:absolute;left:4928;top:4564;width:74;height:74" coordorigin="4928,4564" coordsize="74,74">
              <v:shape id="_x0000_s7401" style="position:absolute;left:4928;top:4564;width:74;height:74" coordorigin="4928,4564" coordsize="74,74" path="m4928,4564r74,74e" filled="f" strokecolor="blue" strokeweight=".30622mm">
                <v:path arrowok="t"/>
              </v:shape>
            </v:group>
            <v:group id="_x0000_s7398" style="position:absolute;left:4928;top:4564;width:74;height:74" coordorigin="4928,4564" coordsize="74,74">
              <v:shape id="_x0000_s7399" style="position:absolute;left:4928;top:4564;width:74;height:74" coordorigin="4928,4564" coordsize="74,74" path="m4928,4638r74,-74e" filled="f" strokecolor="blue" strokeweight=".30622mm">
                <v:path arrowok="t"/>
              </v:shape>
            </v:group>
            <v:group id="_x0000_s7396" style="position:absolute;left:5078;top:4564;width:2;height:105" coordorigin="5078,4564" coordsize="2,105">
              <v:shape id="_x0000_s7397" style="position:absolute;left:5078;top:4564;width:2;height:105" coordorigin="5078,4564" coordsize="0,105" path="m5078,4564r,105e" filled="f" strokecolor="blue" strokeweight=".30583mm">
                <v:path arrowok="t"/>
              </v:shape>
            </v:group>
            <v:group id="_x0000_s7394" style="position:absolute;left:5026;top:4620;width:330;height:2" coordorigin="5026,4620" coordsize="330,2">
              <v:shape id="_x0000_s7395" style="position:absolute;left:5026;top:4620;width:330;height:2" coordorigin="5026,4620" coordsize="330,0" path="m5026,4620r330,e" filled="f" strokecolor="blue" strokeweight=".49392mm">
                <v:path arrowok="t"/>
              </v:shape>
            </v:group>
            <v:group id="_x0000_s7392" style="position:absolute;left:5041;top:4580;width:74;height:74" coordorigin="5041,4580" coordsize="74,74">
              <v:shape id="_x0000_s7393" style="position:absolute;left:5041;top:4580;width:74;height:74" coordorigin="5041,4580" coordsize="74,74" path="m5041,4580r74,73e" filled="f" strokecolor="blue" strokeweight=".30622mm">
                <v:path arrowok="t"/>
              </v:shape>
            </v:group>
            <v:group id="_x0000_s7390" style="position:absolute;left:5041;top:4580;width:74;height:74" coordorigin="5041,4580" coordsize="74,74">
              <v:shape id="_x0000_s7391" style="position:absolute;left:5041;top:4580;width:74;height:74" coordorigin="5041,4580" coordsize="74,74" path="m5041,4653r74,-73e" filled="f" strokecolor="blue" strokeweight=".30622mm">
                <v:path arrowok="t"/>
              </v:shape>
            </v:group>
            <v:group id="_x0000_s7388" style="position:absolute;left:5191;top:4563;width:2;height:105" coordorigin="5191,4563" coordsize="2,105">
              <v:shape id="_x0000_s7389" style="position:absolute;left:5191;top:4563;width:2;height:105" coordorigin="5191,4563" coordsize="0,105" path="m5191,4563r,104e" filled="f" strokecolor="blue" strokeweight=".30583mm">
                <v:path arrowok="t"/>
              </v:shape>
            </v:group>
            <v:group id="_x0000_s7386" style="position:absolute;left:5154;top:4578;width:74;height:74" coordorigin="5154,4578" coordsize="74,74">
              <v:shape id="_x0000_s7387" style="position:absolute;left:5154;top:4578;width:74;height:74" coordorigin="5154,4578" coordsize="74,74" path="m5154,4578r74,74e" filled="f" strokecolor="blue" strokeweight=".30622mm">
                <v:path arrowok="t"/>
              </v:shape>
            </v:group>
            <v:group id="_x0000_s7384" style="position:absolute;left:5154;top:4578;width:74;height:74" coordorigin="5154,4578" coordsize="74,74">
              <v:shape id="_x0000_s7385" style="position:absolute;left:5154;top:4578;width:74;height:74" coordorigin="5154,4578" coordsize="74,74" path="m5154,4652r74,-74e" filled="f" strokecolor="blue" strokeweight=".30622mm">
                <v:path arrowok="t"/>
              </v:shape>
            </v:group>
            <v:group id="_x0000_s7382" style="position:absolute;left:5304;top:4573;width:2;height:105" coordorigin="5304,4573" coordsize="2,105">
              <v:shape id="_x0000_s7383" style="position:absolute;left:5304;top:4573;width:2;height:105" coordorigin="5304,4573" coordsize="0,105" path="m5304,4573r,105e" filled="f" strokecolor="blue" strokeweight=".30583mm">
                <v:path arrowok="t"/>
              </v:shape>
            </v:group>
            <v:group id="_x0000_s7380" style="position:absolute;left:5267;top:4589;width:74;height:74" coordorigin="5267,4589" coordsize="74,74">
              <v:shape id="_x0000_s7381" style="position:absolute;left:5267;top:4589;width:74;height:74" coordorigin="5267,4589" coordsize="74,74" path="m5267,4589r74,73e" filled="f" strokecolor="blue" strokeweight=".30622mm">
                <v:path arrowok="t"/>
              </v:shape>
            </v:group>
            <v:group id="_x0000_s7378" style="position:absolute;left:5267;top:4589;width:74;height:74" coordorigin="5267,4589" coordsize="74,74">
              <v:shape id="_x0000_s7379" style="position:absolute;left:5267;top:4589;width:74;height:74" coordorigin="5267,4589" coordsize="74,74" path="m5267,4662r74,-73e" filled="f" strokecolor="blue" strokeweight=".30622mm">
                <v:path arrowok="t"/>
              </v:shape>
            </v:group>
            <v:group id="_x0000_s7376" style="position:absolute;left:5417;top:4577;width:2;height:105" coordorigin="5417,4577" coordsize="2,105">
              <v:shape id="_x0000_s7377" style="position:absolute;left:5417;top:4577;width:2;height:105" coordorigin="5417,4577" coordsize="0,105" path="m5417,4577r,105e" filled="f" strokecolor="blue" strokeweight=".30583mm">
                <v:path arrowok="t"/>
              </v:shape>
            </v:group>
            <v:group id="_x0000_s7374" style="position:absolute;left:5365;top:4632;width:3268;height:2" coordorigin="5365,4632" coordsize="3268,2">
              <v:shape id="_x0000_s7375" style="position:absolute;left:5365;top:4632;width:3268;height:2" coordorigin="5365,4632" coordsize="3268,0" path="m5365,4632r3267,e" filled="f" strokecolor="blue" strokeweight=".45069mm">
                <v:path arrowok="t"/>
              </v:shape>
            </v:group>
            <v:group id="_x0000_s7372" style="position:absolute;left:5380;top:4593;width:74;height:74" coordorigin="5380,4593" coordsize="74,74">
              <v:shape id="_x0000_s7373" style="position:absolute;left:5380;top:4593;width:74;height:74" coordorigin="5380,4593" coordsize="74,74" path="m5380,4593r74,73e" filled="f" strokecolor="blue" strokeweight=".30622mm">
                <v:path arrowok="t"/>
              </v:shape>
            </v:group>
            <v:group id="_x0000_s7370" style="position:absolute;left:5380;top:4593;width:74;height:74" coordorigin="5380,4593" coordsize="74,74">
              <v:shape id="_x0000_s7371" style="position:absolute;left:5380;top:4593;width:74;height:74" coordorigin="5380,4593" coordsize="74,74" path="m5380,4666r74,-73e" filled="f" strokecolor="blue" strokeweight=".30622mm">
                <v:path arrowok="t"/>
              </v:shape>
            </v:group>
            <v:group id="_x0000_s7368" style="position:absolute;left:5530;top:4580;width:2;height:105" coordorigin="5530,4580" coordsize="2,105">
              <v:shape id="_x0000_s7369" style="position:absolute;left:5530;top:4580;width:2;height:105" coordorigin="5530,4580" coordsize="0,105" path="m5530,4580r,104e" filled="f" strokecolor="blue" strokeweight=".30583mm">
                <v:path arrowok="t"/>
              </v:shape>
            </v:group>
            <v:group id="_x0000_s7366" style="position:absolute;left:5493;top:4595;width:74;height:74" coordorigin="5493,4595" coordsize="74,74">
              <v:shape id="_x0000_s7367" style="position:absolute;left:5493;top:4595;width:74;height:74" coordorigin="5493,4595" coordsize="74,74" path="m5493,4595r73,74e" filled="f" strokecolor="blue" strokeweight=".30622mm">
                <v:path arrowok="t"/>
              </v:shape>
            </v:group>
            <v:group id="_x0000_s7364" style="position:absolute;left:5493;top:4595;width:74;height:74" coordorigin="5493,4595" coordsize="74,74">
              <v:shape id="_x0000_s7365" style="position:absolute;left:5493;top:4595;width:74;height:74" coordorigin="5493,4595" coordsize="74,74" path="m5493,4669r73,-74e" filled="f" strokecolor="blue" strokeweight=".30622mm">
                <v:path arrowok="t"/>
              </v:shape>
            </v:group>
            <v:group id="_x0000_s7362" style="position:absolute;left:5643;top:4578;width:2;height:105" coordorigin="5643,4578" coordsize="2,105">
              <v:shape id="_x0000_s7363" style="position:absolute;left:5643;top:4578;width:2;height:105" coordorigin="5643,4578" coordsize="0,105" path="m5643,4578r,105e" filled="f" strokecolor="blue" strokeweight=".30583mm">
                <v:path arrowok="t"/>
              </v:shape>
            </v:group>
            <v:group id="_x0000_s7360" style="position:absolute;left:5606;top:4594;width:74;height:74" coordorigin="5606,4594" coordsize="74,74">
              <v:shape id="_x0000_s7361" style="position:absolute;left:5606;top:4594;width:74;height:74" coordorigin="5606,4594" coordsize="74,74" path="m5606,4594r73,73e" filled="f" strokecolor="blue" strokeweight=".30622mm">
                <v:path arrowok="t"/>
              </v:shape>
            </v:group>
            <v:group id="_x0000_s7358" style="position:absolute;left:5606;top:4594;width:74;height:74" coordorigin="5606,4594" coordsize="74,74">
              <v:shape id="_x0000_s7359" style="position:absolute;left:5606;top:4594;width:74;height:74" coordorigin="5606,4594" coordsize="74,74" path="m5606,4667r73,-73e" filled="f" strokecolor="blue" strokeweight=".30622mm">
                <v:path arrowok="t"/>
              </v:shape>
            </v:group>
            <v:group id="_x0000_s7356" style="position:absolute;left:5756;top:4576;width:2;height:105" coordorigin="5756,4576" coordsize="2,105">
              <v:shape id="_x0000_s7357" style="position:absolute;left:5756;top:4576;width:2;height:105" coordorigin="5756,4576" coordsize="0,105" path="m5756,4576r,104e" filled="f" strokecolor="blue" strokeweight=".30583mm">
                <v:path arrowok="t"/>
              </v:shape>
            </v:group>
            <v:group id="_x0000_s7354" style="position:absolute;left:5719;top:4591;width:74;height:74" coordorigin="5719,4591" coordsize="74,74">
              <v:shape id="_x0000_s7355" style="position:absolute;left:5719;top:4591;width:74;height:74" coordorigin="5719,4591" coordsize="74,74" path="m5719,4591r73,74e" filled="f" strokecolor="blue" strokeweight=".30622mm">
                <v:path arrowok="t"/>
              </v:shape>
            </v:group>
            <v:group id="_x0000_s7352" style="position:absolute;left:5719;top:4591;width:74;height:74" coordorigin="5719,4591" coordsize="74,74">
              <v:shape id="_x0000_s7353" style="position:absolute;left:5719;top:4591;width:74;height:74" coordorigin="5719,4591" coordsize="74,74" path="m5719,4665r73,-74e" filled="f" strokecolor="blue" strokeweight=".30622mm">
                <v:path arrowok="t"/>
              </v:shape>
            </v:group>
            <v:group id="_x0000_s7350" style="position:absolute;left:5869;top:4578;width:2;height:105" coordorigin="5869,4578" coordsize="2,105">
              <v:shape id="_x0000_s7351" style="position:absolute;left:5869;top:4578;width:2;height:105" coordorigin="5869,4578" coordsize="0,105" path="m5869,4578r,105e" filled="f" strokecolor="blue" strokeweight=".30583mm">
                <v:path arrowok="t"/>
              </v:shape>
            </v:group>
            <v:group id="_x0000_s7348" style="position:absolute;left:5832;top:4594;width:74;height:74" coordorigin="5832,4594" coordsize="74,74">
              <v:shape id="_x0000_s7349" style="position:absolute;left:5832;top:4594;width:74;height:74" coordorigin="5832,4594" coordsize="74,74" path="m5832,4594r73,73e" filled="f" strokecolor="blue" strokeweight=".30622mm">
                <v:path arrowok="t"/>
              </v:shape>
            </v:group>
            <v:group id="_x0000_s7346" style="position:absolute;left:5832;top:4594;width:74;height:74" coordorigin="5832,4594" coordsize="74,74">
              <v:shape id="_x0000_s7347" style="position:absolute;left:5832;top:4594;width:74;height:74" coordorigin="5832,4594" coordsize="74,74" path="m5832,4667r73,-73e" filled="f" strokecolor="blue" strokeweight=".30622mm">
                <v:path arrowok="t"/>
              </v:shape>
            </v:group>
            <v:group id="_x0000_s7344" style="position:absolute;left:5982;top:4582;width:2;height:105" coordorigin="5982,4582" coordsize="2,105">
              <v:shape id="_x0000_s7345" style="position:absolute;left:5982;top:4582;width:2;height:105" coordorigin="5982,4582" coordsize="0,105" path="m5982,4582r,105e" filled="f" strokecolor="blue" strokeweight=".30583mm">
                <v:path arrowok="t"/>
              </v:shape>
            </v:group>
            <v:group id="_x0000_s7342" style="position:absolute;left:5945;top:4598;width:74;height:74" coordorigin="5945,4598" coordsize="74,74">
              <v:shape id="_x0000_s7343" style="position:absolute;left:5945;top:4598;width:74;height:74" coordorigin="5945,4598" coordsize="74,74" path="m5945,4598r73,73e" filled="f" strokecolor="blue" strokeweight=".30622mm">
                <v:path arrowok="t"/>
              </v:shape>
            </v:group>
            <v:group id="_x0000_s7340" style="position:absolute;left:5945;top:4598;width:74;height:74" coordorigin="5945,4598" coordsize="74,74">
              <v:shape id="_x0000_s7341" style="position:absolute;left:5945;top:4598;width:74;height:74" coordorigin="5945,4598" coordsize="74,74" path="m5945,4671r73,-73e" filled="f" strokecolor="blue" strokeweight=".30622mm">
                <v:path arrowok="t"/>
              </v:shape>
            </v:group>
            <v:group id="_x0000_s7338" style="position:absolute;left:6095;top:4578;width:2;height:105" coordorigin="6095,4578" coordsize="2,105">
              <v:shape id="_x0000_s7339" style="position:absolute;left:6095;top:4578;width:2;height:105" coordorigin="6095,4578" coordsize="0,105" path="m6095,4578r,105e" filled="f" strokecolor="blue" strokeweight=".30583mm">
                <v:path arrowok="t"/>
              </v:shape>
            </v:group>
            <v:group id="_x0000_s7336" style="position:absolute;left:6058;top:4594;width:74;height:74" coordorigin="6058,4594" coordsize="74,74">
              <v:shape id="_x0000_s7337" style="position:absolute;left:6058;top:4594;width:74;height:74" coordorigin="6058,4594" coordsize="74,74" path="m6058,4594r73,73e" filled="f" strokecolor="blue" strokeweight=".30622mm">
                <v:path arrowok="t"/>
              </v:shape>
            </v:group>
            <v:group id="_x0000_s7334" style="position:absolute;left:6058;top:4594;width:74;height:74" coordorigin="6058,4594" coordsize="74,74">
              <v:shape id="_x0000_s7335" style="position:absolute;left:6058;top:4594;width:74;height:74" coordorigin="6058,4594" coordsize="74,74" path="m6058,4667r73,-73e" filled="f" strokecolor="blue" strokeweight=".30622mm">
                <v:path arrowok="t"/>
              </v:shape>
            </v:group>
            <v:group id="_x0000_s7332" style="position:absolute;left:6208;top:4581;width:2;height:105" coordorigin="6208,4581" coordsize="2,105">
              <v:shape id="_x0000_s7333" style="position:absolute;left:6208;top:4581;width:2;height:105" coordorigin="6208,4581" coordsize="0,105" path="m6208,4581r,104e" filled="f" strokecolor="blue" strokeweight=".30583mm">
                <v:path arrowok="t"/>
              </v:shape>
            </v:group>
            <v:group id="_x0000_s7330" style="position:absolute;left:6171;top:4596;width:74;height:74" coordorigin="6171,4596" coordsize="74,74">
              <v:shape id="_x0000_s7331" style="position:absolute;left:6171;top:4596;width:74;height:74" coordorigin="6171,4596" coordsize="74,74" path="m6171,4596r73,74e" filled="f" strokecolor="blue" strokeweight=".30622mm">
                <v:path arrowok="t"/>
              </v:shape>
            </v:group>
            <v:group id="_x0000_s7328" style="position:absolute;left:6171;top:4596;width:74;height:74" coordorigin="6171,4596" coordsize="74,74">
              <v:shape id="_x0000_s7329" style="position:absolute;left:6171;top:4596;width:74;height:74" coordorigin="6171,4596" coordsize="74,74" path="m6171,4670r73,-74e" filled="f" strokecolor="blue" strokeweight=".30622mm">
                <v:path arrowok="t"/>
              </v:shape>
            </v:group>
            <v:group id="_x0000_s7326" style="position:absolute;left:6321;top:4578;width:2;height:105" coordorigin="6321,4578" coordsize="2,105">
              <v:shape id="_x0000_s7327" style="position:absolute;left:6321;top:4578;width:2;height:105" coordorigin="6321,4578" coordsize="0,105" path="m6321,4578r,105e" filled="f" strokecolor="blue" strokeweight=".30583mm">
                <v:path arrowok="t"/>
              </v:shape>
            </v:group>
            <v:group id="_x0000_s7324" style="position:absolute;left:6284;top:4594;width:74;height:74" coordorigin="6284,4594" coordsize="74,74">
              <v:shape id="_x0000_s7325" style="position:absolute;left:6284;top:4594;width:74;height:74" coordorigin="6284,4594" coordsize="74,74" path="m6284,4594r73,73e" filled="f" strokecolor="blue" strokeweight=".30622mm">
                <v:path arrowok="t"/>
              </v:shape>
            </v:group>
            <v:group id="_x0000_s7322" style="position:absolute;left:6284;top:4594;width:74;height:74" coordorigin="6284,4594" coordsize="74,74">
              <v:shape id="_x0000_s7323" style="position:absolute;left:6284;top:4594;width:74;height:74" coordorigin="6284,4594" coordsize="74,74" path="m6284,4667r73,-73e" filled="f" strokecolor="blue" strokeweight=".30622mm">
                <v:path arrowok="t"/>
              </v:shape>
            </v:group>
            <v:group id="_x0000_s7320" style="position:absolute;left:6434;top:4578;width:2;height:105" coordorigin="6434,4578" coordsize="2,105">
              <v:shape id="_x0000_s7321" style="position:absolute;left:6434;top:4578;width:2;height:105" coordorigin="6434,4578" coordsize="0,105" path="m6434,4578r,105e" filled="f" strokecolor="blue" strokeweight=".30583mm">
                <v:path arrowok="t"/>
              </v:shape>
            </v:group>
            <v:group id="_x0000_s7318" style="position:absolute;left:6397;top:4594;width:74;height:74" coordorigin="6397,4594" coordsize="74,74">
              <v:shape id="_x0000_s7319" style="position:absolute;left:6397;top:4594;width:74;height:74" coordorigin="6397,4594" coordsize="74,74" path="m6397,4594r73,73e" filled="f" strokecolor="blue" strokeweight=".30622mm">
                <v:path arrowok="t"/>
              </v:shape>
            </v:group>
            <v:group id="_x0000_s7316" style="position:absolute;left:6397;top:4594;width:74;height:74" coordorigin="6397,4594" coordsize="74,74">
              <v:shape id="_x0000_s7317" style="position:absolute;left:6397;top:4594;width:74;height:74" coordorigin="6397,4594" coordsize="74,74" path="m6397,4667r73,-73e" filled="f" strokecolor="blue" strokeweight=".30622mm">
                <v:path arrowok="t"/>
              </v:shape>
            </v:group>
            <v:group id="_x0000_s7314" style="position:absolute;left:6547;top:4582;width:2;height:105" coordorigin="6547,4582" coordsize="2,105">
              <v:shape id="_x0000_s7315" style="position:absolute;left:6547;top:4582;width:2;height:105" coordorigin="6547,4582" coordsize="0,105" path="m6547,4582r,104e" filled="f" strokecolor="blue" strokeweight=".30583mm">
                <v:path arrowok="t"/>
              </v:shape>
            </v:group>
            <v:group id="_x0000_s7312" style="position:absolute;left:6510;top:4597;width:74;height:74" coordorigin="6510,4597" coordsize="74,74">
              <v:shape id="_x0000_s7313" style="position:absolute;left:6510;top:4597;width:74;height:74" coordorigin="6510,4597" coordsize="74,74" path="m6510,4597r73,74e" filled="f" strokecolor="blue" strokeweight=".30622mm">
                <v:path arrowok="t"/>
              </v:shape>
            </v:group>
            <v:group id="_x0000_s7310" style="position:absolute;left:6510;top:4597;width:74;height:74" coordorigin="6510,4597" coordsize="74,74">
              <v:shape id="_x0000_s7311" style="position:absolute;left:6510;top:4597;width:74;height:74" coordorigin="6510,4597" coordsize="74,74" path="m6510,4671r73,-74e" filled="f" strokecolor="blue" strokeweight=".30622mm">
                <v:path arrowok="t"/>
              </v:shape>
            </v:group>
            <v:group id="_x0000_s7308" style="position:absolute;left:6660;top:4582;width:2;height:105" coordorigin="6660,4582" coordsize="2,105">
              <v:shape id="_x0000_s7309" style="position:absolute;left:6660;top:4582;width:2;height:105" coordorigin="6660,4582" coordsize="0,105" path="m6660,4582r,104e" filled="f" strokecolor="blue" strokeweight=".30583mm">
                <v:path arrowok="t"/>
              </v:shape>
            </v:group>
            <v:group id="_x0000_s7306" style="position:absolute;left:6623;top:4597;width:74;height:74" coordorigin="6623,4597" coordsize="74,74">
              <v:shape id="_x0000_s7307" style="position:absolute;left:6623;top:4597;width:74;height:74" coordorigin="6623,4597" coordsize="74,74" path="m6623,4597r73,74e" filled="f" strokecolor="blue" strokeweight=".30622mm">
                <v:path arrowok="t"/>
              </v:shape>
            </v:group>
            <v:group id="_x0000_s7304" style="position:absolute;left:6623;top:4597;width:74;height:74" coordorigin="6623,4597" coordsize="74,74">
              <v:shape id="_x0000_s7305" style="position:absolute;left:6623;top:4597;width:74;height:74" coordorigin="6623,4597" coordsize="74,74" path="m6623,4671r73,-74e" filled="f" strokecolor="blue" strokeweight=".30622mm">
                <v:path arrowok="t"/>
              </v:shape>
            </v:group>
            <v:group id="_x0000_s7302" style="position:absolute;left:6772;top:4582;width:2;height:105" coordorigin="6772,4582" coordsize="2,105">
              <v:shape id="_x0000_s7303" style="position:absolute;left:6772;top:4582;width:2;height:105" coordorigin="6772,4582" coordsize="0,105" path="m6772,4582r,104e" filled="f" strokecolor="blue" strokeweight=".30583mm">
                <v:path arrowok="t"/>
              </v:shape>
            </v:group>
            <v:group id="_x0000_s7300" style="position:absolute;left:6736;top:4597;width:74;height:74" coordorigin="6736,4597" coordsize="74,74">
              <v:shape id="_x0000_s7301" style="position:absolute;left:6736;top:4597;width:74;height:74" coordorigin="6736,4597" coordsize="74,74" path="m6736,4597r73,74e" filled="f" strokecolor="blue" strokeweight=".30622mm">
                <v:path arrowok="t"/>
              </v:shape>
            </v:group>
            <v:group id="_x0000_s7298" style="position:absolute;left:6736;top:4597;width:74;height:74" coordorigin="6736,4597" coordsize="74,74">
              <v:shape id="_x0000_s7299" style="position:absolute;left:6736;top:4597;width:74;height:74" coordorigin="6736,4597" coordsize="74,74" path="m6736,4671r73,-74e" filled="f" strokecolor="blue" strokeweight=".30622mm">
                <v:path arrowok="t"/>
              </v:shape>
            </v:group>
            <v:group id="_x0000_s7296" style="position:absolute;left:6885;top:4581;width:2;height:105" coordorigin="6885,4581" coordsize="2,105">
              <v:shape id="_x0000_s7297" style="position:absolute;left:6885;top:4581;width:2;height:105" coordorigin="6885,4581" coordsize="0,105" path="m6885,4581r,104e" filled="f" strokecolor="blue" strokeweight=".30583mm">
                <v:path arrowok="t"/>
              </v:shape>
            </v:group>
            <v:group id="_x0000_s7294" style="position:absolute;left:6849;top:4596;width:74;height:74" coordorigin="6849,4596" coordsize="74,74">
              <v:shape id="_x0000_s7295" style="position:absolute;left:6849;top:4596;width:74;height:74" coordorigin="6849,4596" coordsize="74,74" path="m6849,4596r73,74e" filled="f" strokecolor="blue" strokeweight=".30622mm">
                <v:path arrowok="t"/>
              </v:shape>
            </v:group>
            <v:group id="_x0000_s7292" style="position:absolute;left:6849;top:4596;width:74;height:74" coordorigin="6849,4596" coordsize="74,74">
              <v:shape id="_x0000_s7293" style="position:absolute;left:6849;top:4596;width:74;height:74" coordorigin="6849,4596" coordsize="74,74" path="m6849,4670r73,-74e" filled="f" strokecolor="blue" strokeweight=".30622mm">
                <v:path arrowok="t"/>
              </v:shape>
            </v:group>
            <v:group id="_x0000_s7290" style="position:absolute;left:6998;top:4583;width:2;height:105" coordorigin="6998,4583" coordsize="2,105">
              <v:shape id="_x0000_s7291" style="position:absolute;left:6998;top:4583;width:2;height:105" coordorigin="6998,4583" coordsize="0,105" path="m6998,4583r,104e" filled="f" strokecolor="blue" strokeweight=".30583mm">
                <v:path arrowok="t"/>
              </v:shape>
            </v:group>
            <v:group id="_x0000_s7288" style="position:absolute;left:6962;top:4598;width:74;height:74" coordorigin="6962,4598" coordsize="74,74">
              <v:shape id="_x0000_s7289" style="position:absolute;left:6962;top:4598;width:74;height:74" coordorigin="6962,4598" coordsize="74,74" path="m6962,4598r73,74e" filled="f" strokecolor="blue" strokeweight=".30622mm">
                <v:path arrowok="t"/>
              </v:shape>
            </v:group>
            <v:group id="_x0000_s7286" style="position:absolute;left:6962;top:4598;width:74;height:74" coordorigin="6962,4598" coordsize="74,74">
              <v:shape id="_x0000_s7287" style="position:absolute;left:6962;top:4598;width:74;height:74" coordorigin="6962,4598" coordsize="74,74" path="m6962,4672r73,-74e" filled="f" strokecolor="blue" strokeweight=".30622mm">
                <v:path arrowok="t"/>
              </v:shape>
            </v:group>
            <v:group id="_x0000_s7284" style="position:absolute;left:7111;top:4583;width:2;height:105" coordorigin="7111,4583" coordsize="2,105">
              <v:shape id="_x0000_s7285" style="position:absolute;left:7111;top:4583;width:2;height:105" coordorigin="7111,4583" coordsize="0,105" path="m7111,4583r,104e" filled="f" strokecolor="blue" strokeweight=".30583mm">
                <v:path arrowok="t"/>
              </v:shape>
            </v:group>
            <v:group id="_x0000_s7282" style="position:absolute;left:7075;top:4598;width:74;height:74" coordorigin="7075,4598" coordsize="74,74">
              <v:shape id="_x0000_s7283" style="position:absolute;left:7075;top:4598;width:74;height:74" coordorigin="7075,4598" coordsize="74,74" path="m7075,4598r73,74e" filled="f" strokecolor="blue" strokeweight=".30622mm">
                <v:path arrowok="t"/>
              </v:shape>
            </v:group>
            <v:group id="_x0000_s7280" style="position:absolute;left:7075;top:4598;width:74;height:74" coordorigin="7075,4598" coordsize="74,74">
              <v:shape id="_x0000_s7281" style="position:absolute;left:7075;top:4598;width:74;height:74" coordorigin="7075,4598" coordsize="74,74" path="m7075,4672r73,-74e" filled="f" strokecolor="blue" strokeweight=".30622mm">
                <v:path arrowok="t"/>
              </v:shape>
            </v:group>
            <v:group id="_x0000_s7278" style="position:absolute;left:7224;top:4582;width:2;height:105" coordorigin="7224,4582" coordsize="2,105">
              <v:shape id="_x0000_s7279" style="position:absolute;left:7224;top:4582;width:2;height:105" coordorigin="7224,4582" coordsize="0,105" path="m7224,4582r,105e" filled="f" strokecolor="blue" strokeweight=".30583mm">
                <v:path arrowok="t"/>
              </v:shape>
            </v:group>
            <v:group id="_x0000_s7276" style="position:absolute;left:7188;top:4598;width:74;height:74" coordorigin="7188,4598" coordsize="74,74">
              <v:shape id="_x0000_s7277" style="position:absolute;left:7188;top:4598;width:74;height:74" coordorigin="7188,4598" coordsize="74,74" path="m7188,4598r73,73e" filled="f" strokecolor="blue" strokeweight=".30622mm">
                <v:path arrowok="t"/>
              </v:shape>
            </v:group>
            <v:group id="_x0000_s7274" style="position:absolute;left:7188;top:4598;width:74;height:74" coordorigin="7188,4598" coordsize="74,74">
              <v:shape id="_x0000_s7275" style="position:absolute;left:7188;top:4598;width:74;height:74" coordorigin="7188,4598" coordsize="74,74" path="m7188,4671r73,-73e" filled="f" strokecolor="blue" strokeweight=".30622mm">
                <v:path arrowok="t"/>
              </v:shape>
            </v:group>
            <v:group id="_x0000_s7272" style="position:absolute;left:7337;top:4584;width:2;height:105" coordorigin="7337,4584" coordsize="2,105">
              <v:shape id="_x0000_s7273" style="position:absolute;left:7337;top:4584;width:2;height:105" coordorigin="7337,4584" coordsize="0,105" path="m7337,4584r,104e" filled="f" strokecolor="blue" strokeweight=".30583mm">
                <v:path arrowok="t"/>
              </v:shape>
            </v:group>
            <v:group id="_x0000_s7270" style="position:absolute;left:7301;top:4599;width:74;height:74" coordorigin="7301,4599" coordsize="74,74">
              <v:shape id="_x0000_s7271" style="position:absolute;left:7301;top:4599;width:74;height:74" coordorigin="7301,4599" coordsize="74,74" path="m7301,4599r73,74e" filled="f" strokecolor="blue" strokeweight=".30622mm">
                <v:path arrowok="t"/>
              </v:shape>
            </v:group>
            <v:group id="_x0000_s7268" style="position:absolute;left:7301;top:4599;width:74;height:74" coordorigin="7301,4599" coordsize="74,74">
              <v:shape id="_x0000_s7269" style="position:absolute;left:7301;top:4599;width:74;height:74" coordorigin="7301,4599" coordsize="74,74" path="m7301,4673r73,-74e" filled="f" strokecolor="blue" strokeweight=".30622mm">
                <v:path arrowok="t"/>
              </v:shape>
            </v:group>
            <v:group id="_x0000_s7266" style="position:absolute;left:7450;top:4581;width:2;height:105" coordorigin="7450,4581" coordsize="2,105">
              <v:shape id="_x0000_s7267" style="position:absolute;left:7450;top:4581;width:2;height:105" coordorigin="7450,4581" coordsize="0,105" path="m7450,4581r,104e" filled="f" strokecolor="blue" strokeweight=".30583mm">
                <v:path arrowok="t"/>
              </v:shape>
            </v:group>
            <v:group id="_x0000_s7264" style="position:absolute;left:7414;top:4596;width:74;height:74" coordorigin="7414,4596" coordsize="74,74">
              <v:shape id="_x0000_s7265" style="position:absolute;left:7414;top:4596;width:74;height:74" coordorigin="7414,4596" coordsize="74,74" path="m7414,4596r73,74e" filled="f" strokecolor="blue" strokeweight=".30622mm">
                <v:path arrowok="t"/>
              </v:shape>
            </v:group>
            <v:group id="_x0000_s7262" style="position:absolute;left:7414;top:4596;width:74;height:74" coordorigin="7414,4596" coordsize="74,74">
              <v:shape id="_x0000_s7263" style="position:absolute;left:7414;top:4596;width:74;height:74" coordorigin="7414,4596" coordsize="74,74" path="m7414,4670r73,-74e" filled="f" strokecolor="blue" strokeweight=".30622mm">
                <v:path arrowok="t"/>
              </v:shape>
            </v:group>
            <v:group id="_x0000_s7260" style="position:absolute;left:7563;top:4582;width:2;height:105" coordorigin="7563,4582" coordsize="2,105">
              <v:shape id="_x0000_s7261" style="position:absolute;left:7563;top:4582;width:2;height:105" coordorigin="7563,4582" coordsize="0,105" path="m7563,4582r,104e" filled="f" strokecolor="blue" strokeweight=".30583mm">
                <v:path arrowok="t"/>
              </v:shape>
            </v:group>
            <v:group id="_x0000_s7258" style="position:absolute;left:7527;top:4597;width:74;height:74" coordorigin="7527,4597" coordsize="74,74">
              <v:shape id="_x0000_s7259" style="position:absolute;left:7527;top:4597;width:74;height:74" coordorigin="7527,4597" coordsize="74,74" path="m7527,4597r73,74e" filled="f" strokecolor="blue" strokeweight=".30622mm">
                <v:path arrowok="t"/>
              </v:shape>
            </v:group>
            <v:group id="_x0000_s7256" style="position:absolute;left:7527;top:4597;width:74;height:74" coordorigin="7527,4597" coordsize="74,74">
              <v:shape id="_x0000_s7257" style="position:absolute;left:7527;top:4597;width:74;height:74" coordorigin="7527,4597" coordsize="74,74" path="m7527,4671r73,-74e" filled="f" strokecolor="blue" strokeweight=".30622mm">
                <v:path arrowok="t"/>
              </v:shape>
            </v:group>
            <v:group id="_x0000_s7254" style="position:absolute;left:7676;top:4583;width:2;height:105" coordorigin="7676,4583" coordsize="2,105">
              <v:shape id="_x0000_s7255" style="position:absolute;left:7676;top:4583;width:2;height:105" coordorigin="7676,4583" coordsize="0,105" path="m7676,4583r,104e" filled="f" strokecolor="blue" strokeweight=".30583mm">
                <v:path arrowok="t"/>
              </v:shape>
            </v:group>
            <v:group id="_x0000_s7252" style="position:absolute;left:7640;top:4598;width:74;height:74" coordorigin="7640,4598" coordsize="74,74">
              <v:shape id="_x0000_s7253" style="position:absolute;left:7640;top:4598;width:74;height:74" coordorigin="7640,4598" coordsize="74,74" path="m7640,4598r73,74e" filled="f" strokecolor="blue" strokeweight=".30622mm">
                <v:path arrowok="t"/>
              </v:shape>
            </v:group>
            <v:group id="_x0000_s7250" style="position:absolute;left:7640;top:4598;width:74;height:74" coordorigin="7640,4598" coordsize="74,74">
              <v:shape id="_x0000_s7251" style="position:absolute;left:7640;top:4598;width:74;height:74" coordorigin="7640,4598" coordsize="74,74" path="m7640,4672r73,-74e" filled="f" strokecolor="blue" strokeweight=".30622mm">
                <v:path arrowok="t"/>
              </v:shape>
            </v:group>
            <v:group id="_x0000_s7248" style="position:absolute;left:7789;top:4583;width:2;height:105" coordorigin="7789,4583" coordsize="2,105">
              <v:shape id="_x0000_s7249" style="position:absolute;left:7789;top:4583;width:2;height:105" coordorigin="7789,4583" coordsize="0,105" path="m7789,4583r,104e" filled="f" strokecolor="blue" strokeweight=".30583mm">
                <v:path arrowok="t"/>
              </v:shape>
            </v:group>
            <v:group id="_x0000_s7246" style="position:absolute;left:7753;top:4598;width:74;height:74" coordorigin="7753,4598" coordsize="74,74">
              <v:shape id="_x0000_s7247" style="position:absolute;left:7753;top:4598;width:74;height:74" coordorigin="7753,4598" coordsize="74,74" path="m7753,4598r73,74e" filled="f" strokecolor="blue" strokeweight=".30622mm">
                <v:path arrowok="t"/>
              </v:shape>
            </v:group>
            <v:group id="_x0000_s7244" style="position:absolute;left:7753;top:4598;width:74;height:74" coordorigin="7753,4598" coordsize="74,74">
              <v:shape id="_x0000_s7245" style="position:absolute;left:7753;top:4598;width:74;height:74" coordorigin="7753,4598" coordsize="74,74" path="m7753,4672r73,-74e" filled="f" strokecolor="blue" strokeweight=".30622mm">
                <v:path arrowok="t"/>
              </v:shape>
            </v:group>
            <v:group id="_x0000_s7242" style="position:absolute;left:7902;top:4582;width:2;height:105" coordorigin="7902,4582" coordsize="2,105">
              <v:shape id="_x0000_s7243" style="position:absolute;left:7902;top:4582;width:2;height:105" coordorigin="7902,4582" coordsize="0,105" path="m7902,4582r,104e" filled="f" strokecolor="blue" strokeweight=".30583mm">
                <v:path arrowok="t"/>
              </v:shape>
            </v:group>
            <v:group id="_x0000_s7240" style="position:absolute;left:7865;top:4597;width:74;height:74" coordorigin="7865,4597" coordsize="74,74">
              <v:shape id="_x0000_s7241" style="position:absolute;left:7865;top:4597;width:74;height:74" coordorigin="7865,4597" coordsize="74,74" path="m7865,4597r74,74e" filled="f" strokecolor="blue" strokeweight=".30622mm">
                <v:path arrowok="t"/>
              </v:shape>
            </v:group>
            <v:group id="_x0000_s7238" style="position:absolute;left:7865;top:4597;width:74;height:74" coordorigin="7865,4597" coordsize="74,74">
              <v:shape id="_x0000_s7239" style="position:absolute;left:7865;top:4597;width:74;height:74" coordorigin="7865,4597" coordsize="74,74" path="m7865,4671r74,-74e" filled="f" strokecolor="blue" strokeweight=".30622mm">
                <v:path arrowok="t"/>
              </v:shape>
            </v:group>
            <v:group id="_x0000_s7236" style="position:absolute;left:8015;top:4584;width:2;height:105" coordorigin="8015,4584" coordsize="2,105">
              <v:shape id="_x0000_s7237" style="position:absolute;left:8015;top:4584;width:2;height:105" coordorigin="8015,4584" coordsize="0,105" path="m8015,4584r,104e" filled="f" strokecolor="blue" strokeweight=".30583mm">
                <v:path arrowok="t"/>
              </v:shape>
            </v:group>
            <v:group id="_x0000_s7234" style="position:absolute;left:7978;top:4599;width:74;height:74" coordorigin="7978,4599" coordsize="74,74">
              <v:shape id="_x0000_s7235" style="position:absolute;left:7978;top:4599;width:74;height:74" coordorigin="7978,4599" coordsize="74,74" path="m7978,4599r74,74e" filled="f" strokecolor="blue" strokeweight=".30622mm">
                <v:path arrowok="t"/>
              </v:shape>
            </v:group>
            <v:group id="_x0000_s7232" style="position:absolute;left:7978;top:4599;width:74;height:74" coordorigin="7978,4599" coordsize="74,74">
              <v:shape id="_x0000_s7233" style="position:absolute;left:7978;top:4599;width:74;height:74" coordorigin="7978,4599" coordsize="74,74" path="m7978,4673r74,-74e" filled="f" strokecolor="blue" strokeweight=".30622mm">
                <v:path arrowok="t"/>
              </v:shape>
            </v:group>
            <v:group id="_x0000_s7230" style="position:absolute;left:8128;top:4584;width:2;height:105" coordorigin="8128,4584" coordsize="2,105">
              <v:shape id="_x0000_s7231" style="position:absolute;left:8128;top:4584;width:2;height:105" coordorigin="8128,4584" coordsize="0,105" path="m8128,4584r,104e" filled="f" strokecolor="blue" strokeweight=".30583mm">
                <v:path arrowok="t"/>
              </v:shape>
            </v:group>
            <v:group id="_x0000_s7228" style="position:absolute;left:8091;top:4599;width:74;height:74" coordorigin="8091,4599" coordsize="74,74">
              <v:shape id="_x0000_s7229" style="position:absolute;left:8091;top:4599;width:74;height:74" coordorigin="8091,4599" coordsize="74,74" path="m8091,4599r74,74e" filled="f" strokecolor="blue" strokeweight=".30622mm">
                <v:path arrowok="t"/>
              </v:shape>
            </v:group>
            <v:group id="_x0000_s7226" style="position:absolute;left:8091;top:4599;width:74;height:74" coordorigin="8091,4599" coordsize="74,74">
              <v:shape id="_x0000_s7227" style="position:absolute;left:8091;top:4599;width:74;height:74" coordorigin="8091,4599" coordsize="74,74" path="m8091,4673r74,-74e" filled="f" strokecolor="blue" strokeweight=".30622mm">
                <v:path arrowok="t"/>
              </v:shape>
            </v:group>
            <v:group id="_x0000_s7224" style="position:absolute;left:8241;top:4584;width:2;height:105" coordorigin="8241,4584" coordsize="2,105">
              <v:shape id="_x0000_s7225" style="position:absolute;left:8241;top:4584;width:2;height:105" coordorigin="8241,4584" coordsize="0,105" path="m8241,4584r,104e" filled="f" strokecolor="blue" strokeweight=".30583mm">
                <v:path arrowok="t"/>
              </v:shape>
            </v:group>
            <v:group id="_x0000_s7222" style="position:absolute;left:8204;top:4599;width:74;height:74" coordorigin="8204,4599" coordsize="74,74">
              <v:shape id="_x0000_s7223" style="position:absolute;left:8204;top:4599;width:74;height:74" coordorigin="8204,4599" coordsize="74,74" path="m8204,4599r74,74e" filled="f" strokecolor="blue" strokeweight=".30622mm">
                <v:path arrowok="t"/>
              </v:shape>
            </v:group>
            <v:group id="_x0000_s7220" style="position:absolute;left:8204;top:4599;width:74;height:74" coordorigin="8204,4599" coordsize="74,74">
              <v:shape id="_x0000_s7221" style="position:absolute;left:8204;top:4599;width:74;height:74" coordorigin="8204,4599" coordsize="74,74" path="m8204,4673r74,-74e" filled="f" strokecolor="blue" strokeweight=".30622mm">
                <v:path arrowok="t"/>
              </v:shape>
            </v:group>
            <v:group id="_x0000_s7218" style="position:absolute;left:8354;top:4584;width:2;height:105" coordorigin="8354,4584" coordsize="2,105">
              <v:shape id="_x0000_s7219" style="position:absolute;left:8354;top:4584;width:2;height:105" coordorigin="8354,4584" coordsize="0,105" path="m8354,4584r,104e" filled="f" strokecolor="blue" strokeweight=".30583mm">
                <v:path arrowok="t"/>
              </v:shape>
            </v:group>
            <v:group id="_x0000_s7216" style="position:absolute;left:8317;top:4599;width:74;height:74" coordorigin="8317,4599" coordsize="74,74">
              <v:shape id="_x0000_s7217" style="position:absolute;left:8317;top:4599;width:74;height:74" coordorigin="8317,4599" coordsize="74,74" path="m8317,4599r74,74e" filled="f" strokecolor="blue" strokeweight=".30622mm">
                <v:path arrowok="t"/>
              </v:shape>
            </v:group>
            <v:group id="_x0000_s7214" style="position:absolute;left:8317;top:4599;width:74;height:74" coordorigin="8317,4599" coordsize="74,74">
              <v:shape id="_x0000_s7215" style="position:absolute;left:8317;top:4599;width:74;height:74" coordorigin="8317,4599" coordsize="74,74" path="m8317,4673r74,-74e" filled="f" strokecolor="blue" strokeweight=".30622mm">
                <v:path arrowok="t"/>
              </v:shape>
            </v:group>
            <v:group id="_x0000_s7212" style="position:absolute;left:8467;top:4584;width:2;height:105" coordorigin="8467,4584" coordsize="2,105">
              <v:shape id="_x0000_s7213" style="position:absolute;left:8467;top:4584;width:2;height:105" coordorigin="8467,4584" coordsize="0,105" path="m8467,4584r,104e" filled="f" strokecolor="blue" strokeweight=".30583mm">
                <v:path arrowok="t"/>
              </v:shape>
            </v:group>
            <v:group id="_x0000_s7210" style="position:absolute;left:8430;top:4599;width:74;height:74" coordorigin="8430,4599" coordsize="74,74">
              <v:shape id="_x0000_s7211" style="position:absolute;left:8430;top:4599;width:74;height:74" coordorigin="8430,4599" coordsize="74,74" path="m8430,4599r74,74e" filled="f" strokecolor="blue" strokeweight=".30622mm">
                <v:path arrowok="t"/>
              </v:shape>
            </v:group>
            <v:group id="_x0000_s7208" style="position:absolute;left:8430;top:4599;width:74;height:74" coordorigin="8430,4599" coordsize="74,74">
              <v:shape id="_x0000_s7209" style="position:absolute;left:8430;top:4599;width:74;height:74" coordorigin="8430,4599" coordsize="74,74" path="m8430,4673r74,-74e" filled="f" strokecolor="blue" strokeweight=".30622mm">
                <v:path arrowok="t"/>
              </v:shape>
            </v:group>
            <v:group id="_x0000_s7206" style="position:absolute;left:8580;top:4583;width:2;height:105" coordorigin="8580,4583" coordsize="2,105">
              <v:shape id="_x0000_s7207" style="position:absolute;left:8580;top:4583;width:2;height:105" coordorigin="8580,4583" coordsize="0,105" path="m8580,4583r,104e" filled="f" strokecolor="blue" strokeweight=".30583mm">
                <v:path arrowok="t"/>
              </v:shape>
            </v:group>
            <v:group id="_x0000_s7204" style="position:absolute;left:8543;top:4598;width:74;height:74" coordorigin="8543,4598" coordsize="74,74">
              <v:shape id="_x0000_s7205" style="position:absolute;left:8543;top:4598;width:74;height:74" coordorigin="8543,4598" coordsize="74,74" path="m8543,4598r74,74e" filled="f" strokecolor="blue" strokeweight=".30622mm">
                <v:path arrowok="t"/>
              </v:shape>
            </v:group>
            <v:group id="_x0000_s7202" style="position:absolute;left:8543;top:4598;width:74;height:74" coordorigin="8543,4598" coordsize="74,74">
              <v:shape id="_x0000_s7203" style="position:absolute;left:8543;top:4598;width:74;height:74" coordorigin="8543,4598" coordsize="74,74" path="m8543,4672r74,-74e" filled="f" strokecolor="blue" strokeweight=".30622mm">
                <v:path arrowok="t"/>
              </v:shape>
            </v:group>
            <w10:wrap anchorx="page"/>
          </v:group>
        </w:pict>
      </w:r>
      <w:bookmarkStart w:id="65" w:name="_bookmark32"/>
      <w:bookmarkEnd w:id="65"/>
      <w:r w:rsidR="002D0D3F">
        <w:rPr>
          <w:rFonts w:ascii="Arial"/>
          <w:color w:val="252525"/>
          <w:sz w:val="17"/>
        </w:rPr>
        <w:t>0.4</w:t>
      </w:r>
    </w:p>
    <w:p w14:paraId="156E2EF2" w14:textId="77777777" w:rsidR="00996552" w:rsidRDefault="00996552">
      <w:pPr>
        <w:spacing w:before="5"/>
        <w:rPr>
          <w:rFonts w:ascii="Arial" w:eastAsia="Arial" w:hAnsi="Arial" w:cs="Arial"/>
          <w:sz w:val="24"/>
          <w:szCs w:val="24"/>
        </w:rPr>
      </w:pPr>
    </w:p>
    <w:p w14:paraId="3F0BC72A" w14:textId="77777777" w:rsidR="00996552" w:rsidRDefault="002D0D3F">
      <w:pPr>
        <w:spacing w:before="81"/>
        <w:ind w:left="1290"/>
        <w:rPr>
          <w:rFonts w:ascii="Arial" w:eastAsia="Arial" w:hAnsi="Arial" w:cs="Arial"/>
          <w:sz w:val="17"/>
          <w:szCs w:val="17"/>
        </w:rPr>
      </w:pPr>
      <w:r>
        <w:rPr>
          <w:rFonts w:ascii="Arial"/>
          <w:color w:val="252525"/>
          <w:sz w:val="17"/>
        </w:rPr>
        <w:t>0.35</w:t>
      </w:r>
    </w:p>
    <w:p w14:paraId="41E47A83" w14:textId="77777777" w:rsidR="00996552" w:rsidRDefault="00996552">
      <w:pPr>
        <w:spacing w:before="5"/>
        <w:rPr>
          <w:rFonts w:ascii="Arial" w:eastAsia="Arial" w:hAnsi="Arial" w:cs="Arial"/>
          <w:sz w:val="24"/>
          <w:szCs w:val="24"/>
        </w:rPr>
      </w:pPr>
    </w:p>
    <w:p w14:paraId="753CCEC6" w14:textId="77777777" w:rsidR="00996552" w:rsidRDefault="002D0D3F">
      <w:pPr>
        <w:spacing w:before="81"/>
        <w:ind w:left="1384"/>
        <w:rPr>
          <w:rFonts w:ascii="Arial" w:eastAsia="Arial" w:hAnsi="Arial" w:cs="Arial"/>
          <w:sz w:val="17"/>
          <w:szCs w:val="17"/>
        </w:rPr>
      </w:pPr>
      <w:r>
        <w:rPr>
          <w:rFonts w:ascii="Arial"/>
          <w:color w:val="252525"/>
          <w:sz w:val="17"/>
        </w:rPr>
        <w:t>0.3</w:t>
      </w:r>
    </w:p>
    <w:p w14:paraId="38D5844E" w14:textId="77777777" w:rsidR="00996552" w:rsidRDefault="00996552">
      <w:pPr>
        <w:spacing w:before="5"/>
        <w:rPr>
          <w:rFonts w:ascii="Arial" w:eastAsia="Arial" w:hAnsi="Arial" w:cs="Arial"/>
          <w:sz w:val="24"/>
          <w:szCs w:val="24"/>
        </w:rPr>
      </w:pPr>
    </w:p>
    <w:p w14:paraId="72418045" w14:textId="77777777" w:rsidR="00996552" w:rsidRDefault="002D0D3F">
      <w:pPr>
        <w:spacing w:before="81"/>
        <w:ind w:left="1290"/>
        <w:rPr>
          <w:rFonts w:ascii="Arial" w:eastAsia="Arial" w:hAnsi="Arial" w:cs="Arial"/>
          <w:sz w:val="17"/>
          <w:szCs w:val="17"/>
        </w:rPr>
      </w:pPr>
      <w:r>
        <w:rPr>
          <w:rFonts w:ascii="Arial"/>
          <w:color w:val="252525"/>
          <w:sz w:val="17"/>
        </w:rPr>
        <w:t>0.25</w:t>
      </w:r>
    </w:p>
    <w:p w14:paraId="55E2D266" w14:textId="77777777" w:rsidR="00996552" w:rsidRDefault="00996552">
      <w:pPr>
        <w:spacing w:before="5"/>
        <w:rPr>
          <w:rFonts w:ascii="Arial" w:eastAsia="Arial" w:hAnsi="Arial" w:cs="Arial"/>
          <w:sz w:val="24"/>
          <w:szCs w:val="24"/>
        </w:rPr>
      </w:pPr>
    </w:p>
    <w:p w14:paraId="79AE6C4B" w14:textId="77777777" w:rsidR="00996552" w:rsidRDefault="00025C9E">
      <w:pPr>
        <w:spacing w:before="81"/>
        <w:ind w:left="1384"/>
        <w:rPr>
          <w:rFonts w:ascii="Arial" w:eastAsia="Arial" w:hAnsi="Arial" w:cs="Arial"/>
          <w:sz w:val="17"/>
          <w:szCs w:val="17"/>
        </w:rPr>
      </w:pPr>
      <w:r>
        <w:rPr>
          <w:rFonts w:eastAsiaTheme="minorHAnsi"/>
        </w:rPr>
        <w:pict w14:anchorId="6A1F39F2">
          <v:group id="_x0000_s7165" style="position:absolute;left:0;text-align:left;margin-left:137.4pt;margin-top:-9.85pt;width:8.1pt;height:37.25pt;z-index:2200;mso-position-horizontal-relative:page" coordorigin="2748,-197" coordsize="162,745">
            <v:shape id="_x0000_s7200" style="position:absolute;left:2748;top:-197;width:162;height:745" coordorigin="2748,-197" coordsize="162,745" path="m2770,467r,4l2767,471r-3,1l2759,475r-4,3l2749,482r-1,-1l2764,462r3,2l2770,467xe" fillcolor="#252525" stroked="f">
              <v:path arrowok="t"/>
            </v:shape>
            <v:shape id="_x0000_s7199" style="position:absolute;left:2748;top:-197;width:162;height:745" coordorigin="2748,-197" coordsize="162,745" path="m2770,410r,17l2761,419r9,-9xe" fillcolor="#252525" stroked="f">
              <v:path arrowok="t"/>
            </v:shape>
            <v:shape id="_x0000_s7198" style="position:absolute;left:2748;top:-197;width:162;height:745" coordorigin="2748,-197" coordsize="162,745" path="m2892,546r-1,2l2872,539r-19,-6l2831,530r-19,-1l2797,529r-15,l2768,529r-5,1l2770,519r,-109l2773,407r,113l2797,520r62,8l2884,540r8,6xe" fillcolor="#252525" stroked="f">
              <v:path arrowok="t"/>
            </v:shape>
            <v:shape id="_x0000_s7197" style="position:absolute;left:2748;top:-197;width:162;height:745" coordorigin="2748,-197" coordsize="162,745" path="m2796,482r,8l2786,491r-4,l2776,491r6,-13l2785,482r11,xe" fillcolor="#252525" stroked="f">
              <v:path arrowok="t"/>
            </v:shape>
            <v:shape id="_x0000_s7196" style="position:absolute;left:2748;top:-197;width:162;height:745" coordorigin="2748,-197" coordsize="162,745" path="m2796,440r,8l2788,448r-6,l2776,449r6,-14l2786,440r10,xe" fillcolor="#252525" stroked="f">
              <v:path arrowok="t"/>
            </v:shape>
            <v:shape id="_x0000_s7195" style="position:absolute;left:2748;top:-197;width:162;height:745" coordorigin="2748,-197" coordsize="162,745" path="m2801,514r-5,4l2796,429r-8,-8l2799,409r,97l2801,514xe" fillcolor="#252525" stroked="f">
              <v:path arrowok="t"/>
            </v:shape>
            <v:shape id="_x0000_s7194" style="position:absolute;left:2748;top:-197;width:162;height:745" coordorigin="2748,-197" coordsize="162,745" path="m2827,491r-6,l2817,491r-5,-1l2799,490r,-8l2817,482r,-42l2819,440r2,l2821,482r3,l2827,491xe" fillcolor="#252525" stroked="f">
              <v:path arrowok="t"/>
            </v:shape>
            <v:shape id="_x0000_s7193" style="position:absolute;left:2748;top:-197;width:162;height:745" coordorigin="2748,-197" coordsize="162,745" path="m2817,440r,8l2799,448r,-8l2812,440r5,xe" fillcolor="#252525" stroked="f">
              <v:path arrowok="t"/>
            </v:shape>
            <v:shape id="_x0000_s7192" style="position:absolute;left:2748;top:-197;width:162;height:745" coordorigin="2748,-197" coordsize="162,745" path="m2826,448r-5,l2821,440r2,l2826,448xe" fillcolor="#252525" stroked="f">
              <v:path arrowok="t"/>
            </v:shape>
            <v:shape id="_x0000_s7191" style="position:absolute;left:2748;top:-197;width:162;height:745" coordorigin="2748,-197" coordsize="162,745" path="m2838,502r-4,5l2834,443r-6,-6l2837,428r,68l2838,502xe" fillcolor="#252525" stroked="f">
              <v:path arrowok="t"/>
            </v:shape>
            <v:shape id="_x0000_s7190" style="position:absolute;left:2748;top:-197;width:162;height:745" coordorigin="2748,-197" coordsize="162,745" path="m2890,515r,13l2885,508r-8,-19l2868,472r-10,5l2849,484r-12,6l2837,487r11,-7l2856,472r6,-8l2862,452r4,6l2874,442r2,-10l2876,456r10,41l2890,515xe" fillcolor="#252525" stroked="f">
              <v:path arrowok="t"/>
            </v:shape>
            <v:shape id="_x0000_s7189" style="position:absolute;left:2748;top:-197;width:162;height:745" coordorigin="2748,-197" coordsize="162,745" path="m2862,452r,12l2854,456r-8,-7l2837,443r,-15l2840,434r12,10l2861,451r1,1xe" fillcolor="#252525" stroked="f">
              <v:path arrowok="t"/>
            </v:shape>
            <v:shape id="_x0000_s7188" style="position:absolute;left:2748;top:-197;width:162;height:745" coordorigin="2748,-197" coordsize="162,745" path="m2890,418r-5,21l2876,456r,-24l2879,422r3,-16l2884,413r2,3l2890,418xe" fillcolor="#252525" stroked="f">
              <v:path arrowok="t"/>
            </v:shape>
            <v:shape id="_x0000_s7187" style="position:absolute;left:2748;top:-197;width:162;height:745" coordorigin="2748,-197" coordsize="162,745" path="m2826,389r-64,-46l2754,339r9,-12l2766,333r18,10l2799,355r15,14l2826,385r,4xe" fillcolor="#252525" stroked="f">
              <v:path arrowok="t"/>
            </v:shape>
            <v:shape id="_x0000_s7186" style="position:absolute;left:2748;top:-197;width:162;height:745" coordorigin="2748,-197" coordsize="162,745" path="m2823,260r-12,17l2796,290r-18,10l2759,306r-3,-9l2758,302r20,-8l2794,282r11,-13l2811,259r2,-12l2815,247r,6l2818,258r5,2xe" fillcolor="#252525" stroked="f">
              <v:path arrowok="t"/>
            </v:shape>
            <v:shape id="_x0000_s7185" style="position:absolute;left:2748;top:-197;width:162;height:745" coordorigin="2748,-197" coordsize="162,745" path="m2818,358r-5,5l2813,294r-6,-6l2815,279r1,2l2816,353r2,5xe" fillcolor="#252525" stroked="f">
              <v:path arrowok="t"/>
            </v:shape>
            <v:shape id="_x0000_s7184" style="position:absolute;left:2748;top:-197;width:162;height:745" coordorigin="2748,-197" coordsize="162,745" path="m2890,382r-13,-19l2864,350r-22,-10l2825,335r-9,18l2816,324r21,5l2855,336r16,12l2883,363r7,19xe" fillcolor="#252525" stroked="f">
              <v:path arrowok="t"/>
            </v:shape>
            <v:shape id="_x0000_s7183" style="position:absolute;left:2748;top:-197;width:162;height:745" coordorigin="2748,-197" coordsize="162,745" path="m2877,291r,16l2877,301r-2,-2l2870,297r-11,-1l2838,294r-22,30l2816,281r3,3l2847,285r20,2l2877,291xe" fillcolor="#252525" stroked="f">
              <v:path arrowok="t"/>
            </v:shape>
            <v:shape id="_x0000_s7182" style="position:absolute;left:2748;top:-197;width:162;height:745" coordorigin="2748,-197" coordsize="162,745" path="m2891,307r-6,1l2880,314r-3,10l2875,324r2,-10l2877,307r,-16l2884,293r5,6l2891,307xe" fillcolor="#252525" stroked="f">
              <v:path arrowok="t"/>
            </v:shape>
            <v:shape id="_x0000_s7181" style="position:absolute;left:2748;top:-197;width:162;height:745" coordorigin="2748,-197" coordsize="162,745" path="m2779,171r,10l2767,176r-10,-4l2749,171r9,-15l2762,162r17,9xe" fillcolor="#252525" stroked="f">
              <v:path arrowok="t"/>
            </v:shape>
            <v:shape id="_x0000_s7180" style="position:absolute;left:2748;top:-197;width:162;height:745" coordorigin="2748,-197" coordsize="162,745" path="m2783,226r-4,5l2779,114r-9,-9l2782,92r,128l2783,226xe" fillcolor="#252525" stroked="f">
              <v:path arrowok="t"/>
            </v:shape>
            <v:shape id="_x0000_s7179" style="position:absolute;left:2748;top:-197;width:162;height:745" coordorigin="2748,-197" coordsize="162,745" path="m2850,234r-16,-16l2819,205r-24,-15l2784,183r-2,37l2782,173r9,4l2799,182r8,5l2810,185r,-78l2812,104r2,3l2814,185r4,l2818,193r13,14l2844,223r6,11xe" fillcolor="#252525" stroked="f">
              <v:path arrowok="t"/>
            </v:shape>
            <v:shape id="_x0000_s7178" style="position:absolute;left:2748;top:-197;width:162;height:745" coordorigin="2748,-197" coordsize="162,745" path="m2810,148r,9l2799,157r-4,l2788,157r7,-14l2799,148r11,xe" fillcolor="#252525" stroked="f">
              <v:path arrowok="t"/>
            </v:shape>
            <v:shape id="_x0000_s7177" style="position:absolute;left:2748;top:-197;width:162;height:745" coordorigin="2748,-197" coordsize="162,745" path="m2810,107r,12l2804,114r6,-7xe" fillcolor="#252525" stroked="f">
              <v:path arrowok="t"/>
            </v:shape>
            <v:shape id="_x0000_s7176" style="position:absolute;left:2748;top:-197;width:162;height:745" coordorigin="2748,-197" coordsize="162,745" path="m2893,157r-19,l2864,157r-50,l2814,148r62,l2881,148r8,l2893,157xe" fillcolor="#252525" stroked="f">
              <v:path arrowok="t"/>
            </v:shape>
            <v:shape id="_x0000_s7175" style="position:absolute;left:2748;top:-197;width:162;height:745" coordorigin="2748,-197" coordsize="162,745" path="m2865,110r,10l2863,118r-49,l2814,107r2,3l2865,110xe" fillcolor="#252525" stroked="f">
              <v:path arrowok="t"/>
            </v:shape>
            <v:shape id="_x0000_s7174" style="position:absolute;left:2748;top:-197;width:162;height:745" coordorigin="2748,-197" coordsize="162,745" path="m2877,194r-14,l2844,193r-26,l2818,185r56,l2877,194xe" fillcolor="#252525" stroked="f">
              <v:path arrowok="t"/>
            </v:shape>
            <v:shape id="_x0000_s7173" style="position:absolute;left:2748;top:-197;width:162;height:745" coordorigin="2748,-197" coordsize="162,745" path="m2878,123r-4,l2869,128r-4,10l2863,138r1,-7l2865,126r,-16l2871,110r5,5l2878,123xe" fillcolor="#252525" stroked="f">
              <v:path arrowok="t"/>
            </v:shape>
            <v:shape id="_x0000_s7172" style="position:absolute;left:2748;top:-197;width:162;height:745" coordorigin="2748,-197" coordsize="162,745" path="m2877,57r,15l2765,72r,-50l2778,-8r,65l2818,57r,-64l2828,2r3,11l2831,57r46,xe" fillcolor="#252525" stroked="f">
              <v:path arrowok="t"/>
            </v:shape>
            <v:shape id="_x0000_s7171" style="position:absolute;left:2748;top:-197;width:162;height:745" coordorigin="2748,-197" coordsize="162,745" path="m2818,-7r,26l2816,12r-7,-8l2804,2r-11,l2789,3r-11,19l2778,-8r9,-4l2792,-14r15,l2815,-11r3,4xe" fillcolor="#252525" stroked="f">
              <v:path arrowok="t"/>
            </v:shape>
            <v:shape id="_x0000_s7170" style="position:absolute;left:2748;top:-197;width:162;height:745" coordorigin="2748,-197" coordsize="162,745" path="m2910,-57r-73,27l2824,-30r-11,-2l2802,-36r-18,-7l2767,-54r-4,-13l2774,-61r7,5l2786,-55r7,4l2800,-49r17,4l2827,-44r10,l2856,-45r19,-5l2894,-58r16,1xe" fillcolor="#252525" stroked="f">
              <v:path arrowok="t"/>
            </v:shape>
            <v:shape id="_x0000_s7169" style="position:absolute;left:2748;top:-197;width:162;height:745" coordorigin="2748,-197" coordsize="162,745" path="m2877,-97r,14l2765,-83r,-14l2829,-97r,-21l2835,-122r,16l2845,-97r32,xe" fillcolor="#252525" stroked="f">
              <v:path arrowok="t"/>
            </v:shape>
            <v:shape id="_x0000_s7168" style="position:absolute;left:2748;top:-197;width:162;height:745" coordorigin="2748,-197" coordsize="162,745" path="m2829,-118r,21l2796,-129r,-18l2826,-116r3,-2xe" fillcolor="#252525" stroked="f">
              <v:path arrowok="t"/>
            </v:shape>
            <v:shape id="_x0000_s7167" style="position:absolute;left:2748;top:-197;width:162;height:745" coordorigin="2748,-197" coordsize="162,745" path="m2877,-150r,17l2835,-106r,-16l2877,-150xe" fillcolor="#252525" stroked="f">
              <v:path arrowok="t"/>
            </v:shape>
            <v:shape id="_x0000_s7166" style="position:absolute;left:2748;top:-197;width:162;height:745" coordorigin="2748,-197" coordsize="162,745" path="m2910,-170r,10l2891,-170r-20,-8l2852,-182r-26,l2811,-180r-48,20l2763,-170r61,-27l2836,-197r20,2l2876,-189r13,5l2900,-178r10,8xe" fillcolor="#252525" stroked="f">
              <v:path arrowok="t"/>
            </v:shape>
            <w10:wrap anchorx="page"/>
          </v:group>
        </w:pict>
      </w:r>
      <w:r w:rsidR="002D0D3F">
        <w:rPr>
          <w:rFonts w:ascii="Arial"/>
          <w:color w:val="252525"/>
          <w:sz w:val="17"/>
        </w:rPr>
        <w:t>0.2</w:t>
      </w:r>
    </w:p>
    <w:p w14:paraId="337D5FE6" w14:textId="77777777" w:rsidR="00996552" w:rsidRDefault="00996552">
      <w:pPr>
        <w:spacing w:before="5"/>
        <w:rPr>
          <w:rFonts w:ascii="Arial" w:eastAsia="Arial" w:hAnsi="Arial" w:cs="Arial"/>
          <w:sz w:val="24"/>
          <w:szCs w:val="24"/>
        </w:rPr>
      </w:pPr>
    </w:p>
    <w:p w14:paraId="6BD4CEB2" w14:textId="77777777" w:rsidR="00996552" w:rsidRDefault="002D0D3F">
      <w:pPr>
        <w:spacing w:before="81"/>
        <w:ind w:left="1290"/>
        <w:rPr>
          <w:rFonts w:ascii="Arial" w:eastAsia="Arial" w:hAnsi="Arial" w:cs="Arial"/>
          <w:sz w:val="17"/>
          <w:szCs w:val="17"/>
        </w:rPr>
      </w:pPr>
      <w:r>
        <w:rPr>
          <w:rFonts w:ascii="Arial"/>
          <w:color w:val="252525"/>
          <w:sz w:val="17"/>
        </w:rPr>
        <w:t>0.15</w:t>
      </w:r>
    </w:p>
    <w:p w14:paraId="5E0A8231" w14:textId="77777777" w:rsidR="00996552" w:rsidRDefault="00996552">
      <w:pPr>
        <w:spacing w:before="5"/>
        <w:rPr>
          <w:rFonts w:ascii="Arial" w:eastAsia="Arial" w:hAnsi="Arial" w:cs="Arial"/>
          <w:sz w:val="24"/>
          <w:szCs w:val="24"/>
        </w:rPr>
      </w:pPr>
    </w:p>
    <w:p w14:paraId="543171A2" w14:textId="77777777" w:rsidR="00996552" w:rsidRDefault="002D0D3F">
      <w:pPr>
        <w:spacing w:before="81"/>
        <w:ind w:left="1384"/>
        <w:rPr>
          <w:rFonts w:ascii="Arial" w:eastAsia="Arial" w:hAnsi="Arial" w:cs="Arial"/>
          <w:sz w:val="17"/>
          <w:szCs w:val="17"/>
        </w:rPr>
      </w:pPr>
      <w:r>
        <w:rPr>
          <w:rFonts w:ascii="Arial"/>
          <w:color w:val="252525"/>
          <w:sz w:val="17"/>
        </w:rPr>
        <w:t>0.1</w:t>
      </w:r>
    </w:p>
    <w:p w14:paraId="07E139E8" w14:textId="77777777" w:rsidR="00996552" w:rsidRDefault="00996552">
      <w:pPr>
        <w:spacing w:before="5"/>
        <w:rPr>
          <w:rFonts w:ascii="Arial" w:eastAsia="Arial" w:hAnsi="Arial" w:cs="Arial"/>
          <w:sz w:val="24"/>
          <w:szCs w:val="24"/>
        </w:rPr>
      </w:pPr>
    </w:p>
    <w:p w14:paraId="66773BE4" w14:textId="77777777" w:rsidR="00996552" w:rsidRDefault="002D0D3F">
      <w:pPr>
        <w:spacing w:before="81"/>
        <w:ind w:left="1290"/>
        <w:rPr>
          <w:rFonts w:ascii="Arial" w:eastAsia="Arial" w:hAnsi="Arial" w:cs="Arial"/>
          <w:sz w:val="17"/>
          <w:szCs w:val="17"/>
        </w:rPr>
      </w:pPr>
      <w:r>
        <w:rPr>
          <w:rFonts w:ascii="Arial"/>
          <w:color w:val="252525"/>
          <w:sz w:val="17"/>
        </w:rPr>
        <w:t>0.05</w:t>
      </w:r>
    </w:p>
    <w:p w14:paraId="07418607" w14:textId="77777777" w:rsidR="00996552" w:rsidRDefault="00996552">
      <w:pPr>
        <w:spacing w:before="5"/>
        <w:rPr>
          <w:rFonts w:ascii="Arial" w:eastAsia="Arial" w:hAnsi="Arial" w:cs="Arial"/>
          <w:sz w:val="24"/>
          <w:szCs w:val="24"/>
        </w:rPr>
      </w:pPr>
    </w:p>
    <w:p w14:paraId="77BF791B" w14:textId="77777777" w:rsidR="00996552" w:rsidRDefault="002D0D3F">
      <w:pPr>
        <w:spacing w:before="81" w:line="187" w:lineRule="exact"/>
        <w:ind w:left="1529"/>
        <w:rPr>
          <w:rFonts w:ascii="Arial" w:eastAsia="Arial" w:hAnsi="Arial" w:cs="Arial"/>
          <w:sz w:val="17"/>
          <w:szCs w:val="17"/>
        </w:rPr>
      </w:pPr>
      <w:r>
        <w:rPr>
          <w:rFonts w:ascii="Arial"/>
          <w:color w:val="252525"/>
          <w:sz w:val="17"/>
        </w:rPr>
        <w:t>0</w:t>
      </w:r>
    </w:p>
    <w:p w14:paraId="0795F45A" w14:textId="77777777" w:rsidR="00996552" w:rsidRDefault="002D0D3F">
      <w:pPr>
        <w:tabs>
          <w:tab w:val="left" w:pos="2215"/>
          <w:tab w:val="left" w:pos="2733"/>
          <w:tab w:val="left" w:pos="3298"/>
          <w:tab w:val="left" w:pos="3863"/>
          <w:tab w:val="left" w:pos="4428"/>
          <w:tab w:val="left" w:pos="4993"/>
          <w:tab w:val="left" w:pos="5558"/>
          <w:tab w:val="left" w:pos="6123"/>
          <w:tab w:val="left" w:pos="6688"/>
          <w:tab w:val="left" w:pos="7253"/>
        </w:tabs>
        <w:spacing w:line="187" w:lineRule="exact"/>
        <w:ind w:left="1651"/>
        <w:rPr>
          <w:rFonts w:ascii="Arial" w:eastAsia="Arial" w:hAnsi="Arial" w:cs="Arial"/>
          <w:sz w:val="17"/>
          <w:szCs w:val="17"/>
        </w:rPr>
      </w:pPr>
      <w:r>
        <w:rPr>
          <w:rFonts w:ascii="Arial"/>
          <w:color w:val="252525"/>
          <w:sz w:val="17"/>
        </w:rPr>
        <w:t>0</w:t>
      </w:r>
      <w:r>
        <w:rPr>
          <w:rFonts w:ascii="Arial"/>
          <w:color w:val="252525"/>
          <w:sz w:val="17"/>
        </w:rPr>
        <w:tab/>
        <w:t>5</w:t>
      </w:r>
      <w:r>
        <w:rPr>
          <w:rFonts w:ascii="Arial"/>
          <w:color w:val="252525"/>
          <w:sz w:val="17"/>
        </w:rPr>
        <w:tab/>
        <w:t>10</w:t>
      </w:r>
      <w:r>
        <w:rPr>
          <w:rFonts w:ascii="Arial"/>
          <w:color w:val="252525"/>
          <w:sz w:val="17"/>
        </w:rPr>
        <w:tab/>
        <w:t>15</w:t>
      </w:r>
      <w:r>
        <w:rPr>
          <w:rFonts w:ascii="Arial"/>
          <w:color w:val="252525"/>
          <w:sz w:val="17"/>
        </w:rPr>
        <w:tab/>
        <w:t>20</w:t>
      </w:r>
      <w:r>
        <w:rPr>
          <w:rFonts w:ascii="Arial"/>
          <w:color w:val="252525"/>
          <w:sz w:val="17"/>
        </w:rPr>
        <w:tab/>
        <w:t>25</w:t>
      </w:r>
      <w:r>
        <w:rPr>
          <w:rFonts w:ascii="Arial"/>
          <w:color w:val="252525"/>
          <w:sz w:val="17"/>
        </w:rPr>
        <w:tab/>
        <w:t>30</w:t>
      </w:r>
      <w:r>
        <w:rPr>
          <w:rFonts w:ascii="Arial"/>
          <w:color w:val="252525"/>
          <w:sz w:val="17"/>
        </w:rPr>
        <w:tab/>
        <w:t>35</w:t>
      </w:r>
      <w:r>
        <w:rPr>
          <w:rFonts w:ascii="Arial"/>
          <w:color w:val="252525"/>
          <w:sz w:val="17"/>
        </w:rPr>
        <w:tab/>
        <w:t>40</w:t>
      </w:r>
      <w:r>
        <w:rPr>
          <w:rFonts w:ascii="Arial"/>
          <w:color w:val="252525"/>
          <w:sz w:val="17"/>
        </w:rPr>
        <w:tab/>
        <w:t>45</w:t>
      </w:r>
      <w:r>
        <w:rPr>
          <w:rFonts w:ascii="Arial"/>
          <w:color w:val="252525"/>
          <w:sz w:val="17"/>
        </w:rPr>
        <w:tab/>
        <w:t>50</w:t>
      </w:r>
    </w:p>
    <w:p w14:paraId="1ECBD7C5" w14:textId="77777777" w:rsidR="00996552" w:rsidRDefault="00996552">
      <w:pPr>
        <w:spacing w:before="4"/>
        <w:rPr>
          <w:rFonts w:ascii="Arial" w:eastAsia="Arial" w:hAnsi="Arial" w:cs="Arial"/>
          <w:sz w:val="5"/>
          <w:szCs w:val="5"/>
        </w:rPr>
      </w:pPr>
    </w:p>
    <w:p w14:paraId="0D216774" w14:textId="77777777" w:rsidR="00996552" w:rsidRDefault="00025C9E">
      <w:pPr>
        <w:spacing w:line="140" w:lineRule="atLeast"/>
        <w:ind w:left="4258"/>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w14:anchorId="2F382D25">
          <v:group id="_x0000_s7128" style="width:27pt;height:7.25pt;mso-position-horizontal-relative:char;mso-position-vertical-relative:line" coordsize="540,145">
            <v:group id="_x0000_s7129" style="position:absolute;width:540;height:145" coordsize="540,145">
              <v:shape id="_x0000_s7164" style="position:absolute;width:540;height:145" coordsize="540,145" path="m99,27r-8,l91,15r,-5l90,3r15,7l99,14r,13xe" fillcolor="#252525" stroked="f">
                <v:path arrowok="t"/>
              </v:shape>
              <v:shape id="_x0000_s7163" style="position:absolute;width:540;height:145" coordsize="540,145" path="m56,27r-9,l47,18r,-8l47,4r14,6l56,15r,12xe" fillcolor="#252525" stroked="f">
                <v:path arrowok="t"/>
              </v:shape>
              <v:shape id="_x0000_s7162" style="position:absolute;width:540;height:145" coordsize="540,145" path="m5,33l,27r118,l129,18r13,13l15,31r-5,1l5,33xe" fillcolor="#252525" stroked="f">
                <v:path arrowok="t"/>
              </v:shape>
              <v:shape id="_x0000_s7161" style="position:absolute;width:540;height:145" coordsize="540,145" path="m47,52r,-7l47,38r,-7l56,31r,17l47,52xe" fillcolor="#252525" stroked="f">
                <v:path arrowok="t"/>
              </v:shape>
              <v:shape id="_x0000_s7160" style="position:absolute;width:540;height:145" coordsize="540,145" path="m91,51r,-20l99,31r,7l100,42r,4l91,51xe" fillcolor="#252525" stroked="f">
                <v:path arrowok="t"/>
              </v:shape>
              <v:shape id="_x0000_s7159" style="position:absolute;width:540;height:145" coordsize="540,145" path="m18,64l13,58r96,l116,51r9,9l123,62r-95,l23,62r-5,2xe" fillcolor="#252525" stroked="f">
                <v:path arrowok="t"/>
              </v:shape>
              <v:shape id="_x0000_s7158" style="position:absolute;width:540;height:145" coordsize="540,145" path="m59,144r,-9l60,126r,-64l68,62r,64l68,133r1,6l59,144xe" fillcolor="#252525" stroked="f">
                <v:path arrowok="t"/>
              </v:shape>
              <v:shape id="_x0000_s7157" style="position:absolute;width:540;height:145" coordsize="540,145" path="m120,109r-11,l111,107r,-45l123,62r-3,2l120,109xe" fillcolor="#252525" stroked="f">
                <v:path arrowok="t"/>
              </v:shape>
              <v:shape id="_x0000_s7156" style="position:absolute;width:540;height:145" coordsize="540,145" path="m107,123r-3,-7l96,112,83,109r,-3l96,108r8,1l120,109r,1l119,114r-3,5l112,121r-5,2xe" fillcolor="#252525" stroked="f">
                <v:path arrowok="t"/>
              </v:shape>
              <v:shape id="_x0000_s7155" style="position:absolute;width:540;height:145" coordsize="540,145" path="m230,54r-8,l222,26r,-17l235,7r-5,5l230,26r55,l289,30r-59,l230,54xe" fillcolor="#252525" stroked="f">
                <v:path arrowok="t"/>
              </v:shape>
              <v:shape id="_x0000_s7154" style="position:absolute;width:540;height:145" coordsize="540,145" path="m285,26r-15,l278,18r7,8xe" fillcolor="#252525" stroked="f">
                <v:path arrowok="t"/>
              </v:shape>
              <v:shape id="_x0000_s7153" style="position:absolute;width:540;height:145" coordsize="540,145" path="m274,54r-13,l268,48r6,6xe" fillcolor="#252525" stroked="f">
                <v:path arrowok="t"/>
              </v:shape>
              <v:shape id="_x0000_s7152" style="position:absolute;width:540;height:145" coordsize="540,145" path="m186,106r,-8l186,92r,-23l186,59r,-10l196,54r78,l277,57r-1,1l196,58r,34l271,92r,2l271,95r-75,l196,103r-10,3xe" fillcolor="#252525" stroked="f">
                <v:path arrowok="t"/>
              </v:shape>
              <v:shape id="_x0000_s7151" style="position:absolute;width:540;height:145" coordsize="540,145" path="m271,92r-8,l263,58r13,l271,62r,19l271,92xe" fillcolor="#252525" stroked="f">
                <v:path arrowok="t"/>
              </v:shape>
              <v:shape id="_x0000_s7150" style="position:absolute;width:540;height:145" coordsize="540,145" path="m263,104r,-9l271,95r1,6l263,104xe" fillcolor="#252525" stroked="f">
                <v:path arrowok="t"/>
              </v:shape>
              <v:shape id="_x0000_s7149" style="position:absolute;width:540;height:145" coordsize="540,145" path="m173,141r-4,l168,141r-3,-2l164,137r,-2l165,134r6,-5l173,126r4,-5l180,117r3,-8l185,109r-2,16l180,134r-5,6l173,141xe" fillcolor="#252525" stroked="f">
                <v:path arrowok="t"/>
              </v:shape>
              <v:shape id="_x0000_s7148" style="position:absolute;width:540;height:145" coordsize="540,145" path="m215,140r-2,l212,138r,-4l211,128r-2,-7l204,112r1,-2l214,117r5,5l221,127r,2l221,133r-1,2l217,139r-2,1xe" fillcolor="#252525" stroked="f">
                <v:path arrowok="t"/>
              </v:shape>
              <v:shape id="_x0000_s7147" style="position:absolute;width:540;height:145" coordsize="540,145" path="m249,139r-2,l246,137r-1,-5l244,125r-3,-7l237,112r1,-2l245,116r5,4l254,127r1,2l255,132r-1,2l250,138r-1,1xe" fillcolor="#252525" stroked="f">
                <v:path arrowok="t"/>
              </v:shape>
              <v:shape id="_x0000_s7146" style="position:absolute;width:540;height:145" coordsize="540,145" path="m287,141r-2,l283,139r-1,-5l280,127r-4,-8l269,110r2,-2l279,114r5,5l290,127r2,3l292,134r-1,2l288,140r-1,1xe" fillcolor="#252525" stroked="f">
                <v:path arrowok="t"/>
              </v:shape>
              <v:shape id="_x0000_s7145" style="position:absolute;width:540;height:145" coordsize="540,145" path="m392,21r-4,l388,19r-1,-3l384,11,381,6,377,1,378,r10,4l393,7r3,5l397,13r,3l395,19r-3,2xe" fillcolor="#252525" stroked="f">
                <v:path arrowok="t"/>
              </v:shape>
              <v:shape id="_x0000_s7144" style="position:absolute;width:540;height:145" coordsize="540,145" path="m449,21r-17,l440,13r9,8xe" fillcolor="#252525" stroked="f">
                <v:path arrowok="t"/>
              </v:shape>
              <v:shape id="_x0000_s7143" style="position:absolute;width:540;height:145" coordsize="540,145" path="m313,144r-2,-1l320,124r6,-19l329,83r1,-19l330,49r,-15l330,20r,-5l340,21r109,l452,25r-113,l339,49r-8,62l319,136r-6,8xe" fillcolor="#252525" stroked="f">
                <v:path arrowok="t"/>
              </v:shape>
              <v:shape id="_x0000_s7142" style="position:absolute;width:540;height:145" coordsize="540,145" path="m377,48r-8,l369,38r-1,-4l368,27r14,7l377,37r,11xe" fillcolor="#252525" stroked="f">
                <v:path arrowok="t"/>
              </v:shape>
              <v:shape id="_x0000_s7141" style="position:absolute;width:540;height:145" coordsize="540,145" path="m419,48r-8,l411,40r,-6l410,28r14,6l419,38r,10xe" fillcolor="#252525" stroked="f">
                <v:path arrowok="t"/>
              </v:shape>
              <v:shape id="_x0000_s7140" style="position:absolute;width:540;height:145" coordsize="540,145" path="m346,52r-5,-4l430,48r8,-8l450,51r-97,l346,52xe" fillcolor="#252525" stroked="f">
                <v:path arrowok="t"/>
              </v:shape>
              <v:shape id="_x0000_s7139" style="position:absolute;width:540;height:145" coordsize="540,145" path="m368,79r,-6l369,69r,-5l369,51r8,l377,69r42,l419,71r,2l377,73r,3l368,79xe" fillcolor="#252525" stroked="f">
                <v:path arrowok="t"/>
              </v:shape>
              <v:shape id="_x0000_s7138" style="position:absolute;width:540;height:145" coordsize="540,145" path="m419,69r-8,l411,51r8,l419,64r,5xe" fillcolor="#252525" stroked="f">
                <v:path arrowok="t"/>
              </v:shape>
              <v:shape id="_x0000_s7137" style="position:absolute;width:540;height:145" coordsize="540,145" path="m411,78r,-5l419,73r,1l411,78xe" fillcolor="#252525" stroked="f">
                <v:path arrowok="t"/>
              </v:shape>
              <v:shape id="_x0000_s7136" style="position:absolute;width:540;height:145" coordsize="540,145" path="m357,90r-5,-4l416,86r6,-6l431,89r-68,l357,90xe" fillcolor="#252525" stroked="f">
                <v:path arrowok="t"/>
              </v:shape>
              <v:shape id="_x0000_s7135" style="position:absolute;width:540;height:145" coordsize="540,145" path="m344,142r-12,l351,137r19,-8l387,120r-5,-10l375,101,369,89r3,l379,100r8,8l395,114r12,l401,118r16,8l427,128r-24,l362,138r-18,4xe" fillcolor="#252525" stroked="f">
                <v:path arrowok="t"/>
              </v:shape>
              <v:shape id="_x0000_s7134" style="position:absolute;width:540;height:145" coordsize="540,145" path="m407,114r-12,l403,106r7,-8l416,89r15,l425,92r-10,12l408,113r-1,1xe" fillcolor="#252525" stroked="f">
                <v:path arrowok="t"/>
              </v:shape>
              <v:shape id="_x0000_s7133" style="position:absolute;width:540;height:145" coordsize="540,145" path="m441,142r-21,-5l403,128r24,l437,131r16,3l446,136r-3,2l441,142xe" fillcolor="#252525" stroked="f">
                <v:path arrowok="t"/>
              </v:shape>
              <v:shape id="_x0000_s7132" style="position:absolute;width:540;height:145" coordsize="540,145" path="m486,129r-14,l472,17r14,l486,81r21,l512,87r-16,l486,97r,32xe" fillcolor="#252525" stroked="f">
                <v:path arrowok="t"/>
              </v:shape>
              <v:shape id="_x0000_s7131" style="position:absolute;width:540;height:145" coordsize="540,145" path="m507,81r-21,l519,48r17,l505,78r2,3xe" fillcolor="#252525" stroked="f">
                <v:path arrowok="t"/>
              </v:shape>
              <v:shape id="_x0000_s7130" style="position:absolute;width:540;height:145" coordsize="540,145" path="m539,129r-17,l496,87r16,l539,129xe" fillcolor="#252525" stroked="f">
                <v:path arrowok="t"/>
              </v:shape>
            </v:group>
            <w10:anchorlock/>
          </v:group>
        </w:pict>
      </w:r>
    </w:p>
    <w:p w14:paraId="558A7A2C" w14:textId="77777777" w:rsidR="00996552" w:rsidRDefault="00996552">
      <w:pPr>
        <w:spacing w:before="8"/>
        <w:rPr>
          <w:rFonts w:ascii="Arial" w:eastAsia="Arial" w:hAnsi="Arial" w:cs="Arial"/>
          <w:sz w:val="6"/>
          <w:szCs w:val="6"/>
        </w:rPr>
      </w:pPr>
    </w:p>
    <w:p w14:paraId="3C7DCA31" w14:textId="77777777" w:rsidR="00996552" w:rsidRDefault="002D0D3F">
      <w:pPr>
        <w:tabs>
          <w:tab w:val="left" w:pos="2721"/>
        </w:tabs>
        <w:spacing w:before="35"/>
        <w:ind w:left="597" w:firstLine="138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2.5</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8"/>
          <w:sz w:val="21"/>
          <w:szCs w:val="21"/>
          <w:lang w:eastAsia="zh-CN"/>
        </w:rPr>
        <w:t>IEEE</w:t>
      </w:r>
      <w:r>
        <w:rPr>
          <w:rFonts w:ascii="Palatino Linotype" w:eastAsia="Palatino Linotype" w:hAnsi="Palatino Linotype" w:cs="Palatino Linotype"/>
          <w:spacing w:val="8"/>
          <w:sz w:val="21"/>
          <w:szCs w:val="21"/>
          <w:lang w:eastAsia="zh-CN"/>
        </w:rPr>
        <w:t>13659</w:t>
      </w:r>
      <w:r>
        <w:rPr>
          <w:rFonts w:ascii="Times New Roman" w:eastAsia="Times New Roman" w:hAnsi="Times New Roman" w:cs="Times New Roman"/>
          <w:i/>
          <w:spacing w:val="8"/>
          <w:sz w:val="21"/>
          <w:szCs w:val="21"/>
          <w:lang w:eastAsia="zh-CN"/>
        </w:rPr>
        <w:t>pegase</w:t>
      </w:r>
      <w:r>
        <w:rPr>
          <w:rFonts w:ascii="Times New Roman" w:eastAsia="Times New Roman" w:hAnsi="Times New Roman" w:cs="Times New Roman"/>
          <w:i/>
          <w:spacing w:val="3"/>
          <w:sz w:val="21"/>
          <w:szCs w:val="21"/>
          <w:lang w:eastAsia="zh-CN"/>
        </w:rPr>
        <w:t xml:space="preserve"> </w:t>
      </w:r>
      <w:r>
        <w:rPr>
          <w:rFonts w:ascii="宋体" w:eastAsia="宋体" w:hAnsi="宋体" w:cs="宋体"/>
          <w:sz w:val="21"/>
          <w:szCs w:val="21"/>
          <w:lang w:eastAsia="zh-CN"/>
        </w:rPr>
        <w:t>标准算例节点度分布图</w:t>
      </w:r>
    </w:p>
    <w:p w14:paraId="40C29C55" w14:textId="77777777" w:rsidR="00996552" w:rsidRDefault="00996552">
      <w:pPr>
        <w:spacing w:before="10"/>
        <w:rPr>
          <w:rFonts w:ascii="宋体" w:eastAsia="宋体" w:hAnsi="宋体" w:cs="宋体"/>
          <w:sz w:val="20"/>
          <w:szCs w:val="20"/>
          <w:lang w:eastAsia="zh-CN"/>
        </w:rPr>
      </w:pPr>
    </w:p>
    <w:p w14:paraId="04F43D41" w14:textId="77777777" w:rsidR="00996552" w:rsidRDefault="00025C9E">
      <w:pPr>
        <w:pStyle w:val="a3"/>
        <w:spacing w:line="272" w:lineRule="auto"/>
        <w:ind w:right="75" w:firstLine="480"/>
        <w:rPr>
          <w:lang w:eastAsia="zh-CN"/>
        </w:rPr>
      </w:pPr>
      <w:r>
        <w:pict w14:anchorId="1928B8E3">
          <v:group id="_x0000_s6968" style="position:absolute;left:0;text-align:left;margin-left:119.2pt;margin-top:53.95pt;width:367.4pt;height:259.55pt;z-index:-282904;mso-position-horizontal-relative:page" coordorigin="2384,1079" coordsize="7348,5191">
            <v:group id="_x0000_s7126" style="position:absolute;left:2384;top:1079;width:7348;height:5191" coordorigin="2384,1079" coordsize="7348,5191">
              <v:shape id="_x0000_s7127" style="position:absolute;left:2384;top:1079;width:7348;height:5191" coordorigin="2384,1079" coordsize="7348,5191" path="m2384,1079r7348,l9732,6270r-7348,l2384,1079xe" stroked="f">
                <v:path arrowok="t"/>
              </v:shape>
            </v:group>
            <v:group id="_x0000_s7124" style="position:absolute;left:3340;top:1465;width:5703;height:4235" coordorigin="3340,1465" coordsize="5703,4235">
              <v:shape id="_x0000_s7125" style="position:absolute;left:3340;top:1465;width:5703;height:4235" coordorigin="3340,1465" coordsize="5703,4235" path="m3340,5700r5703,l9043,1465r-5703,l3340,5700xe" stroked="f">
                <v:path arrowok="t"/>
              </v:shape>
            </v:group>
            <v:group id="_x0000_s7122" style="position:absolute;left:3484;top:1465;width:2;height:4235" coordorigin="3484,1465" coordsize="2,4235">
              <v:shape id="_x0000_s7123" style="position:absolute;left:3484;top:1465;width:2;height:4235" coordorigin="3484,1465" coordsize="0,4235" path="m3484,5700r,-4235e" filled="f" strokecolor="#252525" strokeweight=".1266mm">
                <v:path arrowok="t"/>
              </v:shape>
            </v:group>
            <v:group id="_x0000_s7120" style="position:absolute;left:4060;top:1465;width:2;height:4235" coordorigin="4060,1465" coordsize="2,4235">
              <v:shape id="_x0000_s7121" style="position:absolute;left:4060;top:1465;width:2;height:4235" coordorigin="4060,1465" coordsize="0,4235" path="m4060,5700r,-4235e" filled="f" strokecolor="#252525" strokeweight=".1266mm">
                <v:path arrowok="t"/>
              </v:shape>
            </v:group>
            <v:group id="_x0000_s7118" style="position:absolute;left:4636;top:1465;width:2;height:4235" coordorigin="4636,1465" coordsize="2,4235">
              <v:shape id="_x0000_s7119" style="position:absolute;left:4636;top:1465;width:2;height:4235" coordorigin="4636,1465" coordsize="0,4235" path="m4636,5700r,-4235e" filled="f" strokecolor="#252525" strokeweight=".1266mm">
                <v:path arrowok="t"/>
              </v:shape>
            </v:group>
            <v:group id="_x0000_s7116" style="position:absolute;left:5212;top:1465;width:2;height:4235" coordorigin="5212,1465" coordsize="2,4235">
              <v:shape id="_x0000_s7117" style="position:absolute;left:5212;top:1465;width:2;height:4235" coordorigin="5212,1465" coordsize="0,4235" path="m5212,5700r,-4235e" filled="f" strokecolor="#252525" strokeweight=".1266mm">
                <v:path arrowok="t"/>
              </v:shape>
            </v:group>
            <v:group id="_x0000_s7114" style="position:absolute;left:5788;top:1465;width:2;height:4235" coordorigin="5788,1465" coordsize="2,4235">
              <v:shape id="_x0000_s7115" style="position:absolute;left:5788;top:1465;width:2;height:4235" coordorigin="5788,1465" coordsize="0,4235" path="m5788,5700r,-4235e" filled="f" strokecolor="#252525" strokeweight=".1266mm">
                <v:path arrowok="t"/>
              </v:shape>
            </v:group>
            <v:group id="_x0000_s7112" style="position:absolute;left:6364;top:1465;width:2;height:4235" coordorigin="6364,1465" coordsize="2,4235">
              <v:shape id="_x0000_s7113" style="position:absolute;left:6364;top:1465;width:2;height:4235" coordorigin="6364,1465" coordsize="0,4235" path="m6364,5700r,-4235e" filled="f" strokecolor="#252525" strokeweight=".1266mm">
                <v:path arrowok="t"/>
              </v:shape>
            </v:group>
            <v:group id="_x0000_s7110" style="position:absolute;left:6940;top:1465;width:2;height:4235" coordorigin="6940,1465" coordsize="2,4235">
              <v:shape id="_x0000_s7111" style="position:absolute;left:6940;top:1465;width:2;height:4235" coordorigin="6940,1465" coordsize="0,4235" path="m6940,5700r,-4235e" filled="f" strokecolor="#252525" strokeweight=".1266mm">
                <v:path arrowok="t"/>
              </v:shape>
            </v:group>
            <v:group id="_x0000_s7108" style="position:absolute;left:7516;top:1465;width:2;height:4235" coordorigin="7516,1465" coordsize="2,4235">
              <v:shape id="_x0000_s7109" style="position:absolute;left:7516;top:1465;width:2;height:4235" coordorigin="7516,1465" coordsize="0,4235" path="m7516,5700r,-4235e" filled="f" strokecolor="#252525" strokeweight=".1266mm">
                <v:path arrowok="t"/>
              </v:shape>
            </v:group>
            <v:group id="_x0000_s7106" style="position:absolute;left:8092;top:1465;width:2;height:114" coordorigin="8092,1465" coordsize="2,114">
              <v:shape id="_x0000_s7107" style="position:absolute;left:8092;top:1465;width:2;height:114" coordorigin="8092,1465" coordsize="0,114" path="m8092,1579r,-114e" filled="f" strokecolor="#252525" strokeweight=".1266mm">
                <v:path arrowok="t"/>
              </v:shape>
            </v:group>
            <v:group id="_x0000_s7104" style="position:absolute;left:8092;top:1983;width:2;height:3718" coordorigin="8092,1983" coordsize="2,3718">
              <v:shape id="_x0000_s7105" style="position:absolute;left:8092;top:1983;width:2;height:3718" coordorigin="8092,1983" coordsize="0,3718" path="m8092,5700r,-3717e" filled="f" strokecolor="#252525" strokeweight=".1266mm">
                <v:path arrowok="t"/>
              </v:shape>
            </v:group>
            <v:group id="_x0000_s7102" style="position:absolute;left:8668;top:1465;width:2;height:114" coordorigin="8668,1465" coordsize="2,114">
              <v:shape id="_x0000_s7103" style="position:absolute;left:8668;top:1465;width:2;height:114" coordorigin="8668,1465" coordsize="0,114" path="m8668,1579r,-114e" filled="f" strokecolor="#252525" strokeweight=".1266mm">
                <v:path arrowok="t"/>
              </v:shape>
            </v:group>
            <v:group id="_x0000_s7100" style="position:absolute;left:8668;top:1983;width:2;height:3718" coordorigin="8668,1983" coordsize="2,3718">
              <v:shape id="_x0000_s7101" style="position:absolute;left:8668;top:1983;width:2;height:3718" coordorigin="8668,1983" coordsize="0,3718" path="m8668,5700r,-3717e" filled="f" strokecolor="#252525" strokeweight=".1266mm">
                <v:path arrowok="t"/>
              </v:shape>
            </v:group>
            <v:group id="_x0000_s7098" style="position:absolute;left:3340;top:5507;width:5703;height:2" coordorigin="3340,5507" coordsize="5703,2">
              <v:shape id="_x0000_s7099" style="position:absolute;left:3340;top:5507;width:5703;height:2" coordorigin="3340,5507" coordsize="5703,0" path="m3340,5507r5703,e" filled="f" strokecolor="#252525" strokeweight=".1289mm">
                <v:path arrowok="t"/>
              </v:shape>
            </v:group>
            <v:group id="_x0000_s7096" style="position:absolute;left:3340;top:5023;width:5703;height:2" coordorigin="3340,5023" coordsize="5703,2">
              <v:shape id="_x0000_s7097" style="position:absolute;left:3340;top:5023;width:5703;height:2" coordorigin="3340,5023" coordsize="5703,0" path="m3340,5023r5703,e" filled="f" strokecolor="#252525" strokeweight=".1289mm">
                <v:path arrowok="t"/>
              </v:shape>
            </v:group>
            <v:group id="_x0000_s7094" style="position:absolute;left:3340;top:4539;width:5703;height:2" coordorigin="3340,4539" coordsize="5703,2">
              <v:shape id="_x0000_s7095" style="position:absolute;left:3340;top:4539;width:5703;height:2" coordorigin="3340,4539" coordsize="5703,0" path="m3340,4539r5703,e" filled="f" strokecolor="#252525" strokeweight=".1289mm">
                <v:path arrowok="t"/>
              </v:shape>
            </v:group>
            <v:group id="_x0000_s7092" style="position:absolute;left:3340;top:4054;width:5703;height:2" coordorigin="3340,4054" coordsize="5703,2">
              <v:shape id="_x0000_s7093" style="position:absolute;left:3340;top:4054;width:5703;height:2" coordorigin="3340,4054" coordsize="5703,0" path="m3340,4054r5703,e" filled="f" strokecolor="#252525" strokeweight=".1289mm">
                <v:path arrowok="t"/>
              </v:shape>
            </v:group>
            <v:group id="_x0000_s7090" style="position:absolute;left:3340;top:3570;width:5703;height:2" coordorigin="3340,3570" coordsize="5703,2">
              <v:shape id="_x0000_s7091" style="position:absolute;left:3340;top:3570;width:5703;height:2" coordorigin="3340,3570" coordsize="5703,0" path="m3340,3570r5703,e" filled="f" strokecolor="#252525" strokeweight=".1289mm">
                <v:path arrowok="t"/>
              </v:shape>
            </v:group>
            <v:group id="_x0000_s7088" style="position:absolute;left:3340;top:3086;width:5703;height:2" coordorigin="3340,3086" coordsize="5703,2">
              <v:shape id="_x0000_s7089" style="position:absolute;left:3340;top:3086;width:5703;height:2" coordorigin="3340,3086" coordsize="5703,0" path="m3340,3086r5703,e" filled="f" strokecolor="#252525" strokeweight=".1289mm">
                <v:path arrowok="t"/>
              </v:shape>
            </v:group>
            <v:group id="_x0000_s7086" style="position:absolute;left:3340;top:2602;width:5703;height:2" coordorigin="3340,2602" coordsize="5703,2">
              <v:shape id="_x0000_s7087" style="position:absolute;left:3340;top:2602;width:5703;height:2" coordorigin="3340,2602" coordsize="5703,0" path="m3340,2602r5703,e" filled="f" strokecolor="#252525" strokeweight=".1289mm">
                <v:path arrowok="t"/>
              </v:shape>
            </v:group>
            <v:group id="_x0000_s7084" style="position:absolute;left:3340;top:2118;width:5703;height:2" coordorigin="3340,2118" coordsize="5703,2">
              <v:shape id="_x0000_s7085" style="position:absolute;left:3340;top:2118;width:5703;height:2" coordorigin="3340,2118" coordsize="5703,0" path="m3340,2118r5703,e" filled="f" strokecolor="#252525" strokeweight=".1289mm">
                <v:path arrowok="t"/>
              </v:shape>
            </v:group>
            <v:group id="_x0000_s7082" style="position:absolute;left:8931;top:1633;width:112;height:2" coordorigin="8931,1633" coordsize="112,2">
              <v:shape id="_x0000_s7083" style="position:absolute;left:8931;top:1633;width:112;height:2" coordorigin="8931,1633" coordsize="112,0" path="m8931,1633r112,e" filled="f" strokecolor="#252525" strokeweight=".1289mm">
                <v:path arrowok="t"/>
              </v:shape>
            </v:group>
            <v:group id="_x0000_s7080" style="position:absolute;left:3340;top:1633;width:4212;height:2" coordorigin="3340,1633" coordsize="4212,2">
              <v:shape id="_x0000_s7081" style="position:absolute;left:3340;top:1633;width:4212;height:2" coordorigin="3340,1633" coordsize="4212,0" path="m3340,1633r4212,e" filled="f" strokecolor="#252525" strokeweight=".1289mm">
                <v:path arrowok="t"/>
              </v:shape>
            </v:group>
            <v:group id="_x0000_s7078" style="position:absolute;left:3340;top:5700;width:5703;height:2" coordorigin="3340,5700" coordsize="5703,2">
              <v:shape id="_x0000_s7079" style="position:absolute;left:3340;top:5700;width:5703;height:2" coordorigin="3340,5700" coordsize="5703,0" path="m3340,5700r5703,e" filled="f" strokecolor="#252525" strokeweight=".1289mm">
                <v:path arrowok="t"/>
              </v:shape>
            </v:group>
            <v:group id="_x0000_s7076" style="position:absolute;left:3340;top:1465;width:5703;height:2" coordorigin="3340,1465" coordsize="5703,2">
              <v:shape id="_x0000_s7077" style="position:absolute;left:3340;top:1465;width:5703;height:2" coordorigin="3340,1465" coordsize="5703,0" path="m3340,1465r5703,e" filled="f" strokecolor="#252525" strokeweight=".1289mm">
                <v:path arrowok="t"/>
              </v:shape>
            </v:group>
            <v:group id="_x0000_s7040" style="position:absolute;left:5918;top:5993;width:545;height:146" coordorigin="5918,5993" coordsize="545,146">
              <v:shape id="_x0000_s7075" style="position:absolute;left:5918;top:5993;width:545;height:146" coordorigin="5918,5993" coordsize="545,146" path="m6016,6021r-8,l6008,6011r,-7l6007,5997r15,7l6016,6008r,13xe" fillcolor="#252525" stroked="f">
                <v:path arrowok="t"/>
              </v:shape>
              <v:shape id="_x0000_s7074" style="position:absolute;left:5918;top:5993;width:545;height:146" coordorigin="5918,5993" coordsize="545,146" path="m5973,6021r-8,l5965,6011r,-7l5964,5997r14,7l5973,6008r,13xe" fillcolor="#252525" stroked="f">
                <v:path arrowok="t"/>
              </v:shape>
              <v:shape id="_x0000_s7073" style="position:absolute;left:5918;top:5993;width:545;height:146" coordorigin="5918,5993" coordsize="545,146" path="m5923,6027r-5,-6l6035,6021r11,-10l6059,6025r-127,l5928,6025r-5,2xe" fillcolor="#252525" stroked="f">
                <v:path arrowok="t"/>
              </v:shape>
              <v:shape id="_x0000_s7072" style="position:absolute;left:5918;top:5993;width:545;height:146" coordorigin="5918,5993" coordsize="545,146" path="m5964,6046r1,-7l5965,6032r,-7l5973,6025r,16l5964,6046xe" fillcolor="#252525" stroked="f">
                <v:path arrowok="t"/>
              </v:shape>
              <v:shape id="_x0000_s7071" style="position:absolute;left:5918;top:5993;width:545;height:146" coordorigin="5918,5993" coordsize="545,146" path="m6008,6045r,-20l6016,6025r,7l6017,6036r,4l6008,6045xe" fillcolor="#252525" stroked="f">
                <v:path arrowok="t"/>
              </v:shape>
              <v:shape id="_x0000_s7070" style="position:absolute;left:5918;top:5993;width:545;height:146" coordorigin="5918,5993" coordsize="545,146" path="m5936,6057r-6,-5l6026,6052r7,-7l6042,6054r-2,2l5945,6056r-5,l5936,6057xe" fillcolor="#252525" stroked="f">
                <v:path arrowok="t"/>
              </v:shape>
              <v:shape id="_x0000_s7069" style="position:absolute;left:5918;top:5993;width:545;height:146" coordorigin="5918,5993" coordsize="545,146" path="m5976,6139r1,-10l5977,6120r,-64l5985,6056r,64l5986,6127r,6l5976,6139xe" fillcolor="#252525" stroked="f">
                <v:path arrowok="t"/>
              </v:shape>
              <v:shape id="_x0000_s7068" style="position:absolute;left:5918;top:5993;width:545;height:146" coordorigin="5918,5993" coordsize="545,146" path="m6037,6103r-11,l6028,6101r,-45l6040,6056r-3,2l6037,6103xe" fillcolor="#252525" stroked="f">
                <v:path arrowok="t"/>
              </v:shape>
              <v:shape id="_x0000_s7067" style="position:absolute;left:5918;top:5993;width:545;height:146" coordorigin="5918,5993" coordsize="545,146" path="m6024,6118r-3,-7l6014,6106r-13,-2l6001,6101r12,1l6021,6103r16,l6037,6105r-1,3l6033,6113r-3,2l6024,6118xe" fillcolor="#252525" stroked="f">
                <v:path arrowok="t"/>
              </v:shape>
              <v:shape id="_x0000_s7066" style="position:absolute;left:5918;top:5993;width:545;height:146" coordorigin="5918,5993" coordsize="545,146" path="m6149,6048r-8,l6141,6020r,-17l6154,6000r-5,5l6149,6020r55,l6208,6024r-59,l6149,6048xe" fillcolor="#252525" stroked="f">
                <v:path arrowok="t"/>
              </v:shape>
              <v:shape id="_x0000_s7065" style="position:absolute;left:5918;top:5993;width:545;height:146" coordorigin="5918,5993" coordsize="545,146" path="m6204,6020r-15,l6197,6012r7,8xe" fillcolor="#252525" stroked="f">
                <v:path arrowok="t"/>
              </v:shape>
              <v:shape id="_x0000_s7064" style="position:absolute;left:5918;top:5993;width:545;height:146" coordorigin="5918,5993" coordsize="545,146" path="m6192,6048r-12,l6186,6042r6,6xe" fillcolor="#252525" stroked="f">
                <v:path arrowok="t"/>
              </v:shape>
              <v:shape id="_x0000_s7063" style="position:absolute;left:5918;top:5993;width:545;height:146" coordorigin="5918,5993" coordsize="545,146" path="m6105,6101r1,-9l6106,6086r,-23l6106,6053r-1,-10l6115,6048r77,l6195,6051r,1l6115,6052r,34l6190,6086r,2l6190,6090r-75,l6115,6097r-10,4xe" fillcolor="#252525" stroked="f">
                <v:path arrowok="t"/>
              </v:shape>
              <v:shape id="_x0000_s7062" style="position:absolute;left:5918;top:5993;width:545;height:146" coordorigin="5918,5993" coordsize="545,146" path="m6190,6086r-8,l6182,6052r13,l6190,6056r,19l6190,6086xe" fillcolor="#252525" stroked="f">
                <v:path arrowok="t"/>
              </v:shape>
              <v:shape id="_x0000_s7061" style="position:absolute;left:5918;top:5993;width:545;height:146" coordorigin="5918,5993" coordsize="545,146" path="m6182,6099r,-9l6190,6090r1,5l6182,6099xe" fillcolor="#252525" stroked="f">
                <v:path arrowok="t"/>
              </v:shape>
              <v:shape id="_x0000_s7060" style="position:absolute;left:5918;top:5993;width:545;height:146" coordorigin="5918,5993" coordsize="545,146" path="m6092,6136r-3,l6088,6135r-4,-2l6083,6132r,-2l6084,6128r2,-1l6090,6124r3,-3l6096,6116r3,-5l6102,6104r3,l6102,6120r-2,9l6094,6134r-2,2xe" fillcolor="#252525" stroked="f">
                <v:path arrowok="t"/>
              </v:shape>
              <v:shape id="_x0000_s7059" style="position:absolute;left:5918;top:5993;width:545;height:146" coordorigin="5918,5993" coordsize="545,146" path="m6135,6135r-2,l6132,6133r-1,-5l6130,6122r-2,-7l6123,6107r2,-2l6133,6112r5,4l6140,6121r,2l6140,6128r-1,2l6136,6134r-1,1xe" fillcolor="#252525" stroked="f">
                <v:path arrowok="t"/>
              </v:shape>
              <v:shape id="_x0000_s7058" style="position:absolute;left:5918;top:5993;width:545;height:146" coordorigin="5918,5993" coordsize="545,146" path="m6168,6134r-2,l6165,6132r-2,-12l6160,6113r-5,-7l6157,6104r7,6l6169,6115r4,6l6174,6123r,4l6173,6129r-4,4l6168,6134xe" fillcolor="#252525" stroked="f">
                <v:path arrowok="t"/>
              </v:shape>
              <v:shape id="_x0000_s7057" style="position:absolute;left:5918;top:5993;width:545;height:146" coordorigin="5918,5993" coordsize="545,146" path="m6206,6136r-2,l6202,6133r-1,-5l6199,6121r-4,-8l6188,6104r1,-1l6197,6108r6,5l6209,6121r2,4l6211,6129r-1,2l6207,6135r-1,1xe" fillcolor="#252525" stroked="f">
                <v:path arrowok="t"/>
              </v:shape>
              <v:shape id="_x0000_s7056" style="position:absolute;left:5918;top:5993;width:545;height:146" coordorigin="5918,5993" coordsize="545,146" path="m6313,6015r-4,l6309,6013r-1,-3l6305,6004r-3,-4l6298,5995r2,-2l6309,5997r5,4l6317,6005r1,2l6318,6009r-2,3l6313,6015xe" fillcolor="#252525" stroked="f">
                <v:path arrowok="t"/>
              </v:shape>
              <v:shape id="_x0000_s7055" style="position:absolute;left:5918;top:5993;width:545;height:146" coordorigin="5918,5993" coordsize="545,146" path="m6369,6015r-17,l6361,6006r8,9xe" fillcolor="#252525" stroked="f">
                <v:path arrowok="t"/>
              </v:shape>
              <v:shape id="_x0000_s7054" style="position:absolute;left:5918;top:5993;width:545;height:146" coordorigin="5918,5993" coordsize="545,146" path="m6235,6139r-2,-1l6242,6119r5,-19l6250,6078r1,-19l6252,6035r,-7l6251,6014r,-5l6261,6015r108,l6373,6019r-112,l6261,6042r-9,63l6241,6131r-6,8xe" fillcolor="#252525" stroked="f">
                <v:path arrowok="t"/>
              </v:shape>
              <v:shape id="_x0000_s7053" style="position:absolute;left:5918;top:5993;width:545;height:146" coordorigin="5918,5993" coordsize="545,146" path="m6298,6041r-8,l6290,6033r,-4l6289,6021r13,7l6298,6031r,10xe" fillcolor="#252525" stroked="f">
                <v:path arrowok="t"/>
              </v:shape>
              <v:shape id="_x0000_s7052" style="position:absolute;left:5918;top:5993;width:545;height:146" coordorigin="5918,5993" coordsize="545,146" path="m6339,6041r-7,l6331,6032r,-4l6331,6022r14,6l6339,6032r,9xe" fillcolor="#252525" stroked="f">
                <v:path arrowok="t"/>
              </v:shape>
              <v:shape id="_x0000_s7051" style="position:absolute;left:5918;top:5993;width:545;height:146" coordorigin="5918,5993" coordsize="545,146" path="m6267,6046r-5,-5l6351,6041r8,-8l6370,6045r-96,l6267,6046xe" fillcolor="#252525" stroked="f">
                <v:path arrowok="t"/>
              </v:shape>
              <v:shape id="_x0000_s7050" style="position:absolute;left:5918;top:5993;width:545;height:146" coordorigin="5918,5993" coordsize="545,146" path="m6289,6073r1,-8l6290,6059r,-14l6298,6045r,18l6340,6063r,2l6340,6067r-42,l6298,6070r-9,3xe" fillcolor="#252525" stroked="f">
                <v:path arrowok="t"/>
              </v:shape>
              <v:shape id="_x0000_s7049" style="position:absolute;left:5918;top:5993;width:545;height:146" coordorigin="5918,5993" coordsize="545,146" path="m6340,6063r-8,l6332,6045r7,l6340,6059r,4xe" fillcolor="#252525" stroked="f">
                <v:path arrowok="t"/>
              </v:shape>
              <v:shape id="_x0000_s7048" style="position:absolute;left:5918;top:5993;width:545;height:146" coordorigin="5918,5993" coordsize="545,146" path="m6332,6072r,-5l6340,6067r,2l6332,6072xe" fillcolor="#252525" stroked="f">
                <v:path arrowok="t"/>
              </v:shape>
              <v:shape id="_x0000_s7047" style="position:absolute;left:5918;top:5993;width:545;height:146" coordorigin="5918,5993" coordsize="545,146" path="m6278,6085r-5,-5l6337,6080r5,-6l6352,6083r-68,l6278,6085xe" fillcolor="#252525" stroked="f">
                <v:path arrowok="t"/>
              </v:shape>
              <v:shape id="_x0000_s7046" style="position:absolute;left:5918;top:5993;width:545;height:146" coordorigin="5918,5993" coordsize="545,146" path="m6264,6137r-11,l6273,6131r18,-7l6309,6114r-6,-9l6296,6095r-6,-12l6293,6083r7,11l6308,6102r8,6l6327,6108r-5,5l6338,6121r9,2l6323,6123r-40,10l6264,6137xe" fillcolor="#252525" stroked="f">
                <v:path arrowok="t"/>
              </v:shape>
              <v:shape id="_x0000_s7045" style="position:absolute;left:5918;top:5993;width:545;height:146" coordorigin="5918,5993" coordsize="545,146" path="m6327,6108r-11,l6324,6100r7,-8l6336,6083r16,l6346,6087r-10,11l6328,6107r-1,1xe" fillcolor="#252525" stroked="f">
                <v:path arrowok="t"/>
              </v:shape>
              <v:shape id="_x0000_s7044" style="position:absolute;left:5918;top:5993;width:545;height:146" coordorigin="5918,5993" coordsize="545,146" path="m6362,6137r-21,-6l6323,6123r24,l6358,6125r15,4l6367,6130r-4,3l6362,6137xe" fillcolor="#252525" stroked="f">
                <v:path arrowok="t"/>
              </v:shape>
              <v:shape id="_x0000_s7043" style="position:absolute;left:5918;top:5993;width:545;height:146" coordorigin="5918,5993" coordsize="545,146" path="m6409,6123r-13,l6396,6010r13,l6409,6075r21,l6435,6082r-16,l6409,6091r,32xe" fillcolor="#252525" stroked="f">
                <v:path arrowok="t"/>
              </v:shape>
              <v:shape id="_x0000_s7042" style="position:absolute;left:5918;top:5993;width:545;height:146" coordorigin="5918,5993" coordsize="545,146" path="m6430,6075r-21,l6441,6042r18,l6428,6072r2,3xe" fillcolor="#252525" stroked="f">
                <v:path arrowok="t"/>
              </v:shape>
              <v:shape id="_x0000_s7041" style="position:absolute;left:5918;top:5993;width:545;height:146" coordorigin="5918,5993" coordsize="545,146" path="m6462,6123r-17,l6419,6082r16,l6462,6123xe" fillcolor="#252525" stroked="f">
                <v:path arrowok="t"/>
              </v:shape>
            </v:group>
            <v:group id="_x0000_s7038" style="position:absolute;left:3340;top:1465;width:2;height:4235" coordorigin="3340,1465" coordsize="2,4235">
              <v:shape id="_x0000_s7039" style="position:absolute;left:3340;top:1465;width:2;height:4235" coordorigin="3340,1465" coordsize="0,4235" path="m3340,5700r,-4235e" filled="f" strokecolor="#252525" strokeweight=".1266mm">
                <v:path arrowok="t"/>
              </v:shape>
            </v:group>
            <v:group id="_x0000_s7036" style="position:absolute;left:9043;top:1465;width:2;height:4235" coordorigin="9043,1465" coordsize="2,4235">
              <v:shape id="_x0000_s7037" style="position:absolute;left:9043;top:1465;width:2;height:4235" coordorigin="9043,1465" coordsize="0,4235" path="m9043,5700r,-4235e" filled="f" strokecolor="#252525" strokeweight=".1266mm">
                <v:path arrowok="t"/>
              </v:shape>
            </v:group>
            <v:group id="_x0000_s6998" style="position:absolute;left:2785;top:3212;width:161;height:747" coordorigin="2785,3212" coordsize="161,747">
              <v:shape id="_x0000_s7035" style="position:absolute;left:2785;top:3212;width:161;height:747" coordorigin="2785,3212" coordsize="161,747" path="m2806,3877r,4l2804,3881r-3,1l2795,3885r-4,3l2786,3892r-1,-2l2801,3872r2,2l2806,3877xe" fillcolor="#252525" stroked="f">
                <v:path arrowok="t"/>
              </v:shape>
              <v:shape id="_x0000_s7034" style="position:absolute;left:2785;top:3212;width:161;height:747" coordorigin="2785,3212" coordsize="161,747" path="m2806,3820r,17l2798,3828r8,-8xe" fillcolor="#252525" stroked="f">
                <v:path arrowok="t"/>
              </v:shape>
              <v:shape id="_x0000_s7033" style="position:absolute;left:2785;top:3212;width:161;height:747" coordorigin="2785,3212" coordsize="161,747" path="m2928,3956r-1,2l2908,3949r-19,-5l2867,3941r-19,-2l2826,3939r-7,l2804,3939r-4,1l2806,3929r,-109l2810,3816r,114l2833,3930r62,9l2920,3950r8,6xe" fillcolor="#252525" stroked="f">
                <v:path arrowok="t"/>
              </v:shape>
              <v:shape id="_x0000_s7032" style="position:absolute;left:2785;top:3212;width:161;height:747" coordorigin="2785,3212" coordsize="161,747" path="m2832,3892r,8l2824,3900r-4,1l2819,3901r-7,l2819,3887r3,5l2832,3892xe" fillcolor="#252525" stroked="f">
                <v:path arrowok="t"/>
              </v:shape>
              <v:shape id="_x0000_s7031" style="position:absolute;left:2785;top:3212;width:161;height:747" coordorigin="2785,3212" coordsize="161,747" path="m2832,3850r,8l2822,3858r-3,l2813,3858r6,-14l2822,3850r10,xe" fillcolor="#252525" stroked="f">
                <v:path arrowok="t"/>
              </v:shape>
              <v:shape id="_x0000_s7030" style="position:absolute;left:2785;top:3212;width:161;height:747" coordorigin="2785,3212" coordsize="161,747" path="m2837,3924r-5,5l2832,3838r-8,-8l2836,3818r,98l2837,3924xe" fillcolor="#252525" stroked="f">
                <v:path arrowok="t"/>
              </v:shape>
              <v:shape id="_x0000_s7029" style="position:absolute;left:2785;top:3212;width:161;height:747" coordorigin="2785,3212" coordsize="161,747" path="m2864,3901r-9,l2848,3900r-12,l2836,3892r17,l2853,3850r2,l2857,3849r,43l2860,3892r4,9xe" fillcolor="#252525" stroked="f">
                <v:path arrowok="t"/>
              </v:shape>
              <v:shape id="_x0000_s7028" style="position:absolute;left:2785;top:3212;width:161;height:747" coordorigin="2785,3212" coordsize="161,747" path="m2853,3850r,8l2836,3858r,-8l2848,3850r5,xe" fillcolor="#252525" stroked="f">
                <v:path arrowok="t"/>
              </v:shape>
              <v:shape id="_x0000_s7027" style="position:absolute;left:2785;top:3212;width:161;height:747" coordorigin="2785,3212" coordsize="161,747" path="m2862,3858r-5,l2857,3849r2,l2862,3858xe" fillcolor="#252525" stroked="f">
                <v:path arrowok="t"/>
              </v:shape>
              <v:shape id="_x0000_s7026" style="position:absolute;left:2785;top:3212;width:161;height:747" coordorigin="2785,3212" coordsize="161,747" path="m2874,3912r-4,5l2870,3852r-6,-5l2873,3837r,69l2874,3912xe" fillcolor="#252525" stroked="f">
                <v:path arrowok="t"/>
              </v:shape>
              <v:shape id="_x0000_s7025" style="position:absolute;left:2785;top:3212;width:161;height:747" coordorigin="2785,3212" coordsize="161,747" path="m2926,3925r-1,13l2920,3918r-7,-19l2904,3882r-10,5l2885,3894r-12,6l2873,3897r11,-8l2892,3882r5,-8l2897,3862r5,6l2910,3851r2,-10l2912,3866r5,21l2922,3906r4,19xe" fillcolor="#252525" stroked="f">
                <v:path arrowok="t"/>
              </v:shape>
              <v:shape id="_x0000_s7024" style="position:absolute;left:2785;top:3212;width:161;height:747" coordorigin="2785,3212" coordsize="161,747" path="m2897,3862r,12l2890,3866r-8,-7l2873,3853r,-16l2876,3844r12,9l2897,3861r,1xe" fillcolor="#252525" stroked="f">
                <v:path arrowok="t"/>
              </v:shape>
              <v:shape id="_x0000_s7023" style="position:absolute;left:2785;top:3212;width:161;height:747" coordorigin="2785,3212" coordsize="161,747" path="m2926,3827r-6,21l2912,3866r,-25l2918,3815r1,7l2922,3826r4,1xe" fillcolor="#252525" stroked="f">
                <v:path arrowok="t"/>
              </v:shape>
              <v:shape id="_x0000_s7022" style="position:absolute;left:2785;top:3212;width:161;height:747" coordorigin="2785,3212" coordsize="161,747" path="m2862,3795r-64,-47l2790,3745r9,-12l2802,3738r18,11l2836,3761r14,14l2862,3791r,4xe" fillcolor="#252525" stroked="f">
                <v:path arrowok="t"/>
              </v:shape>
              <v:shape id="_x0000_s7021" style="position:absolute;left:2785;top:3212;width:161;height:747" coordorigin="2785,3212" coordsize="161,747" path="m2859,3665r-12,17l2832,3695r-18,11l2796,3712r-4,-10l2795,3707r20,-8l2830,3687r12,-13l2847,3664r2,-12l2851,3652r1,6l2854,3663r5,2xe" fillcolor="#252525" stroked="f">
                <v:path arrowok="t"/>
              </v:shape>
              <v:shape id="_x0000_s7020" style="position:absolute;left:2785;top:3212;width:161;height:747" coordorigin="2785,3212" coordsize="161,747" path="m2854,3764r-5,5l2849,3699r-6,-6l2851,3684r2,2l2853,3759r1,5xe" fillcolor="#252525" stroked="f">
                <v:path arrowok="t"/>
              </v:shape>
              <v:shape id="_x0000_s7019" style="position:absolute;left:2785;top:3212;width:161;height:747" coordorigin="2785,3212" coordsize="161,747" path="m2925,3788r-12,-19l2900,3756r-22,-10l2861,3741r-8,18l2853,3730r21,4l2892,3742r15,12l2919,3769r6,19xe" fillcolor="#252525" stroked="f">
                <v:path arrowok="t"/>
              </v:shape>
              <v:shape id="_x0000_s7018" style="position:absolute;left:2785;top:3212;width:161;height:747" coordorigin="2785,3212" coordsize="161,747" path="m2913,3696r,17l2913,3707r-3,-3l2906,3703r-11,-2l2874,3699r-21,31l2853,3686r2,3l2883,3690r20,2l2913,3696xe" fillcolor="#252525" stroked="f">
                <v:path arrowok="t"/>
              </v:shape>
              <v:shape id="_x0000_s7017" style="position:absolute;left:2785;top:3212;width:161;height:747" coordorigin="2785,3212" coordsize="161,747" path="m2927,3712r-6,2l2916,3719r-3,11l2911,3730r1,-11l2913,3713r,-17l2920,3698r4,6l2927,3712xe" fillcolor="#252525" stroked="f">
                <v:path arrowok="t"/>
              </v:shape>
              <v:shape id="_x0000_s7016" style="position:absolute;left:2785;top:3212;width:161;height:747" coordorigin="2785,3212" coordsize="161,747" path="m2815,3573r,10l2804,3577r-10,-3l2786,3572r9,-15l2798,3564r17,9xe" fillcolor="#252525" stroked="f">
                <v:path arrowok="t"/>
              </v:shape>
              <v:shape id="_x0000_s7015" style="position:absolute;left:2785;top:3212;width:161;height:747" coordorigin="2785,3212" coordsize="161,747" path="m2820,3628r-5,5l2815,3515r-9,-9l2819,3493r,129l2820,3628xe" fillcolor="#252525" stroked="f">
                <v:path arrowok="t"/>
              </v:shape>
              <v:shape id="_x0000_s7014" style="position:absolute;left:2785;top:3212;width:161;height:747" coordorigin="2785,3212" coordsize="161,747" path="m2886,3636r-16,-17l2855,3606r-23,-15l2820,3584r-1,38l2819,3574r8,4l2836,3583r8,6l2847,3587r,-80l2848,3505r2,3l2850,3586r4,l2854,3595r13,14l2880,3624r6,12xe" fillcolor="#252525" stroked="f">
                <v:path arrowok="t"/>
              </v:shape>
              <v:shape id="_x0000_s7013" style="position:absolute;left:2785;top:3212;width:161;height:747" coordorigin="2785,3212" coordsize="161,747" path="m2847,3549r,9l2838,3558r-6,l2831,3558r-6,1l2831,3544r4,5l2847,3549xe" fillcolor="#252525" stroked="f">
                <v:path arrowok="t"/>
              </v:shape>
              <v:shape id="_x0000_s7012" style="position:absolute;left:2785;top:3212;width:161;height:747" coordorigin="2785,3212" coordsize="161,747" path="m2847,3507r,13l2840,3515r7,-8xe" fillcolor="#252525" stroked="f">
                <v:path arrowok="t"/>
              </v:shape>
              <v:shape id="_x0000_s7011" style="position:absolute;left:2785;top:3212;width:161;height:747" coordorigin="2785,3212" coordsize="161,747" path="m2929,3559r-19,-1l2907,3558r-18,l2850,3558r,-9l2911,3549r6,l2925,3549r4,10xe" fillcolor="#252525" stroked="f">
                <v:path arrowok="t"/>
              </v:shape>
              <v:shape id="_x0000_s7010" style="position:absolute;left:2785;top:3212;width:161;height:747" coordorigin="2785,3212" coordsize="161,747" path="m2901,3511r,10l2899,3519r-49,l2850,3508r2,3l2901,3511xe" fillcolor="#252525" stroked="f">
                <v:path arrowok="t"/>
              </v:shape>
              <v:shape id="_x0000_s7009" style="position:absolute;left:2785;top:3212;width:161;height:747" coordorigin="2785,3212" coordsize="161,747" path="m2913,3596r-15,-1l2879,3595r-25,l2854,3586r56,l2913,3596xe" fillcolor="#252525" stroked="f">
                <v:path arrowok="t"/>
              </v:shape>
              <v:shape id="_x0000_s7008" style="position:absolute;left:2785;top:3212;width:161;height:747" coordorigin="2785,3212" coordsize="161,747" path="m2914,3524r-5,l2905,3529r-4,10l2899,3539r1,-7l2901,3527r,-16l2907,3511r4,5l2914,3524xe" fillcolor="#252525" stroked="f">
                <v:path arrowok="t"/>
              </v:shape>
              <v:shape id="_x0000_s7007" style="position:absolute;left:2785;top:3212;width:161;height:747" coordorigin="2785,3212" coordsize="161,747" path="m2843,3445r,14l2839,3456r-3,-4l2831,3445r-1,-5l2830,3428r2,-6l2839,3411r2,-1l2841,3442r2,3xe" fillcolor="#252525" stroked="f">
                <v:path arrowok="t"/>
              </v:shape>
              <v:shape id="_x0000_s7006" style="position:absolute;left:2785;top:3212;width:161;height:747" coordorigin="2785,3212" coordsize="161,747" path="m2943,3457r,14l2832,3471r,-12l2843,3459r,-14l2844,3447r11,9l2863,3459r20,l2891,3457r10,-9l2903,3443r,-33l2904,3411r,46l2943,3457xe" fillcolor="#252525" stroked="f">
                <v:path arrowok="t"/>
              </v:shape>
              <v:shape id="_x0000_s7005" style="position:absolute;left:2785;top:3212;width:161;height:747" coordorigin="2785,3212" coordsize="161,747" path="m2903,3410r,21l2901,3425r-11,-8l2882,3414r-21,l2854,3417r-10,8l2841,3430r,-20l2844,3407r13,-5l2864,3400r16,l2887,3402r14,6l2903,3410xe" fillcolor="#252525" stroked="f">
                <v:path arrowok="t"/>
              </v:shape>
              <v:shape id="_x0000_s7004" style="position:absolute;left:2785;top:3212;width:161;height:747" coordorigin="2785,3212" coordsize="161,747" path="m2915,3430r-11,27l2904,3411r2,1l2913,3424r2,6xe" fillcolor="#252525" stroked="f">
                <v:path arrowok="t"/>
              </v:shape>
              <v:shape id="_x0000_s7003" style="position:absolute;left:2785;top:3212;width:161;height:747" coordorigin="2785,3212" coordsize="161,747" path="m2945,3356r-72,27l2860,3383r-11,-2l2838,3377r-18,-8l2803,3358r-3,-12l2810,3352r8,4l2863,3369r10,l2892,3367r19,-5l2930,3354r15,2xe" fillcolor="#252525" stroked="f">
                <v:path arrowok="t"/>
              </v:shape>
              <v:shape id="_x0000_s7002" style="position:absolute;left:2785;top:3212;width:161;height:747" coordorigin="2785,3212" coordsize="161,747" path="m2913,3315r,13l2802,3328r,-13l2865,3315r,-22l2872,3289r,16l2881,3315r32,xe" fillcolor="#252525" stroked="f">
                <v:path arrowok="t"/>
              </v:shape>
              <v:shape id="_x0000_s7001" style="position:absolute;left:2785;top:3212;width:161;height:747" coordorigin="2785,3212" coordsize="161,747" path="m2865,3293r,22l2832,3282r,-18l2862,3295r3,-2xe" fillcolor="#252525" stroked="f">
                <v:path arrowok="t"/>
              </v:shape>
              <v:shape id="_x0000_s7000" style="position:absolute;left:2785;top:3212;width:161;height:747" coordorigin="2785,3212" coordsize="161,747" path="m2913,3261r,17l2872,3305r,-16l2913,3261xe" fillcolor="#252525" stroked="f">
                <v:path arrowok="t"/>
              </v:shape>
              <v:shape id="_x0000_s6999" style="position:absolute;left:2785;top:3212;width:161;height:747" coordorigin="2785,3212" coordsize="161,747" path="m2945,3239r,10l2926,3239r-19,-8l2888,3227r-26,l2847,3229r-10,2l2829,3234r-7,3l2818,3239r-8,4l2800,3249r,-10l2860,3212r12,l2892,3214r20,6l2925,3225r11,7l2945,3239xe" fillcolor="#252525" stroked="f">
                <v:path arrowok="t"/>
              </v:shape>
            </v:group>
            <v:group id="_x0000_s6996" style="position:absolute;left:3578;top:1636;width:44;height:44" coordorigin="3578,1636" coordsize="44,44">
              <v:shape id="_x0000_s6997" style="position:absolute;left:3578;top:1636;width:44;height:44" coordorigin="3578,1636" coordsize="44,44" path="m3612,1680r-24,l3578,1670r,-24l3588,1636r24,l3621,1646r,24l3612,1680xe" fillcolor="black" stroked="f">
                <v:path arrowok="t"/>
              </v:shape>
            </v:group>
            <v:group id="_x0000_s6994" style="position:absolute;left:3578;top:1636;width:44;height:44" coordorigin="3578,1636" coordsize="44,44">
              <v:shape id="_x0000_s6995" style="position:absolute;left:3578;top:1636;width:44;height:44" coordorigin="3578,1636" coordsize="44,44" path="m3621,1658r,-12l3612,1636r-12,l3588,1636r-10,10l3578,1658r,12l3588,1680r12,l3612,1680r9,-10l3621,1658xe" filled="f" strokeweight=".15325mm">
                <v:path arrowok="t"/>
              </v:shape>
            </v:group>
            <v:group id="_x0000_s6992" style="position:absolute;left:3693;top:3033;width:44;height:44" coordorigin="3693,3033" coordsize="44,44">
              <v:shape id="_x0000_s6993" style="position:absolute;left:3693;top:3033;width:44;height:44" coordorigin="3693,3033" coordsize="44,44" path="m3727,3077r-24,l3693,3067r,-24l3703,3033r24,l3736,3043r,24l3727,3077xe" fillcolor="black" stroked="f">
                <v:path arrowok="t"/>
              </v:shape>
            </v:group>
            <v:group id="_x0000_s6990" style="position:absolute;left:3693;top:3033;width:44;height:44" coordorigin="3693,3033" coordsize="44,44">
              <v:shape id="_x0000_s6991" style="position:absolute;left:3693;top:3033;width:44;height:44" coordorigin="3693,3033" coordsize="44,44" path="m3736,3055r,-12l3727,3033r-12,l3703,3033r-10,10l3693,3055r,12l3703,3077r12,l3727,3077r9,-10l3736,3055xe" filled="f" strokeweight=".15325mm">
                <v:path arrowok="t"/>
              </v:shape>
            </v:group>
            <v:group id="_x0000_s6988" style="position:absolute;left:3808;top:4524;width:44;height:44" coordorigin="3808,4524" coordsize="44,44">
              <v:shape id="_x0000_s6989" style="position:absolute;left:3808;top:4524;width:44;height:44" coordorigin="3808,4524" coordsize="44,44" path="m3842,4568r-24,l3808,4558r,-24l3818,4524r24,l3852,4534r,24l3842,4568xe" fillcolor="black" stroked="f">
                <v:path arrowok="t"/>
              </v:shape>
            </v:group>
            <v:group id="_x0000_s6986" style="position:absolute;left:3808;top:4524;width:44;height:44" coordorigin="3808,4524" coordsize="44,44">
              <v:shape id="_x0000_s6987" style="position:absolute;left:3808;top:4524;width:44;height:44" coordorigin="3808,4524" coordsize="44,44" path="m3852,4546r,-12l3842,4524r-12,l3818,4524r-10,10l3808,4546r,12l3818,4568r12,l3842,4568r10,-10l3852,4546xe" filled="f" strokeweight=".15325mm">
                <v:path arrowok="t"/>
              </v:shape>
            </v:group>
            <v:group id="_x0000_s6984" style="position:absolute;left:3924;top:4859;width:44;height:44" coordorigin="3924,4859" coordsize="44,44">
              <v:shape id="_x0000_s6985" style="position:absolute;left:3924;top:4859;width:44;height:44" coordorigin="3924,4859" coordsize="44,44" path="m3957,4903r-24,l3924,4893r,-24l3933,4859r24,l3967,4869r,24l3957,4903xe" fillcolor="black" stroked="f">
                <v:path arrowok="t"/>
              </v:shape>
            </v:group>
            <v:group id="_x0000_s6981" style="position:absolute;left:3924;top:4859;width:44;height:44" coordorigin="3924,4859" coordsize="44,44">
              <v:shape id="_x0000_s6983" style="position:absolute;left:3924;top:4859;width:44;height:44" coordorigin="3924,4859" coordsize="44,44" path="m3967,4881r,-12l3957,4859r-12,l3933,4859r-9,10l3924,4881r,12l3933,4903r12,l3957,4903r10,-10l3967,4881xe" filled="f" strokeweight=".1532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982" type="#_x0000_t75" style="position:absolute;left:4035;top:5056;width:4775;height:478">
                <v:imagedata r:id="rId35" o:title=""/>
              </v:shape>
            </v:group>
            <v:group id="_x0000_s6979" style="position:absolute;left:3600;top:1465;width:5443;height:4016" coordorigin="3600,1465" coordsize="5443,4016">
              <v:shape id="_x0000_s6980" style="position:absolute;left:3600;top:1465;width:5443;height:4016" coordorigin="3600,1465" coordsize="5443,4016" path="m3600,1465r14,537l3633,2584r20,430l3672,3344r20,259l3711,3812r20,172l3751,4126r19,121l3790,4350r19,90l3829,4517r19,68l3868,4646r39,101l3945,4828r40,69l4024,4953r39,48l4122,5060r54,45l4239,5148r58,33l4356,5209r58,24l4473,5254r59,18l4590,5288r59,14l4727,5319r78,14l4867,5343r75,11l5020,5364r77,9l5176,5381r78,7l5328,5394r63,5l5469,5404r78,5l5625,5414r78,4l5781,5422r79,4l5938,5429r78,3l6094,5435r78,3l6249,5440r79,3l6406,5445r73,2l6543,5448r78,2l6699,5452r78,2l6855,5455r79,2l7012,5458r78,2l7168,5461r78,1l7285,5463r1,l7363,5464r78,1l7516,5466r62,1l7656,5468r78,1l7812,5470r78,1l7969,5471r78,1l8125,5473r78,1l8281,5474r78,1l8437,5476r1,l8515,5476r38,1l8554,5477r78,l8711,5478r72,l8789,5478r78,1l8945,5479r78,1l9043,5480e" filled="f" strokecolor="#1267b3" strokeweight=".38422mm">
                <v:path arrowok="t"/>
              </v:shape>
            </v:group>
            <v:group id="_x0000_s6977" style="position:absolute;left:7552;top:1579;width:1379;height:404" coordorigin="7552,1579" coordsize="1379,404">
              <v:shape id="_x0000_s6978" style="position:absolute;left:7552;top:1579;width:1379;height:404" coordorigin="7552,1579" coordsize="1379,404" path="m8931,1983r,-404l7552,1579r,404l8931,1983xe" stroked="f">
                <v:path arrowok="t"/>
              </v:shape>
            </v:group>
            <v:group id="_x0000_s6975" style="position:absolute;left:7790;top:1668;width:44;height:44" coordorigin="7790,1668" coordsize="44,44">
              <v:shape id="_x0000_s6976" style="position:absolute;left:7790;top:1668;width:44;height:44" coordorigin="7790,1668" coordsize="44,44" path="m7823,1712r-24,l7790,1702r,-24l7799,1668r24,l7833,1678r,24l7823,1712xe" fillcolor="black" stroked="f">
                <v:path arrowok="t"/>
              </v:shape>
            </v:group>
            <v:group id="_x0000_s6973" style="position:absolute;left:7790;top:1668;width:44;height:44" coordorigin="7790,1668" coordsize="44,44">
              <v:shape id="_x0000_s6974" style="position:absolute;left:7790;top:1668;width:44;height:44" coordorigin="7790,1668" coordsize="44,44" path="m7833,1690r,-12l7823,1668r-12,l7799,1668r-9,10l7790,1690r,12l7799,1712r12,l7823,1712r10,-10l7833,1690xe" filled="f" strokeweight=".15325mm">
                <v:path arrowok="t"/>
              </v:shape>
            </v:group>
            <v:group id="_x0000_s6971" style="position:absolute;left:7596;top:1872;width:432;height:2" coordorigin="7596,1872" coordsize="432,2">
              <v:shape id="_x0000_s6972" style="position:absolute;left:7596;top:1872;width:432;height:2" coordorigin="7596,1872" coordsize="432,0" path="m7596,1872r431,e" filled="f" strokecolor="#1267b3" strokeweight=".38661mm">
                <v:path arrowok="t"/>
              </v:shape>
            </v:group>
            <v:group id="_x0000_s6969" style="position:absolute;left:7552;top:1579;width:1379;height:404" coordorigin="7552,1579" coordsize="1379,404">
              <v:shape id="_x0000_s6970" style="position:absolute;left:7552;top:1579;width:1379;height:404" coordorigin="7552,1579" coordsize="1379,404" path="m7552,1983r,-404l8931,1579r,404l7552,1983xe" filled="f" strokecolor="#252525" strokeweight=".1287mm">
                <v:path arrowok="t"/>
              </v:shape>
            </v:group>
            <w10:wrap anchorx="page"/>
          </v:group>
        </w:pict>
      </w:r>
      <w:r w:rsidR="002D0D3F">
        <w:rPr>
          <w:spacing w:val="1"/>
          <w:lang w:eastAsia="zh-CN"/>
        </w:rPr>
        <w:t>从图</w:t>
      </w:r>
      <w:hyperlink w:anchor="_bookmark32" w:history="1">
        <w:r w:rsidR="002D0D3F">
          <w:rPr>
            <w:rFonts w:ascii="Times New Roman" w:eastAsia="Times New Roman" w:hAnsi="Times New Roman" w:cs="Times New Roman"/>
            <w:spacing w:val="1"/>
            <w:lang w:eastAsia="zh-CN"/>
          </w:rPr>
          <w:t>2.5</w:t>
        </w:r>
      </w:hyperlink>
      <w:r w:rsidR="002D0D3F">
        <w:rPr>
          <w:spacing w:val="1"/>
          <w:lang w:eastAsia="zh-CN"/>
        </w:rPr>
        <w:t>可以看出，将近</w:t>
      </w:r>
      <w:r w:rsidR="002D0D3F">
        <w:rPr>
          <w:spacing w:val="-48"/>
          <w:lang w:eastAsia="zh-CN"/>
        </w:rPr>
        <w:t xml:space="preserve"> </w:t>
      </w:r>
      <w:r w:rsidR="002D0D3F">
        <w:rPr>
          <w:rFonts w:ascii="Palatino Linotype" w:eastAsia="Palatino Linotype" w:hAnsi="Palatino Linotype" w:cs="Palatino Linotype"/>
          <w:lang w:eastAsia="zh-CN"/>
        </w:rPr>
        <w:t>40%</w:t>
      </w:r>
      <w:r w:rsidR="002D0D3F">
        <w:rPr>
          <w:rFonts w:ascii="Palatino Linotype" w:eastAsia="Palatino Linotype" w:hAnsi="Palatino Linotype" w:cs="Palatino Linotype"/>
          <w:spacing w:val="13"/>
          <w:lang w:eastAsia="zh-CN"/>
        </w:rPr>
        <w:t xml:space="preserve"> </w:t>
      </w:r>
      <w:r w:rsidR="002D0D3F">
        <w:rPr>
          <w:spacing w:val="2"/>
          <w:lang w:eastAsia="zh-CN"/>
        </w:rPr>
        <w:t>节点度为</w:t>
      </w:r>
      <w:r w:rsidR="002D0D3F">
        <w:rPr>
          <w:spacing w:val="-47"/>
          <w:lang w:eastAsia="zh-CN"/>
        </w:rPr>
        <w:t xml:space="preserve"> </w:t>
      </w:r>
      <w:r w:rsidR="002D0D3F">
        <w:rPr>
          <w:rFonts w:ascii="Times New Roman" w:eastAsia="Times New Roman" w:hAnsi="Times New Roman" w:cs="Times New Roman"/>
          <w:spacing w:val="2"/>
          <w:lang w:eastAsia="zh-CN"/>
        </w:rPr>
        <w:t>1</w:t>
      </w:r>
      <w:r w:rsidR="002D0D3F">
        <w:rPr>
          <w:spacing w:val="2"/>
          <w:lang w:eastAsia="zh-CN"/>
        </w:rPr>
        <w:t>，节点度为</w:t>
      </w:r>
      <w:r w:rsidR="002D0D3F">
        <w:rPr>
          <w:spacing w:val="-48"/>
          <w:lang w:eastAsia="zh-CN"/>
        </w:rPr>
        <w:t xml:space="preserve"> </w:t>
      </w:r>
      <w:r w:rsidR="002D0D3F">
        <w:rPr>
          <w:rFonts w:ascii="Times New Roman" w:eastAsia="Times New Roman" w:hAnsi="Times New Roman" w:cs="Times New Roman"/>
          <w:lang w:eastAsia="zh-CN"/>
        </w:rPr>
        <w:t>2</w:t>
      </w:r>
      <w:r w:rsidR="002D0D3F">
        <w:rPr>
          <w:rFonts w:ascii="Times New Roman" w:eastAsia="Times New Roman" w:hAnsi="Times New Roman" w:cs="Times New Roman"/>
          <w:spacing w:val="13"/>
          <w:lang w:eastAsia="zh-CN"/>
        </w:rPr>
        <w:t xml:space="preserve"> </w:t>
      </w:r>
      <w:r w:rsidR="002D0D3F">
        <w:rPr>
          <w:spacing w:val="2"/>
          <w:lang w:eastAsia="zh-CN"/>
        </w:rPr>
        <w:t>的占到了</w:t>
      </w:r>
      <w:r w:rsidR="002D0D3F">
        <w:rPr>
          <w:spacing w:val="-47"/>
          <w:lang w:eastAsia="zh-CN"/>
        </w:rPr>
        <w:t xml:space="preserve"> </w:t>
      </w:r>
      <w:r w:rsidR="002D0D3F">
        <w:rPr>
          <w:rFonts w:ascii="Palatino Linotype" w:eastAsia="Palatino Linotype" w:hAnsi="Palatino Linotype" w:cs="Palatino Linotype"/>
          <w:lang w:eastAsia="zh-CN"/>
        </w:rPr>
        <w:t>25%</w:t>
      </w:r>
      <w:r w:rsidR="002D0D3F">
        <w:rPr>
          <w:rFonts w:ascii="Palatino Linotype" w:eastAsia="Palatino Linotype" w:hAnsi="Palatino Linotype" w:cs="Palatino Linotype"/>
          <w:spacing w:val="13"/>
          <w:lang w:eastAsia="zh-CN"/>
        </w:rPr>
        <w:t xml:space="preserve"> </w:t>
      </w:r>
      <w:r w:rsidR="002D0D3F">
        <w:rPr>
          <w:spacing w:val="1"/>
          <w:lang w:eastAsia="zh-CN"/>
        </w:rPr>
        <w:t>以上，</w:t>
      </w:r>
      <w:r w:rsidR="002D0D3F">
        <w:rPr>
          <w:spacing w:val="28"/>
          <w:lang w:eastAsia="zh-CN"/>
        </w:rPr>
        <w:t xml:space="preserve"> </w:t>
      </w:r>
      <w:r w:rsidR="002D0D3F">
        <w:rPr>
          <w:lang w:eastAsia="zh-CN"/>
        </w:rPr>
        <w:t>节点度为</w:t>
      </w:r>
      <w:r w:rsidR="002D0D3F">
        <w:rPr>
          <w:spacing w:val="-64"/>
          <w:lang w:eastAsia="zh-CN"/>
        </w:rPr>
        <w:t xml:space="preserve"> </w:t>
      </w:r>
      <w:r w:rsidR="002D0D3F">
        <w:rPr>
          <w:rFonts w:ascii="Times New Roman" w:eastAsia="Times New Roman" w:hAnsi="Times New Roman" w:cs="Times New Roman"/>
          <w:lang w:eastAsia="zh-CN"/>
        </w:rPr>
        <w:t>3</w:t>
      </w:r>
      <w:r w:rsidR="002D0D3F">
        <w:rPr>
          <w:rFonts w:ascii="Times New Roman" w:eastAsia="Times New Roman" w:hAnsi="Times New Roman" w:cs="Times New Roman"/>
          <w:spacing w:val="-3"/>
          <w:lang w:eastAsia="zh-CN"/>
        </w:rPr>
        <w:t xml:space="preserve"> </w:t>
      </w:r>
      <w:r w:rsidR="002D0D3F">
        <w:rPr>
          <w:lang w:eastAsia="zh-CN"/>
        </w:rPr>
        <w:t>的约占</w:t>
      </w:r>
      <w:r w:rsidR="002D0D3F">
        <w:rPr>
          <w:spacing w:val="-64"/>
          <w:lang w:eastAsia="zh-CN"/>
        </w:rPr>
        <w:t xml:space="preserve"> </w:t>
      </w:r>
      <w:r w:rsidR="002D0D3F">
        <w:rPr>
          <w:rFonts w:ascii="Palatino Linotype" w:eastAsia="Palatino Linotype" w:hAnsi="Palatino Linotype" w:cs="Palatino Linotype"/>
          <w:spacing w:val="-2"/>
          <w:lang w:eastAsia="zh-CN"/>
        </w:rPr>
        <w:t>10%</w:t>
      </w:r>
      <w:r w:rsidR="002D0D3F">
        <w:rPr>
          <w:spacing w:val="-2"/>
          <w:lang w:eastAsia="zh-CN"/>
        </w:rPr>
        <w:t>，剩下的约占</w:t>
      </w:r>
      <w:r w:rsidR="002D0D3F">
        <w:rPr>
          <w:spacing w:val="-64"/>
          <w:lang w:eastAsia="zh-CN"/>
        </w:rPr>
        <w:t xml:space="preserve"> </w:t>
      </w:r>
      <w:r w:rsidR="002D0D3F">
        <w:rPr>
          <w:rFonts w:ascii="Palatino Linotype" w:eastAsia="Palatino Linotype" w:hAnsi="Palatino Linotype" w:cs="Palatino Linotype"/>
          <w:spacing w:val="-2"/>
          <w:lang w:eastAsia="zh-CN"/>
        </w:rPr>
        <w:t>25%</w:t>
      </w:r>
      <w:r w:rsidR="002D0D3F">
        <w:rPr>
          <w:spacing w:val="-2"/>
          <w:lang w:eastAsia="zh-CN"/>
        </w:rPr>
        <w:t>，下面对</w:t>
      </w:r>
      <w:r w:rsidR="002D0D3F">
        <w:rPr>
          <w:spacing w:val="-55"/>
          <w:lang w:eastAsia="zh-CN"/>
        </w:rPr>
        <w:t xml:space="preserve"> </w:t>
      </w:r>
      <w:r w:rsidR="002D0D3F">
        <w:rPr>
          <w:rFonts w:ascii="Times New Roman" w:eastAsia="Times New Roman" w:hAnsi="Times New Roman" w:cs="Times New Roman"/>
          <w:i/>
          <w:spacing w:val="9"/>
          <w:lang w:eastAsia="zh-CN"/>
        </w:rPr>
        <w:t>IEEE</w:t>
      </w:r>
      <w:r w:rsidR="002D0D3F">
        <w:rPr>
          <w:rFonts w:ascii="Palatino Linotype" w:eastAsia="Palatino Linotype" w:hAnsi="Palatino Linotype" w:cs="Palatino Linotype"/>
          <w:spacing w:val="9"/>
          <w:lang w:eastAsia="zh-CN"/>
        </w:rPr>
        <w:t>13659</w:t>
      </w:r>
      <w:r w:rsidR="002D0D3F">
        <w:rPr>
          <w:rFonts w:ascii="Times New Roman" w:eastAsia="Times New Roman" w:hAnsi="Times New Roman" w:cs="Times New Roman"/>
          <w:i/>
          <w:spacing w:val="9"/>
          <w:lang w:eastAsia="zh-CN"/>
        </w:rPr>
        <w:t>pegase</w:t>
      </w:r>
      <w:r w:rsidR="002D0D3F">
        <w:rPr>
          <w:rFonts w:ascii="Times New Roman" w:eastAsia="Times New Roman" w:hAnsi="Times New Roman" w:cs="Times New Roman"/>
          <w:i/>
          <w:lang w:eastAsia="zh-CN"/>
        </w:rPr>
        <w:t xml:space="preserve"> </w:t>
      </w:r>
      <w:r w:rsidR="002D0D3F">
        <w:rPr>
          <w:lang w:eastAsia="zh-CN"/>
        </w:rPr>
        <w:t>标准算例</w:t>
      </w:r>
      <w:r w:rsidR="002D0D3F">
        <w:rPr>
          <w:spacing w:val="28"/>
          <w:lang w:eastAsia="zh-CN"/>
        </w:rPr>
        <w:t xml:space="preserve"> </w:t>
      </w:r>
      <w:r w:rsidR="002D0D3F">
        <w:rPr>
          <w:lang w:eastAsia="zh-CN"/>
        </w:rPr>
        <w:t>节点度分布进行幂函数拟合。其拟合结果如图所示。</w:t>
      </w:r>
    </w:p>
    <w:p w14:paraId="28DE87F5" w14:textId="77777777" w:rsidR="00996552" w:rsidRDefault="00996552">
      <w:pPr>
        <w:spacing w:before="11"/>
        <w:rPr>
          <w:rFonts w:ascii="宋体" w:eastAsia="宋体" w:hAnsi="宋体" w:cs="宋体"/>
          <w:sz w:val="24"/>
          <w:szCs w:val="24"/>
          <w:lang w:eastAsia="zh-CN"/>
        </w:rPr>
      </w:pPr>
    </w:p>
    <w:p w14:paraId="7C129552" w14:textId="77777777" w:rsidR="00996552" w:rsidRDefault="002D0D3F">
      <w:pPr>
        <w:tabs>
          <w:tab w:val="left" w:pos="6379"/>
        </w:tabs>
        <w:spacing w:before="89"/>
        <w:ind w:left="1396"/>
        <w:rPr>
          <w:rFonts w:ascii="Arial" w:eastAsia="Arial" w:hAnsi="Arial" w:cs="Arial"/>
          <w:sz w:val="13"/>
          <w:szCs w:val="13"/>
          <w:lang w:eastAsia="zh-CN"/>
        </w:rPr>
      </w:pPr>
      <w:bookmarkStart w:id="66" w:name="_bookmark33"/>
      <w:bookmarkEnd w:id="66"/>
      <w:r>
        <w:rPr>
          <w:rFonts w:ascii="Arial"/>
          <w:color w:val="252525"/>
          <w:position w:val="5"/>
          <w:sz w:val="14"/>
          <w:lang w:eastAsia="zh-CN"/>
        </w:rPr>
        <w:t>0.4</w:t>
      </w:r>
      <w:r>
        <w:rPr>
          <w:rFonts w:ascii="Arial"/>
          <w:color w:val="252525"/>
          <w:position w:val="5"/>
          <w:sz w:val="14"/>
          <w:lang w:eastAsia="zh-CN"/>
        </w:rPr>
        <w:tab/>
      </w:r>
      <w:r>
        <w:rPr>
          <w:rFonts w:ascii="Arial"/>
          <w:sz w:val="13"/>
          <w:lang w:eastAsia="zh-CN"/>
        </w:rPr>
        <w:t>(k</w:t>
      </w:r>
      <w:r>
        <w:rPr>
          <w:rFonts w:ascii="Arial"/>
          <w:spacing w:val="-4"/>
          <w:sz w:val="13"/>
          <w:lang w:eastAsia="zh-CN"/>
        </w:rPr>
        <w:t xml:space="preserve"> </w:t>
      </w:r>
      <w:r>
        <w:rPr>
          <w:rFonts w:ascii="Arial"/>
          <w:sz w:val="13"/>
          <w:lang w:eastAsia="zh-CN"/>
        </w:rPr>
        <w:t>,</w:t>
      </w:r>
      <w:r>
        <w:rPr>
          <w:rFonts w:ascii="Arial"/>
          <w:spacing w:val="-3"/>
          <w:sz w:val="13"/>
          <w:lang w:eastAsia="zh-CN"/>
        </w:rPr>
        <w:t xml:space="preserve"> </w:t>
      </w:r>
      <w:r>
        <w:rPr>
          <w:rFonts w:ascii="Arial"/>
          <w:sz w:val="13"/>
          <w:lang w:eastAsia="zh-CN"/>
        </w:rPr>
        <w:t>p(k))</w:t>
      </w:r>
    </w:p>
    <w:p w14:paraId="6FF76A64" w14:textId="77777777" w:rsidR="00996552" w:rsidRDefault="002D0D3F">
      <w:pPr>
        <w:spacing w:before="33"/>
        <w:ind w:right="1498"/>
        <w:jc w:val="right"/>
        <w:rPr>
          <w:rFonts w:ascii="Arial" w:eastAsia="Arial" w:hAnsi="Arial" w:cs="Arial"/>
          <w:sz w:val="13"/>
          <w:szCs w:val="13"/>
          <w:lang w:eastAsia="zh-CN"/>
        </w:rPr>
      </w:pPr>
      <w:r>
        <w:rPr>
          <w:rFonts w:ascii="Arial"/>
          <w:w w:val="95"/>
          <w:sz w:val="13"/>
          <w:lang w:eastAsia="zh-CN"/>
        </w:rPr>
        <w:t>BA_Power_Fit</w:t>
      </w:r>
    </w:p>
    <w:p w14:paraId="01B9650F" w14:textId="77777777" w:rsidR="00996552" w:rsidRDefault="002D0D3F">
      <w:pPr>
        <w:spacing w:before="91"/>
        <w:ind w:left="1318"/>
        <w:rPr>
          <w:rFonts w:ascii="Arial" w:eastAsia="Arial" w:hAnsi="Arial" w:cs="Arial"/>
          <w:sz w:val="14"/>
          <w:szCs w:val="14"/>
          <w:lang w:eastAsia="zh-CN"/>
        </w:rPr>
      </w:pPr>
      <w:r>
        <w:rPr>
          <w:rFonts w:ascii="Arial"/>
          <w:color w:val="252525"/>
          <w:sz w:val="14"/>
          <w:lang w:eastAsia="zh-CN"/>
        </w:rPr>
        <w:t>0.35</w:t>
      </w:r>
    </w:p>
    <w:p w14:paraId="4066A520" w14:textId="77777777" w:rsidR="00996552" w:rsidRDefault="00996552">
      <w:pPr>
        <w:spacing w:before="6"/>
        <w:rPr>
          <w:rFonts w:ascii="Arial" w:eastAsia="Arial" w:hAnsi="Arial" w:cs="Arial"/>
          <w:sz w:val="20"/>
          <w:szCs w:val="20"/>
          <w:lang w:eastAsia="zh-CN"/>
        </w:rPr>
      </w:pPr>
    </w:p>
    <w:p w14:paraId="3CD98AB4" w14:textId="77777777" w:rsidR="00996552" w:rsidRDefault="002D0D3F">
      <w:pPr>
        <w:spacing w:before="87"/>
        <w:ind w:left="1396"/>
        <w:rPr>
          <w:rFonts w:ascii="Arial" w:eastAsia="Arial" w:hAnsi="Arial" w:cs="Arial"/>
          <w:sz w:val="14"/>
          <w:szCs w:val="14"/>
          <w:lang w:eastAsia="zh-CN"/>
        </w:rPr>
      </w:pPr>
      <w:r>
        <w:rPr>
          <w:rFonts w:ascii="Arial"/>
          <w:color w:val="252525"/>
          <w:sz w:val="14"/>
          <w:lang w:eastAsia="zh-CN"/>
        </w:rPr>
        <w:t>0.3</w:t>
      </w:r>
    </w:p>
    <w:p w14:paraId="00AAF037" w14:textId="77777777" w:rsidR="00996552" w:rsidRDefault="00996552">
      <w:pPr>
        <w:spacing w:before="6"/>
        <w:rPr>
          <w:rFonts w:ascii="Arial" w:eastAsia="Arial" w:hAnsi="Arial" w:cs="Arial"/>
          <w:sz w:val="20"/>
          <w:szCs w:val="20"/>
          <w:lang w:eastAsia="zh-CN"/>
        </w:rPr>
      </w:pPr>
    </w:p>
    <w:p w14:paraId="38CE12C5" w14:textId="77777777" w:rsidR="00996552" w:rsidRDefault="002D0D3F">
      <w:pPr>
        <w:spacing w:before="87"/>
        <w:ind w:left="1318"/>
        <w:rPr>
          <w:rFonts w:ascii="Arial" w:eastAsia="Arial" w:hAnsi="Arial" w:cs="Arial"/>
          <w:sz w:val="14"/>
          <w:szCs w:val="14"/>
          <w:lang w:eastAsia="zh-CN"/>
        </w:rPr>
      </w:pPr>
      <w:r>
        <w:rPr>
          <w:rFonts w:ascii="Arial"/>
          <w:color w:val="252525"/>
          <w:sz w:val="14"/>
          <w:lang w:eastAsia="zh-CN"/>
        </w:rPr>
        <w:t>0.25</w:t>
      </w:r>
    </w:p>
    <w:p w14:paraId="54B2F086" w14:textId="77777777" w:rsidR="00996552" w:rsidRDefault="00996552">
      <w:pPr>
        <w:spacing w:before="6"/>
        <w:rPr>
          <w:rFonts w:ascii="Arial" w:eastAsia="Arial" w:hAnsi="Arial" w:cs="Arial"/>
          <w:sz w:val="20"/>
          <w:szCs w:val="20"/>
          <w:lang w:eastAsia="zh-CN"/>
        </w:rPr>
      </w:pPr>
    </w:p>
    <w:p w14:paraId="6FC22BA1" w14:textId="77777777" w:rsidR="00996552" w:rsidRDefault="002D0D3F">
      <w:pPr>
        <w:spacing w:before="87"/>
        <w:ind w:left="1396"/>
        <w:rPr>
          <w:rFonts w:ascii="Arial" w:eastAsia="Arial" w:hAnsi="Arial" w:cs="Arial"/>
          <w:sz w:val="14"/>
          <w:szCs w:val="14"/>
          <w:lang w:eastAsia="zh-CN"/>
        </w:rPr>
      </w:pPr>
      <w:r>
        <w:rPr>
          <w:rFonts w:ascii="Arial"/>
          <w:color w:val="252525"/>
          <w:sz w:val="14"/>
          <w:lang w:eastAsia="zh-CN"/>
        </w:rPr>
        <w:t>0.2</w:t>
      </w:r>
    </w:p>
    <w:p w14:paraId="0710AF5C" w14:textId="77777777" w:rsidR="00996552" w:rsidRDefault="00996552">
      <w:pPr>
        <w:spacing w:before="6"/>
        <w:rPr>
          <w:rFonts w:ascii="Arial" w:eastAsia="Arial" w:hAnsi="Arial" w:cs="Arial"/>
          <w:sz w:val="20"/>
          <w:szCs w:val="20"/>
          <w:lang w:eastAsia="zh-CN"/>
        </w:rPr>
      </w:pPr>
    </w:p>
    <w:p w14:paraId="2624173E" w14:textId="77777777" w:rsidR="00996552" w:rsidRDefault="002D0D3F">
      <w:pPr>
        <w:spacing w:before="87"/>
        <w:ind w:left="1318"/>
        <w:rPr>
          <w:rFonts w:ascii="Arial" w:eastAsia="Arial" w:hAnsi="Arial" w:cs="Arial"/>
          <w:sz w:val="14"/>
          <w:szCs w:val="14"/>
          <w:lang w:eastAsia="zh-CN"/>
        </w:rPr>
      </w:pPr>
      <w:r>
        <w:rPr>
          <w:rFonts w:ascii="Arial"/>
          <w:color w:val="252525"/>
          <w:sz w:val="14"/>
          <w:lang w:eastAsia="zh-CN"/>
        </w:rPr>
        <w:t>0.15</w:t>
      </w:r>
    </w:p>
    <w:p w14:paraId="519C6F8D" w14:textId="77777777" w:rsidR="00996552" w:rsidRDefault="00996552">
      <w:pPr>
        <w:spacing w:before="6"/>
        <w:rPr>
          <w:rFonts w:ascii="Arial" w:eastAsia="Arial" w:hAnsi="Arial" w:cs="Arial"/>
          <w:sz w:val="20"/>
          <w:szCs w:val="20"/>
          <w:lang w:eastAsia="zh-CN"/>
        </w:rPr>
      </w:pPr>
    </w:p>
    <w:p w14:paraId="79705FBE" w14:textId="77777777" w:rsidR="00996552" w:rsidRDefault="002D0D3F">
      <w:pPr>
        <w:spacing w:before="87"/>
        <w:ind w:left="1396"/>
        <w:rPr>
          <w:rFonts w:ascii="Arial" w:eastAsia="Arial" w:hAnsi="Arial" w:cs="Arial"/>
          <w:sz w:val="14"/>
          <w:szCs w:val="14"/>
          <w:lang w:eastAsia="zh-CN"/>
        </w:rPr>
      </w:pPr>
      <w:r>
        <w:rPr>
          <w:rFonts w:ascii="Arial"/>
          <w:color w:val="252525"/>
          <w:sz w:val="14"/>
          <w:lang w:eastAsia="zh-CN"/>
        </w:rPr>
        <w:t>0.1</w:t>
      </w:r>
    </w:p>
    <w:p w14:paraId="6715EEF6" w14:textId="77777777" w:rsidR="00996552" w:rsidRDefault="00996552">
      <w:pPr>
        <w:spacing w:before="6"/>
        <w:rPr>
          <w:rFonts w:ascii="Arial" w:eastAsia="Arial" w:hAnsi="Arial" w:cs="Arial"/>
          <w:sz w:val="20"/>
          <w:szCs w:val="20"/>
          <w:lang w:eastAsia="zh-CN"/>
        </w:rPr>
      </w:pPr>
    </w:p>
    <w:p w14:paraId="4F7D45C8" w14:textId="77777777" w:rsidR="00996552" w:rsidRDefault="002D0D3F">
      <w:pPr>
        <w:spacing w:before="87"/>
        <w:ind w:left="1318"/>
        <w:rPr>
          <w:rFonts w:ascii="Arial" w:eastAsia="Arial" w:hAnsi="Arial" w:cs="Arial"/>
          <w:sz w:val="14"/>
          <w:szCs w:val="14"/>
          <w:lang w:eastAsia="zh-CN"/>
        </w:rPr>
      </w:pPr>
      <w:r>
        <w:rPr>
          <w:rFonts w:ascii="Arial"/>
          <w:color w:val="252525"/>
          <w:sz w:val="14"/>
          <w:lang w:eastAsia="zh-CN"/>
        </w:rPr>
        <w:t>0.05</w:t>
      </w:r>
    </w:p>
    <w:p w14:paraId="13EAF183" w14:textId="77777777" w:rsidR="00996552" w:rsidRDefault="00996552">
      <w:pPr>
        <w:spacing w:before="6"/>
        <w:rPr>
          <w:rFonts w:ascii="Arial" w:eastAsia="Arial" w:hAnsi="Arial" w:cs="Arial"/>
          <w:sz w:val="20"/>
          <w:szCs w:val="20"/>
          <w:lang w:eastAsia="zh-CN"/>
        </w:rPr>
      </w:pPr>
    </w:p>
    <w:p w14:paraId="373FD8A0" w14:textId="77777777" w:rsidR="00996552" w:rsidRDefault="002D0D3F">
      <w:pPr>
        <w:spacing w:before="87"/>
        <w:ind w:left="1516"/>
        <w:rPr>
          <w:rFonts w:ascii="Arial" w:eastAsia="Arial" w:hAnsi="Arial" w:cs="Arial"/>
          <w:sz w:val="14"/>
          <w:szCs w:val="14"/>
          <w:lang w:eastAsia="zh-CN"/>
        </w:rPr>
      </w:pPr>
      <w:r>
        <w:rPr>
          <w:rFonts w:ascii="Arial"/>
          <w:color w:val="252525"/>
          <w:sz w:val="14"/>
          <w:lang w:eastAsia="zh-CN"/>
        </w:rPr>
        <w:t>0</w:t>
      </w:r>
    </w:p>
    <w:p w14:paraId="27664825" w14:textId="77777777" w:rsidR="00996552" w:rsidRDefault="00996552">
      <w:pPr>
        <w:spacing w:before="10"/>
        <w:rPr>
          <w:rFonts w:ascii="Arial" w:eastAsia="Arial" w:hAnsi="Arial" w:cs="Arial"/>
          <w:sz w:val="15"/>
          <w:szCs w:val="15"/>
          <w:lang w:eastAsia="zh-CN"/>
        </w:rPr>
      </w:pPr>
    </w:p>
    <w:p w14:paraId="19EA7B00" w14:textId="77777777" w:rsidR="00996552" w:rsidRDefault="002D0D3F">
      <w:pPr>
        <w:tabs>
          <w:tab w:val="left" w:pos="2337"/>
          <w:tab w:val="left" w:pos="2874"/>
          <w:tab w:val="left" w:pos="3450"/>
          <w:tab w:val="left" w:pos="4026"/>
          <w:tab w:val="left" w:pos="4602"/>
          <w:tab w:val="left" w:pos="5178"/>
          <w:tab w:val="left" w:pos="5754"/>
          <w:tab w:val="left" w:pos="6330"/>
          <w:tab w:val="left" w:pos="6906"/>
        </w:tabs>
        <w:ind w:left="1761"/>
        <w:rPr>
          <w:rFonts w:ascii="Arial" w:eastAsia="Arial" w:hAnsi="Arial" w:cs="Arial"/>
          <w:sz w:val="14"/>
          <w:szCs w:val="14"/>
          <w:lang w:eastAsia="zh-CN"/>
        </w:rPr>
      </w:pPr>
      <w:r>
        <w:rPr>
          <w:rFonts w:ascii="Arial"/>
          <w:color w:val="252525"/>
          <w:sz w:val="14"/>
          <w:lang w:eastAsia="zh-CN"/>
        </w:rPr>
        <w:t>0</w:t>
      </w:r>
      <w:r>
        <w:rPr>
          <w:rFonts w:ascii="Arial"/>
          <w:color w:val="252525"/>
          <w:sz w:val="14"/>
          <w:lang w:eastAsia="zh-CN"/>
        </w:rPr>
        <w:tab/>
        <w:t>5</w:t>
      </w:r>
      <w:r>
        <w:rPr>
          <w:rFonts w:ascii="Arial"/>
          <w:color w:val="252525"/>
          <w:sz w:val="14"/>
          <w:lang w:eastAsia="zh-CN"/>
        </w:rPr>
        <w:tab/>
        <w:t>10</w:t>
      </w:r>
      <w:r>
        <w:rPr>
          <w:rFonts w:ascii="Arial"/>
          <w:color w:val="252525"/>
          <w:sz w:val="14"/>
          <w:lang w:eastAsia="zh-CN"/>
        </w:rPr>
        <w:tab/>
        <w:t>15</w:t>
      </w:r>
      <w:r>
        <w:rPr>
          <w:rFonts w:ascii="Arial"/>
          <w:color w:val="252525"/>
          <w:sz w:val="14"/>
          <w:lang w:eastAsia="zh-CN"/>
        </w:rPr>
        <w:tab/>
        <w:t>20</w:t>
      </w:r>
      <w:r>
        <w:rPr>
          <w:rFonts w:ascii="Arial"/>
          <w:color w:val="252525"/>
          <w:sz w:val="14"/>
          <w:lang w:eastAsia="zh-CN"/>
        </w:rPr>
        <w:tab/>
        <w:t>25</w:t>
      </w:r>
      <w:r>
        <w:rPr>
          <w:rFonts w:ascii="Arial"/>
          <w:color w:val="252525"/>
          <w:sz w:val="14"/>
          <w:lang w:eastAsia="zh-CN"/>
        </w:rPr>
        <w:tab/>
        <w:t>30</w:t>
      </w:r>
      <w:r>
        <w:rPr>
          <w:rFonts w:ascii="Arial"/>
          <w:color w:val="252525"/>
          <w:sz w:val="14"/>
          <w:lang w:eastAsia="zh-CN"/>
        </w:rPr>
        <w:tab/>
        <w:t>35</w:t>
      </w:r>
      <w:r>
        <w:rPr>
          <w:rFonts w:ascii="Arial"/>
          <w:color w:val="252525"/>
          <w:sz w:val="14"/>
          <w:lang w:eastAsia="zh-CN"/>
        </w:rPr>
        <w:tab/>
        <w:t>40</w:t>
      </w:r>
      <w:r>
        <w:rPr>
          <w:rFonts w:ascii="Arial"/>
          <w:color w:val="252525"/>
          <w:sz w:val="14"/>
          <w:lang w:eastAsia="zh-CN"/>
        </w:rPr>
        <w:tab/>
        <w:t>45</w:t>
      </w:r>
    </w:p>
    <w:p w14:paraId="537D7462" w14:textId="77777777" w:rsidR="00996552" w:rsidRDefault="00996552">
      <w:pPr>
        <w:spacing w:before="9"/>
        <w:rPr>
          <w:rFonts w:ascii="Arial" w:eastAsia="Arial" w:hAnsi="Arial" w:cs="Arial"/>
          <w:sz w:val="25"/>
          <w:szCs w:val="25"/>
          <w:lang w:eastAsia="zh-CN"/>
        </w:rPr>
      </w:pPr>
    </w:p>
    <w:p w14:paraId="0EE6B516" w14:textId="77777777" w:rsidR="00996552" w:rsidRDefault="002D0D3F">
      <w:pPr>
        <w:tabs>
          <w:tab w:val="left" w:pos="2511"/>
        </w:tabs>
        <w:spacing w:before="35"/>
        <w:ind w:left="1767"/>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2.6</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8"/>
          <w:sz w:val="21"/>
          <w:szCs w:val="21"/>
          <w:lang w:eastAsia="zh-CN"/>
        </w:rPr>
        <w:t>IEEE</w:t>
      </w:r>
      <w:r>
        <w:rPr>
          <w:rFonts w:ascii="Palatino Linotype" w:eastAsia="Palatino Linotype" w:hAnsi="Palatino Linotype" w:cs="Palatino Linotype"/>
          <w:spacing w:val="8"/>
          <w:sz w:val="21"/>
          <w:szCs w:val="21"/>
          <w:lang w:eastAsia="zh-CN"/>
        </w:rPr>
        <w:t>13659</w:t>
      </w:r>
      <w:r>
        <w:rPr>
          <w:rFonts w:ascii="Times New Roman" w:eastAsia="Times New Roman" w:hAnsi="Times New Roman" w:cs="Times New Roman"/>
          <w:i/>
          <w:spacing w:val="8"/>
          <w:sz w:val="21"/>
          <w:szCs w:val="21"/>
          <w:lang w:eastAsia="zh-CN"/>
        </w:rPr>
        <w:t>pegase</w:t>
      </w:r>
      <w:r>
        <w:rPr>
          <w:rFonts w:ascii="Times New Roman" w:eastAsia="Times New Roman" w:hAnsi="Times New Roman" w:cs="Times New Roman"/>
          <w:i/>
          <w:spacing w:val="3"/>
          <w:sz w:val="21"/>
          <w:szCs w:val="21"/>
          <w:lang w:eastAsia="zh-CN"/>
        </w:rPr>
        <w:t xml:space="preserve"> </w:t>
      </w:r>
      <w:r>
        <w:rPr>
          <w:rFonts w:ascii="宋体" w:eastAsia="宋体" w:hAnsi="宋体" w:cs="宋体"/>
          <w:sz w:val="21"/>
          <w:szCs w:val="21"/>
          <w:lang w:eastAsia="zh-CN"/>
        </w:rPr>
        <w:t>标准算例节点度分布拟合图</w:t>
      </w:r>
    </w:p>
    <w:p w14:paraId="43BDCC88" w14:textId="77777777" w:rsidR="00996552" w:rsidRDefault="00996552">
      <w:pPr>
        <w:spacing w:before="10"/>
        <w:rPr>
          <w:rFonts w:ascii="宋体" w:eastAsia="宋体" w:hAnsi="宋体" w:cs="宋体"/>
          <w:sz w:val="20"/>
          <w:szCs w:val="20"/>
          <w:lang w:eastAsia="zh-CN"/>
        </w:rPr>
      </w:pPr>
    </w:p>
    <w:p w14:paraId="635C5871" w14:textId="77777777" w:rsidR="00996552" w:rsidRDefault="002D0D3F">
      <w:pPr>
        <w:pStyle w:val="a3"/>
        <w:spacing w:line="272" w:lineRule="auto"/>
        <w:ind w:right="275" w:firstLine="480"/>
        <w:jc w:val="both"/>
        <w:rPr>
          <w:lang w:eastAsia="zh-CN"/>
        </w:rPr>
      </w:pPr>
      <w:r>
        <w:rPr>
          <w:lang w:eastAsia="zh-CN"/>
        </w:rPr>
        <w:t>利用</w:t>
      </w:r>
      <w:r>
        <w:rPr>
          <w:spacing w:val="-50"/>
          <w:lang w:eastAsia="zh-CN"/>
        </w:rPr>
        <w:t xml:space="preserve"> </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13659</w:t>
      </w:r>
      <w:r>
        <w:rPr>
          <w:rFonts w:ascii="Times New Roman" w:eastAsia="Times New Roman" w:hAnsi="Times New Roman" w:cs="Times New Roman"/>
          <w:i/>
          <w:spacing w:val="9"/>
          <w:lang w:eastAsia="zh-CN"/>
        </w:rPr>
        <w:t>pegase</w:t>
      </w:r>
      <w:r>
        <w:rPr>
          <w:rFonts w:ascii="Times New Roman" w:eastAsia="Times New Roman" w:hAnsi="Times New Roman" w:cs="Times New Roman"/>
          <w:i/>
          <w:spacing w:val="4"/>
          <w:lang w:eastAsia="zh-CN"/>
        </w:rPr>
        <w:t xml:space="preserve"> </w:t>
      </w:r>
      <w:r>
        <w:rPr>
          <w:lang w:eastAsia="zh-CN"/>
        </w:rPr>
        <w:t>标准算例，得到其度分布示意图，其趋势变化服从</w:t>
      </w:r>
      <w:r>
        <w:rPr>
          <w:spacing w:val="27"/>
          <w:lang w:eastAsia="zh-CN"/>
        </w:rPr>
        <w:t xml:space="preserve"> </w:t>
      </w:r>
      <w:r>
        <w:rPr>
          <w:spacing w:val="1"/>
          <w:lang w:eastAsia="zh-CN"/>
        </w:rPr>
        <w:t>幂律分布，对数据进行数据拟合得到</w:t>
      </w:r>
      <w:r>
        <w:rPr>
          <w:spacing w:val="-59"/>
          <w:lang w:eastAsia="zh-CN"/>
        </w:rPr>
        <w:t xml:space="preserve"> </w:t>
      </w:r>
      <w:r>
        <w:rPr>
          <w:rFonts w:ascii="Times New Roman" w:eastAsia="Times New Roman" w:hAnsi="Times New Roman" w:cs="Times New Roman"/>
          <w:i/>
          <w:spacing w:val="6"/>
          <w:lang w:eastAsia="zh-CN"/>
        </w:rPr>
        <w:t>p</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rFonts w:ascii="MS Gothic" w:eastAsia="MS Gothic" w:hAnsi="MS Gothic" w:cs="MS Gothic"/>
          <w:spacing w:val="-59"/>
          <w:lang w:eastAsia="zh-CN"/>
        </w:rPr>
        <w:t xml:space="preserve"> </w:t>
      </w:r>
      <w:r>
        <w:rPr>
          <w:rFonts w:ascii="Georgia" w:eastAsia="Georgia" w:hAnsi="Georgia" w:cs="Georgia"/>
          <w:lang w:eastAsia="zh-CN"/>
        </w:rPr>
        <w:t>=</w:t>
      </w:r>
      <w:r>
        <w:rPr>
          <w:rFonts w:ascii="Georgia" w:eastAsia="Georgia" w:hAnsi="Georgia" w:cs="Georgia"/>
          <w:spacing w:val="6"/>
          <w:lang w:eastAsia="zh-CN"/>
        </w:rPr>
        <w:t xml:space="preserve"> </w:t>
      </w:r>
      <w:r>
        <w:rPr>
          <w:rFonts w:ascii="Times New Roman" w:eastAsia="Times New Roman" w:hAnsi="Times New Roman" w:cs="Times New Roman"/>
          <w:i/>
          <w:spacing w:val="11"/>
          <w:lang w:eastAsia="zh-CN"/>
        </w:rPr>
        <w:t>ak</w:t>
      </w:r>
      <w:r>
        <w:rPr>
          <w:rFonts w:ascii="Bookman Old Style" w:eastAsia="Bookman Old Style" w:hAnsi="Bookman Old Style" w:cs="Bookman Old Style"/>
          <w:i/>
          <w:spacing w:val="11"/>
          <w:position w:val="9"/>
          <w:sz w:val="16"/>
          <w:szCs w:val="16"/>
          <w:lang w:eastAsia="zh-CN"/>
        </w:rPr>
        <w:t>b</w:t>
      </w:r>
      <w:r>
        <w:rPr>
          <w:rFonts w:ascii="Bookman Old Style" w:eastAsia="Bookman Old Style" w:hAnsi="Bookman Old Style" w:cs="Bookman Old Style"/>
          <w:i/>
          <w:spacing w:val="-36"/>
          <w:position w:val="9"/>
          <w:sz w:val="16"/>
          <w:szCs w:val="16"/>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a</w:t>
      </w:r>
      <w:r>
        <w:rPr>
          <w:rFonts w:ascii="Times New Roman" w:eastAsia="Times New Roman" w:hAnsi="Times New Roman" w:cs="Times New Roman"/>
          <w:i/>
          <w:spacing w:val="5"/>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4206</w:t>
      </w:r>
      <w:r>
        <w:rPr>
          <w:rFonts w:ascii="Times New Roman" w:eastAsia="Times New Roman" w:hAnsi="Times New Roman" w:cs="Times New Roman"/>
          <w:spacing w:val="-1"/>
          <w:lang w:eastAsia="zh-CN"/>
        </w:rPr>
        <w:t>,</w:t>
      </w:r>
      <w:r>
        <w:rPr>
          <w:rFonts w:ascii="Times New Roman" w:eastAsia="Times New Roman" w:hAnsi="Times New Roman" w:cs="Times New Roman"/>
          <w:spacing w:val="-31"/>
          <w:lang w:eastAsia="zh-CN"/>
        </w:rPr>
        <w:t xml:space="preserve"> </w:t>
      </w:r>
      <w:r>
        <w:rPr>
          <w:rFonts w:ascii="Times New Roman" w:eastAsia="Times New Roman" w:hAnsi="Times New Roman" w:cs="Times New Roman"/>
          <w:i/>
          <w:lang w:eastAsia="zh-CN"/>
        </w:rPr>
        <w:t>b</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MS Gothic" w:eastAsia="MS Gothic" w:hAnsi="MS Gothic" w:cs="MS Gothic"/>
          <w:lang w:eastAsia="zh-CN"/>
        </w:rPr>
        <w:t>−</w:t>
      </w:r>
      <w:r>
        <w:rPr>
          <w:rFonts w:ascii="Palatino Linotype" w:eastAsia="Palatino Linotype" w:hAnsi="Palatino Linotype" w:cs="Palatino Linotype"/>
          <w:spacing w:val="1"/>
          <w:lang w:eastAsia="zh-CN"/>
        </w:rPr>
        <w:t>1</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292</w:t>
      </w:r>
      <w:r>
        <w:rPr>
          <w:rFonts w:ascii="MS Gothic" w:eastAsia="MS Gothic" w:hAnsi="MS Gothic" w:cs="MS Gothic"/>
          <w:spacing w:val="1"/>
          <w:lang w:eastAsia="zh-CN"/>
        </w:rPr>
        <w:t>)</w:t>
      </w:r>
      <w:r>
        <w:rPr>
          <w:rFonts w:ascii="MS Gothic" w:eastAsia="MS Gothic" w:hAnsi="MS Gothic" w:cs="MS Gothic"/>
          <w:spacing w:val="-66"/>
          <w:lang w:eastAsia="zh-CN"/>
        </w:rPr>
        <w:t xml:space="preserve"> </w:t>
      </w:r>
      <w:r>
        <w:rPr>
          <w:spacing w:val="1"/>
          <w:lang w:eastAsia="zh-CN"/>
        </w:rPr>
        <w:t>置信度</w:t>
      </w:r>
      <w:r>
        <w:rPr>
          <w:spacing w:val="32"/>
          <w:lang w:eastAsia="zh-CN"/>
        </w:rPr>
        <w:t xml:space="preserve"> </w:t>
      </w:r>
      <w:r>
        <w:rPr>
          <w:lang w:eastAsia="zh-CN"/>
        </w:rPr>
        <w:t>为</w:t>
      </w:r>
      <w:r>
        <w:rPr>
          <w:spacing w:val="-65"/>
          <w:lang w:eastAsia="zh-CN"/>
        </w:rPr>
        <w:t xml:space="preserve"> </w:t>
      </w:r>
      <w:r>
        <w:rPr>
          <w:rFonts w:ascii="Palatino Linotype" w:eastAsia="Palatino Linotype" w:hAnsi="Palatino Linotype" w:cs="Palatino Linotype"/>
          <w:lang w:eastAsia="zh-CN"/>
        </w:rPr>
        <w:t>95%</w:t>
      </w:r>
      <w:r>
        <w:rPr>
          <w:lang w:eastAsia="zh-CN"/>
        </w:rPr>
        <w:t>。</w:t>
      </w:r>
    </w:p>
    <w:p w14:paraId="68B9DB7D" w14:textId="77777777" w:rsidR="00996552" w:rsidRDefault="00996552">
      <w:pPr>
        <w:spacing w:line="272" w:lineRule="auto"/>
        <w:jc w:val="both"/>
        <w:rPr>
          <w:lang w:eastAsia="zh-CN"/>
        </w:rPr>
        <w:sectPr w:rsidR="00996552">
          <w:pgSz w:w="11910" w:h="16840"/>
          <w:pgMar w:top="1140" w:right="1520" w:bottom="1280" w:left="1680" w:header="871" w:footer="1095" w:gutter="0"/>
          <w:cols w:space="720"/>
        </w:sectPr>
      </w:pPr>
    </w:p>
    <w:p w14:paraId="3D262E97" w14:textId="77777777" w:rsidR="00996552" w:rsidRDefault="00996552">
      <w:pPr>
        <w:spacing w:before="9"/>
        <w:rPr>
          <w:rFonts w:ascii="宋体" w:eastAsia="宋体" w:hAnsi="宋体" w:cs="宋体"/>
          <w:sz w:val="17"/>
          <w:szCs w:val="17"/>
          <w:lang w:eastAsia="zh-CN"/>
        </w:rPr>
      </w:pPr>
    </w:p>
    <w:p w14:paraId="7CD62B12" w14:textId="77777777" w:rsidR="00996552" w:rsidRDefault="002D0D3F">
      <w:pPr>
        <w:pStyle w:val="a3"/>
        <w:spacing w:before="26" w:line="299" w:lineRule="auto"/>
        <w:ind w:right="255" w:firstLine="480"/>
        <w:jc w:val="both"/>
        <w:rPr>
          <w:lang w:eastAsia="zh-CN"/>
        </w:rPr>
      </w:pPr>
      <w:r>
        <w:rPr>
          <w:spacing w:val="4"/>
          <w:lang w:eastAsia="zh-CN"/>
        </w:rPr>
        <w:t>无标度特性反映出电网具有严重的异质性，其各节点之间的连接状况（度</w:t>
      </w:r>
      <w:r>
        <w:rPr>
          <w:spacing w:val="34"/>
          <w:lang w:eastAsia="zh-CN"/>
        </w:rPr>
        <w:t xml:space="preserve"> </w:t>
      </w:r>
      <w:r>
        <w:rPr>
          <w:spacing w:val="1"/>
          <w:lang w:eastAsia="zh-CN"/>
        </w:rPr>
        <w:t>数）具有严重的不均匀分布性：网络中少数称之为</w:t>
      </w:r>
      <w:r>
        <w:rPr>
          <w:spacing w:val="-50"/>
          <w:lang w:eastAsia="zh-CN"/>
        </w:rPr>
        <w:t xml:space="preserve"> </w:t>
      </w:r>
      <w:r>
        <w:rPr>
          <w:rFonts w:ascii="Times New Roman" w:eastAsia="Times New Roman" w:hAnsi="Times New Roman" w:cs="Times New Roman"/>
          <w:lang w:eastAsia="zh-CN"/>
        </w:rPr>
        <w:t>Hub</w:t>
      </w:r>
      <w:r>
        <w:rPr>
          <w:rFonts w:ascii="Times New Roman" w:eastAsia="Times New Roman" w:hAnsi="Times New Roman" w:cs="Times New Roman"/>
          <w:spacing w:val="10"/>
          <w:lang w:eastAsia="zh-CN"/>
        </w:rPr>
        <w:t xml:space="preserve"> </w:t>
      </w:r>
      <w:r>
        <w:rPr>
          <w:spacing w:val="1"/>
          <w:lang w:eastAsia="zh-CN"/>
        </w:rPr>
        <w:t>点的节点拥有极其多的</w:t>
      </w:r>
      <w:r>
        <w:rPr>
          <w:spacing w:val="48"/>
          <w:lang w:eastAsia="zh-CN"/>
        </w:rPr>
        <w:t xml:space="preserve"> </w:t>
      </w:r>
      <w:r>
        <w:rPr>
          <w:spacing w:val="1"/>
          <w:lang w:eastAsia="zh-CN"/>
        </w:rPr>
        <w:t>连接，而大多数节点只有很少量的连接。少数</w:t>
      </w:r>
      <w:r>
        <w:rPr>
          <w:spacing w:val="-50"/>
          <w:lang w:eastAsia="zh-CN"/>
        </w:rPr>
        <w:t xml:space="preserve"> </w:t>
      </w:r>
      <w:r>
        <w:rPr>
          <w:rFonts w:ascii="Times New Roman" w:eastAsia="Times New Roman" w:hAnsi="Times New Roman" w:cs="Times New Roman"/>
          <w:lang w:eastAsia="zh-CN"/>
        </w:rPr>
        <w:t>Hub</w:t>
      </w:r>
      <w:r>
        <w:rPr>
          <w:rFonts w:ascii="Times New Roman" w:eastAsia="Times New Roman" w:hAnsi="Times New Roman" w:cs="Times New Roman"/>
          <w:spacing w:val="10"/>
          <w:lang w:eastAsia="zh-CN"/>
        </w:rPr>
        <w:t xml:space="preserve"> </w:t>
      </w:r>
      <w:r>
        <w:rPr>
          <w:spacing w:val="1"/>
          <w:lang w:eastAsia="zh-CN"/>
        </w:rPr>
        <w:t>点对无标度网络的运行起着</w:t>
      </w:r>
      <w:r>
        <w:rPr>
          <w:spacing w:val="48"/>
          <w:lang w:eastAsia="zh-CN"/>
        </w:rPr>
        <w:t xml:space="preserve"> </w:t>
      </w:r>
      <w:r>
        <w:rPr>
          <w:lang w:eastAsia="zh-CN"/>
        </w:rPr>
        <w:t>主导的作用</w:t>
      </w:r>
      <w:r>
        <w:rPr>
          <w:spacing w:val="-41"/>
          <w:lang w:eastAsia="zh-CN"/>
        </w:rPr>
        <w:t>。</w:t>
      </w:r>
      <w:r>
        <w:rPr>
          <w:lang w:eastAsia="zh-CN"/>
        </w:rPr>
        <w:t>从广义上说</w:t>
      </w:r>
      <w:r>
        <w:rPr>
          <w:spacing w:val="-49"/>
          <w:lang w:eastAsia="zh-CN"/>
        </w:rPr>
        <w:t>，</w:t>
      </w:r>
      <w:r>
        <w:rPr>
          <w:lang w:eastAsia="zh-CN"/>
        </w:rPr>
        <w:t>无标度网络的无标度性是描述大量复杂系统整体上严 重不均匀分布的一种内在性质</w:t>
      </w:r>
      <w:r>
        <w:rPr>
          <w:spacing w:val="-41"/>
          <w:lang w:eastAsia="zh-CN"/>
        </w:rPr>
        <w:t>。</w:t>
      </w:r>
      <w:r>
        <w:rPr>
          <w:lang w:eastAsia="zh-CN"/>
        </w:rPr>
        <w:t>这也表明了电网作为无标度网络的一种</w:t>
      </w:r>
      <w:r>
        <w:rPr>
          <w:spacing w:val="-49"/>
          <w:lang w:eastAsia="zh-CN"/>
        </w:rPr>
        <w:t>，</w:t>
      </w:r>
      <w:r>
        <w:rPr>
          <w:lang w:eastAsia="zh-CN"/>
        </w:rPr>
        <w:t>当其面 临蓄意的节点攻击时较为脆弱，面临随机攻击时鲁棒的特点。</w:t>
      </w:r>
    </w:p>
    <w:p w14:paraId="3F3F5809" w14:textId="77777777" w:rsidR="00996552" w:rsidRDefault="00996552">
      <w:pPr>
        <w:rPr>
          <w:rFonts w:ascii="宋体" w:eastAsia="宋体" w:hAnsi="宋体" w:cs="宋体"/>
          <w:sz w:val="24"/>
          <w:szCs w:val="24"/>
          <w:lang w:eastAsia="zh-CN"/>
        </w:rPr>
      </w:pPr>
    </w:p>
    <w:p w14:paraId="7C212CE7" w14:textId="77777777" w:rsidR="00996552" w:rsidRDefault="00996552">
      <w:pPr>
        <w:spacing w:before="1"/>
        <w:rPr>
          <w:rFonts w:ascii="宋体" w:eastAsia="宋体" w:hAnsi="宋体" w:cs="宋体"/>
          <w:sz w:val="20"/>
          <w:szCs w:val="20"/>
          <w:lang w:eastAsia="zh-CN"/>
        </w:rPr>
      </w:pPr>
    </w:p>
    <w:p w14:paraId="1FC49FBE" w14:textId="77777777" w:rsidR="00996552" w:rsidRDefault="002D0D3F">
      <w:pPr>
        <w:pStyle w:val="3"/>
        <w:tabs>
          <w:tab w:val="left" w:pos="817"/>
        </w:tabs>
        <w:rPr>
          <w:lang w:eastAsia="zh-CN"/>
        </w:rPr>
      </w:pPr>
      <w:bookmarkStart w:id="67" w:name="2.4_复杂网络脆弱性概念与电网脆弱性的关键问题"/>
      <w:bookmarkStart w:id="68" w:name="_bookmark34"/>
      <w:bookmarkEnd w:id="67"/>
      <w:bookmarkEnd w:id="68"/>
      <w:r>
        <w:rPr>
          <w:rFonts w:ascii="Times New Roman" w:eastAsia="Times New Roman" w:hAnsi="Times New Roman" w:cs="Times New Roman"/>
          <w:sz w:val="32"/>
          <w:szCs w:val="32"/>
          <w:lang w:eastAsia="zh-CN"/>
        </w:rPr>
        <w:t>2.4</w:t>
      </w:r>
      <w:r>
        <w:rPr>
          <w:rFonts w:ascii="Times New Roman" w:eastAsia="Times New Roman" w:hAnsi="Times New Roman" w:cs="Times New Roman"/>
          <w:sz w:val="32"/>
          <w:szCs w:val="32"/>
          <w:lang w:eastAsia="zh-CN"/>
        </w:rPr>
        <w:tab/>
      </w:r>
      <w:r>
        <w:rPr>
          <w:lang w:eastAsia="zh-CN"/>
        </w:rPr>
        <w:t>复杂网络脆弱性概念与电网脆弱性的关键问题</w:t>
      </w:r>
    </w:p>
    <w:p w14:paraId="5530FF62" w14:textId="77777777" w:rsidR="00996552" w:rsidRDefault="00996552">
      <w:pPr>
        <w:spacing w:before="9"/>
        <w:rPr>
          <w:rFonts w:ascii="宋体" w:eastAsia="宋体" w:hAnsi="宋体" w:cs="宋体"/>
          <w:sz w:val="23"/>
          <w:szCs w:val="23"/>
          <w:lang w:eastAsia="zh-CN"/>
        </w:rPr>
      </w:pPr>
    </w:p>
    <w:p w14:paraId="53C237C1" w14:textId="77777777" w:rsidR="00996552" w:rsidRDefault="002D0D3F">
      <w:pPr>
        <w:pStyle w:val="a3"/>
        <w:spacing w:line="297" w:lineRule="auto"/>
        <w:ind w:right="255" w:firstLine="480"/>
        <w:jc w:val="both"/>
        <w:rPr>
          <w:lang w:eastAsia="zh-CN"/>
        </w:rPr>
      </w:pPr>
      <w:r>
        <w:rPr>
          <w:spacing w:val="2"/>
          <w:lang w:eastAsia="zh-CN"/>
        </w:rPr>
        <w:t>通过上节</w:t>
      </w:r>
      <w:hyperlink w:anchor="_bookmark20" w:history="1">
        <w:r>
          <w:rPr>
            <w:rFonts w:ascii="Times New Roman" w:eastAsia="Times New Roman" w:hAnsi="Times New Roman" w:cs="Times New Roman"/>
            <w:spacing w:val="2"/>
            <w:lang w:eastAsia="zh-CN"/>
          </w:rPr>
          <w:t>2.3</w:t>
        </w:r>
      </w:hyperlink>
      <w:r>
        <w:rPr>
          <w:spacing w:val="2"/>
          <w:lang w:eastAsia="zh-CN"/>
        </w:rPr>
        <w:t>对标准算例系统的性质验证可知，电网具有小世界性和无标度</w:t>
      </w:r>
      <w:r>
        <w:rPr>
          <w:spacing w:val="32"/>
          <w:lang w:eastAsia="zh-CN"/>
        </w:rPr>
        <w:t xml:space="preserve"> </w:t>
      </w:r>
      <w:r>
        <w:rPr>
          <w:lang w:eastAsia="zh-CN"/>
        </w:rPr>
        <w:t>性</w:t>
      </w:r>
      <w:r>
        <w:rPr>
          <w:spacing w:val="-32"/>
          <w:lang w:eastAsia="zh-CN"/>
        </w:rPr>
        <w:t>，</w:t>
      </w:r>
      <w:r>
        <w:rPr>
          <w:lang w:eastAsia="zh-CN"/>
        </w:rPr>
        <w:t>属于典型的复杂网络</w:t>
      </w:r>
      <w:r>
        <w:rPr>
          <w:spacing w:val="-27"/>
          <w:lang w:eastAsia="zh-CN"/>
        </w:rPr>
        <w:t>。</w:t>
      </w:r>
      <w:r>
        <w:rPr>
          <w:lang w:eastAsia="zh-CN"/>
        </w:rPr>
        <w:t>本节就复杂网络的脆弱性概念进行研究分析</w:t>
      </w:r>
      <w:r>
        <w:rPr>
          <w:spacing w:val="-32"/>
          <w:lang w:eastAsia="zh-CN"/>
        </w:rPr>
        <w:t>，</w:t>
      </w:r>
      <w:r>
        <w:rPr>
          <w:lang w:eastAsia="zh-CN"/>
        </w:rPr>
        <w:t>明确电 网脆弱性研究的关键问题。</w:t>
      </w:r>
    </w:p>
    <w:p w14:paraId="5CE1C931" w14:textId="77777777" w:rsidR="00996552" w:rsidRDefault="00996552">
      <w:pPr>
        <w:spacing w:before="12"/>
        <w:rPr>
          <w:rFonts w:ascii="宋体" w:eastAsia="宋体" w:hAnsi="宋体" w:cs="宋体"/>
          <w:sz w:val="24"/>
          <w:szCs w:val="24"/>
          <w:lang w:eastAsia="zh-CN"/>
        </w:rPr>
      </w:pPr>
    </w:p>
    <w:p w14:paraId="5CF05416" w14:textId="77777777" w:rsidR="00996552" w:rsidRDefault="002D0D3F">
      <w:pPr>
        <w:tabs>
          <w:tab w:val="left" w:pos="997"/>
        </w:tabs>
        <w:ind w:left="117"/>
        <w:rPr>
          <w:rFonts w:ascii="宋体" w:eastAsia="宋体" w:hAnsi="宋体" w:cs="宋体"/>
          <w:sz w:val="28"/>
          <w:szCs w:val="28"/>
          <w:lang w:eastAsia="zh-CN"/>
        </w:rPr>
      </w:pPr>
      <w:bookmarkStart w:id="69" w:name="2.4.1_复杂网络脆弱性概念描述与分析"/>
      <w:bookmarkStart w:id="70" w:name="_bookmark35"/>
      <w:bookmarkEnd w:id="69"/>
      <w:bookmarkEnd w:id="70"/>
      <w:r>
        <w:rPr>
          <w:rFonts w:ascii="Times New Roman" w:eastAsia="Times New Roman" w:hAnsi="Times New Roman" w:cs="Times New Roman"/>
          <w:sz w:val="30"/>
          <w:szCs w:val="30"/>
          <w:lang w:eastAsia="zh-CN"/>
        </w:rPr>
        <w:t>2.4.1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复杂网络脆弱性概念描述与分析</w:t>
      </w:r>
    </w:p>
    <w:p w14:paraId="0AD6B06E" w14:textId="77777777" w:rsidR="00996552" w:rsidRDefault="00996552">
      <w:pPr>
        <w:rPr>
          <w:rFonts w:ascii="宋体" w:eastAsia="宋体" w:hAnsi="宋体" w:cs="宋体"/>
          <w:sz w:val="21"/>
          <w:szCs w:val="21"/>
          <w:lang w:eastAsia="zh-CN"/>
        </w:rPr>
      </w:pPr>
    </w:p>
    <w:p w14:paraId="693B16AB" w14:textId="77777777" w:rsidR="00996552" w:rsidRDefault="002D0D3F">
      <w:pPr>
        <w:pStyle w:val="a3"/>
        <w:spacing w:line="400" w:lineRule="exact"/>
        <w:ind w:right="255" w:firstLine="480"/>
        <w:jc w:val="both"/>
        <w:rPr>
          <w:lang w:eastAsia="zh-CN"/>
        </w:rPr>
      </w:pPr>
      <w:r>
        <w:rPr>
          <w:spacing w:val="-1"/>
          <w:lang w:eastAsia="zh-CN"/>
        </w:rPr>
        <w:t>复杂网络的脆弱性是指：对于一个复杂网络</w:t>
      </w:r>
      <w:r>
        <w:rPr>
          <w:spacing w:val="-56"/>
          <w:lang w:eastAsia="zh-CN"/>
        </w:rPr>
        <w:t xml:space="preserve"> </w:t>
      </w:r>
      <w:r>
        <w:rPr>
          <w:rFonts w:ascii="Times New Roman" w:eastAsia="Times New Roman" w:hAnsi="Times New Roman" w:cs="Times New Roman"/>
          <w:i/>
          <w:spacing w:val="-1"/>
          <w:lang w:eastAsia="zh-CN"/>
        </w:rPr>
        <w:t>S</w:t>
      </w:r>
      <w:r>
        <w:rPr>
          <w:spacing w:val="-1"/>
          <w:lang w:eastAsia="zh-CN"/>
        </w:rPr>
        <w:t>，存在一个子系统</w:t>
      </w:r>
      <w:r>
        <w:rPr>
          <w:spacing w:val="-56"/>
          <w:lang w:eastAsia="zh-CN"/>
        </w:rPr>
        <w:t xml:space="preserve"> </w:t>
      </w:r>
      <w:r>
        <w:rPr>
          <w:rFonts w:ascii="Times New Roman" w:eastAsia="Times New Roman" w:hAnsi="Times New Roman" w:cs="Times New Roman"/>
          <w:i/>
          <w:spacing w:val="-3"/>
          <w:lang w:eastAsia="zh-CN"/>
        </w:rPr>
        <w:t>S</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spacing w:val="-4"/>
          <w:lang w:eastAsia="zh-CN"/>
        </w:rPr>
        <w:t>，对环境</w:t>
      </w:r>
      <w:r>
        <w:rPr>
          <w:spacing w:val="27"/>
          <w:lang w:eastAsia="zh-CN"/>
        </w:rPr>
        <w:t xml:space="preserve"> </w:t>
      </w:r>
      <w:r>
        <w:rPr>
          <w:lang w:eastAsia="zh-CN"/>
        </w:rPr>
        <w:t>有强烈的敏感性，当</w:t>
      </w:r>
      <w:r>
        <w:rPr>
          <w:spacing w:val="-50"/>
          <w:lang w:eastAsia="zh-CN"/>
        </w:rPr>
        <w:t xml:space="preserve"> </w:t>
      </w:r>
      <w:r>
        <w:rPr>
          <w:rFonts w:ascii="Times New Roman" w:eastAsia="Times New Roman" w:hAnsi="Times New Roman" w:cs="Times New Roman"/>
          <w:i/>
          <w:spacing w:val="-3"/>
          <w:lang w:eastAsia="zh-CN"/>
        </w:rPr>
        <w:t>S</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受到内、外因素</w:t>
      </w:r>
      <w:r>
        <w:rPr>
          <w:spacing w:val="-54"/>
          <w:lang w:eastAsia="zh-CN"/>
        </w:rPr>
        <w:t xml:space="preserve"> </w:t>
      </w:r>
      <w:r>
        <w:rPr>
          <w:rFonts w:ascii="Times New Roman" w:eastAsia="Times New Roman" w:hAnsi="Times New Roman" w:cs="Times New Roman"/>
          <w:lang w:eastAsia="zh-CN"/>
        </w:rPr>
        <w:t>(</w:t>
      </w:r>
      <w:r>
        <w:rPr>
          <w:lang w:eastAsia="zh-CN"/>
        </w:rPr>
        <w:t>包括信息、物质流等因素</w:t>
      </w:r>
      <w:r>
        <w:rPr>
          <w:rFonts w:ascii="Times New Roman" w:eastAsia="Times New Roman" w:hAnsi="Times New Roman" w:cs="Times New Roman"/>
          <w:lang w:eastAsia="zh-CN"/>
        </w:rPr>
        <w:t>)</w:t>
      </w:r>
      <w:r>
        <w:rPr>
          <w:rFonts w:ascii="Times New Roman" w:eastAsia="Times New Roman" w:hAnsi="Times New Roman" w:cs="Times New Roman"/>
          <w:spacing w:val="5"/>
          <w:lang w:eastAsia="zh-CN"/>
        </w:rPr>
        <w:t xml:space="preserve"> </w:t>
      </w:r>
      <w:r>
        <w:rPr>
          <w:lang w:eastAsia="zh-CN"/>
        </w:rPr>
        <w:t>的扰动或攻</w:t>
      </w:r>
      <w:r>
        <w:rPr>
          <w:spacing w:val="26"/>
          <w:lang w:eastAsia="zh-CN"/>
        </w:rPr>
        <w:t xml:space="preserve"> </w:t>
      </w:r>
      <w:r>
        <w:rPr>
          <w:spacing w:val="3"/>
          <w:lang w:eastAsia="zh-CN"/>
        </w:rPr>
        <w:t>击产生崩溃时，会使其他部分或子系统也产生崩溃，进而导致整个复杂网络崩</w:t>
      </w:r>
      <w:r>
        <w:rPr>
          <w:spacing w:val="62"/>
          <w:lang w:eastAsia="zh-CN"/>
        </w:rPr>
        <w:t xml:space="preserve"> </w:t>
      </w:r>
      <w:r>
        <w:rPr>
          <w:lang w:eastAsia="zh-CN"/>
        </w:rPr>
        <w:t>溃</w:t>
      </w:r>
      <w:hyperlink w:anchor="_bookmark179"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position w:val="9"/>
          <w:sz w:val="16"/>
          <w:szCs w:val="16"/>
          <w:lang w:eastAsia="zh-CN"/>
        </w:rPr>
        <w:t>]</w:t>
      </w:r>
      <w:r>
        <w:rPr>
          <w:lang w:eastAsia="zh-CN"/>
        </w:rPr>
        <w:t>。复杂网络所具有的这一特性称之为复杂网络的脆弱性。</w:t>
      </w:r>
    </w:p>
    <w:p w14:paraId="1AE18C7E" w14:textId="77777777" w:rsidR="00996552" w:rsidRDefault="002D0D3F">
      <w:pPr>
        <w:pStyle w:val="a3"/>
        <w:spacing w:before="39" w:line="305" w:lineRule="auto"/>
        <w:ind w:right="36" w:firstLine="480"/>
        <w:rPr>
          <w:lang w:eastAsia="zh-CN"/>
        </w:rPr>
      </w:pPr>
      <w:r>
        <w:rPr>
          <w:spacing w:val="1"/>
          <w:lang w:eastAsia="zh-CN"/>
        </w:rPr>
        <w:t>从以上复杂网络的定义可以看出，复杂网络大致有元素、关系、环境组成。</w:t>
      </w:r>
      <w:r>
        <w:rPr>
          <w:spacing w:val="46"/>
          <w:lang w:eastAsia="zh-CN"/>
        </w:rPr>
        <w:t xml:space="preserve"> </w:t>
      </w:r>
      <w:r>
        <w:rPr>
          <w:lang w:eastAsia="zh-CN"/>
        </w:rPr>
        <w:t>其中元素是复杂网络中的各子系统</w:t>
      </w:r>
      <w:r>
        <w:rPr>
          <w:spacing w:val="-47"/>
          <w:lang w:eastAsia="zh-CN"/>
        </w:rPr>
        <w:t>，</w:t>
      </w:r>
      <w:r>
        <w:rPr>
          <w:lang w:eastAsia="zh-CN"/>
        </w:rPr>
        <w:t>而关系包括元素与网络的关系</w:t>
      </w:r>
      <w:r>
        <w:rPr>
          <w:spacing w:val="-42"/>
          <w:lang w:eastAsia="zh-CN"/>
        </w:rPr>
        <w:t>、</w:t>
      </w:r>
      <w:r>
        <w:rPr>
          <w:lang w:eastAsia="zh-CN"/>
        </w:rPr>
        <w:t>元素之间的 关系</w:t>
      </w:r>
      <w:r>
        <w:rPr>
          <w:spacing w:val="-28"/>
          <w:lang w:eastAsia="zh-CN"/>
        </w:rPr>
        <w:t>、</w:t>
      </w:r>
      <w:r>
        <w:rPr>
          <w:lang w:eastAsia="zh-CN"/>
        </w:rPr>
        <w:t>元素与环境的关系等</w:t>
      </w:r>
      <w:r>
        <w:rPr>
          <w:spacing w:val="-31"/>
          <w:lang w:eastAsia="zh-CN"/>
        </w:rPr>
        <w:t>；</w:t>
      </w:r>
      <w:r>
        <w:rPr>
          <w:lang w:eastAsia="zh-CN"/>
        </w:rPr>
        <w:t>环境是指一切与系统关联的事物的集合</w:t>
      </w:r>
      <w:r>
        <w:rPr>
          <w:spacing w:val="-31"/>
          <w:lang w:eastAsia="zh-CN"/>
        </w:rPr>
        <w:t>，</w:t>
      </w:r>
      <w:r>
        <w:rPr>
          <w:lang w:eastAsia="zh-CN"/>
        </w:rPr>
        <w:t>比如外界 扰动</w:t>
      </w:r>
      <w:r>
        <w:rPr>
          <w:spacing w:val="-41"/>
          <w:lang w:eastAsia="zh-CN"/>
        </w:rPr>
        <w:t>。</w:t>
      </w:r>
      <w:r>
        <w:rPr>
          <w:lang w:eastAsia="zh-CN"/>
        </w:rPr>
        <w:t>复杂网络脆弱性研究的是在系统的某一元素受外界干扰引起崩溃后</w:t>
      </w:r>
      <w:r>
        <w:rPr>
          <w:spacing w:val="-49"/>
          <w:lang w:eastAsia="zh-CN"/>
        </w:rPr>
        <w:t>，</w:t>
      </w:r>
      <w:r>
        <w:rPr>
          <w:lang w:eastAsia="zh-CN"/>
        </w:rPr>
        <w:t>其他 子系统和整个网络的变化</w:t>
      </w:r>
      <w:r>
        <w:rPr>
          <w:spacing w:val="-30"/>
          <w:lang w:eastAsia="zh-CN"/>
        </w:rPr>
        <w:t>，</w:t>
      </w:r>
      <w:r>
        <w:rPr>
          <w:lang w:eastAsia="zh-CN"/>
        </w:rPr>
        <w:t>研究重点是在不确定性环境中</w:t>
      </w:r>
      <w:r>
        <w:rPr>
          <w:spacing w:val="-30"/>
          <w:lang w:eastAsia="zh-CN"/>
        </w:rPr>
        <w:t>，</w:t>
      </w:r>
      <w:r>
        <w:rPr>
          <w:lang w:eastAsia="zh-CN"/>
        </w:rPr>
        <w:t>各元素之间</w:t>
      </w:r>
      <w:r>
        <w:rPr>
          <w:spacing w:val="-30"/>
          <w:lang w:eastAsia="zh-CN"/>
        </w:rPr>
        <w:t>，</w:t>
      </w:r>
      <w:r>
        <w:rPr>
          <w:lang w:eastAsia="zh-CN"/>
        </w:rPr>
        <w:t>元素与 整体之间、元素与环境之间以及整体与环境之间的关系。</w:t>
      </w:r>
    </w:p>
    <w:p w14:paraId="59D7869A" w14:textId="77777777" w:rsidR="00996552" w:rsidRDefault="00996552">
      <w:pPr>
        <w:spacing w:before="3"/>
        <w:rPr>
          <w:rFonts w:ascii="宋体" w:eastAsia="宋体" w:hAnsi="宋体" w:cs="宋体"/>
          <w:sz w:val="24"/>
          <w:szCs w:val="24"/>
          <w:lang w:eastAsia="zh-CN"/>
        </w:rPr>
      </w:pPr>
    </w:p>
    <w:p w14:paraId="3C53B111" w14:textId="77777777" w:rsidR="00996552" w:rsidRDefault="002D0D3F">
      <w:pPr>
        <w:tabs>
          <w:tab w:val="left" w:pos="997"/>
        </w:tabs>
        <w:ind w:left="117"/>
        <w:rPr>
          <w:rFonts w:ascii="宋体" w:eastAsia="宋体" w:hAnsi="宋体" w:cs="宋体"/>
          <w:sz w:val="28"/>
          <w:szCs w:val="28"/>
          <w:lang w:eastAsia="zh-CN"/>
        </w:rPr>
      </w:pPr>
      <w:bookmarkStart w:id="71" w:name="2.4.2_电网脆弱性研究的关键问题"/>
      <w:bookmarkStart w:id="72" w:name="_bookmark36"/>
      <w:bookmarkEnd w:id="71"/>
      <w:bookmarkEnd w:id="72"/>
      <w:r>
        <w:rPr>
          <w:rFonts w:ascii="Times New Roman" w:eastAsia="Times New Roman" w:hAnsi="Times New Roman" w:cs="Times New Roman"/>
          <w:sz w:val="30"/>
          <w:szCs w:val="30"/>
          <w:lang w:eastAsia="zh-CN"/>
        </w:rPr>
        <w:t>2.4.2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电网脆弱性研究的关键问题</w:t>
      </w:r>
    </w:p>
    <w:p w14:paraId="71BC9AF6" w14:textId="77777777" w:rsidR="00996552" w:rsidRDefault="00996552">
      <w:pPr>
        <w:spacing w:before="1"/>
        <w:rPr>
          <w:rFonts w:ascii="宋体" w:eastAsia="宋体" w:hAnsi="宋体" w:cs="宋体"/>
          <w:sz w:val="24"/>
          <w:szCs w:val="24"/>
          <w:lang w:eastAsia="zh-CN"/>
        </w:rPr>
      </w:pPr>
    </w:p>
    <w:p w14:paraId="6B91BBA3" w14:textId="77777777" w:rsidR="00996552" w:rsidRDefault="002D0D3F">
      <w:pPr>
        <w:pStyle w:val="a3"/>
        <w:spacing w:line="305" w:lineRule="auto"/>
        <w:ind w:right="255" w:firstLine="480"/>
        <w:jc w:val="both"/>
        <w:rPr>
          <w:lang w:eastAsia="zh-CN"/>
        </w:rPr>
      </w:pPr>
      <w:r>
        <w:rPr>
          <w:spacing w:val="4"/>
          <w:lang w:eastAsia="zh-CN"/>
        </w:rPr>
        <w:t>复杂网络的脆弱性主要在于子系统的存在性，即存在能够引起系统崩溃的</w:t>
      </w:r>
      <w:r>
        <w:rPr>
          <w:spacing w:val="42"/>
          <w:lang w:eastAsia="zh-CN"/>
        </w:rPr>
        <w:t xml:space="preserve"> </w:t>
      </w:r>
      <w:r>
        <w:rPr>
          <w:lang w:eastAsia="zh-CN"/>
        </w:rPr>
        <w:t>子系统</w:t>
      </w:r>
      <w:r>
        <w:rPr>
          <w:spacing w:val="-48"/>
          <w:lang w:eastAsia="zh-CN"/>
        </w:rPr>
        <w:t>，</w:t>
      </w:r>
      <w:r>
        <w:rPr>
          <w:lang w:eastAsia="zh-CN"/>
        </w:rPr>
        <w:t>如何识别这样的子系统是复杂网络脆弱性研究的重要方向</w:t>
      </w:r>
      <w:r>
        <w:rPr>
          <w:spacing w:val="-41"/>
          <w:lang w:eastAsia="zh-CN"/>
        </w:rPr>
        <w:t>。</w:t>
      </w:r>
      <w:r>
        <w:rPr>
          <w:lang w:eastAsia="zh-CN"/>
        </w:rPr>
        <w:t>本文依照复 杂网络脆弱性的研究思路</w:t>
      </w:r>
      <w:r>
        <w:rPr>
          <w:spacing w:val="-45"/>
          <w:lang w:eastAsia="zh-CN"/>
        </w:rPr>
        <w:t>，</w:t>
      </w:r>
      <w:r>
        <w:rPr>
          <w:lang w:eastAsia="zh-CN"/>
        </w:rPr>
        <w:t>研究元素与整体之间的关系</w:t>
      </w:r>
      <w:r>
        <w:rPr>
          <w:spacing w:val="-45"/>
          <w:lang w:eastAsia="zh-CN"/>
        </w:rPr>
        <w:t>，</w:t>
      </w:r>
      <w:r>
        <w:rPr>
          <w:lang w:eastAsia="zh-CN"/>
        </w:rPr>
        <w:t>即电网节点与电网整体 性能之间的关系</w:t>
      </w:r>
      <w:r>
        <w:rPr>
          <w:spacing w:val="-45"/>
          <w:lang w:eastAsia="zh-CN"/>
        </w:rPr>
        <w:t>，</w:t>
      </w:r>
      <w:r>
        <w:rPr>
          <w:lang w:eastAsia="zh-CN"/>
        </w:rPr>
        <w:t>分析电网各节点对于电网整体的重要程度</w:t>
      </w:r>
      <w:r>
        <w:rPr>
          <w:spacing w:val="-45"/>
          <w:lang w:eastAsia="zh-CN"/>
        </w:rPr>
        <w:t>，</w:t>
      </w:r>
      <w:r>
        <w:rPr>
          <w:lang w:eastAsia="zh-CN"/>
        </w:rPr>
        <w:t>进而量化分析系统 中各节点的脆弱性</w:t>
      </w:r>
      <w:r>
        <w:rPr>
          <w:spacing w:val="-27"/>
          <w:lang w:eastAsia="zh-CN"/>
        </w:rPr>
        <w:t>。</w:t>
      </w:r>
      <w:r>
        <w:rPr>
          <w:lang w:eastAsia="zh-CN"/>
        </w:rPr>
        <w:t>因此</w:t>
      </w:r>
      <w:r>
        <w:rPr>
          <w:spacing w:val="-32"/>
          <w:lang w:eastAsia="zh-CN"/>
        </w:rPr>
        <w:t>，</w:t>
      </w:r>
      <w:r>
        <w:rPr>
          <w:lang w:eastAsia="zh-CN"/>
        </w:rPr>
        <w:t>建立电网脆弱性综合评估模型</w:t>
      </w:r>
      <w:r>
        <w:rPr>
          <w:spacing w:val="-32"/>
          <w:lang w:eastAsia="zh-CN"/>
        </w:rPr>
        <w:t>，</w:t>
      </w:r>
      <w:r>
        <w:rPr>
          <w:lang w:eastAsia="zh-CN"/>
        </w:rPr>
        <w:t>识别电力系统的脆弱 环节成为本文电网脆弱性研究的关键问题。</w:t>
      </w:r>
    </w:p>
    <w:p w14:paraId="50D84830" w14:textId="77777777" w:rsidR="00996552" w:rsidRDefault="00996552">
      <w:pPr>
        <w:spacing w:line="305" w:lineRule="auto"/>
        <w:jc w:val="both"/>
        <w:rPr>
          <w:lang w:eastAsia="zh-CN"/>
        </w:rPr>
        <w:sectPr w:rsidR="00996552">
          <w:pgSz w:w="11910" w:h="16840"/>
          <w:pgMar w:top="1140" w:right="1540" w:bottom="1280" w:left="1680" w:header="871" w:footer="1055" w:gutter="0"/>
          <w:cols w:space="720"/>
        </w:sectPr>
      </w:pPr>
    </w:p>
    <w:p w14:paraId="1456298A" w14:textId="77777777" w:rsidR="00996552" w:rsidRDefault="00996552">
      <w:pPr>
        <w:spacing w:before="3"/>
        <w:rPr>
          <w:rFonts w:ascii="宋体" w:eastAsia="宋体" w:hAnsi="宋体" w:cs="宋体"/>
          <w:sz w:val="14"/>
          <w:szCs w:val="14"/>
          <w:lang w:eastAsia="zh-CN"/>
        </w:rPr>
      </w:pPr>
    </w:p>
    <w:p w14:paraId="48844D47" w14:textId="77777777" w:rsidR="00996552" w:rsidRDefault="002D0D3F">
      <w:pPr>
        <w:tabs>
          <w:tab w:val="left" w:pos="817"/>
        </w:tabs>
        <w:spacing w:before="7"/>
        <w:ind w:left="117"/>
        <w:rPr>
          <w:rFonts w:ascii="宋体" w:eastAsia="宋体" w:hAnsi="宋体" w:cs="宋体"/>
          <w:sz w:val="30"/>
          <w:szCs w:val="30"/>
          <w:lang w:eastAsia="zh-CN"/>
        </w:rPr>
      </w:pPr>
      <w:bookmarkStart w:id="73" w:name="2.5_本章小结"/>
      <w:bookmarkStart w:id="74" w:name="_bookmark37"/>
      <w:bookmarkEnd w:id="73"/>
      <w:bookmarkEnd w:id="74"/>
      <w:r>
        <w:rPr>
          <w:rFonts w:ascii="Times New Roman" w:eastAsia="Times New Roman" w:hAnsi="Times New Roman" w:cs="Times New Roman"/>
          <w:sz w:val="32"/>
          <w:szCs w:val="32"/>
          <w:lang w:eastAsia="zh-CN"/>
        </w:rPr>
        <w:t>2.5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169574D6" w14:textId="77777777" w:rsidR="00996552" w:rsidRDefault="00996552">
      <w:pPr>
        <w:spacing w:before="9"/>
        <w:rPr>
          <w:rFonts w:ascii="宋体" w:eastAsia="宋体" w:hAnsi="宋体" w:cs="宋体"/>
          <w:sz w:val="23"/>
          <w:szCs w:val="23"/>
          <w:lang w:eastAsia="zh-CN"/>
        </w:rPr>
      </w:pPr>
    </w:p>
    <w:p w14:paraId="7EAFF9A0" w14:textId="77777777" w:rsidR="00996552" w:rsidRDefault="002D0D3F">
      <w:pPr>
        <w:pStyle w:val="a3"/>
        <w:spacing w:line="300" w:lineRule="auto"/>
        <w:ind w:right="115" w:firstLine="480"/>
        <w:jc w:val="both"/>
        <w:rPr>
          <w:lang w:eastAsia="zh-CN"/>
        </w:rPr>
      </w:pPr>
      <w:r>
        <w:rPr>
          <w:lang w:eastAsia="zh-CN"/>
        </w:rPr>
        <w:t>本章基于复杂网络理论</w:t>
      </w:r>
      <w:r>
        <w:rPr>
          <w:spacing w:val="-88"/>
          <w:lang w:eastAsia="zh-CN"/>
        </w:rPr>
        <w:t>，</w:t>
      </w:r>
      <w:r>
        <w:rPr>
          <w:lang w:eastAsia="zh-CN"/>
        </w:rPr>
        <w:t>分析了复杂网络的概念和特征参数</w:t>
      </w:r>
      <w:r>
        <w:rPr>
          <w:spacing w:val="-88"/>
          <w:lang w:eastAsia="zh-CN"/>
        </w:rPr>
        <w:t>，</w:t>
      </w:r>
      <w:r>
        <w:rPr>
          <w:lang w:eastAsia="zh-CN"/>
        </w:rPr>
        <w:t>通过</w:t>
      </w:r>
      <w:r>
        <w:rPr>
          <w:spacing w:val="-75"/>
          <w:lang w:eastAsia="zh-CN"/>
        </w:rPr>
        <w:t xml:space="preserve"> </w:t>
      </w:r>
      <w:r>
        <w:rPr>
          <w:rFonts w:ascii="Times New Roman" w:eastAsia="Times New Roman" w:hAnsi="Times New Roman" w:cs="Times New Roman"/>
          <w:lang w:eastAsia="zh-CN"/>
        </w:rPr>
        <w:t>M</w:t>
      </w:r>
      <w:r>
        <w:rPr>
          <w:rFonts w:ascii="Times New Roman" w:eastAsia="Times New Roman" w:hAnsi="Times New Roman" w:cs="Times New Roman"/>
          <w:spacing w:val="-13"/>
          <w:lang w:eastAsia="zh-CN"/>
        </w:rPr>
        <w:t>A</w:t>
      </w:r>
      <w:r>
        <w:rPr>
          <w:rFonts w:ascii="Times New Roman" w:eastAsia="Times New Roman" w:hAnsi="Times New Roman" w:cs="Times New Roman"/>
          <w:lang w:eastAsia="zh-CN"/>
        </w:rPr>
        <w:t xml:space="preserve">TLAB </w:t>
      </w:r>
      <w:r>
        <w:rPr>
          <w:spacing w:val="3"/>
          <w:lang w:eastAsia="zh-CN"/>
        </w:rPr>
        <w:t>仿真实验验证了电力系统的小世界性和无标度性，这对于电力系统脆弱性研究</w:t>
      </w:r>
      <w:r>
        <w:rPr>
          <w:spacing w:val="51"/>
          <w:lang w:eastAsia="zh-CN"/>
        </w:rPr>
        <w:t xml:space="preserve"> </w:t>
      </w:r>
      <w:r>
        <w:rPr>
          <w:lang w:eastAsia="zh-CN"/>
        </w:rPr>
        <w:t>具有重要意义</w:t>
      </w:r>
      <w:r>
        <w:rPr>
          <w:spacing w:val="-41"/>
          <w:lang w:eastAsia="zh-CN"/>
        </w:rPr>
        <w:t>。</w:t>
      </w:r>
      <w:r>
        <w:rPr>
          <w:lang w:eastAsia="zh-CN"/>
        </w:rPr>
        <w:t>通过对复杂网络脆弱性概念的研究</w:t>
      </w:r>
      <w:r>
        <w:rPr>
          <w:spacing w:val="-49"/>
          <w:lang w:eastAsia="zh-CN"/>
        </w:rPr>
        <w:t>，</w:t>
      </w:r>
      <w:r>
        <w:rPr>
          <w:lang w:eastAsia="zh-CN"/>
        </w:rPr>
        <w:t>明确了本文对于电网脆弱性 研究的关键问题。</w:t>
      </w:r>
    </w:p>
    <w:p w14:paraId="40085EB2" w14:textId="77777777" w:rsidR="00996552" w:rsidRDefault="00996552">
      <w:pPr>
        <w:spacing w:line="300" w:lineRule="auto"/>
        <w:jc w:val="both"/>
        <w:rPr>
          <w:lang w:eastAsia="zh-CN"/>
        </w:rPr>
        <w:sectPr w:rsidR="00996552">
          <w:pgSz w:w="11910" w:h="16840"/>
          <w:pgMar w:top="1140" w:right="1680" w:bottom="1280" w:left="1680" w:header="871" w:footer="1095" w:gutter="0"/>
          <w:cols w:space="720"/>
        </w:sectPr>
      </w:pPr>
    </w:p>
    <w:p w14:paraId="1C2597FA" w14:textId="77777777" w:rsidR="00996552" w:rsidRDefault="00996552">
      <w:pPr>
        <w:rPr>
          <w:rFonts w:ascii="宋体" w:eastAsia="宋体" w:hAnsi="宋体" w:cs="宋体"/>
          <w:sz w:val="20"/>
          <w:szCs w:val="20"/>
          <w:lang w:eastAsia="zh-CN"/>
        </w:rPr>
      </w:pPr>
    </w:p>
    <w:p w14:paraId="694405F8" w14:textId="77777777" w:rsidR="00996552" w:rsidRDefault="00996552">
      <w:pPr>
        <w:rPr>
          <w:rFonts w:ascii="宋体" w:eastAsia="宋体" w:hAnsi="宋体" w:cs="宋体"/>
          <w:sz w:val="20"/>
          <w:szCs w:val="20"/>
          <w:lang w:eastAsia="zh-CN"/>
        </w:rPr>
      </w:pPr>
    </w:p>
    <w:p w14:paraId="71A5E51D" w14:textId="77777777" w:rsidR="00996552" w:rsidRDefault="00996552">
      <w:pPr>
        <w:spacing w:before="6"/>
        <w:rPr>
          <w:rFonts w:ascii="宋体" w:eastAsia="宋体" w:hAnsi="宋体" w:cs="宋体"/>
          <w:sz w:val="19"/>
          <w:szCs w:val="19"/>
          <w:lang w:eastAsia="zh-CN"/>
        </w:rPr>
      </w:pPr>
    </w:p>
    <w:p w14:paraId="04538A91" w14:textId="77777777" w:rsidR="00996552" w:rsidRDefault="002D0D3F">
      <w:pPr>
        <w:pStyle w:val="2"/>
        <w:tabs>
          <w:tab w:val="left" w:pos="2672"/>
        </w:tabs>
        <w:ind w:left="117" w:firstLine="1275"/>
        <w:rPr>
          <w:rFonts w:ascii="黑体" w:eastAsia="黑体" w:hAnsi="黑体" w:cs="黑体"/>
          <w:lang w:eastAsia="zh-CN"/>
        </w:rPr>
      </w:pPr>
      <w:bookmarkStart w:id="75" w:name="第3章_电网结构与状态脆弱性模型研究"/>
      <w:bookmarkStart w:id="76" w:name="_bookmark38"/>
      <w:bookmarkEnd w:id="75"/>
      <w:bookmarkEnd w:id="76"/>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3 </w:t>
      </w:r>
      <w:r>
        <w:rPr>
          <w:rFonts w:ascii="黑体" w:eastAsia="黑体" w:hAnsi="黑体" w:cs="黑体"/>
          <w:lang w:eastAsia="zh-CN"/>
        </w:rPr>
        <w:t>章</w:t>
      </w:r>
      <w:r>
        <w:rPr>
          <w:rFonts w:ascii="黑体" w:eastAsia="黑体" w:hAnsi="黑体" w:cs="黑体"/>
          <w:lang w:eastAsia="zh-CN"/>
        </w:rPr>
        <w:tab/>
        <w:t>电网结构与状态脆弱性模型研究</w:t>
      </w:r>
    </w:p>
    <w:p w14:paraId="13F78810" w14:textId="77777777" w:rsidR="00996552" w:rsidRDefault="00996552">
      <w:pPr>
        <w:spacing w:before="9"/>
        <w:rPr>
          <w:rFonts w:ascii="黑体" w:eastAsia="黑体" w:hAnsi="黑体" w:cs="黑体"/>
          <w:sz w:val="36"/>
          <w:szCs w:val="36"/>
          <w:lang w:eastAsia="zh-CN"/>
        </w:rPr>
      </w:pPr>
    </w:p>
    <w:p w14:paraId="1A2B87CF" w14:textId="77777777" w:rsidR="00996552" w:rsidRDefault="002D0D3F">
      <w:pPr>
        <w:tabs>
          <w:tab w:val="left" w:pos="817"/>
        </w:tabs>
        <w:ind w:left="117"/>
        <w:rPr>
          <w:rFonts w:ascii="宋体" w:eastAsia="宋体" w:hAnsi="宋体" w:cs="宋体"/>
          <w:sz w:val="30"/>
          <w:szCs w:val="30"/>
          <w:lang w:eastAsia="zh-CN"/>
        </w:rPr>
      </w:pPr>
      <w:bookmarkStart w:id="77" w:name="3.1_引言"/>
      <w:bookmarkStart w:id="78" w:name="_bookmark39"/>
      <w:bookmarkEnd w:id="77"/>
      <w:bookmarkEnd w:id="78"/>
      <w:r>
        <w:rPr>
          <w:rFonts w:ascii="Times New Roman" w:eastAsia="Times New Roman" w:hAnsi="Times New Roman" w:cs="Times New Roman"/>
          <w:sz w:val="32"/>
          <w:szCs w:val="32"/>
          <w:lang w:eastAsia="zh-CN"/>
        </w:rPr>
        <w:t>3.1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14:paraId="1305DA4E" w14:textId="77777777" w:rsidR="00996552" w:rsidRDefault="00996552">
      <w:pPr>
        <w:spacing w:before="9"/>
        <w:rPr>
          <w:rFonts w:ascii="宋体" w:eastAsia="宋体" w:hAnsi="宋体" w:cs="宋体"/>
          <w:sz w:val="23"/>
          <w:szCs w:val="23"/>
          <w:lang w:eastAsia="zh-CN"/>
        </w:rPr>
      </w:pPr>
    </w:p>
    <w:p w14:paraId="6294AE76" w14:textId="77777777" w:rsidR="00996552" w:rsidRDefault="002D0D3F">
      <w:pPr>
        <w:pStyle w:val="a3"/>
        <w:spacing w:line="302" w:lineRule="auto"/>
        <w:ind w:right="195" w:firstLine="480"/>
        <w:jc w:val="both"/>
        <w:rPr>
          <w:lang w:eastAsia="zh-CN"/>
        </w:rPr>
      </w:pPr>
      <w:r>
        <w:rPr>
          <w:lang w:eastAsia="zh-CN"/>
        </w:rPr>
        <w:t>对于电力系统而言</w:t>
      </w:r>
      <w:r>
        <w:rPr>
          <w:spacing w:val="-48"/>
          <w:lang w:eastAsia="zh-CN"/>
        </w:rPr>
        <w:t>，</w:t>
      </w:r>
      <w:r>
        <w:rPr>
          <w:lang w:eastAsia="zh-CN"/>
        </w:rPr>
        <w:t>脆弱性的概念目前还没有清晰明确的定义</w:t>
      </w:r>
      <w:r>
        <w:rPr>
          <w:spacing w:val="-41"/>
          <w:lang w:eastAsia="zh-CN"/>
        </w:rPr>
        <w:t>。</w:t>
      </w:r>
      <w:r>
        <w:rPr>
          <w:lang w:eastAsia="zh-CN"/>
        </w:rPr>
        <w:t xml:space="preserve">电网结构和 </w:t>
      </w:r>
      <w:r>
        <w:rPr>
          <w:spacing w:val="3"/>
          <w:lang w:eastAsia="zh-CN"/>
        </w:rPr>
        <w:t>运行状态作为电网脆弱性研究的两个重要方面，本章将电力系统的脆弱性从这</w:t>
      </w:r>
      <w:r>
        <w:rPr>
          <w:spacing w:val="51"/>
          <w:lang w:eastAsia="zh-CN"/>
        </w:rPr>
        <w:t xml:space="preserve"> </w:t>
      </w:r>
      <w:r>
        <w:rPr>
          <w:lang w:eastAsia="zh-CN"/>
        </w:rPr>
        <w:t>两个方面展开研究</w:t>
      </w:r>
      <w:r>
        <w:rPr>
          <w:spacing w:val="-45"/>
          <w:lang w:eastAsia="zh-CN"/>
        </w:rPr>
        <w:t>，</w:t>
      </w:r>
      <w:r>
        <w:rPr>
          <w:lang w:eastAsia="zh-CN"/>
        </w:rPr>
        <w:t>首先从系统整体的脆弱性分析与描述入手</w:t>
      </w:r>
      <w:r>
        <w:rPr>
          <w:spacing w:val="-45"/>
          <w:lang w:eastAsia="zh-CN"/>
        </w:rPr>
        <w:t>，</w:t>
      </w:r>
      <w:r>
        <w:rPr>
          <w:lang w:eastAsia="zh-CN"/>
        </w:rPr>
        <w:t>得到清晰合理的 电力系统脆弱性本质概念和数学描述</w:t>
      </w:r>
      <w:r>
        <w:rPr>
          <w:spacing w:val="-45"/>
          <w:lang w:eastAsia="zh-CN"/>
        </w:rPr>
        <w:t>；</w:t>
      </w:r>
      <w:r>
        <w:rPr>
          <w:lang w:eastAsia="zh-CN"/>
        </w:rPr>
        <w:t>在此基础上</w:t>
      </w:r>
      <w:r>
        <w:rPr>
          <w:spacing w:val="-45"/>
          <w:lang w:eastAsia="zh-CN"/>
        </w:rPr>
        <w:t>，</w:t>
      </w:r>
      <w:r>
        <w:rPr>
          <w:lang w:eastAsia="zh-CN"/>
        </w:rPr>
        <w:t>分别从结构和状态两个方面 定义系统脆弱性概念</w:t>
      </w:r>
      <w:r>
        <w:rPr>
          <w:spacing w:val="-35"/>
          <w:lang w:eastAsia="zh-CN"/>
        </w:rPr>
        <w:t>，</w:t>
      </w:r>
      <w:r>
        <w:rPr>
          <w:lang w:eastAsia="zh-CN"/>
        </w:rPr>
        <w:t>在结构方面</w:t>
      </w:r>
      <w:r>
        <w:rPr>
          <w:spacing w:val="-35"/>
          <w:lang w:eastAsia="zh-CN"/>
        </w:rPr>
        <w:t>，</w:t>
      </w:r>
      <w:r>
        <w:rPr>
          <w:lang w:eastAsia="zh-CN"/>
        </w:rPr>
        <w:t>主要基于复杂网络和</w:t>
      </w:r>
      <w:r>
        <w:rPr>
          <w:spacing w:val="-59"/>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理论进行指 标研究</w:t>
      </w:r>
      <w:r>
        <w:rPr>
          <w:spacing w:val="-30"/>
          <w:lang w:eastAsia="zh-CN"/>
        </w:rPr>
        <w:t>，</w:t>
      </w:r>
      <w:r>
        <w:rPr>
          <w:lang w:eastAsia="zh-CN"/>
        </w:rPr>
        <w:t>建立电网结构脆弱性模型</w:t>
      </w:r>
      <w:r>
        <w:rPr>
          <w:spacing w:val="-30"/>
          <w:lang w:eastAsia="zh-CN"/>
        </w:rPr>
        <w:t>；</w:t>
      </w:r>
      <w:r>
        <w:rPr>
          <w:lang w:eastAsia="zh-CN"/>
        </w:rPr>
        <w:t>在状态方面</w:t>
      </w:r>
      <w:r>
        <w:rPr>
          <w:spacing w:val="-30"/>
          <w:lang w:eastAsia="zh-CN"/>
        </w:rPr>
        <w:t>，</w:t>
      </w:r>
      <w:r>
        <w:rPr>
          <w:lang w:eastAsia="zh-CN"/>
        </w:rPr>
        <w:t>主要基于蒙特卡洛模拟实验和 潮流计算进行指标研究，建立电网状态脆弱性模型。</w:t>
      </w:r>
    </w:p>
    <w:p w14:paraId="7CF5D3AF" w14:textId="77777777" w:rsidR="00996552" w:rsidRDefault="00996552">
      <w:pPr>
        <w:rPr>
          <w:rFonts w:ascii="宋体" w:eastAsia="宋体" w:hAnsi="宋体" w:cs="宋体"/>
          <w:sz w:val="24"/>
          <w:szCs w:val="24"/>
          <w:lang w:eastAsia="zh-CN"/>
        </w:rPr>
      </w:pPr>
    </w:p>
    <w:p w14:paraId="7DC6D336" w14:textId="77777777" w:rsidR="00996552" w:rsidRDefault="00996552">
      <w:pPr>
        <w:spacing w:before="10"/>
        <w:rPr>
          <w:rFonts w:ascii="宋体" w:eastAsia="宋体" w:hAnsi="宋体" w:cs="宋体"/>
          <w:sz w:val="19"/>
          <w:szCs w:val="19"/>
          <w:lang w:eastAsia="zh-CN"/>
        </w:rPr>
      </w:pPr>
    </w:p>
    <w:p w14:paraId="4FA1BB86" w14:textId="77777777" w:rsidR="00996552" w:rsidRDefault="002D0D3F">
      <w:pPr>
        <w:tabs>
          <w:tab w:val="left" w:pos="817"/>
        </w:tabs>
        <w:ind w:left="117"/>
        <w:rPr>
          <w:rFonts w:ascii="宋体" w:eastAsia="宋体" w:hAnsi="宋体" w:cs="宋体"/>
          <w:sz w:val="30"/>
          <w:szCs w:val="30"/>
          <w:lang w:eastAsia="zh-CN"/>
        </w:rPr>
      </w:pPr>
      <w:bookmarkStart w:id="79" w:name="3.2_电力系统脆弱性分析与数学描述"/>
      <w:bookmarkStart w:id="80" w:name="_bookmark40"/>
      <w:bookmarkEnd w:id="79"/>
      <w:bookmarkEnd w:id="80"/>
      <w:r>
        <w:rPr>
          <w:rFonts w:ascii="Times New Roman" w:eastAsia="Times New Roman" w:hAnsi="Times New Roman" w:cs="Times New Roman"/>
          <w:sz w:val="32"/>
          <w:szCs w:val="32"/>
          <w:lang w:eastAsia="zh-CN"/>
        </w:rPr>
        <w:t>3.2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电力系统脆弱性分析与数学描述</w:t>
      </w:r>
    </w:p>
    <w:p w14:paraId="0AA3D5BB" w14:textId="77777777" w:rsidR="00996552" w:rsidRDefault="00996552">
      <w:pPr>
        <w:spacing w:before="9"/>
        <w:rPr>
          <w:rFonts w:ascii="宋体" w:eastAsia="宋体" w:hAnsi="宋体" w:cs="宋体"/>
          <w:sz w:val="23"/>
          <w:szCs w:val="23"/>
          <w:lang w:eastAsia="zh-CN"/>
        </w:rPr>
      </w:pPr>
    </w:p>
    <w:p w14:paraId="4A4B1670" w14:textId="77777777" w:rsidR="00996552" w:rsidRDefault="002D0D3F">
      <w:pPr>
        <w:pStyle w:val="a3"/>
        <w:spacing w:line="305" w:lineRule="auto"/>
        <w:ind w:right="195" w:firstLine="480"/>
        <w:jc w:val="both"/>
        <w:rPr>
          <w:lang w:eastAsia="zh-CN"/>
        </w:rPr>
      </w:pPr>
      <w:r>
        <w:rPr>
          <w:spacing w:val="4"/>
          <w:lang w:eastAsia="zh-CN"/>
        </w:rPr>
        <w:t>本节首先根据电力系统脆弱性的特征，得到较为明确的电力系统脆弱性本</w:t>
      </w:r>
      <w:r>
        <w:rPr>
          <w:spacing w:val="42"/>
          <w:lang w:eastAsia="zh-CN"/>
        </w:rPr>
        <w:t xml:space="preserve"> </w:t>
      </w:r>
      <w:r>
        <w:rPr>
          <w:lang w:eastAsia="zh-CN"/>
        </w:rPr>
        <w:t>质概念</w:t>
      </w:r>
      <w:r>
        <w:rPr>
          <w:spacing w:val="-45"/>
          <w:lang w:eastAsia="zh-CN"/>
        </w:rPr>
        <w:t>；</w:t>
      </w:r>
      <w:r>
        <w:rPr>
          <w:lang w:eastAsia="zh-CN"/>
        </w:rPr>
        <w:t>进而对电力系统的脆性过程进行分析</w:t>
      </w:r>
      <w:r>
        <w:rPr>
          <w:spacing w:val="-45"/>
          <w:lang w:eastAsia="zh-CN"/>
        </w:rPr>
        <w:t>，</w:t>
      </w:r>
      <w:r>
        <w:rPr>
          <w:lang w:eastAsia="zh-CN"/>
        </w:rPr>
        <w:t>并给出电力系统脆弱性的数学描 述。</w:t>
      </w:r>
    </w:p>
    <w:p w14:paraId="3DA8A6AC" w14:textId="77777777" w:rsidR="00996552" w:rsidRDefault="00996552">
      <w:pPr>
        <w:spacing w:before="3"/>
        <w:rPr>
          <w:rFonts w:ascii="宋体" w:eastAsia="宋体" w:hAnsi="宋体" w:cs="宋体"/>
          <w:sz w:val="24"/>
          <w:szCs w:val="24"/>
          <w:lang w:eastAsia="zh-CN"/>
        </w:rPr>
      </w:pPr>
    </w:p>
    <w:p w14:paraId="0A0EE21D" w14:textId="77777777" w:rsidR="00996552" w:rsidRDefault="002D0D3F">
      <w:pPr>
        <w:tabs>
          <w:tab w:val="left" w:pos="997"/>
        </w:tabs>
        <w:ind w:left="117"/>
        <w:rPr>
          <w:rFonts w:ascii="宋体" w:eastAsia="宋体" w:hAnsi="宋体" w:cs="宋体"/>
          <w:sz w:val="28"/>
          <w:szCs w:val="28"/>
          <w:lang w:eastAsia="zh-CN"/>
        </w:rPr>
      </w:pPr>
      <w:bookmarkStart w:id="81" w:name="3.2.1_电力系统脆弱性的本质及脆弱过程分析"/>
      <w:bookmarkStart w:id="82" w:name="_bookmark41"/>
      <w:bookmarkEnd w:id="81"/>
      <w:bookmarkEnd w:id="82"/>
      <w:r>
        <w:rPr>
          <w:rFonts w:ascii="Times New Roman" w:eastAsia="Times New Roman" w:hAnsi="Times New Roman" w:cs="Times New Roman"/>
          <w:sz w:val="30"/>
          <w:szCs w:val="30"/>
          <w:lang w:eastAsia="zh-CN"/>
        </w:rPr>
        <w:t>3.2.1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电力系统脆弱性的本质及脆弱过程分析</w:t>
      </w:r>
    </w:p>
    <w:p w14:paraId="78052CE7" w14:textId="77777777" w:rsidR="00996552" w:rsidRDefault="00996552">
      <w:pPr>
        <w:spacing w:before="1"/>
        <w:rPr>
          <w:rFonts w:ascii="宋体" w:eastAsia="宋体" w:hAnsi="宋体" w:cs="宋体"/>
          <w:sz w:val="24"/>
          <w:szCs w:val="24"/>
          <w:lang w:eastAsia="zh-CN"/>
        </w:rPr>
      </w:pPr>
    </w:p>
    <w:p w14:paraId="799886DC" w14:textId="77777777" w:rsidR="00996552" w:rsidRDefault="002D0D3F">
      <w:pPr>
        <w:pStyle w:val="a3"/>
        <w:spacing w:line="305" w:lineRule="auto"/>
        <w:ind w:right="195" w:firstLine="480"/>
        <w:jc w:val="both"/>
        <w:rPr>
          <w:lang w:eastAsia="zh-CN"/>
        </w:rPr>
      </w:pPr>
      <w:r>
        <w:rPr>
          <w:spacing w:val="4"/>
          <w:lang w:eastAsia="zh-CN"/>
        </w:rPr>
        <w:t>电力系统脆弱性是系统本身固有的一种属性，在正常运行和工作状态下不</w:t>
      </w:r>
      <w:r>
        <w:rPr>
          <w:spacing w:val="42"/>
          <w:lang w:eastAsia="zh-CN"/>
        </w:rPr>
        <w:t xml:space="preserve"> </w:t>
      </w:r>
      <w:r>
        <w:rPr>
          <w:lang w:eastAsia="zh-CN"/>
        </w:rPr>
        <w:t>会显现</w:t>
      </w:r>
      <w:r>
        <w:rPr>
          <w:spacing w:val="-27"/>
          <w:lang w:eastAsia="zh-CN"/>
        </w:rPr>
        <w:t>。</w:t>
      </w:r>
      <w:r>
        <w:rPr>
          <w:lang w:eastAsia="zh-CN"/>
        </w:rPr>
        <w:t>在电力系统中</w:t>
      </w:r>
      <w:r>
        <w:rPr>
          <w:spacing w:val="-32"/>
          <w:lang w:eastAsia="zh-CN"/>
        </w:rPr>
        <w:t>，</w:t>
      </w:r>
      <w:r>
        <w:rPr>
          <w:lang w:eastAsia="zh-CN"/>
        </w:rPr>
        <w:t>每个子系统或元件是相互关联的</w:t>
      </w:r>
      <w:r>
        <w:rPr>
          <w:spacing w:val="-32"/>
          <w:lang w:eastAsia="zh-CN"/>
        </w:rPr>
        <w:t>，</w:t>
      </w:r>
      <w:r>
        <w:rPr>
          <w:lang w:eastAsia="zh-CN"/>
        </w:rPr>
        <w:t xml:space="preserve">当子系统或单个元件 </w:t>
      </w:r>
      <w:r>
        <w:rPr>
          <w:spacing w:val="3"/>
          <w:lang w:eastAsia="zh-CN"/>
        </w:rPr>
        <w:t>由于外界扰动或自身参数变化而使正常运行状态改变或发生故障时，会导致系</w:t>
      </w:r>
      <w:r>
        <w:rPr>
          <w:spacing w:val="51"/>
          <w:lang w:eastAsia="zh-CN"/>
        </w:rPr>
        <w:t xml:space="preserve"> </w:t>
      </w:r>
      <w:r>
        <w:rPr>
          <w:lang w:eastAsia="zh-CN"/>
        </w:rPr>
        <w:t>统承受不确定性因素的能力变差</w:t>
      </w:r>
      <w:r>
        <w:rPr>
          <w:spacing w:val="-48"/>
          <w:lang w:eastAsia="zh-CN"/>
        </w:rPr>
        <w:t>，</w:t>
      </w:r>
      <w:r>
        <w:rPr>
          <w:lang w:eastAsia="zh-CN"/>
        </w:rPr>
        <w:t>这种特性即为系统的脆弱性</w:t>
      </w:r>
      <w:r>
        <w:rPr>
          <w:spacing w:val="-41"/>
          <w:lang w:eastAsia="zh-CN"/>
        </w:rPr>
        <w:t>。</w:t>
      </w:r>
      <w:r>
        <w:rPr>
          <w:lang w:eastAsia="zh-CN"/>
        </w:rPr>
        <w:t>它表现的是系统 对外界扰动或自身参数变化的耐受程度</w:t>
      </w:r>
      <w:r>
        <w:rPr>
          <w:spacing w:val="-41"/>
          <w:lang w:eastAsia="zh-CN"/>
        </w:rPr>
        <w:t>。</w:t>
      </w:r>
      <w:r>
        <w:rPr>
          <w:lang w:eastAsia="zh-CN"/>
        </w:rPr>
        <w:t>其耐受程度由两个方面的体现</w:t>
      </w:r>
      <w:r>
        <w:rPr>
          <w:spacing w:val="-49"/>
          <w:lang w:eastAsia="zh-CN"/>
        </w:rPr>
        <w:t>，</w:t>
      </w:r>
      <w:r>
        <w:rPr>
          <w:lang w:eastAsia="zh-CN"/>
        </w:rPr>
        <w:t>一是系 统受影响的程度；二是系统抗干扰的能力。</w:t>
      </w:r>
    </w:p>
    <w:p w14:paraId="6B7AAA51" w14:textId="77777777" w:rsidR="00996552" w:rsidRDefault="002D0D3F">
      <w:pPr>
        <w:pStyle w:val="a3"/>
        <w:spacing w:before="20" w:line="305" w:lineRule="auto"/>
        <w:ind w:right="195" w:firstLine="480"/>
        <w:jc w:val="both"/>
        <w:rPr>
          <w:lang w:eastAsia="zh-CN"/>
        </w:rPr>
      </w:pPr>
      <w:r>
        <w:rPr>
          <w:lang w:eastAsia="zh-CN"/>
        </w:rPr>
        <w:t>按研究角度的不同</w:t>
      </w:r>
      <w:r>
        <w:rPr>
          <w:spacing w:val="-48"/>
          <w:lang w:eastAsia="zh-CN"/>
        </w:rPr>
        <w:t>，</w:t>
      </w:r>
      <w:r>
        <w:rPr>
          <w:lang w:eastAsia="zh-CN"/>
        </w:rPr>
        <w:t>将电力系统的脆弱性分为结构脆弱性和状态脆弱性</w:t>
      </w:r>
      <w:r>
        <w:rPr>
          <w:spacing w:val="-41"/>
          <w:lang w:eastAsia="zh-CN"/>
        </w:rPr>
        <w:t>。</w:t>
      </w:r>
      <w:r>
        <w:rPr>
          <w:lang w:eastAsia="zh-CN"/>
        </w:rPr>
        <w:t xml:space="preserve">结 </w:t>
      </w:r>
      <w:r>
        <w:rPr>
          <w:spacing w:val="3"/>
          <w:lang w:eastAsia="zh-CN"/>
        </w:rPr>
        <w:t>构脆弱性研究的是电力系统中某个元件在网络拓扑的重要程度，反映的是系统</w:t>
      </w:r>
      <w:r>
        <w:rPr>
          <w:spacing w:val="51"/>
          <w:lang w:eastAsia="zh-CN"/>
        </w:rPr>
        <w:t xml:space="preserve"> </w:t>
      </w:r>
      <w:r>
        <w:rPr>
          <w:spacing w:val="3"/>
          <w:lang w:eastAsia="zh-CN"/>
        </w:rPr>
        <w:t>受影响程度；状态脆弱性则研究的是电力系统各状态变量偏离正常运行状态的</w:t>
      </w:r>
      <w:r>
        <w:rPr>
          <w:spacing w:val="51"/>
          <w:lang w:eastAsia="zh-CN"/>
        </w:rPr>
        <w:t xml:space="preserve"> </w:t>
      </w:r>
      <w:r>
        <w:rPr>
          <w:lang w:eastAsia="zh-CN"/>
        </w:rPr>
        <w:t>程度，反映的是系统抗干扰能力。</w:t>
      </w:r>
    </w:p>
    <w:p w14:paraId="5BE4E421" w14:textId="77777777" w:rsidR="00996552" w:rsidRDefault="002D0D3F">
      <w:pPr>
        <w:pStyle w:val="a3"/>
        <w:spacing w:before="20" w:line="305" w:lineRule="auto"/>
        <w:ind w:right="106" w:firstLine="480"/>
        <w:jc w:val="both"/>
        <w:rPr>
          <w:lang w:eastAsia="zh-CN"/>
        </w:rPr>
      </w:pPr>
      <w:r>
        <w:rPr>
          <w:lang w:eastAsia="zh-CN"/>
        </w:rPr>
        <w:t>随着电力系统拓扑结构复杂性的提高</w:t>
      </w:r>
      <w:r>
        <w:rPr>
          <w:spacing w:val="-45"/>
          <w:lang w:eastAsia="zh-CN"/>
        </w:rPr>
        <w:t>，</w:t>
      </w:r>
      <w:r>
        <w:rPr>
          <w:lang w:eastAsia="zh-CN"/>
        </w:rPr>
        <w:t>负荷需求的增大</w:t>
      </w:r>
      <w:r>
        <w:rPr>
          <w:spacing w:val="-45"/>
          <w:lang w:eastAsia="zh-CN"/>
        </w:rPr>
        <w:t>，</w:t>
      </w:r>
      <w:r>
        <w:rPr>
          <w:lang w:eastAsia="zh-CN"/>
        </w:rPr>
        <w:t>加之影响电力系统 脆弱性的因素复杂多样</w:t>
      </w:r>
      <w:r>
        <w:rPr>
          <w:spacing w:val="-27"/>
          <w:lang w:eastAsia="zh-CN"/>
        </w:rPr>
        <w:t>。</w:t>
      </w:r>
      <w:r>
        <w:rPr>
          <w:lang w:eastAsia="zh-CN"/>
        </w:rPr>
        <w:t>电力系统在局部故障发生后</w:t>
      </w:r>
      <w:r>
        <w:rPr>
          <w:spacing w:val="-32"/>
          <w:lang w:eastAsia="zh-CN"/>
        </w:rPr>
        <w:t>，</w:t>
      </w:r>
      <w:r>
        <w:rPr>
          <w:lang w:eastAsia="zh-CN"/>
        </w:rPr>
        <w:t>由于级联特性</w:t>
      </w:r>
      <w:r>
        <w:rPr>
          <w:spacing w:val="-32"/>
          <w:lang w:eastAsia="zh-CN"/>
        </w:rPr>
        <w:t>，</w:t>
      </w:r>
      <w:r>
        <w:rPr>
          <w:lang w:eastAsia="zh-CN"/>
        </w:rPr>
        <w:t>极易出现 连锁故障，进而导致大面积网络瘫痪。因此有必要对脆弱性过程进行深入分析。</w:t>
      </w:r>
    </w:p>
    <w:p w14:paraId="7710A5D2" w14:textId="77777777" w:rsidR="00996552" w:rsidRDefault="002D0D3F">
      <w:pPr>
        <w:pStyle w:val="a3"/>
        <w:spacing w:before="20"/>
        <w:ind w:left="597"/>
        <w:rPr>
          <w:lang w:eastAsia="zh-CN"/>
        </w:rPr>
      </w:pPr>
      <w:r>
        <w:rPr>
          <w:lang w:eastAsia="zh-CN"/>
        </w:rPr>
        <w:t>电力系统脆弱性激发过程如下：</w:t>
      </w:r>
    </w:p>
    <w:p w14:paraId="54B64F57" w14:textId="77777777" w:rsidR="00996552" w:rsidRDefault="00996552">
      <w:pPr>
        <w:rPr>
          <w:lang w:eastAsia="zh-CN"/>
        </w:rPr>
        <w:sectPr w:rsidR="00996552">
          <w:pgSz w:w="11910" w:h="16840"/>
          <w:pgMar w:top="1140" w:right="1600" w:bottom="1280" w:left="1680" w:header="871" w:footer="1055" w:gutter="0"/>
          <w:cols w:space="720"/>
        </w:sectPr>
      </w:pPr>
    </w:p>
    <w:p w14:paraId="710EA5BA" w14:textId="77777777" w:rsidR="00996552" w:rsidRDefault="00996552">
      <w:pPr>
        <w:rPr>
          <w:rFonts w:ascii="宋体" w:eastAsia="宋体" w:hAnsi="宋体" w:cs="宋体"/>
          <w:sz w:val="20"/>
          <w:szCs w:val="20"/>
          <w:lang w:eastAsia="zh-CN"/>
        </w:rPr>
      </w:pPr>
    </w:p>
    <w:p w14:paraId="59F8CAB4" w14:textId="77777777" w:rsidR="00996552" w:rsidRDefault="00996552">
      <w:pPr>
        <w:rPr>
          <w:rFonts w:ascii="宋体" w:eastAsia="宋体" w:hAnsi="宋体" w:cs="宋体"/>
          <w:sz w:val="20"/>
          <w:szCs w:val="20"/>
          <w:lang w:eastAsia="zh-CN"/>
        </w:rPr>
      </w:pPr>
    </w:p>
    <w:p w14:paraId="3885383A" w14:textId="77777777" w:rsidR="00996552" w:rsidRDefault="00996552">
      <w:pPr>
        <w:spacing w:before="4"/>
        <w:rPr>
          <w:rFonts w:ascii="宋体" w:eastAsia="宋体" w:hAnsi="宋体" w:cs="宋体"/>
          <w:sz w:val="10"/>
          <w:szCs w:val="10"/>
          <w:lang w:eastAsia="zh-CN"/>
        </w:rPr>
      </w:pPr>
    </w:p>
    <w:p w14:paraId="69CAE4EE" w14:textId="77777777" w:rsidR="00996552" w:rsidRDefault="00025C9E">
      <w:pPr>
        <w:spacing w:line="200" w:lineRule="atLeast"/>
        <w:ind w:left="1884"/>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7375348">
          <v:group id="_x0000_s6956" style="width:238.9pt;height:42.05pt;mso-position-horizontal-relative:char;mso-position-vertical-relative:line" coordsize="4778,841">
            <v:group id="_x0000_s6966" style="position:absolute;left:8;top:8;width:1474;height:826" coordorigin="8,8" coordsize="1474,826">
              <v:shape id="_x0000_s6967" style="position:absolute;left:8;top:8;width:1474;height:826" coordorigin="8,8" coordsize="1474,826" path="m1482,420r-10,-67l1444,290r-45,-59l1339,176r-73,-48l1180,87,1083,54,977,29,864,13,745,8,684,9,567,19,458,40,356,69r-91,38l185,152r-67,51l65,260,29,321,10,386,8,420r2,34l29,519r36,62l118,638r67,51l265,734r91,37l458,801r109,20l684,832r61,1l805,832,922,821r109,-20l1133,771r91,-37l1304,689r67,-51l1424,581r36,-62l1479,454r3,-34xe" filled="f">
                <v:path arrowok="t"/>
              </v:shape>
            </v:group>
            <v:group id="_x0000_s6964" style="position:absolute;left:1482;top:420;width:1635;height:2" coordorigin="1482,420" coordsize="1635,2">
              <v:shape id="_x0000_s6965" style="position:absolute;left:1482;top:420;width:1635;height:2" coordorigin="1482,420" coordsize="1635,0" path="m1482,420r1634,e" filled="f">
                <v:path arrowok="t"/>
              </v:shape>
            </v:group>
            <v:group id="_x0000_s6962" style="position:absolute;left:3296;top:8;width:1475;height:826" coordorigin="3296,8" coordsize="1475,826">
              <v:shape id="_x0000_s6963" style="position:absolute;left:3296;top:8;width:1475;height:826" coordorigin="3296,8" coordsize="1475,826" path="m4770,420r-10,-67l4732,290r-44,-59l4628,176r-74,-48l4468,87,4371,54,4266,29,4152,13,4033,8r-61,1l3856,19,3746,40,3644,69r-91,38l3473,152r-67,51l3354,260r-37,61l3298,386r-2,34l3298,454r19,65l3354,581r52,57l3473,689r80,45l3644,771r102,30l3856,821r116,11l4033,833r60,-1l4210,821r110,-20l4421,771r91,-37l4592,689r67,-51l4712,581r36,-62l4767,454r3,-34xe" filled="f">
                <v:path arrowok="t"/>
              </v:shape>
            </v:group>
            <v:group id="_x0000_s6957" style="position:absolute;left:3099;top:355;width:197;height:131" coordorigin="3099,355" coordsize="197,131">
              <v:shape id="_x0000_s6961" style="position:absolute;left:3099;top:355;width:197;height:131" coordorigin="3099,355" coordsize="197,131" path="m3099,355r,131l3296,420,3099,355xe" fillcolor="black" stroked="f">
                <v:path arrowok="t"/>
              </v:shape>
              <v:shape id="_x0000_s6960" type="#_x0000_t202" style="position:absolute;left:2025;top:87;width:722;height:182" filled="f" stroked="f">
                <v:textbox inset="0,0,0,0">
                  <w:txbxContent>
                    <w:p w14:paraId="1D553384" w14:textId="77777777" w:rsidR="00025C9E" w:rsidRDefault="00025C9E">
                      <w:pPr>
                        <w:spacing w:line="181" w:lineRule="exact"/>
                        <w:rPr>
                          <w:rFonts w:ascii="宋体" w:eastAsia="宋体" w:hAnsi="宋体" w:cs="宋体"/>
                          <w:sz w:val="18"/>
                          <w:szCs w:val="18"/>
                        </w:rPr>
                      </w:pPr>
                      <w:bookmarkStart w:id="83" w:name="_bookmark42"/>
                      <w:bookmarkEnd w:id="83"/>
                      <w:r>
                        <w:rPr>
                          <w:rFonts w:ascii="宋体" w:eastAsia="宋体" w:hAnsi="宋体" w:cs="宋体"/>
                          <w:spacing w:val="-1"/>
                          <w:sz w:val="18"/>
                          <w:szCs w:val="18"/>
                        </w:rPr>
                        <w:t>脆弱过程</w:t>
                      </w:r>
                    </w:p>
                  </w:txbxContent>
                </v:textbox>
              </v:shape>
              <v:shape id="_x0000_s6959" type="#_x0000_t202" style="position:absolute;left:477;top:325;width:540;height:182" filled="f" stroked="f">
                <v:textbox inset="0,0,0,0">
                  <w:txbxContent>
                    <w:p w14:paraId="46F6C242" w14:textId="77777777" w:rsidR="00025C9E" w:rsidRDefault="00025C9E">
                      <w:pPr>
                        <w:spacing w:line="181" w:lineRule="exact"/>
                        <w:rPr>
                          <w:rFonts w:ascii="宋体" w:eastAsia="宋体" w:hAnsi="宋体" w:cs="宋体"/>
                          <w:sz w:val="18"/>
                          <w:szCs w:val="18"/>
                        </w:rPr>
                      </w:pPr>
                      <w:r>
                        <w:rPr>
                          <w:rFonts w:ascii="宋体" w:eastAsia="宋体" w:hAnsi="宋体" w:cs="宋体"/>
                          <w:spacing w:val="-2"/>
                          <w:sz w:val="18"/>
                          <w:szCs w:val="18"/>
                        </w:rPr>
                        <w:t>脆性源</w:t>
                      </w:r>
                    </w:p>
                  </w:txbxContent>
                </v:textbox>
              </v:shape>
              <v:shape id="_x0000_s6958" type="#_x0000_t202" style="position:absolute;left:3682;top:325;width:722;height:182" filled="f" stroked="f">
                <v:textbox inset="0,0,0,0">
                  <w:txbxContent>
                    <w:p w14:paraId="7521C258" w14:textId="77777777" w:rsidR="00025C9E" w:rsidRDefault="00025C9E">
                      <w:pPr>
                        <w:spacing w:line="181" w:lineRule="exact"/>
                        <w:rPr>
                          <w:rFonts w:ascii="宋体" w:eastAsia="宋体" w:hAnsi="宋体" w:cs="宋体"/>
                          <w:sz w:val="18"/>
                          <w:szCs w:val="18"/>
                        </w:rPr>
                      </w:pPr>
                      <w:r>
                        <w:rPr>
                          <w:rFonts w:ascii="宋体" w:eastAsia="宋体" w:hAnsi="宋体" w:cs="宋体"/>
                          <w:spacing w:val="-1"/>
                          <w:sz w:val="18"/>
                          <w:szCs w:val="18"/>
                        </w:rPr>
                        <w:t>系统性能</w:t>
                      </w:r>
                    </w:p>
                  </w:txbxContent>
                </v:textbox>
              </v:shape>
            </v:group>
            <w10:anchorlock/>
          </v:group>
        </w:pict>
      </w:r>
    </w:p>
    <w:p w14:paraId="27BD72D4" w14:textId="77777777" w:rsidR="00996552" w:rsidRDefault="00996552">
      <w:pPr>
        <w:rPr>
          <w:rFonts w:ascii="宋体" w:eastAsia="宋体" w:hAnsi="宋体" w:cs="宋体"/>
          <w:sz w:val="20"/>
          <w:szCs w:val="20"/>
        </w:rPr>
      </w:pPr>
    </w:p>
    <w:p w14:paraId="29EAE5DD" w14:textId="77777777" w:rsidR="00996552" w:rsidRDefault="002D0D3F">
      <w:pPr>
        <w:tabs>
          <w:tab w:val="left" w:pos="2855"/>
        </w:tabs>
        <w:spacing w:before="193"/>
        <w:ind w:left="597" w:firstLine="152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脆性源、脆性过程及系统性能的关系图</w:t>
      </w:r>
    </w:p>
    <w:p w14:paraId="338127A0" w14:textId="77777777" w:rsidR="00996552" w:rsidRDefault="00996552">
      <w:pPr>
        <w:spacing w:before="1"/>
        <w:rPr>
          <w:rFonts w:ascii="宋体" w:eastAsia="宋体" w:hAnsi="宋体" w:cs="宋体"/>
          <w:lang w:eastAsia="zh-CN"/>
        </w:rPr>
      </w:pPr>
    </w:p>
    <w:p w14:paraId="7CDA04E1" w14:textId="77777777" w:rsidR="00996552" w:rsidRDefault="002D0D3F">
      <w:pPr>
        <w:pStyle w:val="a3"/>
        <w:spacing w:line="305" w:lineRule="auto"/>
        <w:ind w:right="275" w:firstLine="480"/>
        <w:jc w:val="both"/>
        <w:rPr>
          <w:lang w:eastAsia="zh-CN"/>
        </w:rPr>
      </w:pPr>
      <w:r>
        <w:rPr>
          <w:lang w:eastAsia="zh-CN"/>
        </w:rPr>
        <w:t>脆性源：包含系统脆弱性的元件（节点或线路</w:t>
      </w:r>
      <w:r>
        <w:rPr>
          <w:spacing w:val="-112"/>
          <w:lang w:eastAsia="zh-CN"/>
        </w:rPr>
        <w:t>）</w:t>
      </w:r>
      <w:r>
        <w:rPr>
          <w:lang w:eastAsia="zh-CN"/>
        </w:rPr>
        <w:t>。当脆弱性条件触发时，脆 性源会将脆性发出</w:t>
      </w:r>
      <w:r>
        <w:rPr>
          <w:spacing w:val="-32"/>
          <w:lang w:eastAsia="zh-CN"/>
        </w:rPr>
        <w:t>，</w:t>
      </w:r>
      <w:r>
        <w:rPr>
          <w:lang w:eastAsia="zh-CN"/>
        </w:rPr>
        <w:t>进而引发其他部分的崩溃</w:t>
      </w:r>
      <w:r>
        <w:rPr>
          <w:spacing w:val="-32"/>
          <w:lang w:eastAsia="zh-CN"/>
        </w:rPr>
        <w:t>，</w:t>
      </w:r>
      <w:r>
        <w:rPr>
          <w:lang w:eastAsia="zh-CN"/>
        </w:rPr>
        <w:t>这部分元件称为脆性源</w:t>
      </w:r>
      <w:r>
        <w:rPr>
          <w:spacing w:val="-27"/>
          <w:lang w:eastAsia="zh-CN"/>
        </w:rPr>
        <w:t>。</w:t>
      </w:r>
      <w:r>
        <w:rPr>
          <w:lang w:eastAsia="zh-CN"/>
        </w:rPr>
        <w:t>其脆弱 性触发条件有很多，如元件状态参数、结构参数的变化。</w:t>
      </w:r>
    </w:p>
    <w:p w14:paraId="52FA312F" w14:textId="77777777" w:rsidR="00996552" w:rsidRDefault="002D0D3F">
      <w:pPr>
        <w:pStyle w:val="a3"/>
        <w:spacing w:before="20" w:line="305" w:lineRule="auto"/>
        <w:ind w:right="75" w:firstLine="480"/>
        <w:rPr>
          <w:lang w:eastAsia="zh-CN"/>
        </w:rPr>
      </w:pPr>
      <w:r>
        <w:rPr>
          <w:lang w:eastAsia="zh-CN"/>
        </w:rPr>
        <w:t>脆性过程</w:t>
      </w:r>
      <w:r>
        <w:rPr>
          <w:spacing w:val="-52"/>
          <w:lang w:eastAsia="zh-CN"/>
        </w:rPr>
        <w:t>：</w:t>
      </w:r>
      <w:r>
        <w:rPr>
          <w:lang w:eastAsia="zh-CN"/>
        </w:rPr>
        <w:t>在电力系统中</w:t>
      </w:r>
      <w:r>
        <w:rPr>
          <w:spacing w:val="-52"/>
          <w:lang w:eastAsia="zh-CN"/>
        </w:rPr>
        <w:t>，</w:t>
      </w:r>
      <w:r>
        <w:rPr>
          <w:lang w:eastAsia="zh-CN"/>
        </w:rPr>
        <w:t>脆性过程为脆性源激发后</w:t>
      </w:r>
      <w:r>
        <w:rPr>
          <w:spacing w:val="-52"/>
          <w:lang w:eastAsia="zh-CN"/>
        </w:rPr>
        <w:t>，</w:t>
      </w:r>
      <w:r>
        <w:rPr>
          <w:lang w:eastAsia="zh-CN"/>
        </w:rPr>
        <w:t>其脆弱性的传递过程， 即电网的级联效应，进而导致系统性能参数的变化和连锁故障的发生。</w:t>
      </w:r>
    </w:p>
    <w:p w14:paraId="633DC53E" w14:textId="77777777" w:rsidR="00996552" w:rsidRDefault="002D0D3F">
      <w:pPr>
        <w:pStyle w:val="a3"/>
        <w:spacing w:before="20" w:line="305" w:lineRule="auto"/>
        <w:ind w:right="99" w:firstLine="480"/>
        <w:rPr>
          <w:lang w:eastAsia="zh-CN"/>
        </w:rPr>
      </w:pPr>
      <w:r>
        <w:rPr>
          <w:lang w:eastAsia="zh-CN"/>
        </w:rPr>
        <w:t>系统性能</w:t>
      </w:r>
      <w:r>
        <w:rPr>
          <w:spacing w:val="-45"/>
          <w:lang w:eastAsia="zh-CN"/>
        </w:rPr>
        <w:t>：</w:t>
      </w:r>
      <w:r>
        <w:rPr>
          <w:lang w:eastAsia="zh-CN"/>
        </w:rPr>
        <w:t>表征的是系统保持正常运行的能力</w:t>
      </w:r>
      <w:r>
        <w:rPr>
          <w:spacing w:val="-45"/>
          <w:lang w:eastAsia="zh-CN"/>
        </w:rPr>
        <w:t>，</w:t>
      </w:r>
      <w:r>
        <w:rPr>
          <w:lang w:eastAsia="zh-CN"/>
        </w:rPr>
        <w:t>通常会定义系统性能指标来 评估脆性源对系统整体性能的影响程度。</w:t>
      </w:r>
    </w:p>
    <w:p w14:paraId="53C4CE50" w14:textId="77777777" w:rsidR="00996552" w:rsidRDefault="002D0D3F">
      <w:pPr>
        <w:pStyle w:val="a3"/>
        <w:spacing w:before="20" w:line="305" w:lineRule="auto"/>
        <w:ind w:right="99" w:firstLine="480"/>
        <w:rPr>
          <w:lang w:eastAsia="zh-CN"/>
        </w:rPr>
      </w:pPr>
      <w:r>
        <w:rPr>
          <w:spacing w:val="4"/>
          <w:lang w:eastAsia="zh-CN"/>
        </w:rPr>
        <w:t>通过对以上三个环节的定义与描述，本文对电力系统的脆弱性过程进行如</w:t>
      </w:r>
      <w:r>
        <w:rPr>
          <w:spacing w:val="42"/>
          <w:lang w:eastAsia="zh-CN"/>
        </w:rPr>
        <w:t xml:space="preserve"> </w:t>
      </w:r>
      <w:r>
        <w:rPr>
          <w:lang w:eastAsia="zh-CN"/>
        </w:rPr>
        <w:t>下阐释：</w:t>
      </w:r>
    </w:p>
    <w:p w14:paraId="402BB764" w14:textId="77777777" w:rsidR="00996552" w:rsidRDefault="002D0D3F">
      <w:pPr>
        <w:pStyle w:val="a3"/>
        <w:spacing w:before="20" w:line="305" w:lineRule="auto"/>
        <w:ind w:right="75" w:firstLine="480"/>
        <w:rPr>
          <w:lang w:eastAsia="zh-CN"/>
        </w:rPr>
      </w:pPr>
      <w:r>
        <w:rPr>
          <w:spacing w:val="1"/>
          <w:lang w:eastAsia="zh-CN"/>
        </w:rPr>
        <w:t>当脆性源的脆弱条件触发时，脆性源会被激发，将电力系统的脆弱性发出，</w:t>
      </w:r>
      <w:r>
        <w:rPr>
          <w:spacing w:val="58"/>
          <w:lang w:eastAsia="zh-CN"/>
        </w:rPr>
        <w:t xml:space="preserve"> </w:t>
      </w:r>
      <w:r>
        <w:rPr>
          <w:lang w:eastAsia="zh-CN"/>
        </w:rPr>
        <w:t>由于电网的级联效应</w:t>
      </w:r>
      <w:r>
        <w:rPr>
          <w:spacing w:val="-45"/>
          <w:lang w:eastAsia="zh-CN"/>
        </w:rPr>
        <w:t>，</w:t>
      </w:r>
      <w:r>
        <w:rPr>
          <w:lang w:eastAsia="zh-CN"/>
        </w:rPr>
        <w:t>在脆性过程环节其脆弱性会被传递</w:t>
      </w:r>
      <w:r>
        <w:rPr>
          <w:spacing w:val="-45"/>
          <w:lang w:eastAsia="zh-CN"/>
        </w:rPr>
        <w:t>，</w:t>
      </w:r>
      <w:r>
        <w:rPr>
          <w:lang w:eastAsia="zh-CN"/>
        </w:rPr>
        <w:t>使得系统的性能参数 发生变化（拓扑完整性变差和状态参数偏离正常范围</w:t>
      </w:r>
      <w:r>
        <w:rPr>
          <w:spacing w:val="-113"/>
          <w:lang w:eastAsia="zh-CN"/>
        </w:rPr>
        <w:t>）</w:t>
      </w:r>
      <w:r>
        <w:rPr>
          <w:lang w:eastAsia="zh-CN"/>
        </w:rPr>
        <w:t xml:space="preserve">。脆性源、脆性过程和系 </w:t>
      </w:r>
      <w:r>
        <w:rPr>
          <w:spacing w:val="1"/>
          <w:lang w:eastAsia="zh-CN"/>
        </w:rPr>
        <w:t>统性能三个环节在一个过程中同时激发，这构成了电力系统的脆弱性传递过程，</w:t>
      </w:r>
      <w:r>
        <w:rPr>
          <w:spacing w:val="58"/>
          <w:lang w:eastAsia="zh-CN"/>
        </w:rPr>
        <w:t xml:space="preserve"> </w:t>
      </w:r>
      <w:r>
        <w:rPr>
          <w:lang w:eastAsia="zh-CN"/>
        </w:rPr>
        <w:t>三者缺一不可。</w:t>
      </w:r>
    </w:p>
    <w:p w14:paraId="6827597B" w14:textId="77777777" w:rsidR="00996552" w:rsidRDefault="00996552">
      <w:pPr>
        <w:spacing w:before="3"/>
        <w:rPr>
          <w:rFonts w:ascii="宋体" w:eastAsia="宋体" w:hAnsi="宋体" w:cs="宋体"/>
          <w:sz w:val="24"/>
          <w:szCs w:val="24"/>
          <w:lang w:eastAsia="zh-CN"/>
        </w:rPr>
      </w:pPr>
    </w:p>
    <w:p w14:paraId="48A0C1F0" w14:textId="77777777" w:rsidR="00996552" w:rsidRDefault="002D0D3F">
      <w:pPr>
        <w:tabs>
          <w:tab w:val="left" w:pos="997"/>
        </w:tabs>
        <w:ind w:left="117"/>
        <w:rPr>
          <w:rFonts w:ascii="宋体" w:eastAsia="宋体" w:hAnsi="宋体" w:cs="宋体"/>
          <w:sz w:val="28"/>
          <w:szCs w:val="28"/>
          <w:lang w:eastAsia="zh-CN"/>
        </w:rPr>
      </w:pPr>
      <w:bookmarkStart w:id="84" w:name="3.2.2_电力系统脆弱性的数学描述"/>
      <w:bookmarkStart w:id="85" w:name="_bookmark43"/>
      <w:bookmarkEnd w:id="84"/>
      <w:bookmarkEnd w:id="85"/>
      <w:r>
        <w:rPr>
          <w:rFonts w:ascii="Times New Roman" w:eastAsia="Times New Roman" w:hAnsi="Times New Roman" w:cs="Times New Roman"/>
          <w:sz w:val="30"/>
          <w:szCs w:val="30"/>
          <w:lang w:eastAsia="zh-CN"/>
        </w:rPr>
        <w:t>3.2.2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电力系统脆弱性的数学描述</w:t>
      </w:r>
    </w:p>
    <w:p w14:paraId="5A3CF07F" w14:textId="77777777" w:rsidR="00996552" w:rsidRDefault="00996552">
      <w:pPr>
        <w:spacing w:before="1"/>
        <w:rPr>
          <w:rFonts w:ascii="宋体" w:eastAsia="宋体" w:hAnsi="宋体" w:cs="宋体"/>
          <w:sz w:val="24"/>
          <w:szCs w:val="24"/>
          <w:lang w:eastAsia="zh-CN"/>
        </w:rPr>
      </w:pPr>
    </w:p>
    <w:p w14:paraId="6EE32FF2" w14:textId="77777777" w:rsidR="00996552" w:rsidRDefault="002D0D3F">
      <w:pPr>
        <w:pStyle w:val="a3"/>
        <w:spacing w:line="305" w:lineRule="auto"/>
        <w:ind w:right="75" w:firstLine="480"/>
        <w:rPr>
          <w:lang w:eastAsia="zh-CN"/>
        </w:rPr>
      </w:pPr>
      <w:r>
        <w:rPr>
          <w:spacing w:val="1"/>
          <w:lang w:eastAsia="zh-CN"/>
        </w:rPr>
        <w:t>通过对电力系统脆弱性本质概念的分析研究可以得出，对于电力系统而言，</w:t>
      </w:r>
      <w:r>
        <w:rPr>
          <w:spacing w:val="54"/>
          <w:lang w:eastAsia="zh-CN"/>
        </w:rPr>
        <w:t xml:space="preserve"> </w:t>
      </w:r>
      <w:r>
        <w:rPr>
          <w:spacing w:val="3"/>
          <w:lang w:eastAsia="zh-CN"/>
        </w:rPr>
        <w:t>系统性能变化的主要原因是外部扰动对系统元件的影响以及元件内部结构参数</w:t>
      </w:r>
      <w:r>
        <w:rPr>
          <w:spacing w:val="59"/>
          <w:lang w:eastAsia="zh-CN"/>
        </w:rPr>
        <w:t xml:space="preserve"> </w:t>
      </w:r>
      <w:r>
        <w:rPr>
          <w:lang w:eastAsia="zh-CN"/>
        </w:rPr>
        <w:t>的变化</w:t>
      </w:r>
      <w:r>
        <w:rPr>
          <w:spacing w:val="-24"/>
          <w:lang w:eastAsia="zh-CN"/>
        </w:rPr>
        <w:t>，</w:t>
      </w:r>
      <w:r>
        <w:rPr>
          <w:lang w:eastAsia="zh-CN"/>
        </w:rPr>
        <w:t>即脆弱源</w:t>
      </w:r>
      <w:r>
        <w:rPr>
          <w:spacing w:val="-20"/>
          <w:lang w:eastAsia="zh-CN"/>
        </w:rPr>
        <w:t>。</w:t>
      </w:r>
      <w:r>
        <w:rPr>
          <w:lang w:eastAsia="zh-CN"/>
        </w:rPr>
        <w:t>脆弱源作用于脆弱环节</w:t>
      </w:r>
      <w:r>
        <w:rPr>
          <w:spacing w:val="-24"/>
          <w:lang w:eastAsia="zh-CN"/>
        </w:rPr>
        <w:t>，</w:t>
      </w:r>
      <w:r>
        <w:rPr>
          <w:lang w:eastAsia="zh-CN"/>
        </w:rPr>
        <w:t>使得系统脆弱性凸显</w:t>
      </w:r>
      <w:r>
        <w:rPr>
          <w:spacing w:val="-24"/>
          <w:lang w:eastAsia="zh-CN"/>
        </w:rPr>
        <w:t>，</w:t>
      </w:r>
      <w:r>
        <w:rPr>
          <w:lang w:eastAsia="zh-CN"/>
        </w:rPr>
        <w:t>系统性能变 差。其脆弱性的数学描述如下：</w:t>
      </w:r>
    </w:p>
    <w:p w14:paraId="1CB341C4" w14:textId="77777777" w:rsidR="00996552" w:rsidRDefault="002D0D3F">
      <w:pPr>
        <w:spacing w:before="20" w:line="268" w:lineRule="auto"/>
        <w:ind w:left="117" w:right="99" w:firstLine="480"/>
        <w:rPr>
          <w:rFonts w:ascii="宋体" w:eastAsia="宋体" w:hAnsi="宋体" w:cs="宋体"/>
          <w:sz w:val="24"/>
          <w:szCs w:val="24"/>
          <w:lang w:eastAsia="zh-CN"/>
        </w:rPr>
      </w:pPr>
      <w:r>
        <w:rPr>
          <w:rFonts w:ascii="宋体" w:eastAsia="宋体" w:hAnsi="宋体" w:cs="宋体"/>
          <w:sz w:val="24"/>
          <w:szCs w:val="24"/>
          <w:lang w:eastAsia="zh-CN"/>
        </w:rPr>
        <w:t>设系统</w:t>
      </w:r>
      <w:r>
        <w:rPr>
          <w:rFonts w:ascii="宋体" w:eastAsia="宋体" w:hAnsi="宋体" w:cs="宋体"/>
          <w:spacing w:val="-66"/>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spacing w:val="-3"/>
          <w:sz w:val="24"/>
          <w:szCs w:val="24"/>
          <w:lang w:eastAsia="zh-CN"/>
        </w:rPr>
        <w:t xml:space="preserve"> </w:t>
      </w:r>
      <w:r>
        <w:rPr>
          <w:rFonts w:ascii="宋体" w:eastAsia="宋体" w:hAnsi="宋体" w:cs="宋体"/>
          <w:sz w:val="24"/>
          <w:szCs w:val="24"/>
          <w:lang w:eastAsia="zh-CN"/>
        </w:rPr>
        <w:t>由</w:t>
      </w:r>
      <w:r>
        <w:rPr>
          <w:rFonts w:ascii="宋体" w:eastAsia="宋体" w:hAnsi="宋体" w:cs="宋体"/>
          <w:spacing w:val="-69"/>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8"/>
          <w:sz w:val="24"/>
          <w:szCs w:val="24"/>
          <w:lang w:eastAsia="zh-CN"/>
        </w:rPr>
        <w:t xml:space="preserve"> </w:t>
      </w:r>
      <w:r>
        <w:rPr>
          <w:rFonts w:ascii="宋体" w:eastAsia="宋体" w:hAnsi="宋体" w:cs="宋体"/>
          <w:sz w:val="24"/>
          <w:szCs w:val="24"/>
          <w:lang w:eastAsia="zh-CN"/>
        </w:rPr>
        <w:t>个元件</w:t>
      </w:r>
      <w:r>
        <w:rPr>
          <w:rFonts w:ascii="宋体" w:eastAsia="宋体" w:hAnsi="宋体" w:cs="宋体"/>
          <w:spacing w:val="-73"/>
          <w:sz w:val="24"/>
          <w:szCs w:val="24"/>
          <w:lang w:eastAsia="zh-CN"/>
        </w:rPr>
        <w:t xml:space="preserve"> </w:t>
      </w:r>
      <w:r>
        <w:rPr>
          <w:rFonts w:ascii="Times New Roman" w:eastAsia="Times New Roman" w:hAnsi="Times New Roman" w:cs="Times New Roman"/>
          <w:i/>
          <w:spacing w:val="-3"/>
          <w:sz w:val="24"/>
          <w:szCs w:val="24"/>
          <w:lang w:eastAsia="zh-CN"/>
        </w:rPr>
        <w:t>C</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z w:val="24"/>
          <w:szCs w:val="24"/>
          <w:lang w:eastAsia="zh-CN"/>
        </w:rPr>
        <w:t>组成，且</w:t>
      </w:r>
      <w:r>
        <w:rPr>
          <w:rFonts w:ascii="宋体" w:eastAsia="宋体" w:hAnsi="宋体" w:cs="宋体"/>
          <w:spacing w:val="-73"/>
          <w:sz w:val="24"/>
          <w:szCs w:val="24"/>
          <w:lang w:eastAsia="zh-CN"/>
        </w:rPr>
        <w:t xml:space="preserve"> </w:t>
      </w:r>
      <w:r>
        <w:rPr>
          <w:rFonts w:ascii="Times New Roman" w:eastAsia="Times New Roman" w:hAnsi="Times New Roman" w:cs="Times New Roman"/>
          <w:i/>
          <w:spacing w:val="-3"/>
          <w:sz w:val="24"/>
          <w:szCs w:val="24"/>
          <w:lang w:eastAsia="zh-CN"/>
        </w:rPr>
        <w:t>C</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z w:val="24"/>
          <w:szCs w:val="24"/>
          <w:lang w:eastAsia="zh-CN"/>
        </w:rPr>
        <w:t>的状态用</w:t>
      </w:r>
      <w:r>
        <w:rPr>
          <w:rFonts w:ascii="宋体" w:eastAsia="宋体" w:hAnsi="宋体" w:cs="宋体"/>
          <w:spacing w:val="-58"/>
          <w:sz w:val="24"/>
          <w:szCs w:val="24"/>
          <w:lang w:eastAsia="zh-CN"/>
        </w:rPr>
        <w:t xml:space="preserve"> </w:t>
      </w:r>
      <w:r>
        <w:rPr>
          <w:rFonts w:ascii="Times New Roman" w:eastAsia="Times New Roman" w:hAnsi="Times New Roman" w:cs="Times New Roman"/>
          <w:i/>
          <w:sz w:val="24"/>
          <w:szCs w:val="24"/>
          <w:lang w:eastAsia="zh-CN"/>
        </w:rPr>
        <w:t>x</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pacing w:val="2"/>
          <w:sz w:val="24"/>
          <w:szCs w:val="24"/>
          <w:lang w:eastAsia="zh-CN"/>
        </w:rPr>
        <w:t>表示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x</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25"/>
          <w:position w:val="-3"/>
          <w:sz w:val="16"/>
          <w:szCs w:val="16"/>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42"/>
          <w:w w:val="95"/>
          <w:sz w:val="24"/>
          <w:szCs w:val="24"/>
          <w:lang w:eastAsia="zh-CN"/>
        </w:rPr>
        <w:t xml:space="preserve"> </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18"/>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43"/>
          <w:w w:val="95"/>
          <w:sz w:val="24"/>
          <w:szCs w:val="24"/>
          <w:lang w:eastAsia="zh-CN"/>
        </w:rPr>
        <w:t xml:space="preserve"> </w:t>
      </w:r>
      <w:r>
        <w:rPr>
          <w:rFonts w:ascii="Times New Roman" w:eastAsia="Times New Roman" w:hAnsi="Times New Roman" w:cs="Times New Roman"/>
          <w:i/>
          <w:spacing w:val="2"/>
          <w:sz w:val="24"/>
          <w:szCs w:val="24"/>
          <w:lang w:eastAsia="zh-CN"/>
        </w:rPr>
        <w:t>R</w:t>
      </w:r>
      <w:r>
        <w:rPr>
          <w:rFonts w:ascii="Bookman Old Style" w:eastAsia="Bookman Old Style" w:hAnsi="Bookman Old Style" w:cs="Bookman Old Style"/>
          <w:i/>
          <w:spacing w:val="2"/>
          <w:position w:val="9"/>
          <w:sz w:val="16"/>
          <w:szCs w:val="16"/>
          <w:lang w:eastAsia="zh-CN"/>
        </w:rPr>
        <w:t>m</w:t>
      </w:r>
      <w:r>
        <w:rPr>
          <w:rFonts w:ascii="宋体" w:eastAsia="宋体" w:hAnsi="宋体" w:cs="宋体"/>
          <w:spacing w:val="2"/>
          <w:sz w:val="24"/>
          <w:szCs w:val="24"/>
          <w:lang w:eastAsia="zh-CN"/>
        </w:rPr>
        <w:t>。如果存</w:t>
      </w:r>
      <w:r>
        <w:rPr>
          <w:rFonts w:ascii="宋体" w:eastAsia="宋体" w:hAnsi="宋体" w:cs="宋体"/>
          <w:spacing w:val="25"/>
          <w:sz w:val="24"/>
          <w:szCs w:val="24"/>
          <w:lang w:eastAsia="zh-CN"/>
        </w:rPr>
        <w:t xml:space="preserve"> </w:t>
      </w:r>
      <w:r>
        <w:rPr>
          <w:rFonts w:ascii="宋体" w:eastAsia="宋体" w:hAnsi="宋体" w:cs="宋体"/>
          <w:sz w:val="24"/>
          <w:szCs w:val="24"/>
          <w:lang w:eastAsia="zh-CN"/>
        </w:rPr>
        <w:t>在一个元件</w:t>
      </w:r>
      <w:r>
        <w:rPr>
          <w:rFonts w:ascii="宋体" w:eastAsia="宋体" w:hAnsi="宋体" w:cs="宋体"/>
          <w:spacing w:val="-66"/>
          <w:sz w:val="24"/>
          <w:szCs w:val="24"/>
          <w:lang w:eastAsia="zh-CN"/>
        </w:rPr>
        <w:t xml:space="preserve"> </w:t>
      </w:r>
      <w:r>
        <w:rPr>
          <w:rFonts w:ascii="Times New Roman" w:eastAsia="Times New Roman" w:hAnsi="Times New Roman" w:cs="Times New Roman"/>
          <w:i/>
          <w:spacing w:val="-2"/>
          <w:sz w:val="24"/>
          <w:szCs w:val="24"/>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33"/>
          <w:position w:val="-3"/>
          <w:sz w:val="16"/>
          <w:szCs w:val="16"/>
          <w:lang w:eastAsia="zh-CN"/>
        </w:rPr>
        <w:t xml:space="preserve"> </w:t>
      </w:r>
      <w:r>
        <w:rPr>
          <w:rFonts w:ascii="宋体" w:eastAsia="宋体" w:hAnsi="宋体" w:cs="宋体"/>
          <w:sz w:val="24"/>
          <w:szCs w:val="24"/>
          <w:lang w:eastAsia="zh-CN"/>
        </w:rPr>
        <w:t>，当其结构或状态发生变化，使得</w:t>
      </w:r>
      <w:r>
        <w:rPr>
          <w:rFonts w:ascii="宋体" w:eastAsia="宋体" w:hAnsi="宋体" w:cs="宋体"/>
          <w:spacing w:val="-49"/>
          <w:sz w:val="24"/>
          <w:szCs w:val="24"/>
          <w:lang w:eastAsia="zh-CN"/>
        </w:rPr>
        <w:t xml:space="preserve"> </w:t>
      </w:r>
      <w:r>
        <w:rPr>
          <w:rFonts w:ascii="Times New Roman" w:eastAsia="Times New Roman" w:hAnsi="Times New Roman" w:cs="Times New Roman"/>
          <w:i/>
          <w:spacing w:val="1"/>
          <w:sz w:val="24"/>
          <w:szCs w:val="24"/>
          <w:lang w:eastAsia="zh-CN"/>
        </w:rPr>
        <w:t>x</w:t>
      </w:r>
      <w:r>
        <w:rPr>
          <w:rFonts w:ascii="Bookman Old Style" w:eastAsia="Bookman Old Style" w:hAnsi="Bookman Old Style" w:cs="Bookman Old Style"/>
          <w:i/>
          <w:spacing w:val="1"/>
          <w:position w:val="-3"/>
          <w:sz w:val="16"/>
          <w:szCs w:val="16"/>
          <w:lang w:eastAsia="zh-CN"/>
        </w:rPr>
        <w:t>b</w:t>
      </w:r>
      <w:r>
        <w:rPr>
          <w:rFonts w:ascii="Bookman Old Style" w:eastAsia="Bookman Old Style" w:hAnsi="Bookman Old Style" w:cs="Bookman Old Style"/>
          <w:i/>
          <w:spacing w:val="32"/>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44"/>
          <w:sz w:val="24"/>
          <w:szCs w:val="24"/>
          <w:lang w:eastAsia="zh-CN"/>
        </w:rPr>
        <w:t xml:space="preserve"> </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z w:val="24"/>
          <w:szCs w:val="24"/>
          <w:lang w:eastAsia="zh-CN"/>
        </w:rPr>
        <w:t>，有</w:t>
      </w:r>
    </w:p>
    <w:p w14:paraId="23EEB094" w14:textId="77777777" w:rsidR="00996552" w:rsidRDefault="00996552">
      <w:pPr>
        <w:spacing w:before="2"/>
        <w:rPr>
          <w:rFonts w:ascii="宋体" w:eastAsia="宋体" w:hAnsi="宋体" w:cs="宋体"/>
          <w:sz w:val="15"/>
          <w:szCs w:val="15"/>
          <w:lang w:eastAsia="zh-CN"/>
        </w:rPr>
      </w:pPr>
    </w:p>
    <w:p w14:paraId="16F8F655" w14:textId="77777777" w:rsidR="00996552" w:rsidRDefault="00996552">
      <w:pPr>
        <w:rPr>
          <w:rFonts w:ascii="宋体" w:eastAsia="宋体" w:hAnsi="宋体" w:cs="宋体"/>
          <w:sz w:val="15"/>
          <w:szCs w:val="15"/>
          <w:lang w:eastAsia="zh-CN"/>
        </w:rPr>
        <w:sectPr w:rsidR="00996552">
          <w:headerReference w:type="even" r:id="rId36"/>
          <w:headerReference w:type="default" r:id="rId37"/>
          <w:pgSz w:w="11910" w:h="16840"/>
          <w:pgMar w:top="1140" w:right="1520" w:bottom="1280" w:left="1680" w:header="871" w:footer="1095" w:gutter="0"/>
          <w:cols w:space="720"/>
        </w:sectPr>
      </w:pPr>
    </w:p>
    <w:p w14:paraId="680EE92D" w14:textId="77777777" w:rsidR="00996552" w:rsidRDefault="002D0D3F">
      <w:pPr>
        <w:pStyle w:val="a3"/>
        <w:spacing w:before="37" w:line="271" w:lineRule="exact"/>
        <w:ind w:left="0" w:right="343"/>
        <w:jc w:val="right"/>
        <w:rPr>
          <w:rFonts w:ascii="Palatino Linotype" w:eastAsia="Palatino Linotype" w:hAnsi="Palatino Linotype" w:cs="Palatino Linotype"/>
        </w:rPr>
      </w:pPr>
      <w:bookmarkStart w:id="86" w:name="_bookmark44"/>
      <w:bookmarkEnd w:id="86"/>
      <w:r>
        <w:rPr>
          <w:rFonts w:ascii="Palatino Linotype"/>
          <w:w w:val="90"/>
        </w:rPr>
        <w:lastRenderedPageBreak/>
        <w:t>lim</w:t>
      </w:r>
    </w:p>
    <w:p w14:paraId="1F145C6F" w14:textId="77777777" w:rsidR="00996552" w:rsidRDefault="002D0D3F">
      <w:pPr>
        <w:spacing w:line="192" w:lineRule="exact"/>
        <w:jc w:val="right"/>
        <w:rPr>
          <w:rFonts w:ascii="MS Gothic" w:eastAsia="MS Gothic" w:hAnsi="MS Gothic" w:cs="MS Gothic"/>
          <w:sz w:val="16"/>
          <w:szCs w:val="16"/>
        </w:rPr>
      </w:pPr>
      <w:r>
        <w:rPr>
          <w:rFonts w:ascii="Bookman Old Style" w:eastAsia="Bookman Old Style" w:hAnsi="Bookman Old Style" w:cs="Bookman Old Style"/>
          <w:i/>
          <w:spacing w:val="2"/>
          <w:w w:val="90"/>
          <w:sz w:val="16"/>
          <w:szCs w:val="16"/>
        </w:rPr>
        <w:t>g</w:t>
      </w:r>
      <w:r>
        <w:rPr>
          <w:rFonts w:ascii="MS Gothic" w:eastAsia="MS Gothic" w:hAnsi="MS Gothic" w:cs="MS Gothic"/>
          <w:spacing w:val="4"/>
          <w:w w:val="90"/>
          <w:sz w:val="16"/>
          <w:szCs w:val="16"/>
        </w:rPr>
        <w:t>(</w:t>
      </w:r>
      <w:r>
        <w:rPr>
          <w:rFonts w:ascii="Bookman Old Style" w:eastAsia="Bookman Old Style" w:hAnsi="Bookman Old Style" w:cs="Bookman Old Style"/>
          <w:i/>
          <w:spacing w:val="2"/>
          <w:w w:val="90"/>
          <w:sz w:val="16"/>
          <w:szCs w:val="16"/>
        </w:rPr>
        <w:t>x</w:t>
      </w:r>
      <w:r>
        <w:rPr>
          <w:rFonts w:ascii="Bookman Old Style" w:eastAsia="Bookman Old Style" w:hAnsi="Bookman Old Style" w:cs="Bookman Old Style"/>
          <w:i/>
          <w:spacing w:val="2"/>
          <w:w w:val="90"/>
          <w:position w:val="-2"/>
          <w:sz w:val="12"/>
          <w:szCs w:val="12"/>
        </w:rPr>
        <w:t>b</w:t>
      </w:r>
      <w:r>
        <w:rPr>
          <w:rFonts w:ascii="Bookman Old Style" w:eastAsia="Bookman Old Style" w:hAnsi="Bookman Old Style" w:cs="Bookman Old Style"/>
          <w:i/>
          <w:spacing w:val="-9"/>
          <w:w w:val="90"/>
          <w:position w:val="-2"/>
          <w:sz w:val="12"/>
          <w:szCs w:val="12"/>
        </w:rPr>
        <w:t xml:space="preserve"> </w:t>
      </w:r>
      <w:r>
        <w:rPr>
          <w:rFonts w:ascii="MS Gothic" w:eastAsia="MS Gothic" w:hAnsi="MS Gothic" w:cs="MS Gothic"/>
          <w:spacing w:val="4"/>
          <w:w w:val="90"/>
          <w:sz w:val="16"/>
          <w:szCs w:val="16"/>
        </w:rPr>
        <w:t>)</w:t>
      </w:r>
      <w:r>
        <w:rPr>
          <w:rFonts w:ascii="MS Gothic" w:eastAsia="MS Gothic" w:hAnsi="MS Gothic" w:cs="MS Gothic"/>
          <w:spacing w:val="2"/>
          <w:w w:val="90"/>
          <w:sz w:val="16"/>
          <w:szCs w:val="16"/>
        </w:rPr>
        <w:t>→</w:t>
      </w:r>
      <w:r>
        <w:rPr>
          <w:rFonts w:ascii="Bookman Old Style" w:eastAsia="Bookman Old Style" w:hAnsi="Bookman Old Style" w:cs="Bookman Old Style"/>
          <w:i/>
          <w:spacing w:val="2"/>
          <w:w w:val="90"/>
          <w:sz w:val="16"/>
          <w:szCs w:val="16"/>
        </w:rPr>
        <w:t>G</w:t>
      </w:r>
      <w:r>
        <w:rPr>
          <w:rFonts w:ascii="MS Gothic" w:eastAsia="MS Gothic" w:hAnsi="MS Gothic" w:cs="MS Gothic"/>
          <w:spacing w:val="4"/>
          <w:w w:val="90"/>
          <w:sz w:val="16"/>
          <w:szCs w:val="16"/>
        </w:rPr>
        <w:t>(</w:t>
      </w:r>
      <w:r>
        <w:rPr>
          <w:rFonts w:ascii="Bookman Old Style" w:eastAsia="Bookman Old Style" w:hAnsi="Bookman Old Style" w:cs="Bookman Old Style"/>
          <w:i/>
          <w:spacing w:val="2"/>
          <w:w w:val="90"/>
          <w:sz w:val="16"/>
          <w:szCs w:val="16"/>
        </w:rPr>
        <w:t>x</w:t>
      </w:r>
      <w:r>
        <w:rPr>
          <w:rFonts w:ascii="Bookman Old Style" w:eastAsia="Bookman Old Style" w:hAnsi="Bookman Old Style" w:cs="Bookman Old Style"/>
          <w:i/>
          <w:spacing w:val="2"/>
          <w:w w:val="90"/>
          <w:position w:val="-1"/>
          <w:sz w:val="12"/>
          <w:szCs w:val="12"/>
        </w:rPr>
        <w:t>B</w:t>
      </w:r>
      <w:r>
        <w:rPr>
          <w:rFonts w:ascii="Bookman Old Style" w:eastAsia="Bookman Old Style" w:hAnsi="Bookman Old Style" w:cs="Bookman Old Style"/>
          <w:i/>
          <w:spacing w:val="-8"/>
          <w:w w:val="90"/>
          <w:position w:val="-1"/>
          <w:sz w:val="12"/>
          <w:szCs w:val="12"/>
        </w:rPr>
        <w:t xml:space="preserve"> </w:t>
      </w:r>
      <w:r>
        <w:rPr>
          <w:rFonts w:ascii="MS Gothic" w:eastAsia="MS Gothic" w:hAnsi="MS Gothic" w:cs="MS Gothic"/>
          <w:w w:val="90"/>
          <w:sz w:val="16"/>
          <w:szCs w:val="16"/>
        </w:rPr>
        <w:t>)</w:t>
      </w:r>
    </w:p>
    <w:p w14:paraId="6B2AD62E" w14:textId="77777777" w:rsidR="00996552" w:rsidRDefault="002D0D3F">
      <w:pPr>
        <w:pStyle w:val="a3"/>
        <w:tabs>
          <w:tab w:val="left" w:pos="3756"/>
        </w:tabs>
        <w:spacing w:before="2"/>
        <w:ind w:left="3"/>
        <w:rPr>
          <w:rFonts w:ascii="Times New Roman" w:eastAsia="Times New Roman" w:hAnsi="Times New Roman" w:cs="Times New Roman"/>
          <w:lang w:eastAsia="zh-CN"/>
        </w:rPr>
      </w:pPr>
      <w:r>
        <w:rPr>
          <w:w w:val="90"/>
          <w:lang w:eastAsia="zh-CN"/>
        </w:rPr>
        <w:br w:type="column"/>
      </w:r>
      <w:r>
        <w:rPr>
          <w:rFonts w:ascii="Times New Roman" w:eastAsia="Times New Roman" w:hAnsi="Times New Roman" w:cs="Times New Roman"/>
          <w:spacing w:val="2"/>
          <w:w w:val="90"/>
        </w:rPr>
        <w:lastRenderedPageBreak/>
        <w:t>δ</w:t>
      </w:r>
      <w:r>
        <w:rPr>
          <w:rFonts w:ascii="MS Gothic" w:eastAsia="MS Gothic" w:hAnsi="MS Gothic" w:cs="MS Gothic"/>
          <w:spacing w:val="4"/>
          <w:w w:val="90"/>
          <w:lang w:eastAsia="zh-CN"/>
        </w:rPr>
        <w:t>(</w:t>
      </w:r>
      <w:r>
        <w:rPr>
          <w:rFonts w:ascii="Times New Roman" w:eastAsia="Times New Roman" w:hAnsi="Times New Roman" w:cs="Times New Roman"/>
          <w:i/>
          <w:spacing w:val="2"/>
          <w:w w:val="90"/>
          <w:lang w:eastAsia="zh-CN"/>
        </w:rPr>
        <w:t>s</w:t>
      </w:r>
      <w:r>
        <w:rPr>
          <w:rFonts w:ascii="MS Gothic" w:eastAsia="MS Gothic" w:hAnsi="MS Gothic" w:cs="MS Gothic"/>
          <w:spacing w:val="4"/>
          <w:w w:val="90"/>
          <w:lang w:eastAsia="zh-CN"/>
        </w:rPr>
        <w:t>)</w:t>
      </w:r>
      <w:r>
        <w:rPr>
          <w:rFonts w:ascii="MS Gothic" w:eastAsia="MS Gothic" w:hAnsi="MS Gothic" w:cs="MS Gothic"/>
          <w:spacing w:val="-84"/>
          <w:w w:val="90"/>
          <w:lang w:eastAsia="zh-CN"/>
        </w:rPr>
        <w:t xml:space="preserve"> </w:t>
      </w:r>
      <w:r>
        <w:rPr>
          <w:rFonts w:cs="宋体"/>
          <w:w w:val="90"/>
          <w:lang w:eastAsia="zh-CN"/>
        </w:rPr>
        <w:t>丰</w:t>
      </w:r>
      <w:r>
        <w:rPr>
          <w:rFonts w:cs="宋体"/>
          <w:spacing w:val="-81"/>
          <w:w w:val="90"/>
          <w:lang w:eastAsia="zh-CN"/>
        </w:rPr>
        <w:t xml:space="preserve"> </w:t>
      </w:r>
      <w:r>
        <w:rPr>
          <w:rFonts w:ascii="Times New Roman" w:eastAsia="Times New Roman" w:hAnsi="Times New Roman" w:cs="Times New Roman"/>
          <w:w w:val="90"/>
        </w:rPr>
        <w:t>δ</w:t>
      </w:r>
      <w:r>
        <w:rPr>
          <w:rFonts w:ascii="Times New Roman" w:eastAsia="Times New Roman" w:hAnsi="Times New Roman" w:cs="Times New Roman"/>
          <w:spacing w:val="-37"/>
          <w:w w:val="90"/>
          <w:lang w:eastAsia="zh-CN"/>
        </w:rPr>
        <w:t xml:space="preserve"> </w:t>
      </w:r>
      <w:r>
        <w:rPr>
          <w:rFonts w:ascii="MS Gothic" w:eastAsia="MS Gothic" w:hAnsi="MS Gothic" w:cs="MS Gothic"/>
          <w:spacing w:val="6"/>
          <w:w w:val="90"/>
          <w:lang w:eastAsia="zh-CN"/>
        </w:rPr>
        <w:t>(</w:t>
      </w:r>
      <w:r>
        <w:rPr>
          <w:rFonts w:ascii="Times New Roman" w:eastAsia="Times New Roman" w:hAnsi="Times New Roman" w:cs="Times New Roman"/>
          <w:i/>
          <w:spacing w:val="4"/>
          <w:w w:val="90"/>
          <w:lang w:eastAsia="zh-CN"/>
        </w:rPr>
        <w:t>s</w:t>
      </w:r>
      <w:r>
        <w:rPr>
          <w:rFonts w:ascii="MS Gothic" w:eastAsia="MS Gothic" w:hAnsi="MS Gothic" w:cs="MS Gothic"/>
          <w:spacing w:val="3"/>
          <w:w w:val="90"/>
          <w:position w:val="10"/>
          <w:sz w:val="16"/>
          <w:szCs w:val="16"/>
          <w:lang w:eastAsia="zh-CN"/>
        </w:rPr>
        <w:t>−</w:t>
      </w:r>
      <w:r>
        <w:rPr>
          <w:rFonts w:ascii="MS Gothic" w:eastAsia="MS Gothic" w:hAnsi="MS Gothic" w:cs="MS Gothic"/>
          <w:spacing w:val="6"/>
          <w:w w:val="90"/>
          <w:lang w:eastAsia="zh-CN"/>
        </w:rPr>
        <w:t>)</w:t>
      </w:r>
      <w:r>
        <w:rPr>
          <w:rFonts w:ascii="MS Gothic" w:eastAsia="MS Gothic" w:hAnsi="MS Gothic" w:cs="MS Gothic"/>
          <w:spacing w:val="6"/>
          <w:w w:val="90"/>
          <w:lang w:eastAsia="zh-CN"/>
        </w:rPr>
        <w:tab/>
      </w:r>
      <w:r>
        <w:rPr>
          <w:rFonts w:ascii="Times New Roman" w:eastAsia="Times New Roman" w:hAnsi="Times New Roman" w:cs="Times New Roman"/>
          <w:lang w:eastAsia="zh-CN"/>
        </w:rPr>
        <w:t>(3.1)</w:t>
      </w:r>
    </w:p>
    <w:p w14:paraId="656783F7"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173" w:space="40"/>
            <w:col w:w="4497"/>
          </w:cols>
        </w:sectPr>
      </w:pPr>
    </w:p>
    <w:p w14:paraId="4F3E923E" w14:textId="77777777" w:rsidR="00996552" w:rsidRDefault="00996552">
      <w:pPr>
        <w:spacing w:before="6"/>
        <w:rPr>
          <w:rFonts w:ascii="Times New Roman" w:eastAsia="Times New Roman" w:hAnsi="Times New Roman" w:cs="Times New Roman"/>
          <w:sz w:val="9"/>
          <w:szCs w:val="9"/>
          <w:lang w:eastAsia="zh-CN"/>
        </w:rPr>
      </w:pPr>
    </w:p>
    <w:p w14:paraId="2E7D2380" w14:textId="77777777" w:rsidR="00996552" w:rsidRDefault="002D0D3F">
      <w:pPr>
        <w:spacing w:before="26" w:line="268" w:lineRule="auto"/>
        <w:ind w:left="117" w:right="275" w:firstLine="480"/>
        <w:jc w:val="both"/>
        <w:rPr>
          <w:rFonts w:ascii="宋体" w:eastAsia="宋体" w:hAnsi="宋体" w:cs="宋体"/>
          <w:sz w:val="24"/>
          <w:szCs w:val="24"/>
          <w:lang w:eastAsia="zh-CN"/>
        </w:rPr>
      </w:pPr>
      <w:r>
        <w:rPr>
          <w:rFonts w:ascii="宋体" w:eastAsia="宋体" w:hAnsi="宋体" w:cs="宋体"/>
          <w:sz w:val="24"/>
          <w:szCs w:val="24"/>
          <w:lang w:eastAsia="zh-CN"/>
        </w:rPr>
        <w:t>式</w:t>
      </w:r>
      <w:hyperlink w:anchor="_bookmark44" w:history="1">
        <w:r>
          <w:rPr>
            <w:rFonts w:ascii="Times New Roman" w:eastAsia="Times New Roman" w:hAnsi="Times New Roman" w:cs="Times New Roman"/>
            <w:sz w:val="24"/>
            <w:szCs w:val="24"/>
            <w:lang w:eastAsia="zh-CN"/>
          </w:rPr>
          <w:t>3.1</w:t>
        </w:r>
      </w:hyperlink>
      <w:r>
        <w:rPr>
          <w:rFonts w:ascii="宋体" w:eastAsia="宋体" w:hAnsi="宋体" w:cs="宋体"/>
          <w:sz w:val="24"/>
          <w:szCs w:val="24"/>
          <w:lang w:eastAsia="zh-CN"/>
        </w:rPr>
        <w:t>中</w:t>
      </w:r>
      <w:r>
        <w:rPr>
          <w:rFonts w:ascii="宋体" w:eastAsia="宋体" w:hAnsi="宋体" w:cs="宋体"/>
          <w:spacing w:val="-47"/>
          <w:sz w:val="24"/>
          <w:szCs w:val="24"/>
          <w:lang w:eastAsia="zh-CN"/>
        </w:rPr>
        <w:t>，</w:t>
      </w:r>
      <w:r>
        <w:rPr>
          <w:rFonts w:ascii="Times New Roman" w:eastAsia="Times New Roman" w:hAnsi="Times New Roman" w:cs="Times New Roman"/>
          <w:i/>
          <w:sz w:val="24"/>
          <w:szCs w:val="24"/>
          <w:lang w:eastAsia="zh-CN"/>
        </w:rPr>
        <w:t>B</w:t>
      </w:r>
      <w:r>
        <w:rPr>
          <w:rFonts w:ascii="Times New Roman" w:eastAsia="Times New Roman" w:hAnsi="Times New Roman" w:cs="Times New Roman"/>
          <w:i/>
          <w:spacing w:val="-31"/>
          <w:sz w:val="24"/>
          <w:szCs w:val="24"/>
          <w:lang w:eastAsia="zh-CN"/>
        </w:rPr>
        <w:t xml:space="preserve"> </w:t>
      </w:r>
      <w:r>
        <w:rPr>
          <w:rFonts w:ascii="宋体" w:eastAsia="宋体" w:hAnsi="宋体" w:cs="宋体"/>
          <w:sz w:val="24"/>
          <w:szCs w:val="24"/>
          <w:lang w:eastAsia="zh-CN"/>
        </w:rPr>
        <w:t>为元件</w:t>
      </w:r>
      <w:r>
        <w:rPr>
          <w:rFonts w:ascii="宋体" w:eastAsia="宋体" w:hAnsi="宋体" w:cs="宋体"/>
          <w:spacing w:val="-96"/>
          <w:sz w:val="24"/>
          <w:szCs w:val="24"/>
          <w:lang w:eastAsia="zh-CN"/>
        </w:rPr>
        <w:t xml:space="preserve"> </w:t>
      </w:r>
      <w:r>
        <w:rPr>
          <w:rFonts w:ascii="Times New Roman" w:eastAsia="Times New Roman" w:hAnsi="Times New Roman" w:cs="Times New Roman"/>
          <w:i/>
          <w:sz w:val="24"/>
          <w:szCs w:val="24"/>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13"/>
          <w:position w:val="-3"/>
          <w:sz w:val="16"/>
          <w:szCs w:val="16"/>
          <w:lang w:eastAsia="zh-CN"/>
        </w:rPr>
        <w:t xml:space="preserve"> </w:t>
      </w:r>
      <w:r>
        <w:rPr>
          <w:rFonts w:ascii="宋体" w:eastAsia="宋体" w:hAnsi="宋体" w:cs="宋体"/>
          <w:sz w:val="24"/>
          <w:szCs w:val="24"/>
          <w:lang w:eastAsia="zh-CN"/>
        </w:rPr>
        <w:t>的不稳定域</w:t>
      </w:r>
      <w:r>
        <w:rPr>
          <w:rFonts w:ascii="宋体" w:eastAsia="宋体" w:hAnsi="宋体" w:cs="宋体"/>
          <w:spacing w:val="-57"/>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35"/>
          <w:sz w:val="24"/>
          <w:szCs w:val="24"/>
          <w:lang w:eastAsia="zh-CN"/>
        </w:rPr>
        <w:t xml:space="preserve"> </w:t>
      </w:r>
      <w:r>
        <w:rPr>
          <w:rFonts w:ascii="MS Gothic" w:eastAsia="MS Gothic" w:hAnsi="MS Gothic" w:cs="MS Gothic"/>
          <w:spacing w:val="19"/>
          <w:sz w:val="24"/>
          <w:szCs w:val="24"/>
          <w:lang w:eastAsia="zh-CN"/>
        </w:rPr>
        <w:t>(</w:t>
      </w:r>
      <w:r>
        <w:rPr>
          <w:rFonts w:ascii="Times New Roman" w:eastAsia="Times New Roman" w:hAnsi="Times New Roman" w:cs="Times New Roman"/>
          <w:i/>
          <w:spacing w:val="6"/>
          <w:sz w:val="24"/>
          <w:szCs w:val="24"/>
          <w:lang w:eastAsia="zh-CN"/>
        </w:rPr>
        <w:t>x</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1"/>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93"/>
          <w:sz w:val="24"/>
          <w:szCs w:val="24"/>
          <w:lang w:eastAsia="zh-CN"/>
        </w:rPr>
        <w:t xml:space="preserve"> </w:t>
      </w:r>
      <w:r>
        <w:rPr>
          <w:rFonts w:ascii="宋体" w:eastAsia="宋体" w:hAnsi="宋体" w:cs="宋体"/>
          <w:sz w:val="24"/>
          <w:szCs w:val="24"/>
          <w:lang w:eastAsia="zh-CN"/>
        </w:rPr>
        <w:t>为</w:t>
      </w:r>
      <w:r>
        <w:rPr>
          <w:rFonts w:ascii="宋体" w:eastAsia="宋体" w:hAnsi="宋体" w:cs="宋体"/>
          <w:spacing w:val="-95"/>
          <w:sz w:val="24"/>
          <w:szCs w:val="24"/>
          <w:lang w:eastAsia="zh-CN"/>
        </w:rPr>
        <w:t xml:space="preserve"> </w:t>
      </w:r>
      <w:r>
        <w:rPr>
          <w:rFonts w:ascii="Times New Roman" w:eastAsia="Times New Roman" w:hAnsi="Times New Roman" w:cs="Times New Roman"/>
          <w:i/>
          <w:sz w:val="24"/>
          <w:szCs w:val="24"/>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14"/>
          <w:position w:val="-3"/>
          <w:sz w:val="16"/>
          <w:szCs w:val="16"/>
          <w:lang w:eastAsia="zh-CN"/>
        </w:rPr>
        <w:t xml:space="preserve"> </w:t>
      </w:r>
      <w:r>
        <w:rPr>
          <w:rFonts w:ascii="宋体" w:eastAsia="宋体" w:hAnsi="宋体" w:cs="宋体"/>
          <w:sz w:val="24"/>
          <w:szCs w:val="24"/>
          <w:lang w:eastAsia="zh-CN"/>
        </w:rPr>
        <w:t>不稳定域的阈值函数</w:t>
      </w:r>
      <w:r>
        <w:rPr>
          <w:rFonts w:ascii="宋体" w:eastAsia="宋体" w:hAnsi="宋体" w:cs="宋体"/>
          <w:spacing w:val="-55"/>
          <w:sz w:val="24"/>
          <w:szCs w:val="24"/>
          <w:lang w:eastAsia="zh-CN"/>
        </w:rPr>
        <w:t>，</w:t>
      </w:r>
      <w:r>
        <w:rPr>
          <w:rFonts w:ascii="Times New Roman" w:eastAsia="Times New Roman" w:hAnsi="Times New Roman" w:cs="Times New Roman"/>
          <w:i/>
          <w:spacing w:val="7"/>
          <w:sz w:val="24"/>
          <w:szCs w:val="24"/>
          <w:lang w:eastAsia="zh-CN"/>
        </w:rPr>
        <w:t>g</w:t>
      </w:r>
      <w:r>
        <w:rPr>
          <w:rFonts w:ascii="MS Gothic" w:eastAsia="MS Gothic" w:hAnsi="MS Gothic" w:cs="MS Gothic"/>
          <w:spacing w:val="19"/>
          <w:sz w:val="24"/>
          <w:szCs w:val="24"/>
          <w:lang w:eastAsia="zh-CN"/>
        </w:rPr>
        <w:t>(</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0"/>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w w:val="66"/>
          <w:sz w:val="24"/>
          <w:szCs w:val="24"/>
          <w:lang w:eastAsia="zh-CN"/>
        </w:rPr>
        <w:t xml:space="preserve"> </w:t>
      </w:r>
      <w:r>
        <w:rPr>
          <w:rFonts w:ascii="宋体" w:eastAsia="宋体" w:hAnsi="宋体" w:cs="宋体"/>
          <w:spacing w:val="2"/>
          <w:sz w:val="24"/>
          <w:szCs w:val="24"/>
          <w:lang w:eastAsia="zh-CN"/>
        </w:rPr>
        <w:t>是衡量</w:t>
      </w:r>
      <w:r>
        <w:rPr>
          <w:rFonts w:ascii="宋体" w:eastAsia="宋体" w:hAnsi="宋体" w:cs="宋体"/>
          <w:spacing w:val="-77"/>
          <w:sz w:val="24"/>
          <w:szCs w:val="24"/>
          <w:lang w:eastAsia="zh-CN"/>
        </w:rPr>
        <w:t xml:space="preserve"> </w:t>
      </w:r>
      <w:r>
        <w:rPr>
          <w:rFonts w:ascii="Times New Roman" w:eastAsia="Times New Roman" w:hAnsi="Times New Roman" w:cs="Times New Roman"/>
          <w:i/>
          <w:spacing w:val="-2"/>
          <w:sz w:val="24"/>
          <w:szCs w:val="24"/>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8"/>
          <w:position w:val="-3"/>
          <w:sz w:val="16"/>
          <w:szCs w:val="16"/>
          <w:lang w:eastAsia="zh-CN"/>
        </w:rPr>
        <w:t xml:space="preserve"> </w:t>
      </w:r>
      <w:r>
        <w:rPr>
          <w:rFonts w:ascii="宋体" w:eastAsia="宋体" w:hAnsi="宋体" w:cs="宋体"/>
          <w:spacing w:val="2"/>
          <w:sz w:val="24"/>
          <w:szCs w:val="24"/>
          <w:lang w:eastAsia="zh-CN"/>
        </w:rPr>
        <w:t>元件的性能指标，</w:t>
      </w:r>
      <w:r>
        <w:rPr>
          <w:rFonts w:ascii="Times New Roman" w:eastAsia="Times New Roman" w:hAnsi="Times New Roman" w:cs="Times New Roman"/>
          <w:spacing w:val="2"/>
          <w:sz w:val="24"/>
          <w:szCs w:val="24"/>
        </w:rPr>
        <w:t>δ</w:t>
      </w:r>
      <w:r>
        <w:rPr>
          <w:rFonts w:ascii="Times New Roman" w:eastAsia="Times New Roman" w:hAnsi="Times New Roman" w:cs="Times New Roman"/>
          <w:spacing w:val="-31"/>
          <w:sz w:val="24"/>
          <w:szCs w:val="24"/>
          <w:lang w:eastAsia="zh-CN"/>
        </w:rPr>
        <w:t xml:space="preserve"> </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s</w:t>
      </w:r>
      <w:r>
        <w:rPr>
          <w:rFonts w:ascii="MS Gothic" w:eastAsia="MS Gothic" w:hAnsi="MS Gothic" w:cs="MS Gothic"/>
          <w:spacing w:val="3"/>
          <w:position w:val="9"/>
          <w:sz w:val="16"/>
          <w:szCs w:val="16"/>
          <w:lang w:eastAsia="zh-CN"/>
        </w:rPr>
        <w:t>−</w:t>
      </w:r>
      <w:r>
        <w:rPr>
          <w:rFonts w:ascii="MS Gothic" w:eastAsia="MS Gothic" w:hAnsi="MS Gothic" w:cs="MS Gothic"/>
          <w:spacing w:val="7"/>
          <w:sz w:val="24"/>
          <w:szCs w:val="24"/>
          <w:lang w:eastAsia="zh-CN"/>
        </w:rPr>
        <w:t>)</w:t>
      </w:r>
      <w:r>
        <w:rPr>
          <w:rFonts w:ascii="MS Gothic" w:eastAsia="MS Gothic" w:hAnsi="MS Gothic" w:cs="MS Gothic"/>
          <w:spacing w:val="-74"/>
          <w:sz w:val="24"/>
          <w:szCs w:val="24"/>
          <w:lang w:eastAsia="zh-CN"/>
        </w:rPr>
        <w:t xml:space="preserve"> </w:t>
      </w:r>
      <w:r>
        <w:rPr>
          <w:rFonts w:ascii="宋体" w:eastAsia="宋体" w:hAnsi="宋体" w:cs="宋体"/>
          <w:spacing w:val="2"/>
          <w:sz w:val="24"/>
          <w:szCs w:val="24"/>
          <w:lang w:eastAsia="zh-CN"/>
        </w:rPr>
        <w:t>为系统初始稳态的性能指标，</w:t>
      </w:r>
      <w:r>
        <w:rPr>
          <w:rFonts w:ascii="Times New Roman" w:eastAsia="Times New Roman" w:hAnsi="Times New Roman" w:cs="Times New Roman"/>
          <w:spacing w:val="2"/>
          <w:sz w:val="24"/>
          <w:szCs w:val="24"/>
        </w:rPr>
        <w:t>δ</w:t>
      </w:r>
      <w:r>
        <w:rPr>
          <w:rFonts w:ascii="Times New Roman" w:eastAsia="Times New Roman" w:hAnsi="Times New Roman" w:cs="Times New Roman"/>
          <w:spacing w:val="-31"/>
          <w:sz w:val="24"/>
          <w:szCs w:val="24"/>
          <w:lang w:eastAsia="zh-CN"/>
        </w:rPr>
        <w:t xml:space="preserve"> </w:t>
      </w:r>
      <w:r>
        <w:rPr>
          <w:rFonts w:ascii="MS Gothic" w:eastAsia="MS Gothic" w:hAnsi="MS Gothic" w:cs="MS Gothic"/>
          <w:spacing w:val="6"/>
          <w:sz w:val="24"/>
          <w:szCs w:val="24"/>
          <w:lang w:eastAsia="zh-CN"/>
        </w:rPr>
        <w:t>(</w:t>
      </w:r>
      <w:r>
        <w:rPr>
          <w:rFonts w:ascii="Times New Roman" w:eastAsia="Times New Roman" w:hAnsi="Times New Roman" w:cs="Times New Roman"/>
          <w:i/>
          <w:spacing w:val="4"/>
          <w:sz w:val="24"/>
          <w:szCs w:val="24"/>
          <w:lang w:eastAsia="zh-CN"/>
        </w:rPr>
        <w:t>s</w:t>
      </w:r>
      <w:r>
        <w:rPr>
          <w:rFonts w:ascii="MS Gothic" w:eastAsia="MS Gothic" w:hAnsi="MS Gothic" w:cs="MS Gothic"/>
          <w:spacing w:val="6"/>
          <w:sz w:val="24"/>
          <w:szCs w:val="24"/>
          <w:lang w:eastAsia="zh-CN"/>
        </w:rPr>
        <w:t>)</w:t>
      </w:r>
      <w:r>
        <w:rPr>
          <w:rFonts w:ascii="MS Gothic" w:eastAsia="MS Gothic" w:hAnsi="MS Gothic" w:cs="MS Gothic"/>
          <w:spacing w:val="-75"/>
          <w:sz w:val="24"/>
          <w:szCs w:val="24"/>
          <w:lang w:eastAsia="zh-CN"/>
        </w:rPr>
        <w:t xml:space="preserve"> </w:t>
      </w:r>
      <w:r>
        <w:rPr>
          <w:rFonts w:ascii="宋体" w:eastAsia="宋体" w:hAnsi="宋体" w:cs="宋体"/>
          <w:spacing w:val="2"/>
          <w:sz w:val="24"/>
          <w:szCs w:val="24"/>
          <w:lang w:eastAsia="zh-CN"/>
        </w:rPr>
        <w:t>为当前系</w:t>
      </w:r>
      <w:r>
        <w:rPr>
          <w:rFonts w:ascii="宋体" w:eastAsia="宋体" w:hAnsi="宋体" w:cs="宋体"/>
          <w:spacing w:val="28"/>
          <w:sz w:val="24"/>
          <w:szCs w:val="24"/>
          <w:lang w:eastAsia="zh-CN"/>
        </w:rPr>
        <w:t xml:space="preserve"> </w:t>
      </w:r>
      <w:r>
        <w:rPr>
          <w:rFonts w:ascii="宋体" w:eastAsia="宋体" w:hAnsi="宋体" w:cs="宋体"/>
          <w:sz w:val="24"/>
          <w:szCs w:val="24"/>
          <w:lang w:eastAsia="zh-CN"/>
        </w:rPr>
        <w:t>统</w:t>
      </w:r>
      <w:r>
        <w:rPr>
          <w:rFonts w:ascii="宋体" w:eastAsia="宋体" w:hAnsi="宋体" w:cs="宋体"/>
          <w:spacing w:val="-56"/>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spacing w:val="8"/>
          <w:sz w:val="24"/>
          <w:szCs w:val="24"/>
          <w:lang w:eastAsia="zh-CN"/>
        </w:rPr>
        <w:t xml:space="preserve"> </w:t>
      </w:r>
      <w:r>
        <w:rPr>
          <w:rFonts w:ascii="宋体" w:eastAsia="宋体" w:hAnsi="宋体" w:cs="宋体"/>
          <w:sz w:val="24"/>
          <w:szCs w:val="24"/>
          <w:lang w:eastAsia="zh-CN"/>
        </w:rPr>
        <w:t>的性能指标。</w:t>
      </w:r>
    </w:p>
    <w:p w14:paraId="11C7AA36" w14:textId="77777777" w:rsidR="00996552" w:rsidRDefault="002D0D3F">
      <w:pPr>
        <w:pStyle w:val="a3"/>
        <w:spacing w:before="36" w:line="305" w:lineRule="auto"/>
        <w:ind w:right="275" w:firstLine="480"/>
        <w:jc w:val="both"/>
        <w:rPr>
          <w:lang w:eastAsia="zh-CN"/>
        </w:rPr>
      </w:pPr>
      <w:r>
        <w:rPr>
          <w:spacing w:val="4"/>
          <w:lang w:eastAsia="zh-CN"/>
        </w:rPr>
        <w:t>可以看出，系统脆弱性的数学描述和定义主要在于元件的存在性对于整个</w:t>
      </w:r>
      <w:r>
        <w:rPr>
          <w:spacing w:val="42"/>
          <w:lang w:eastAsia="zh-CN"/>
        </w:rPr>
        <w:t xml:space="preserve"> </w:t>
      </w:r>
      <w:r>
        <w:rPr>
          <w:lang w:eastAsia="zh-CN"/>
        </w:rPr>
        <w:t>电力系统的影响</w:t>
      </w:r>
      <w:r>
        <w:rPr>
          <w:spacing w:val="-45"/>
          <w:lang w:eastAsia="zh-CN"/>
        </w:rPr>
        <w:t>，</w:t>
      </w:r>
      <w:r>
        <w:rPr>
          <w:lang w:eastAsia="zh-CN"/>
        </w:rPr>
        <w:t>即存在能够引起整个系统性能改变的元件</w:t>
      </w:r>
      <w:r>
        <w:rPr>
          <w:spacing w:val="-45"/>
          <w:lang w:eastAsia="zh-CN"/>
        </w:rPr>
        <w:t>，</w:t>
      </w:r>
      <w:r>
        <w:rPr>
          <w:lang w:eastAsia="zh-CN"/>
        </w:rPr>
        <w:t>量化系统中的元件</w:t>
      </w:r>
    </w:p>
    <w:p w14:paraId="33D9A2C0" w14:textId="77777777" w:rsidR="00996552" w:rsidRDefault="00996552">
      <w:pPr>
        <w:spacing w:line="305" w:lineRule="auto"/>
        <w:jc w:val="both"/>
        <w:rPr>
          <w:lang w:eastAsia="zh-CN"/>
        </w:rPr>
        <w:sectPr w:rsidR="00996552">
          <w:type w:val="continuous"/>
          <w:pgSz w:w="11910" w:h="16840"/>
          <w:pgMar w:top="1580" w:right="1520" w:bottom="280" w:left="1680" w:header="720" w:footer="720" w:gutter="0"/>
          <w:cols w:space="720"/>
        </w:sectPr>
      </w:pPr>
    </w:p>
    <w:p w14:paraId="3F455E04" w14:textId="77777777" w:rsidR="00996552" w:rsidRDefault="00996552">
      <w:pPr>
        <w:spacing w:before="9"/>
        <w:rPr>
          <w:rFonts w:ascii="宋体" w:eastAsia="宋体" w:hAnsi="宋体" w:cs="宋体"/>
          <w:sz w:val="17"/>
          <w:szCs w:val="17"/>
          <w:lang w:eastAsia="zh-CN"/>
        </w:rPr>
      </w:pPr>
    </w:p>
    <w:p w14:paraId="6334971E" w14:textId="77777777" w:rsidR="00996552" w:rsidRDefault="002D0D3F">
      <w:pPr>
        <w:pStyle w:val="a3"/>
        <w:spacing w:before="26" w:line="305" w:lineRule="auto"/>
        <w:ind w:right="275"/>
        <w:jc w:val="both"/>
        <w:rPr>
          <w:lang w:eastAsia="zh-CN"/>
        </w:rPr>
      </w:pPr>
      <w:r>
        <w:rPr>
          <w:spacing w:val="3"/>
          <w:lang w:eastAsia="zh-CN"/>
        </w:rPr>
        <w:t>对整个系统的重要程度，以及如何识别出这样的元件是本文电力系统脆弱性综</w:t>
      </w:r>
      <w:r>
        <w:rPr>
          <w:spacing w:val="51"/>
          <w:lang w:eastAsia="zh-CN"/>
        </w:rPr>
        <w:t xml:space="preserve"> </w:t>
      </w:r>
      <w:r>
        <w:rPr>
          <w:spacing w:val="3"/>
          <w:lang w:eastAsia="zh-CN"/>
        </w:rPr>
        <w:t>合评估模型研究的重要方向，通过加强对脆弱环节的重点保护和电网拓扑的优</w:t>
      </w:r>
      <w:r>
        <w:rPr>
          <w:spacing w:val="51"/>
          <w:lang w:eastAsia="zh-CN"/>
        </w:rPr>
        <w:t xml:space="preserve"> </w:t>
      </w:r>
      <w:r>
        <w:rPr>
          <w:lang w:eastAsia="zh-CN"/>
        </w:rPr>
        <w:t>化改进，从而为预防大规模停电事故和连锁故障的发生提供了参考方向。</w:t>
      </w:r>
    </w:p>
    <w:p w14:paraId="739647AA" w14:textId="77777777" w:rsidR="00996552" w:rsidRDefault="00996552">
      <w:pPr>
        <w:rPr>
          <w:rFonts w:ascii="宋体" w:eastAsia="宋体" w:hAnsi="宋体" w:cs="宋体"/>
          <w:sz w:val="24"/>
          <w:szCs w:val="24"/>
          <w:lang w:eastAsia="zh-CN"/>
        </w:rPr>
      </w:pPr>
    </w:p>
    <w:p w14:paraId="674848EE" w14:textId="77777777" w:rsidR="00996552" w:rsidRDefault="00996552">
      <w:pPr>
        <w:spacing w:before="7"/>
        <w:rPr>
          <w:rFonts w:ascii="宋体" w:eastAsia="宋体" w:hAnsi="宋体" w:cs="宋体"/>
          <w:sz w:val="19"/>
          <w:szCs w:val="19"/>
          <w:lang w:eastAsia="zh-CN"/>
        </w:rPr>
      </w:pPr>
    </w:p>
    <w:p w14:paraId="5B22BC2F" w14:textId="77777777" w:rsidR="00996552" w:rsidRDefault="002D0D3F">
      <w:pPr>
        <w:ind w:left="117"/>
        <w:jc w:val="both"/>
        <w:rPr>
          <w:rFonts w:ascii="宋体" w:eastAsia="宋体" w:hAnsi="宋体" w:cs="宋体"/>
          <w:sz w:val="30"/>
          <w:szCs w:val="30"/>
          <w:lang w:eastAsia="zh-CN"/>
        </w:rPr>
      </w:pPr>
      <w:bookmarkStart w:id="87" w:name="3.3_基于复杂网络的电网结构脆弱性模型"/>
      <w:bookmarkStart w:id="88" w:name="_bookmark45"/>
      <w:bookmarkEnd w:id="87"/>
      <w:bookmarkEnd w:id="88"/>
      <w:r>
        <w:rPr>
          <w:rFonts w:ascii="Times New Roman" w:eastAsia="Times New Roman" w:hAnsi="Times New Roman" w:cs="Times New Roman"/>
          <w:sz w:val="32"/>
          <w:szCs w:val="32"/>
          <w:lang w:eastAsia="zh-CN"/>
        </w:rPr>
        <w:t xml:space="preserve">3.3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基于复杂网络的电网结构脆弱性模型</w:t>
      </w:r>
    </w:p>
    <w:p w14:paraId="5E9A3C3A" w14:textId="77777777" w:rsidR="00996552" w:rsidRDefault="00996552">
      <w:pPr>
        <w:spacing w:before="9"/>
        <w:rPr>
          <w:rFonts w:ascii="宋体" w:eastAsia="宋体" w:hAnsi="宋体" w:cs="宋体"/>
          <w:sz w:val="23"/>
          <w:szCs w:val="23"/>
          <w:lang w:eastAsia="zh-CN"/>
        </w:rPr>
      </w:pPr>
    </w:p>
    <w:p w14:paraId="5E055F26" w14:textId="77777777" w:rsidR="00996552" w:rsidRDefault="002D0D3F">
      <w:pPr>
        <w:pStyle w:val="a3"/>
        <w:spacing w:line="305" w:lineRule="auto"/>
        <w:ind w:right="275" w:firstLine="480"/>
        <w:jc w:val="both"/>
        <w:rPr>
          <w:lang w:eastAsia="zh-CN"/>
        </w:rPr>
      </w:pPr>
      <w:r>
        <w:rPr>
          <w:spacing w:val="4"/>
          <w:lang w:eastAsia="zh-CN"/>
        </w:rPr>
        <w:t>电力系统的结构主要是指由发电节点、负荷节点和传输线路组成的网络拓</w:t>
      </w:r>
      <w:r>
        <w:rPr>
          <w:spacing w:val="42"/>
          <w:lang w:eastAsia="zh-CN"/>
        </w:rPr>
        <w:t xml:space="preserve"> </w:t>
      </w:r>
      <w:r>
        <w:rPr>
          <w:lang w:eastAsia="zh-CN"/>
        </w:rPr>
        <w:t>扑</w:t>
      </w:r>
      <w:r>
        <w:rPr>
          <w:spacing w:val="-28"/>
          <w:lang w:eastAsia="zh-CN"/>
        </w:rPr>
        <w:t>。</w:t>
      </w:r>
      <w:r>
        <w:rPr>
          <w:lang w:eastAsia="zh-CN"/>
        </w:rPr>
        <w:t>拓扑结构是电能传输和系统性能的基础</w:t>
      </w:r>
      <w:r>
        <w:rPr>
          <w:spacing w:val="-33"/>
          <w:lang w:eastAsia="zh-CN"/>
        </w:rPr>
        <w:t>，</w:t>
      </w:r>
      <w:r>
        <w:rPr>
          <w:lang w:eastAsia="zh-CN"/>
        </w:rPr>
        <w:t>它决定了电能是否能够被安全</w:t>
      </w:r>
      <w:r>
        <w:rPr>
          <w:spacing w:val="-30"/>
          <w:lang w:eastAsia="zh-CN"/>
        </w:rPr>
        <w:t>、</w:t>
      </w:r>
      <w:r>
        <w:rPr>
          <w:lang w:eastAsia="zh-CN"/>
        </w:rPr>
        <w:t>可 靠</w:t>
      </w:r>
      <w:r>
        <w:rPr>
          <w:spacing w:val="-29"/>
          <w:lang w:eastAsia="zh-CN"/>
        </w:rPr>
        <w:t>、</w:t>
      </w:r>
      <w:r>
        <w:rPr>
          <w:lang w:eastAsia="zh-CN"/>
        </w:rPr>
        <w:t>有效地从发电节点传输到负荷节点</w:t>
      </w:r>
      <w:r>
        <w:rPr>
          <w:spacing w:val="-28"/>
          <w:lang w:eastAsia="zh-CN"/>
        </w:rPr>
        <w:t>。</w:t>
      </w:r>
      <w:r>
        <w:rPr>
          <w:lang w:eastAsia="zh-CN"/>
        </w:rPr>
        <w:t>当电力系统拓扑结构保持完整时</w:t>
      </w:r>
      <w:r>
        <w:rPr>
          <w:spacing w:val="-33"/>
          <w:lang w:eastAsia="zh-CN"/>
        </w:rPr>
        <w:t>，</w:t>
      </w:r>
      <w:r>
        <w:rPr>
          <w:lang w:eastAsia="zh-CN"/>
        </w:rPr>
        <w:t>是保 证电力系统稳定可靠运行的基础</w:t>
      </w:r>
      <w:r>
        <w:rPr>
          <w:spacing w:val="-27"/>
          <w:lang w:eastAsia="zh-CN"/>
        </w:rPr>
        <w:t>。</w:t>
      </w:r>
      <w:r>
        <w:rPr>
          <w:lang w:eastAsia="zh-CN"/>
        </w:rPr>
        <w:t>但是</w:t>
      </w:r>
      <w:r>
        <w:rPr>
          <w:spacing w:val="-32"/>
          <w:lang w:eastAsia="zh-CN"/>
        </w:rPr>
        <w:t>，</w:t>
      </w:r>
      <w:r>
        <w:rPr>
          <w:lang w:eastAsia="zh-CN"/>
        </w:rPr>
        <w:t>受外界环境的干扰</w:t>
      </w:r>
      <w:r>
        <w:rPr>
          <w:spacing w:val="-32"/>
          <w:lang w:eastAsia="zh-CN"/>
        </w:rPr>
        <w:t>，</w:t>
      </w:r>
      <w:r>
        <w:rPr>
          <w:lang w:eastAsia="zh-CN"/>
        </w:rPr>
        <w:t>人为因素和保护设 备内部故障等原因的影响</w:t>
      </w:r>
      <w:r>
        <w:rPr>
          <w:spacing w:val="-45"/>
          <w:lang w:eastAsia="zh-CN"/>
        </w:rPr>
        <w:t>，</w:t>
      </w:r>
      <w:r>
        <w:rPr>
          <w:lang w:eastAsia="zh-CN"/>
        </w:rPr>
        <w:t>拓扑结构的完整性会受到破坏</w:t>
      </w:r>
      <w:r>
        <w:rPr>
          <w:spacing w:val="-45"/>
          <w:lang w:eastAsia="zh-CN"/>
        </w:rPr>
        <w:t>，</w:t>
      </w:r>
      <w:r>
        <w:rPr>
          <w:lang w:eastAsia="zh-CN"/>
        </w:rPr>
        <w:t>导致电力系统无法安 全可靠运行</w:t>
      </w:r>
      <w:r>
        <w:rPr>
          <w:spacing w:val="-24"/>
          <w:lang w:eastAsia="zh-CN"/>
        </w:rPr>
        <w:t>，</w:t>
      </w:r>
      <w:r>
        <w:rPr>
          <w:lang w:eastAsia="zh-CN"/>
        </w:rPr>
        <w:t>甚至崩溃</w:t>
      </w:r>
      <w:r>
        <w:rPr>
          <w:spacing w:val="-20"/>
          <w:lang w:eastAsia="zh-CN"/>
        </w:rPr>
        <w:t>。</w:t>
      </w:r>
      <w:r>
        <w:rPr>
          <w:lang w:eastAsia="zh-CN"/>
        </w:rPr>
        <w:t>因此</w:t>
      </w:r>
      <w:r>
        <w:rPr>
          <w:spacing w:val="-24"/>
          <w:lang w:eastAsia="zh-CN"/>
        </w:rPr>
        <w:t>，</w:t>
      </w:r>
      <w:r>
        <w:rPr>
          <w:lang w:eastAsia="zh-CN"/>
        </w:rPr>
        <w:t>有必要分析各个节点在网络拓扑的重要程度</w:t>
      </w:r>
      <w:r>
        <w:rPr>
          <w:spacing w:val="-24"/>
          <w:lang w:eastAsia="zh-CN"/>
        </w:rPr>
        <w:t>，</w:t>
      </w:r>
      <w:r>
        <w:rPr>
          <w:lang w:eastAsia="zh-CN"/>
        </w:rPr>
        <w:t>进 而加强对重要节点的防范和预先保护</w:t>
      </w:r>
      <w:r>
        <w:rPr>
          <w:spacing w:val="-32"/>
          <w:lang w:eastAsia="zh-CN"/>
        </w:rPr>
        <w:t>，</w:t>
      </w:r>
      <w:r>
        <w:rPr>
          <w:lang w:eastAsia="zh-CN"/>
        </w:rPr>
        <w:t>对电力系统的稳定</w:t>
      </w:r>
      <w:r>
        <w:rPr>
          <w:spacing w:val="-29"/>
          <w:lang w:eastAsia="zh-CN"/>
        </w:rPr>
        <w:t>、</w:t>
      </w:r>
      <w:r>
        <w:rPr>
          <w:lang w:eastAsia="zh-CN"/>
        </w:rPr>
        <w:t>高效</w:t>
      </w:r>
      <w:r>
        <w:rPr>
          <w:spacing w:val="-29"/>
          <w:lang w:eastAsia="zh-CN"/>
        </w:rPr>
        <w:t>、</w:t>
      </w:r>
      <w:r>
        <w:rPr>
          <w:lang w:eastAsia="zh-CN"/>
        </w:rPr>
        <w:t>可靠运行有重 大意义。</w:t>
      </w:r>
    </w:p>
    <w:p w14:paraId="0F202C18" w14:textId="77777777" w:rsidR="00996552" w:rsidRDefault="00996552">
      <w:pPr>
        <w:spacing w:before="3"/>
        <w:rPr>
          <w:rFonts w:ascii="宋体" w:eastAsia="宋体" w:hAnsi="宋体" w:cs="宋体"/>
          <w:sz w:val="24"/>
          <w:szCs w:val="24"/>
          <w:lang w:eastAsia="zh-CN"/>
        </w:rPr>
      </w:pPr>
    </w:p>
    <w:p w14:paraId="60484EC9" w14:textId="77777777" w:rsidR="00996552" w:rsidRDefault="002D0D3F">
      <w:pPr>
        <w:ind w:left="117"/>
        <w:jc w:val="both"/>
        <w:rPr>
          <w:rFonts w:ascii="宋体" w:eastAsia="宋体" w:hAnsi="宋体" w:cs="宋体"/>
          <w:sz w:val="28"/>
          <w:szCs w:val="28"/>
          <w:lang w:eastAsia="zh-CN"/>
        </w:rPr>
      </w:pPr>
      <w:bookmarkStart w:id="89" w:name="3.3.1_电网结构脆弱性的定义与数学描述"/>
      <w:bookmarkStart w:id="90" w:name="_bookmark46"/>
      <w:bookmarkEnd w:id="89"/>
      <w:bookmarkEnd w:id="90"/>
      <w:r>
        <w:rPr>
          <w:rFonts w:ascii="Times New Roman" w:eastAsia="Times New Roman" w:hAnsi="Times New Roman" w:cs="Times New Roman"/>
          <w:sz w:val="30"/>
          <w:szCs w:val="30"/>
          <w:lang w:eastAsia="zh-CN"/>
        </w:rPr>
        <w:t xml:space="preserve">3.3.1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电网结构脆弱性的定义与数学描述</w:t>
      </w:r>
    </w:p>
    <w:p w14:paraId="51036C74" w14:textId="77777777" w:rsidR="00996552" w:rsidRDefault="00996552">
      <w:pPr>
        <w:spacing w:before="1"/>
        <w:rPr>
          <w:rFonts w:ascii="宋体" w:eastAsia="宋体" w:hAnsi="宋体" w:cs="宋体"/>
          <w:sz w:val="24"/>
          <w:szCs w:val="24"/>
          <w:lang w:eastAsia="zh-CN"/>
        </w:rPr>
      </w:pPr>
    </w:p>
    <w:p w14:paraId="0B648C83" w14:textId="77777777" w:rsidR="00996552" w:rsidRDefault="002D0D3F">
      <w:pPr>
        <w:pStyle w:val="a3"/>
        <w:spacing w:line="305" w:lineRule="auto"/>
        <w:ind w:right="75" w:firstLine="480"/>
        <w:rPr>
          <w:lang w:eastAsia="zh-CN"/>
        </w:rPr>
      </w:pPr>
      <w:r>
        <w:rPr>
          <w:spacing w:val="1"/>
          <w:lang w:eastAsia="zh-CN"/>
        </w:rPr>
        <w:t>电网结构脆弱性是指电力系统中节点或线路由于外界或内部因素的影响下，</w:t>
      </w:r>
      <w:r>
        <w:rPr>
          <w:spacing w:val="58"/>
          <w:lang w:eastAsia="zh-CN"/>
        </w:rPr>
        <w:t xml:space="preserve"> </w:t>
      </w:r>
      <w:r>
        <w:rPr>
          <w:spacing w:val="3"/>
          <w:lang w:eastAsia="zh-CN"/>
        </w:rPr>
        <w:t>导致节点或线路发生故障断开后，电网保持其连通性和维持基本稳定运行状态</w:t>
      </w:r>
      <w:r>
        <w:rPr>
          <w:spacing w:val="51"/>
          <w:lang w:eastAsia="zh-CN"/>
        </w:rPr>
        <w:t xml:space="preserve"> </w:t>
      </w:r>
      <w:r>
        <w:rPr>
          <w:lang w:eastAsia="zh-CN"/>
        </w:rPr>
        <w:t>的能力，即保持拓扑结构完整的能力。</w:t>
      </w:r>
    </w:p>
    <w:p w14:paraId="2B6F466C" w14:textId="77777777" w:rsidR="00996552" w:rsidRDefault="002D0D3F">
      <w:pPr>
        <w:pStyle w:val="a3"/>
        <w:spacing w:before="20" w:line="305" w:lineRule="auto"/>
        <w:ind w:right="275" w:firstLine="480"/>
        <w:jc w:val="both"/>
        <w:rPr>
          <w:lang w:eastAsia="zh-CN"/>
        </w:rPr>
      </w:pPr>
      <w:r>
        <w:rPr>
          <w:spacing w:val="4"/>
          <w:lang w:eastAsia="zh-CN"/>
        </w:rPr>
        <w:t>在电网拓扑结构方面可选取一定的评估指标，来考察某一单元或某些单元</w:t>
      </w:r>
      <w:r>
        <w:rPr>
          <w:spacing w:val="42"/>
          <w:lang w:eastAsia="zh-CN"/>
        </w:rPr>
        <w:t xml:space="preserve"> </w:t>
      </w:r>
      <w:r>
        <w:rPr>
          <w:spacing w:val="3"/>
          <w:lang w:eastAsia="zh-CN"/>
        </w:rPr>
        <w:t>退出后系统的耐受程度—系统受影响的程度。对系统结构影响程度大的节点或</w:t>
      </w:r>
      <w:r>
        <w:rPr>
          <w:spacing w:val="54"/>
          <w:lang w:eastAsia="zh-CN"/>
        </w:rPr>
        <w:t xml:space="preserve"> </w:t>
      </w:r>
      <w:r>
        <w:rPr>
          <w:lang w:eastAsia="zh-CN"/>
        </w:rPr>
        <w:t>线路</w:t>
      </w:r>
      <w:r>
        <w:rPr>
          <w:spacing w:val="-45"/>
          <w:lang w:eastAsia="zh-CN"/>
        </w:rPr>
        <w:t>，</w:t>
      </w:r>
      <w:r>
        <w:rPr>
          <w:lang w:eastAsia="zh-CN"/>
        </w:rPr>
        <w:t>说明其对网络拓扑结构的完整性贡献程度高</w:t>
      </w:r>
      <w:r>
        <w:rPr>
          <w:spacing w:val="-45"/>
          <w:lang w:eastAsia="zh-CN"/>
        </w:rPr>
        <w:t>，</w:t>
      </w:r>
      <w:r>
        <w:rPr>
          <w:lang w:eastAsia="zh-CN"/>
        </w:rPr>
        <w:t xml:space="preserve">对于这样的节点或线路称为 </w:t>
      </w:r>
      <w:r>
        <w:rPr>
          <w:spacing w:val="3"/>
          <w:lang w:eastAsia="zh-CN"/>
        </w:rPr>
        <w:t>系统结构的脆弱点。因此，可以认为对电力系统拓扑结构影响越大的节点或线</w:t>
      </w:r>
      <w:r>
        <w:rPr>
          <w:spacing w:val="62"/>
          <w:lang w:eastAsia="zh-CN"/>
        </w:rPr>
        <w:t xml:space="preserve"> </w:t>
      </w:r>
      <w:r>
        <w:rPr>
          <w:lang w:eastAsia="zh-CN"/>
        </w:rPr>
        <w:t>路，其脆弱程度越高。</w:t>
      </w:r>
    </w:p>
    <w:p w14:paraId="66ED65FD" w14:textId="77777777" w:rsidR="00996552" w:rsidRDefault="002D0D3F">
      <w:pPr>
        <w:pStyle w:val="a3"/>
        <w:spacing w:before="20" w:line="305" w:lineRule="auto"/>
        <w:ind w:right="275" w:firstLine="480"/>
        <w:jc w:val="both"/>
        <w:rPr>
          <w:lang w:eastAsia="zh-CN"/>
        </w:rPr>
      </w:pPr>
      <w:r>
        <w:rPr>
          <w:spacing w:val="4"/>
          <w:lang w:eastAsia="zh-CN"/>
        </w:rPr>
        <w:t>结构脆弱性研究的是电力系统中某个元件在系统结构中的重要程度。从不</w:t>
      </w:r>
      <w:r>
        <w:rPr>
          <w:spacing w:val="42"/>
          <w:lang w:eastAsia="zh-CN"/>
        </w:rPr>
        <w:t xml:space="preserve"> </w:t>
      </w:r>
      <w:r>
        <w:rPr>
          <w:spacing w:val="3"/>
          <w:lang w:eastAsia="zh-CN"/>
        </w:rPr>
        <w:t>同方面研究得到的结构脆弱性的指标描述不同，从不同方面考虑都有其结构指</w:t>
      </w:r>
      <w:r>
        <w:rPr>
          <w:spacing w:val="51"/>
          <w:lang w:eastAsia="zh-CN"/>
        </w:rPr>
        <w:t xml:space="preserve"> </w:t>
      </w:r>
      <w:r>
        <w:rPr>
          <w:lang w:eastAsia="zh-CN"/>
        </w:rPr>
        <w:t>标来衡量元件</w:t>
      </w:r>
      <w:r>
        <w:rPr>
          <w:spacing w:val="-65"/>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9"/>
          <w:lang w:eastAsia="zh-CN"/>
        </w:rPr>
        <w:t xml:space="preserve"> </w:t>
      </w:r>
      <w:r>
        <w:rPr>
          <w:lang w:eastAsia="zh-CN"/>
        </w:rPr>
        <w:t>在系统中的重要程度，其数学描述如下：</w:t>
      </w:r>
    </w:p>
    <w:p w14:paraId="3C6E8310" w14:textId="77777777" w:rsidR="00996552" w:rsidRDefault="002D0D3F">
      <w:pPr>
        <w:pStyle w:val="a3"/>
        <w:spacing w:line="263" w:lineRule="exact"/>
        <w:ind w:left="0" w:right="76"/>
        <w:jc w:val="center"/>
        <w:rPr>
          <w:rFonts w:cs="宋体"/>
        </w:rPr>
      </w:pPr>
      <w:bookmarkStart w:id="91" w:name="_bookmark47"/>
      <w:bookmarkEnd w:id="91"/>
      <w:r>
        <w:rPr>
          <w:rFonts w:cs="宋体"/>
          <w:w w:val="130"/>
        </w:rPr>
        <w:t>飞</w:t>
      </w:r>
    </w:p>
    <w:p w14:paraId="76A6C2B8" w14:textId="77777777" w:rsidR="00996552" w:rsidRDefault="00996552">
      <w:pPr>
        <w:spacing w:line="263" w:lineRule="exact"/>
        <w:jc w:val="center"/>
        <w:rPr>
          <w:rFonts w:ascii="宋体" w:eastAsia="宋体" w:hAnsi="宋体" w:cs="宋体"/>
        </w:rPr>
        <w:sectPr w:rsidR="00996552">
          <w:pgSz w:w="11910" w:h="16840"/>
          <w:pgMar w:top="1140" w:right="1520" w:bottom="1280" w:left="1680" w:header="871" w:footer="1055" w:gutter="0"/>
          <w:cols w:space="720"/>
        </w:sectPr>
      </w:pPr>
    </w:p>
    <w:p w14:paraId="7688F8BD" w14:textId="77777777" w:rsidR="00996552" w:rsidRDefault="002D0D3F">
      <w:pPr>
        <w:spacing w:line="264" w:lineRule="exact"/>
        <w:jc w:val="right"/>
        <w:rPr>
          <w:rFonts w:ascii="Georgia" w:eastAsia="Georgia" w:hAnsi="Georgia" w:cs="Georgia"/>
          <w:sz w:val="24"/>
          <w:szCs w:val="24"/>
        </w:rPr>
      </w:pPr>
      <w:r>
        <w:rPr>
          <w:rFonts w:ascii="Times New Roman"/>
          <w:i/>
          <w:spacing w:val="-1"/>
          <w:w w:val="90"/>
          <w:sz w:val="24"/>
        </w:rPr>
        <w:lastRenderedPageBreak/>
        <w:t>A</w:t>
      </w:r>
      <w:r>
        <w:rPr>
          <w:rFonts w:ascii="MS Gothic"/>
          <w:spacing w:val="-2"/>
          <w:w w:val="90"/>
          <w:sz w:val="24"/>
        </w:rPr>
        <w:t>(</w:t>
      </w:r>
      <w:r>
        <w:rPr>
          <w:rFonts w:ascii="Times New Roman"/>
          <w:i/>
          <w:spacing w:val="-1"/>
          <w:w w:val="90"/>
          <w:sz w:val="24"/>
        </w:rPr>
        <w:t>i</w:t>
      </w:r>
      <w:r>
        <w:rPr>
          <w:rFonts w:ascii="MS Gothic"/>
          <w:spacing w:val="-2"/>
          <w:w w:val="90"/>
          <w:sz w:val="24"/>
        </w:rPr>
        <w:t>)</w:t>
      </w:r>
      <w:r>
        <w:rPr>
          <w:rFonts w:ascii="MS Gothic"/>
          <w:spacing w:val="-64"/>
          <w:w w:val="90"/>
          <w:sz w:val="24"/>
        </w:rPr>
        <w:t xml:space="preserve"> </w:t>
      </w:r>
      <w:r>
        <w:rPr>
          <w:rFonts w:ascii="Georgia"/>
          <w:w w:val="90"/>
          <w:sz w:val="24"/>
        </w:rPr>
        <w:t>=</w:t>
      </w:r>
    </w:p>
    <w:p w14:paraId="7FBB5A13" w14:textId="77777777" w:rsidR="00996552" w:rsidRDefault="002D0D3F">
      <w:pPr>
        <w:spacing w:before="5"/>
        <w:rPr>
          <w:rFonts w:ascii="Georgia" w:eastAsia="Georgia" w:hAnsi="Georgia" w:cs="Georgia"/>
          <w:sz w:val="26"/>
          <w:szCs w:val="26"/>
        </w:rPr>
      </w:pPr>
      <w:r>
        <w:br w:type="column"/>
      </w:r>
    </w:p>
    <w:p w14:paraId="517B8F00" w14:textId="77777777" w:rsidR="00996552" w:rsidRDefault="002D0D3F">
      <w:pPr>
        <w:ind w:left="40"/>
        <w:rPr>
          <w:rFonts w:ascii="MS Gothic" w:eastAsia="MS Gothic" w:hAnsi="MS Gothic" w:cs="MS Gothic"/>
          <w:sz w:val="16"/>
          <w:szCs w:val="16"/>
        </w:rPr>
      </w:pPr>
      <w:r>
        <w:rPr>
          <w:rFonts w:ascii="Bookman Old Style" w:eastAsia="Bookman Old Style" w:hAnsi="Bookman Old Style" w:cs="Bookman Old Style"/>
          <w:i/>
          <w:w w:val="80"/>
          <w:sz w:val="16"/>
          <w:szCs w:val="16"/>
        </w:rPr>
        <w:t>j</w:t>
      </w:r>
      <w:r>
        <w:rPr>
          <w:rFonts w:ascii="Bookman Old Style" w:eastAsia="Bookman Old Style" w:hAnsi="Bookman Old Style" w:cs="Bookman Old Style"/>
          <w:i/>
          <w:spacing w:val="-20"/>
          <w:w w:val="80"/>
          <w:sz w:val="16"/>
          <w:szCs w:val="16"/>
        </w:rPr>
        <w:t xml:space="preserve"> </w:t>
      </w:r>
      <w:r>
        <w:rPr>
          <w:rFonts w:ascii="MS Gothic" w:eastAsia="MS Gothic" w:hAnsi="MS Gothic" w:cs="MS Gothic"/>
          <w:spacing w:val="4"/>
          <w:w w:val="80"/>
          <w:sz w:val="16"/>
          <w:szCs w:val="16"/>
        </w:rPr>
        <w:t>∈</w:t>
      </w:r>
      <w:r>
        <w:rPr>
          <w:rFonts w:ascii="Bookman Old Style" w:eastAsia="Bookman Old Style" w:hAnsi="Bookman Old Style" w:cs="Bookman Old Style"/>
          <w:i/>
          <w:spacing w:val="2"/>
          <w:w w:val="80"/>
          <w:sz w:val="16"/>
          <w:szCs w:val="16"/>
        </w:rPr>
        <w:t>F</w:t>
      </w:r>
      <w:r>
        <w:rPr>
          <w:rFonts w:ascii="Bookman Old Style" w:eastAsia="Bookman Old Style" w:hAnsi="Bookman Old Style" w:cs="Bookman Old Style"/>
          <w:i/>
          <w:spacing w:val="-27"/>
          <w:w w:val="80"/>
          <w:sz w:val="16"/>
          <w:szCs w:val="16"/>
        </w:rPr>
        <w:t xml:space="preserve"> </w:t>
      </w:r>
      <w:r>
        <w:rPr>
          <w:rFonts w:ascii="MS Gothic" w:eastAsia="MS Gothic" w:hAnsi="MS Gothic" w:cs="MS Gothic"/>
          <w:spacing w:val="2"/>
          <w:w w:val="80"/>
          <w:sz w:val="16"/>
          <w:szCs w:val="16"/>
        </w:rPr>
        <w:t>(</w:t>
      </w:r>
      <w:r>
        <w:rPr>
          <w:rFonts w:ascii="Bookman Old Style" w:eastAsia="Bookman Old Style" w:hAnsi="Bookman Old Style" w:cs="Bookman Old Style"/>
          <w:i/>
          <w:spacing w:val="1"/>
          <w:w w:val="80"/>
          <w:sz w:val="16"/>
          <w:szCs w:val="16"/>
        </w:rPr>
        <w:t>i</w:t>
      </w:r>
      <w:r>
        <w:rPr>
          <w:rFonts w:ascii="MS Gothic" w:eastAsia="MS Gothic" w:hAnsi="MS Gothic" w:cs="MS Gothic"/>
          <w:spacing w:val="2"/>
          <w:w w:val="80"/>
          <w:sz w:val="16"/>
          <w:szCs w:val="16"/>
        </w:rPr>
        <w:t>)</w:t>
      </w:r>
    </w:p>
    <w:p w14:paraId="0C29D5D5" w14:textId="77777777" w:rsidR="00996552" w:rsidRDefault="002D0D3F">
      <w:pPr>
        <w:tabs>
          <w:tab w:val="left" w:pos="3381"/>
        </w:tabs>
        <w:spacing w:line="264" w:lineRule="exact"/>
        <w:ind w:left="9"/>
        <w:rPr>
          <w:rFonts w:ascii="Times New Roman" w:eastAsia="Times New Roman" w:hAnsi="Times New Roman" w:cs="Times New Roman"/>
          <w:sz w:val="24"/>
          <w:szCs w:val="24"/>
        </w:rPr>
      </w:pPr>
      <w:r>
        <w:rPr>
          <w:w w:val="90"/>
        </w:rPr>
        <w:br w:type="column"/>
      </w:r>
      <w:r>
        <w:rPr>
          <w:rFonts w:ascii="Times New Roman"/>
          <w:i/>
          <w:spacing w:val="1"/>
          <w:w w:val="90"/>
          <w:sz w:val="24"/>
        </w:rPr>
        <w:lastRenderedPageBreak/>
        <w:t>k</w:t>
      </w:r>
      <w:r>
        <w:rPr>
          <w:rFonts w:ascii="MS Gothic"/>
          <w:spacing w:val="2"/>
          <w:w w:val="90"/>
          <w:sz w:val="24"/>
        </w:rPr>
        <w:t>(</w:t>
      </w:r>
      <w:r>
        <w:rPr>
          <w:rFonts w:ascii="Times New Roman"/>
          <w:i/>
          <w:spacing w:val="1"/>
          <w:w w:val="90"/>
          <w:sz w:val="24"/>
        </w:rPr>
        <w:t>i</w:t>
      </w:r>
      <w:r>
        <w:rPr>
          <w:rFonts w:ascii="Times New Roman"/>
          <w:spacing w:val="1"/>
          <w:w w:val="90"/>
          <w:sz w:val="24"/>
        </w:rPr>
        <w:t>,</w:t>
      </w:r>
      <w:r>
        <w:rPr>
          <w:rFonts w:ascii="Times New Roman"/>
          <w:spacing w:val="-23"/>
          <w:w w:val="90"/>
          <w:sz w:val="24"/>
        </w:rPr>
        <w:t xml:space="preserve"> </w:t>
      </w:r>
      <w:r>
        <w:rPr>
          <w:rFonts w:ascii="Times New Roman"/>
          <w:i/>
          <w:spacing w:val="7"/>
          <w:w w:val="90"/>
          <w:sz w:val="24"/>
        </w:rPr>
        <w:t>j</w:t>
      </w:r>
      <w:r>
        <w:rPr>
          <w:rFonts w:ascii="MS Gothic"/>
          <w:spacing w:val="10"/>
          <w:w w:val="90"/>
          <w:sz w:val="24"/>
        </w:rPr>
        <w:t>)</w:t>
      </w:r>
      <w:r>
        <w:rPr>
          <w:rFonts w:ascii="MS Gothic"/>
          <w:spacing w:val="10"/>
          <w:w w:val="90"/>
          <w:sz w:val="24"/>
        </w:rPr>
        <w:tab/>
      </w:r>
      <w:r>
        <w:rPr>
          <w:rFonts w:ascii="Times New Roman"/>
          <w:sz w:val="24"/>
        </w:rPr>
        <w:t>(3.2)</w:t>
      </w:r>
    </w:p>
    <w:p w14:paraId="3BFD1642" w14:textId="77777777" w:rsidR="00996552" w:rsidRDefault="00996552">
      <w:pPr>
        <w:spacing w:line="264"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4014" w:space="40"/>
            <w:col w:w="494" w:space="40"/>
            <w:col w:w="4122"/>
          </w:cols>
        </w:sectPr>
      </w:pPr>
    </w:p>
    <w:p w14:paraId="774BBF8F" w14:textId="77777777" w:rsidR="00996552" w:rsidRDefault="00996552">
      <w:pPr>
        <w:spacing w:before="5"/>
        <w:rPr>
          <w:rFonts w:ascii="Times New Roman" w:eastAsia="Times New Roman" w:hAnsi="Times New Roman" w:cs="Times New Roman"/>
          <w:sz w:val="11"/>
          <w:szCs w:val="11"/>
        </w:rPr>
      </w:pPr>
    </w:p>
    <w:p w14:paraId="3000CC22" w14:textId="77777777" w:rsidR="00996552" w:rsidRDefault="002D0D3F">
      <w:pPr>
        <w:pStyle w:val="a3"/>
        <w:spacing w:before="26" w:line="288" w:lineRule="auto"/>
        <w:ind w:right="99" w:firstLine="480"/>
      </w:pPr>
      <w:r>
        <w:rPr>
          <w:spacing w:val="2"/>
        </w:rPr>
        <w:t>式</w:t>
      </w:r>
      <w:hyperlink w:anchor="_bookmark47" w:history="1">
        <w:r>
          <w:rPr>
            <w:rFonts w:ascii="Times New Roman" w:eastAsia="Times New Roman" w:hAnsi="Times New Roman" w:cs="Times New Roman"/>
            <w:spacing w:val="2"/>
          </w:rPr>
          <w:t>3.2</w:t>
        </w:r>
      </w:hyperlink>
      <w:r>
        <w:rPr>
          <w:spacing w:val="2"/>
        </w:rPr>
        <w:t>中，</w:t>
      </w:r>
      <w:r>
        <w:rPr>
          <w:rFonts w:ascii="Times New Roman" w:eastAsia="Times New Roman" w:hAnsi="Times New Roman" w:cs="Times New Roman"/>
          <w:i/>
          <w:spacing w:val="2"/>
        </w:rPr>
        <w:t>F</w:t>
      </w:r>
      <w:r>
        <w:rPr>
          <w:rFonts w:ascii="MS Gothic" w:eastAsia="MS Gothic" w:hAnsi="MS Gothic" w:cs="MS Gothic"/>
          <w:spacing w:val="3"/>
        </w:rPr>
        <w:t>(</w:t>
      </w:r>
      <w:r>
        <w:rPr>
          <w:rFonts w:ascii="Times New Roman" w:eastAsia="Times New Roman" w:hAnsi="Times New Roman" w:cs="Times New Roman"/>
          <w:i/>
          <w:spacing w:val="2"/>
        </w:rPr>
        <w:t>i</w:t>
      </w:r>
      <w:r>
        <w:rPr>
          <w:rFonts w:ascii="MS Gothic" w:eastAsia="MS Gothic" w:hAnsi="MS Gothic" w:cs="MS Gothic"/>
          <w:spacing w:val="3"/>
        </w:rPr>
        <w:t>)</w:t>
      </w:r>
      <w:r>
        <w:rPr>
          <w:rFonts w:ascii="MS Gothic" w:eastAsia="MS Gothic" w:hAnsi="MS Gothic" w:cs="MS Gothic"/>
          <w:spacing w:val="-92"/>
        </w:rPr>
        <w:t xml:space="preserve"> </w:t>
      </w:r>
      <w:r>
        <w:t>为元件</w:t>
      </w:r>
      <w:r>
        <w:rPr>
          <w:spacing w:val="-94"/>
        </w:rPr>
        <w:t xml:space="preserve"> </w:t>
      </w:r>
      <w:r>
        <w:rPr>
          <w:rFonts w:ascii="Times New Roman" w:eastAsia="Times New Roman" w:hAnsi="Times New Roman" w:cs="Times New Roman"/>
          <w:i/>
        </w:rPr>
        <w:t>i</w:t>
      </w:r>
      <w:r>
        <w:rPr>
          <w:rFonts w:ascii="Times New Roman" w:eastAsia="Times New Roman" w:hAnsi="Times New Roman" w:cs="Times New Roman"/>
          <w:i/>
          <w:spacing w:val="-27"/>
        </w:rPr>
        <w:t xml:space="preserve"> </w:t>
      </w:r>
      <w:r>
        <w:rPr>
          <w:spacing w:val="1"/>
        </w:rPr>
        <w:t>有关联的元件的集合，</w:t>
      </w:r>
      <w:r>
        <w:rPr>
          <w:rFonts w:ascii="Times New Roman" w:eastAsia="Times New Roman" w:hAnsi="Times New Roman" w:cs="Times New Roman"/>
          <w:i/>
          <w:spacing w:val="1"/>
        </w:rPr>
        <w:t>k</w:t>
      </w:r>
      <w:r>
        <w:rPr>
          <w:rFonts w:ascii="MS Gothic" w:eastAsia="MS Gothic" w:hAnsi="MS Gothic" w:cs="MS Gothic"/>
          <w:spacing w:val="1"/>
        </w:rPr>
        <w:t>(</w:t>
      </w:r>
      <w:r>
        <w:rPr>
          <w:rFonts w:ascii="Times New Roman" w:eastAsia="Times New Roman" w:hAnsi="Times New Roman" w:cs="Times New Roman"/>
          <w:i/>
          <w:spacing w:val="1"/>
        </w:rPr>
        <w:t>i</w:t>
      </w:r>
      <w:r>
        <w:rPr>
          <w:rFonts w:ascii="Times New Roman" w:eastAsia="Times New Roman" w:hAnsi="Times New Roman" w:cs="Times New Roman"/>
          <w:spacing w:val="1"/>
        </w:rPr>
        <w:t>,</w:t>
      </w:r>
      <w:r>
        <w:rPr>
          <w:rFonts w:ascii="Times New Roman" w:eastAsia="Times New Roman" w:hAnsi="Times New Roman" w:cs="Times New Roman"/>
          <w:spacing w:val="-34"/>
        </w:rPr>
        <w:t xml:space="preserve"> </w:t>
      </w:r>
      <w:r>
        <w:rPr>
          <w:rFonts w:ascii="Times New Roman" w:eastAsia="Times New Roman" w:hAnsi="Times New Roman" w:cs="Times New Roman"/>
          <w:i/>
          <w:spacing w:val="8"/>
        </w:rPr>
        <w:t>j</w:t>
      </w:r>
      <w:r>
        <w:rPr>
          <w:rFonts w:ascii="MS Gothic" w:eastAsia="MS Gothic" w:hAnsi="MS Gothic" w:cs="MS Gothic"/>
          <w:spacing w:val="12"/>
        </w:rPr>
        <w:t>)</w:t>
      </w:r>
      <w:r>
        <w:rPr>
          <w:rFonts w:ascii="MS Gothic" w:eastAsia="MS Gothic" w:hAnsi="MS Gothic" w:cs="MS Gothic"/>
          <w:spacing w:val="-92"/>
        </w:rPr>
        <w:t xml:space="preserve"> </w:t>
      </w:r>
      <w:r>
        <w:t>为从不同角度考虑得到</w:t>
      </w:r>
      <w:r>
        <w:rPr>
          <w:spacing w:val="22"/>
        </w:rPr>
        <w:t xml:space="preserve"> </w:t>
      </w:r>
      <w:r>
        <w:t>的结构脆弱性表达式，表示</w:t>
      </w:r>
      <w:r>
        <w:rPr>
          <w:spacing w:val="-65"/>
        </w:rPr>
        <w:t xml:space="preserve"> </w:t>
      </w:r>
      <w:r>
        <w:rPr>
          <w:rFonts w:ascii="Times New Roman" w:eastAsia="Times New Roman" w:hAnsi="Times New Roman" w:cs="Times New Roman"/>
          <w:i/>
        </w:rPr>
        <w:t>i</w:t>
      </w:r>
      <w:r>
        <w:rPr>
          <w:rFonts w:ascii="Times New Roman" w:eastAsia="Times New Roman" w:hAnsi="Times New Roman" w:cs="Times New Roman"/>
          <w:i/>
          <w:spacing w:val="9"/>
        </w:rPr>
        <w:t xml:space="preserve"> </w:t>
      </w:r>
      <w:r>
        <w:t>和</w:t>
      </w:r>
      <w:r>
        <w:rPr>
          <w:spacing w:val="-34"/>
        </w:rPr>
        <w:t xml:space="preserve"> </w:t>
      </w:r>
      <w:r>
        <w:rPr>
          <w:rFonts w:ascii="Times New Roman" w:eastAsia="Times New Roman" w:hAnsi="Times New Roman" w:cs="Times New Roman"/>
          <w:i/>
        </w:rPr>
        <w:t>j</w:t>
      </w:r>
      <w:r>
        <w:rPr>
          <w:rFonts w:ascii="Times New Roman" w:eastAsia="Times New Roman" w:hAnsi="Times New Roman" w:cs="Times New Roman"/>
          <w:i/>
          <w:spacing w:val="16"/>
        </w:rPr>
        <w:t xml:space="preserve"> </w:t>
      </w:r>
      <w:r>
        <w:t>在拓扑结构上的联结程度。</w:t>
      </w:r>
    </w:p>
    <w:p w14:paraId="29A3FF82" w14:textId="77777777" w:rsidR="00996552" w:rsidRDefault="00996552">
      <w:pPr>
        <w:spacing w:line="288" w:lineRule="auto"/>
        <w:sectPr w:rsidR="00996552">
          <w:type w:val="continuous"/>
          <w:pgSz w:w="11910" w:h="16840"/>
          <w:pgMar w:top="1580" w:right="1520" w:bottom="280" w:left="1680" w:header="720" w:footer="720" w:gutter="0"/>
          <w:cols w:space="720"/>
        </w:sectPr>
      </w:pPr>
    </w:p>
    <w:p w14:paraId="138DD8D3" w14:textId="77777777" w:rsidR="00996552" w:rsidRDefault="00996552">
      <w:pPr>
        <w:rPr>
          <w:rFonts w:ascii="宋体" w:eastAsia="宋体" w:hAnsi="宋体" w:cs="宋体"/>
          <w:sz w:val="15"/>
          <w:szCs w:val="15"/>
        </w:rPr>
      </w:pPr>
    </w:p>
    <w:p w14:paraId="43C3CBC7" w14:textId="77777777" w:rsidR="00996552" w:rsidRDefault="002D0D3F">
      <w:pPr>
        <w:tabs>
          <w:tab w:val="left" w:pos="997"/>
        </w:tabs>
        <w:spacing w:before="13"/>
        <w:ind w:left="597" w:hanging="480"/>
        <w:rPr>
          <w:rFonts w:ascii="宋体" w:eastAsia="宋体" w:hAnsi="宋体" w:cs="宋体"/>
          <w:sz w:val="28"/>
          <w:szCs w:val="28"/>
          <w:lang w:eastAsia="zh-CN"/>
        </w:rPr>
      </w:pPr>
      <w:bookmarkStart w:id="92" w:name="3.3.2_基于复杂网络的结构脆弱性指标研究"/>
      <w:bookmarkStart w:id="93" w:name="_bookmark48"/>
      <w:bookmarkEnd w:id="92"/>
      <w:bookmarkEnd w:id="93"/>
      <w:r>
        <w:rPr>
          <w:rFonts w:ascii="Times New Roman" w:eastAsia="Times New Roman" w:hAnsi="Times New Roman" w:cs="Times New Roman"/>
          <w:sz w:val="30"/>
          <w:szCs w:val="30"/>
          <w:lang w:eastAsia="zh-CN"/>
        </w:rPr>
        <w:t>3.3.2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基于复杂网络的结构脆弱性指标研究</w:t>
      </w:r>
    </w:p>
    <w:p w14:paraId="496D62D1" w14:textId="77777777" w:rsidR="00996552" w:rsidRDefault="00996552">
      <w:pPr>
        <w:spacing w:before="1"/>
        <w:rPr>
          <w:rFonts w:ascii="宋体" w:eastAsia="宋体" w:hAnsi="宋体" w:cs="宋体"/>
          <w:sz w:val="24"/>
          <w:szCs w:val="24"/>
          <w:lang w:eastAsia="zh-CN"/>
        </w:rPr>
      </w:pPr>
    </w:p>
    <w:p w14:paraId="0474B762" w14:textId="77777777" w:rsidR="00996552" w:rsidRDefault="002D0D3F">
      <w:pPr>
        <w:pStyle w:val="a3"/>
        <w:spacing w:line="297" w:lineRule="auto"/>
        <w:ind w:right="275" w:firstLine="480"/>
        <w:jc w:val="both"/>
        <w:rPr>
          <w:lang w:eastAsia="zh-CN"/>
        </w:rPr>
      </w:pPr>
      <w:r>
        <w:rPr>
          <w:lang w:eastAsia="zh-CN"/>
        </w:rPr>
        <w:t>本节基于传统复杂网络理论</w:t>
      </w:r>
      <w:r>
        <w:rPr>
          <w:spacing w:val="-45"/>
          <w:lang w:eastAsia="zh-CN"/>
        </w:rPr>
        <w:t>，</w:t>
      </w:r>
      <w:r>
        <w:rPr>
          <w:lang w:eastAsia="zh-CN"/>
        </w:rPr>
        <w:t>将电力系统等效为加权无向图</w:t>
      </w:r>
      <w:r>
        <w:rPr>
          <w:spacing w:val="-45"/>
          <w:lang w:eastAsia="zh-CN"/>
        </w:rPr>
        <w:t>，</w:t>
      </w:r>
      <w:r>
        <w:rPr>
          <w:lang w:eastAsia="zh-CN"/>
        </w:rPr>
        <w:t xml:space="preserve">研究电网结构 </w:t>
      </w:r>
      <w:r>
        <w:rPr>
          <w:spacing w:val="3"/>
          <w:lang w:eastAsia="zh-CN"/>
        </w:rPr>
        <w:t>脆弱性指标，并与</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算法所建立的无权有向图进行模型比较与算例分</w:t>
      </w:r>
      <w:r>
        <w:rPr>
          <w:spacing w:val="38"/>
          <w:lang w:eastAsia="zh-CN"/>
        </w:rPr>
        <w:t xml:space="preserve"> </w:t>
      </w:r>
      <w:r>
        <w:rPr>
          <w:lang w:eastAsia="zh-CN"/>
        </w:rPr>
        <w:t>析。</w:t>
      </w:r>
    </w:p>
    <w:p w14:paraId="0CABDAB6" w14:textId="77777777" w:rsidR="00996552" w:rsidRDefault="002D0D3F">
      <w:pPr>
        <w:pStyle w:val="a3"/>
        <w:spacing w:before="28" w:line="305" w:lineRule="auto"/>
        <w:ind w:right="75" w:firstLine="480"/>
        <w:rPr>
          <w:lang w:eastAsia="zh-CN"/>
        </w:rPr>
      </w:pPr>
      <w:r>
        <w:rPr>
          <w:spacing w:val="1"/>
          <w:lang w:eastAsia="zh-CN"/>
        </w:rPr>
        <w:t>复杂网络的基本思想是将复杂系统抽象为网络，基于传统的复杂网络理论，</w:t>
      </w:r>
      <w:r>
        <w:rPr>
          <w:spacing w:val="54"/>
          <w:lang w:eastAsia="zh-CN"/>
        </w:rPr>
        <w:t xml:space="preserve"> </w:t>
      </w:r>
      <w:r>
        <w:rPr>
          <w:lang w:eastAsia="zh-CN"/>
        </w:rPr>
        <w:t>电力系统中的母线可以被视为节点</w:t>
      </w:r>
      <w:r>
        <w:rPr>
          <w:spacing w:val="-45"/>
          <w:lang w:eastAsia="zh-CN"/>
        </w:rPr>
        <w:t>，</w:t>
      </w:r>
      <w:r>
        <w:rPr>
          <w:lang w:eastAsia="zh-CN"/>
        </w:rPr>
        <w:t>母线之间的传输线路被视为边</w:t>
      </w:r>
      <w:r>
        <w:rPr>
          <w:spacing w:val="-45"/>
          <w:lang w:eastAsia="zh-CN"/>
        </w:rPr>
        <w:t>，</w:t>
      </w:r>
      <w:r>
        <w:rPr>
          <w:lang w:eastAsia="zh-CN"/>
        </w:rPr>
        <w:t>线路上的阻 抗或潮流值被视为权重。</w:t>
      </w:r>
    </w:p>
    <w:p w14:paraId="37F21CC2" w14:textId="77777777" w:rsidR="00996552" w:rsidRDefault="002D0D3F">
      <w:pPr>
        <w:pStyle w:val="a3"/>
        <w:spacing w:before="20" w:line="297" w:lineRule="auto"/>
        <w:ind w:right="75" w:firstLine="480"/>
        <w:rPr>
          <w:lang w:eastAsia="zh-CN"/>
        </w:rPr>
      </w:pPr>
      <w:r>
        <w:rPr>
          <w:lang w:eastAsia="zh-CN"/>
        </w:rPr>
        <w:t>在本文</w:t>
      </w:r>
      <w:r>
        <w:rPr>
          <w:spacing w:val="-63"/>
          <w:lang w:eastAsia="zh-CN"/>
        </w:rPr>
        <w:t xml:space="preserve"> </w:t>
      </w:r>
      <w:r>
        <w:rPr>
          <w:rFonts w:ascii="Times New Roman" w:eastAsia="Times New Roman" w:hAnsi="Times New Roman" w:cs="Times New Roman"/>
          <w:lang w:eastAsia="zh-CN"/>
        </w:rPr>
        <w:t>2.2</w:t>
      </w:r>
      <w:r>
        <w:rPr>
          <w:rFonts w:ascii="Times New Roman" w:eastAsia="Times New Roman" w:hAnsi="Times New Roman" w:cs="Times New Roman"/>
          <w:spacing w:val="-3"/>
          <w:lang w:eastAsia="zh-CN"/>
        </w:rPr>
        <w:t xml:space="preserve"> </w:t>
      </w:r>
      <w:r>
        <w:rPr>
          <w:spacing w:val="-1"/>
          <w:lang w:eastAsia="zh-CN"/>
        </w:rPr>
        <w:t>节中，复杂网络理论描述网络的特征参数有特征路径长度、节点</w:t>
      </w:r>
      <w:r>
        <w:rPr>
          <w:spacing w:val="23"/>
          <w:lang w:eastAsia="zh-CN"/>
        </w:rPr>
        <w:t xml:space="preserve"> </w:t>
      </w:r>
      <w:r>
        <w:rPr>
          <w:spacing w:val="1"/>
          <w:lang w:eastAsia="zh-CN"/>
        </w:rPr>
        <w:t>度和节点度分布、聚类系数、介数和介数分布等。参照复杂网络特征参数定义，</w:t>
      </w:r>
      <w:r>
        <w:rPr>
          <w:spacing w:val="50"/>
          <w:lang w:eastAsia="zh-CN"/>
        </w:rPr>
        <w:t xml:space="preserve"> </w:t>
      </w:r>
      <w:r>
        <w:rPr>
          <w:lang w:eastAsia="zh-CN"/>
        </w:rPr>
        <w:t>并结合电力系统的特点，定义“电气度”概念如下：</w:t>
      </w:r>
    </w:p>
    <w:p w14:paraId="5E46117F" w14:textId="77777777" w:rsidR="00996552" w:rsidRDefault="00996552">
      <w:pPr>
        <w:spacing w:line="297" w:lineRule="auto"/>
        <w:rPr>
          <w:lang w:eastAsia="zh-CN"/>
        </w:rPr>
        <w:sectPr w:rsidR="00996552">
          <w:pgSz w:w="11910" w:h="16840"/>
          <w:pgMar w:top="1140" w:right="1520" w:bottom="1280" w:left="1680" w:header="871" w:footer="1095" w:gutter="0"/>
          <w:cols w:space="720"/>
        </w:sectPr>
      </w:pPr>
    </w:p>
    <w:p w14:paraId="411A18DE" w14:textId="77777777" w:rsidR="00996552" w:rsidRDefault="00996552">
      <w:pPr>
        <w:spacing w:before="10"/>
        <w:rPr>
          <w:rFonts w:ascii="宋体" w:eastAsia="宋体" w:hAnsi="宋体" w:cs="宋体"/>
          <w:sz w:val="26"/>
          <w:szCs w:val="26"/>
          <w:lang w:eastAsia="zh-CN"/>
        </w:rPr>
      </w:pPr>
    </w:p>
    <w:p w14:paraId="2138CD6C" w14:textId="77777777" w:rsidR="00996552" w:rsidRDefault="002D0D3F">
      <w:pPr>
        <w:jc w:val="right"/>
        <w:rPr>
          <w:rFonts w:ascii="Georgia" w:eastAsia="Georgia" w:hAnsi="Georgia" w:cs="Georgia"/>
          <w:sz w:val="24"/>
          <w:szCs w:val="24"/>
        </w:rPr>
      </w:pPr>
      <w:bookmarkStart w:id="94" w:name="_bookmark49"/>
      <w:bookmarkEnd w:id="94"/>
      <w:r>
        <w:rPr>
          <w:rFonts w:ascii="Times New Roman"/>
          <w:i/>
          <w:sz w:val="24"/>
        </w:rPr>
        <w:t>e</w:t>
      </w:r>
      <w:r>
        <w:rPr>
          <w:rFonts w:ascii="Bookman Old Style"/>
          <w:i/>
          <w:position w:val="-3"/>
          <w:sz w:val="16"/>
        </w:rPr>
        <w:t>i</w:t>
      </w:r>
      <w:r>
        <w:rPr>
          <w:rFonts w:ascii="Bookman Old Style"/>
          <w:i/>
          <w:spacing w:val="37"/>
          <w:position w:val="-3"/>
          <w:sz w:val="16"/>
        </w:rPr>
        <w:t xml:space="preserve"> </w:t>
      </w:r>
      <w:r>
        <w:rPr>
          <w:rFonts w:ascii="Georgia"/>
          <w:sz w:val="24"/>
        </w:rPr>
        <w:t>=</w:t>
      </w:r>
    </w:p>
    <w:p w14:paraId="1B2D7ABC" w14:textId="77777777" w:rsidR="00996552" w:rsidRDefault="002D0D3F">
      <w:pPr>
        <w:spacing w:before="130" w:line="53" w:lineRule="exact"/>
        <w:ind w:left="27"/>
        <w:jc w:val="center"/>
        <w:rPr>
          <w:rFonts w:ascii="Bookman Old Style" w:eastAsia="Bookman Old Style" w:hAnsi="Bookman Old Style" w:cs="Bookman Old Style"/>
          <w:sz w:val="16"/>
          <w:szCs w:val="16"/>
        </w:rPr>
      </w:pPr>
      <w:r>
        <w:rPr>
          <w:w w:val="105"/>
        </w:rPr>
        <w:br w:type="column"/>
      </w:r>
      <w:r>
        <w:rPr>
          <w:rFonts w:ascii="Bookman Old Style"/>
          <w:i/>
          <w:w w:val="105"/>
          <w:sz w:val="16"/>
        </w:rPr>
        <w:lastRenderedPageBreak/>
        <w:t>N</w:t>
      </w:r>
    </w:p>
    <w:p w14:paraId="3ACA3140" w14:textId="77777777" w:rsidR="00996552" w:rsidRDefault="002D0D3F">
      <w:pPr>
        <w:pStyle w:val="a3"/>
        <w:spacing w:line="179" w:lineRule="exact"/>
        <w:ind w:left="33"/>
        <w:jc w:val="center"/>
        <w:rPr>
          <w:rFonts w:cs="宋体"/>
        </w:rPr>
      </w:pPr>
      <w:r>
        <w:rPr>
          <w:rFonts w:cs="宋体"/>
          <w:w w:val="130"/>
        </w:rPr>
        <w:t>飞</w:t>
      </w:r>
    </w:p>
    <w:p w14:paraId="79D02B81" w14:textId="77777777" w:rsidR="00996552" w:rsidRDefault="00996552">
      <w:pPr>
        <w:spacing w:before="7"/>
        <w:rPr>
          <w:rFonts w:ascii="宋体" w:eastAsia="宋体" w:hAnsi="宋体" w:cs="宋体"/>
        </w:rPr>
      </w:pPr>
    </w:p>
    <w:p w14:paraId="4221EA1A" w14:textId="77777777" w:rsidR="00996552" w:rsidRDefault="002D0D3F">
      <w:pPr>
        <w:ind w:left="40"/>
        <w:jc w:val="center"/>
        <w:rPr>
          <w:rFonts w:ascii="Bookman Old Style" w:eastAsia="Bookman Old Style" w:hAnsi="Bookman Old Style" w:cs="Bookman Old Style"/>
          <w:sz w:val="16"/>
          <w:szCs w:val="16"/>
        </w:rPr>
      </w:pPr>
      <w:r>
        <w:rPr>
          <w:rFonts w:ascii="Bookman Old Style" w:eastAsia="Bookman Old Style" w:hAnsi="Bookman Old Style" w:cs="Bookman Old Style"/>
          <w:i/>
          <w:spacing w:val="2"/>
          <w:w w:val="90"/>
          <w:sz w:val="16"/>
          <w:szCs w:val="16"/>
        </w:rPr>
        <w:t>j</w:t>
      </w:r>
      <w:r>
        <w:rPr>
          <w:rFonts w:ascii="Georgia" w:eastAsia="Georgia" w:hAnsi="Georgia" w:cs="Georgia"/>
          <w:spacing w:val="2"/>
          <w:w w:val="90"/>
          <w:sz w:val="16"/>
          <w:szCs w:val="16"/>
        </w:rPr>
        <w:t>=</w:t>
      </w:r>
      <w:r>
        <w:rPr>
          <w:rFonts w:ascii="Palatino Linotype" w:eastAsia="Palatino Linotype" w:hAnsi="Palatino Linotype" w:cs="Palatino Linotype"/>
          <w:spacing w:val="2"/>
          <w:w w:val="90"/>
          <w:sz w:val="16"/>
          <w:szCs w:val="16"/>
        </w:rPr>
        <w:t>1</w:t>
      </w:r>
      <w:r>
        <w:rPr>
          <w:rFonts w:ascii="Century" w:eastAsia="Century" w:hAnsi="Century" w:cs="Century"/>
          <w:spacing w:val="2"/>
          <w:w w:val="90"/>
          <w:sz w:val="16"/>
          <w:szCs w:val="16"/>
        </w:rPr>
        <w:t>,</w:t>
      </w:r>
      <w:r>
        <w:rPr>
          <w:rFonts w:ascii="Century" w:eastAsia="Century" w:hAnsi="Century" w:cs="Century"/>
          <w:spacing w:val="-11"/>
          <w:w w:val="90"/>
          <w:sz w:val="16"/>
          <w:szCs w:val="16"/>
        </w:rPr>
        <w:t xml:space="preserve"> </w:t>
      </w:r>
      <w:r>
        <w:rPr>
          <w:rFonts w:ascii="Bookman Old Style" w:eastAsia="Bookman Old Style" w:hAnsi="Bookman Old Style" w:cs="Bookman Old Style"/>
          <w:i/>
          <w:spacing w:val="2"/>
          <w:w w:val="90"/>
          <w:sz w:val="16"/>
          <w:szCs w:val="16"/>
        </w:rPr>
        <w:t>j</w:t>
      </w:r>
      <w:r>
        <w:rPr>
          <w:rFonts w:ascii="宋体" w:eastAsia="宋体" w:hAnsi="宋体" w:cs="宋体"/>
          <w:spacing w:val="4"/>
          <w:w w:val="90"/>
          <w:sz w:val="16"/>
          <w:szCs w:val="16"/>
        </w:rPr>
        <w:t>丰</w:t>
      </w:r>
      <w:r>
        <w:rPr>
          <w:rFonts w:ascii="Bookman Old Style" w:eastAsia="Bookman Old Style" w:hAnsi="Bookman Old Style" w:cs="Bookman Old Style"/>
          <w:i/>
          <w:spacing w:val="2"/>
          <w:w w:val="90"/>
          <w:sz w:val="16"/>
          <w:szCs w:val="16"/>
        </w:rPr>
        <w:t>i</w:t>
      </w:r>
    </w:p>
    <w:p w14:paraId="2A1EB333" w14:textId="77777777" w:rsidR="00996552" w:rsidRDefault="002D0D3F">
      <w:pPr>
        <w:spacing w:before="1"/>
        <w:rPr>
          <w:rFonts w:ascii="Bookman Old Style" w:eastAsia="Bookman Old Style" w:hAnsi="Bookman Old Style" w:cs="Bookman Old Style"/>
          <w:i/>
          <w:sz w:val="25"/>
          <w:szCs w:val="25"/>
        </w:rPr>
      </w:pPr>
      <w:r>
        <w:br w:type="column"/>
      </w:r>
    </w:p>
    <w:p w14:paraId="76CD7780" w14:textId="77777777" w:rsidR="00996552" w:rsidRDefault="002D0D3F">
      <w:pPr>
        <w:tabs>
          <w:tab w:val="left" w:pos="3660"/>
        </w:tabs>
        <w:ind w:left="9"/>
        <w:rPr>
          <w:rFonts w:ascii="Times New Roman" w:eastAsia="Times New Roman" w:hAnsi="Times New Roman" w:cs="Times New Roman"/>
          <w:sz w:val="24"/>
          <w:szCs w:val="24"/>
        </w:rPr>
      </w:pPr>
      <w:r>
        <w:rPr>
          <w:rFonts w:ascii="Times New Roman" w:hAnsi="Times New Roman"/>
          <w:i/>
          <w:spacing w:val="5"/>
          <w:sz w:val="24"/>
        </w:rPr>
        <w:t>ea</w:t>
      </w:r>
      <w:r>
        <w:rPr>
          <w:rFonts w:ascii="Bookman Old Style" w:hAnsi="Bookman Old Style"/>
          <w:i/>
          <w:spacing w:val="4"/>
          <w:position w:val="-3"/>
          <w:sz w:val="16"/>
        </w:rPr>
        <w:t>ij</w:t>
      </w:r>
      <w:r>
        <w:rPr>
          <w:rFonts w:ascii="Bookman Old Style" w:hAnsi="Bookman Old Style"/>
          <w:i/>
          <w:spacing w:val="14"/>
          <w:position w:val="-3"/>
          <w:sz w:val="16"/>
        </w:rPr>
        <w:t xml:space="preserve"> </w:t>
      </w:r>
      <w:r>
        <w:rPr>
          <w:rFonts w:ascii="MS Gothic" w:hAnsi="MS Gothic"/>
          <w:w w:val="90"/>
          <w:sz w:val="24"/>
        </w:rPr>
        <w:t>·</w:t>
      </w:r>
      <w:r>
        <w:rPr>
          <w:rFonts w:ascii="MS Gothic" w:hAnsi="MS Gothic"/>
          <w:spacing w:val="-60"/>
          <w:w w:val="90"/>
          <w:sz w:val="24"/>
        </w:rPr>
        <w:t xml:space="preserve"> </w:t>
      </w:r>
      <w:r>
        <w:rPr>
          <w:rFonts w:ascii="Times New Roman" w:hAnsi="Times New Roman"/>
          <w:i/>
          <w:spacing w:val="5"/>
          <w:sz w:val="24"/>
        </w:rPr>
        <w:t>ew</w:t>
      </w:r>
      <w:r>
        <w:rPr>
          <w:rFonts w:ascii="Bookman Old Style" w:hAnsi="Bookman Old Style"/>
          <w:i/>
          <w:spacing w:val="4"/>
          <w:position w:val="-3"/>
          <w:sz w:val="16"/>
        </w:rPr>
        <w:t>ij</w:t>
      </w:r>
      <w:r>
        <w:rPr>
          <w:rFonts w:ascii="Bookman Old Style" w:hAnsi="Bookman Old Style"/>
          <w:i/>
          <w:spacing w:val="4"/>
          <w:position w:val="-3"/>
          <w:sz w:val="16"/>
        </w:rPr>
        <w:tab/>
      </w:r>
      <w:r>
        <w:rPr>
          <w:rFonts w:ascii="Times New Roman" w:hAnsi="Times New Roman"/>
          <w:sz w:val="24"/>
        </w:rPr>
        <w:t>(3.3)</w:t>
      </w:r>
    </w:p>
    <w:p w14:paraId="436E70BF" w14:textId="77777777" w:rsidR="00996552" w:rsidRDefault="00996552">
      <w:pPr>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3667" w:space="40"/>
            <w:col w:w="562" w:space="40"/>
            <w:col w:w="4401"/>
          </w:cols>
        </w:sectPr>
      </w:pPr>
    </w:p>
    <w:p w14:paraId="7EE823FA" w14:textId="77777777" w:rsidR="00996552" w:rsidRDefault="00996552">
      <w:pPr>
        <w:spacing w:before="5"/>
        <w:rPr>
          <w:rFonts w:ascii="Times New Roman" w:eastAsia="Times New Roman" w:hAnsi="Times New Roman" w:cs="Times New Roman"/>
          <w:sz w:val="10"/>
          <w:szCs w:val="10"/>
        </w:rPr>
      </w:pPr>
    </w:p>
    <w:p w14:paraId="2AB930CC" w14:textId="77777777" w:rsidR="00996552" w:rsidRDefault="002D0D3F">
      <w:pPr>
        <w:pStyle w:val="a3"/>
        <w:spacing w:before="26" w:line="268" w:lineRule="auto"/>
        <w:ind w:right="275" w:firstLine="480"/>
        <w:jc w:val="both"/>
        <w:rPr>
          <w:lang w:eastAsia="zh-CN"/>
        </w:rPr>
      </w:pPr>
      <w:r>
        <w:rPr>
          <w:spacing w:val="2"/>
        </w:rPr>
        <w:t>式</w:t>
      </w:r>
      <w:hyperlink w:anchor="_bookmark49" w:history="1">
        <w:r>
          <w:rPr>
            <w:rFonts w:ascii="Times New Roman" w:eastAsia="Times New Roman" w:hAnsi="Times New Roman" w:cs="Times New Roman"/>
            <w:spacing w:val="2"/>
          </w:rPr>
          <w:t>3.3</w:t>
        </w:r>
      </w:hyperlink>
      <w:r>
        <w:rPr>
          <w:spacing w:val="2"/>
        </w:rPr>
        <w:t>中，</w:t>
      </w:r>
      <w:r>
        <w:rPr>
          <w:rFonts w:ascii="Times New Roman" w:eastAsia="Times New Roman" w:hAnsi="Times New Roman" w:cs="Times New Roman"/>
          <w:i/>
          <w:spacing w:val="2"/>
        </w:rPr>
        <w:t>ea</w:t>
      </w:r>
      <w:r>
        <w:rPr>
          <w:rFonts w:ascii="Bookman Old Style" w:eastAsia="Bookman Old Style" w:hAnsi="Bookman Old Style" w:cs="Bookman Old Style"/>
          <w:i/>
          <w:spacing w:val="1"/>
          <w:position w:val="-3"/>
          <w:sz w:val="16"/>
          <w:szCs w:val="16"/>
        </w:rPr>
        <w:t>ij</w:t>
      </w:r>
      <w:r>
        <w:rPr>
          <w:rFonts w:ascii="Bookman Old Style" w:eastAsia="Bookman Old Style" w:hAnsi="Bookman Old Style" w:cs="Bookman Old Style"/>
          <w:i/>
          <w:spacing w:val="34"/>
          <w:position w:val="-3"/>
          <w:sz w:val="16"/>
          <w:szCs w:val="16"/>
        </w:rPr>
        <w:t xml:space="preserve"> </w:t>
      </w:r>
      <w:r>
        <w:t>为网络中邻接节点的连接情况，为</w:t>
      </w:r>
      <w:r>
        <w:rPr>
          <w:spacing w:val="-57"/>
        </w:rPr>
        <w:t xml:space="preserve"> </w:t>
      </w:r>
      <w:r>
        <w:rPr>
          <w:rFonts w:ascii="Times New Roman" w:eastAsia="Times New Roman" w:hAnsi="Times New Roman" w:cs="Times New Roman"/>
        </w:rPr>
        <w:t>0</w:t>
      </w:r>
      <w:r>
        <w:rPr>
          <w:rFonts w:ascii="Times New Roman" w:eastAsia="Times New Roman" w:hAnsi="Times New Roman" w:cs="Times New Roman"/>
          <w:spacing w:val="2"/>
        </w:rPr>
        <w:t xml:space="preserve"> </w:t>
      </w:r>
      <w:r>
        <w:t>代表</w:t>
      </w:r>
      <w:r>
        <w:rPr>
          <w:spacing w:val="-62"/>
        </w:rPr>
        <w:t xml:space="preserve"> </w:t>
      </w:r>
      <w:r>
        <w:rPr>
          <w:rFonts w:ascii="Times New Roman" w:eastAsia="Times New Roman" w:hAnsi="Times New Roman" w:cs="Times New Roman"/>
          <w:i/>
          <w:spacing w:val="4"/>
        </w:rPr>
        <w:t>i</w:t>
      </w:r>
      <w:r>
        <w:rPr>
          <w:rFonts w:ascii="Times New Roman" w:eastAsia="Times New Roman" w:hAnsi="Times New Roman" w:cs="Times New Roman"/>
          <w:spacing w:val="4"/>
        </w:rPr>
        <w:t>,</w:t>
      </w:r>
      <w:r>
        <w:rPr>
          <w:rFonts w:ascii="Times New Roman" w:eastAsia="Times New Roman" w:hAnsi="Times New Roman" w:cs="Times New Roman"/>
          <w:spacing w:val="-34"/>
        </w:rPr>
        <w:t xml:space="preserve"> </w:t>
      </w:r>
      <w:r>
        <w:rPr>
          <w:rFonts w:ascii="Times New Roman" w:eastAsia="Times New Roman" w:hAnsi="Times New Roman" w:cs="Times New Roman"/>
          <w:i/>
        </w:rPr>
        <w:t>j</w:t>
      </w:r>
      <w:r>
        <w:rPr>
          <w:rFonts w:ascii="Times New Roman" w:eastAsia="Times New Roman" w:hAnsi="Times New Roman" w:cs="Times New Roman"/>
          <w:i/>
          <w:spacing w:val="20"/>
        </w:rPr>
        <w:t xml:space="preserve"> </w:t>
      </w:r>
      <w:r>
        <w:t>不相连，为</w:t>
      </w:r>
      <w:r>
        <w:rPr>
          <w:spacing w:val="-58"/>
        </w:rPr>
        <w:t xml:space="preserve"> </w:t>
      </w:r>
      <w:r>
        <w:rPr>
          <w:rFonts w:ascii="Times New Roman" w:eastAsia="Times New Roman" w:hAnsi="Times New Roman" w:cs="Times New Roman"/>
        </w:rPr>
        <w:t>1</w:t>
      </w:r>
      <w:r>
        <w:rPr>
          <w:rFonts w:ascii="Times New Roman" w:eastAsia="Times New Roman" w:hAnsi="Times New Roman" w:cs="Times New Roman"/>
          <w:spacing w:val="3"/>
        </w:rPr>
        <w:t xml:space="preserve"> </w:t>
      </w:r>
      <w:r>
        <w:t>代</w:t>
      </w:r>
      <w:r>
        <w:rPr>
          <w:spacing w:val="27"/>
        </w:rPr>
        <w:t xml:space="preserve"> </w:t>
      </w:r>
      <w:r>
        <w:t>表</w:t>
      </w:r>
      <w:r>
        <w:rPr>
          <w:spacing w:val="-66"/>
        </w:rPr>
        <w:t xml:space="preserve"> </w:t>
      </w:r>
      <w:r>
        <w:rPr>
          <w:rFonts w:ascii="Times New Roman" w:eastAsia="Times New Roman" w:hAnsi="Times New Roman" w:cs="Times New Roman"/>
          <w:i/>
          <w:spacing w:val="4"/>
        </w:rPr>
        <w:t>i</w:t>
      </w:r>
      <w:r>
        <w:rPr>
          <w:rFonts w:ascii="Times New Roman" w:eastAsia="Times New Roman" w:hAnsi="Times New Roman" w:cs="Times New Roman"/>
          <w:spacing w:val="4"/>
        </w:rPr>
        <w:t>,</w:t>
      </w:r>
      <w:r>
        <w:rPr>
          <w:rFonts w:ascii="Times New Roman" w:eastAsia="Times New Roman" w:hAnsi="Times New Roman" w:cs="Times New Roman"/>
          <w:spacing w:val="-33"/>
        </w:rPr>
        <w:t xml:space="preserve"> </w:t>
      </w:r>
      <w:r>
        <w:rPr>
          <w:rFonts w:ascii="Times New Roman" w:eastAsia="Times New Roman" w:hAnsi="Times New Roman" w:cs="Times New Roman"/>
          <w:i/>
        </w:rPr>
        <w:t>j</w:t>
      </w:r>
      <w:r>
        <w:rPr>
          <w:rFonts w:ascii="Times New Roman" w:eastAsia="Times New Roman" w:hAnsi="Times New Roman" w:cs="Times New Roman"/>
          <w:i/>
          <w:spacing w:val="17"/>
        </w:rPr>
        <w:t xml:space="preserve"> </w:t>
      </w:r>
      <w:r>
        <w:rPr>
          <w:spacing w:val="-3"/>
        </w:rPr>
        <w:t>相连。</w:t>
      </w:r>
      <w:r>
        <w:rPr>
          <w:spacing w:val="-3"/>
          <w:lang w:eastAsia="zh-CN"/>
        </w:rPr>
        <w:t>而</w:t>
      </w:r>
      <w:r>
        <w:rPr>
          <w:spacing w:val="-57"/>
          <w:lang w:eastAsia="zh-CN"/>
        </w:rPr>
        <w:t xml:space="preserve"> </w:t>
      </w:r>
      <w:r>
        <w:rPr>
          <w:rFonts w:ascii="Times New Roman" w:eastAsia="Times New Roman" w:hAnsi="Times New Roman" w:cs="Times New Roman"/>
          <w:i/>
          <w:spacing w:val="5"/>
          <w:lang w:eastAsia="zh-CN"/>
        </w:rPr>
        <w:t>ew</w:t>
      </w:r>
      <w:r>
        <w:rPr>
          <w:rFonts w:ascii="Bookman Old Style" w:eastAsia="Bookman Old Style" w:hAnsi="Bookman Old Style" w:cs="Bookman Old Style"/>
          <w:i/>
          <w:spacing w:val="4"/>
          <w:position w:val="-3"/>
          <w:sz w:val="16"/>
          <w:szCs w:val="16"/>
          <w:lang w:eastAsia="zh-CN"/>
        </w:rPr>
        <w:t>ij</w:t>
      </w:r>
      <w:r>
        <w:rPr>
          <w:rFonts w:ascii="Bookman Old Style" w:eastAsia="Bookman Old Style" w:hAnsi="Bookman Old Style" w:cs="Bookman Old Style"/>
          <w:i/>
          <w:spacing w:val="33"/>
          <w:position w:val="-3"/>
          <w:sz w:val="16"/>
          <w:szCs w:val="16"/>
          <w:lang w:eastAsia="zh-CN"/>
        </w:rPr>
        <w:t xml:space="preserve"> </w:t>
      </w:r>
      <w:r>
        <w:rPr>
          <w:spacing w:val="-1"/>
          <w:lang w:eastAsia="zh-CN"/>
        </w:rPr>
        <w:t>代表支路潮流上的视在功率的大小。电气度指标综合考虑节</w:t>
      </w:r>
      <w:r>
        <w:rPr>
          <w:spacing w:val="48"/>
          <w:lang w:eastAsia="zh-CN"/>
        </w:rPr>
        <w:t xml:space="preserve"> </w:t>
      </w:r>
      <w:r>
        <w:rPr>
          <w:lang w:eastAsia="zh-CN"/>
        </w:rPr>
        <w:t>点连接数量和连接强度</w:t>
      </w:r>
      <w:r>
        <w:rPr>
          <w:spacing w:val="-45"/>
          <w:lang w:eastAsia="zh-CN"/>
        </w:rPr>
        <w:t>，</w:t>
      </w:r>
      <w:r>
        <w:rPr>
          <w:lang w:eastAsia="zh-CN"/>
        </w:rPr>
        <w:t>衡量的是节点在拓扑结构中承担应力的大小</w:t>
      </w:r>
      <w:r>
        <w:rPr>
          <w:spacing w:val="-45"/>
          <w:lang w:eastAsia="zh-CN"/>
        </w:rPr>
        <w:t>，</w:t>
      </w:r>
      <w:r>
        <w:rPr>
          <w:lang w:eastAsia="zh-CN"/>
        </w:rPr>
        <w:t>是衡量节</w:t>
      </w:r>
    </w:p>
    <w:p w14:paraId="1D91C912" w14:textId="77777777" w:rsidR="00996552" w:rsidRDefault="002D0D3F">
      <w:pPr>
        <w:pStyle w:val="a3"/>
        <w:spacing w:before="57" w:line="305" w:lineRule="auto"/>
        <w:ind w:left="597" w:right="99" w:hanging="480"/>
        <w:rPr>
          <w:lang w:eastAsia="zh-CN"/>
        </w:rPr>
      </w:pPr>
      <w:r>
        <w:rPr>
          <w:lang w:eastAsia="zh-CN"/>
        </w:rPr>
        <w:t>点在网络中重要性的重要参数。 介数作为复杂网络的关键参数之一</w:t>
      </w:r>
      <w:r>
        <w:rPr>
          <w:spacing w:val="-47"/>
          <w:lang w:eastAsia="zh-CN"/>
        </w:rPr>
        <w:t>，</w:t>
      </w:r>
      <w:r>
        <w:rPr>
          <w:lang w:eastAsia="zh-CN"/>
        </w:rPr>
        <w:t>被用来描述节点或者边在信息</w:t>
      </w:r>
      <w:r>
        <w:rPr>
          <w:spacing w:val="-42"/>
          <w:lang w:eastAsia="zh-CN"/>
        </w:rPr>
        <w:t>、</w:t>
      </w:r>
      <w:r>
        <w:rPr>
          <w:lang w:eastAsia="zh-CN"/>
        </w:rPr>
        <w:t>能量传</w:t>
      </w:r>
    </w:p>
    <w:p w14:paraId="7CDB6B89" w14:textId="77777777" w:rsidR="00996552" w:rsidRDefault="002D0D3F">
      <w:pPr>
        <w:pStyle w:val="a3"/>
        <w:spacing w:before="20" w:line="305" w:lineRule="auto"/>
        <w:ind w:right="75"/>
        <w:rPr>
          <w:lang w:eastAsia="zh-CN"/>
        </w:rPr>
      </w:pPr>
      <w:r>
        <w:rPr>
          <w:spacing w:val="1"/>
          <w:lang w:eastAsia="zh-CN"/>
        </w:rPr>
        <w:t>递中的重要程度。介数的概念在电力系统被称为电气介数，它反映了网络节点、</w:t>
      </w:r>
      <w:r>
        <w:rPr>
          <w:spacing w:val="44"/>
          <w:lang w:eastAsia="zh-CN"/>
        </w:rPr>
        <w:t xml:space="preserve"> </w:t>
      </w:r>
      <w:r>
        <w:rPr>
          <w:lang w:eastAsia="zh-CN"/>
        </w:rPr>
        <w:t>支路在整个电能输送过程中的贡献程度</w:t>
      </w:r>
      <w:hyperlink w:anchor="_bookmark206" w:history="1">
        <w:r>
          <w:rPr>
            <w:rFonts w:ascii="Times New Roman" w:eastAsia="Times New Roman" w:hAnsi="Times New Roman" w:cs="Times New Roman"/>
            <w:position w:val="9"/>
            <w:sz w:val="16"/>
            <w:szCs w:val="16"/>
            <w:lang w:eastAsia="zh-CN"/>
          </w:rPr>
          <w:t>[62</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07" w:history="1">
        <w:r>
          <w:rPr>
            <w:rFonts w:ascii="Times New Roman" w:eastAsia="Times New Roman" w:hAnsi="Times New Roman" w:cs="Times New Roman"/>
            <w:spacing w:val="2"/>
            <w:position w:val="9"/>
            <w:sz w:val="16"/>
            <w:szCs w:val="16"/>
            <w:lang w:eastAsia="zh-CN"/>
          </w:rPr>
          <w:t>63</w:t>
        </w:r>
      </w:hyperlink>
      <w:r>
        <w:rPr>
          <w:rFonts w:ascii="Times New Roman" w:eastAsia="Times New Roman" w:hAnsi="Times New Roman" w:cs="Times New Roman"/>
          <w:spacing w:val="2"/>
          <w:position w:val="9"/>
          <w:sz w:val="16"/>
          <w:szCs w:val="16"/>
          <w:lang w:eastAsia="zh-CN"/>
        </w:rPr>
        <w:t>]</w:t>
      </w:r>
      <w:r>
        <w:rPr>
          <w:spacing w:val="2"/>
          <w:lang w:eastAsia="zh-CN"/>
        </w:rPr>
        <w:t>。</w:t>
      </w:r>
    </w:p>
    <w:p w14:paraId="08B96939" w14:textId="77777777" w:rsidR="00996552" w:rsidRDefault="002D0D3F">
      <w:pPr>
        <w:pStyle w:val="a3"/>
        <w:spacing w:before="13" w:line="268" w:lineRule="auto"/>
        <w:ind w:right="275" w:firstLine="480"/>
        <w:jc w:val="both"/>
        <w:rPr>
          <w:lang w:eastAsia="zh-CN"/>
        </w:rPr>
      </w:pPr>
      <w:r>
        <w:rPr>
          <w:lang w:eastAsia="zh-CN"/>
        </w:rPr>
        <w:t>假设一个电网具有</w:t>
      </w:r>
      <w:r>
        <w:rPr>
          <w:spacing w:val="-59"/>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
          <w:lang w:eastAsia="zh-CN"/>
        </w:rPr>
        <w:t xml:space="preserve"> </w:t>
      </w:r>
      <w:r>
        <w:rPr>
          <w:lang w:eastAsia="zh-CN"/>
        </w:rPr>
        <w:t>个母线节点，</w:t>
      </w:r>
      <w:r>
        <w:rPr>
          <w:rFonts w:ascii="Times New Roman" w:eastAsia="Times New Roman" w:hAnsi="Times New Roman" w:cs="Times New Roman"/>
          <w:i/>
          <w:lang w:eastAsia="zh-CN"/>
        </w:rPr>
        <w:t>b</w:t>
      </w:r>
      <w:r>
        <w:rPr>
          <w:rFonts w:ascii="Times New Roman" w:eastAsia="Times New Roman" w:hAnsi="Times New Roman" w:cs="Times New Roman"/>
          <w:i/>
          <w:spacing w:val="-5"/>
          <w:lang w:eastAsia="zh-CN"/>
        </w:rPr>
        <w:t xml:space="preserve"> </w:t>
      </w:r>
      <w:r>
        <w:rPr>
          <w:lang w:eastAsia="zh-CN"/>
        </w:rPr>
        <w:t>条电气连接的边，那么支路</w:t>
      </w:r>
      <w:r>
        <w:rPr>
          <w:spacing w:val="-61"/>
          <w:lang w:eastAsia="zh-CN"/>
        </w:rPr>
        <w:t xml:space="preserve"> </w:t>
      </w:r>
      <w:r>
        <w:rPr>
          <w:rFonts w:ascii="Times New Roman" w:eastAsia="Times New Roman" w:hAnsi="Times New Roman" w:cs="Times New Roman"/>
          <w:i/>
          <w:lang w:eastAsia="zh-CN"/>
        </w:rPr>
        <w:t>l</w:t>
      </w:r>
      <w:r>
        <w:rPr>
          <w:rFonts w:ascii="Bookman Old Style" w:eastAsia="Bookman Old Style" w:hAnsi="Bookman Old Style" w:cs="Bookman Old Style"/>
          <w:i/>
          <w:position w:val="-3"/>
          <w:sz w:val="16"/>
          <w:szCs w:val="16"/>
          <w:lang w:eastAsia="zh-CN"/>
        </w:rPr>
        <w:t>mn</w:t>
      </w:r>
      <w:r>
        <w:rPr>
          <w:rFonts w:ascii="Bookman Old Style" w:eastAsia="Bookman Old Style" w:hAnsi="Bookman Old Style" w:cs="Bookman Old Style"/>
          <w:i/>
          <w:spacing w:val="21"/>
          <w:position w:val="-3"/>
          <w:sz w:val="16"/>
          <w:szCs w:val="16"/>
          <w:lang w:eastAsia="zh-CN"/>
        </w:rPr>
        <w:t xml:space="preserve"> </w:t>
      </w:r>
      <w:r>
        <w:rPr>
          <w:lang w:eastAsia="zh-CN"/>
        </w:rPr>
        <w:t>的电气</w:t>
      </w:r>
      <w:r>
        <w:rPr>
          <w:spacing w:val="26"/>
          <w:lang w:eastAsia="zh-CN"/>
        </w:rPr>
        <w:t xml:space="preserve"> </w:t>
      </w:r>
      <w:r>
        <w:rPr>
          <w:lang w:eastAsia="zh-CN"/>
        </w:rPr>
        <w:t>介数计算公式如下：</w:t>
      </w:r>
    </w:p>
    <w:p w14:paraId="4C066C53" w14:textId="77777777" w:rsidR="00996552" w:rsidRDefault="00996552">
      <w:pPr>
        <w:spacing w:line="268" w:lineRule="auto"/>
        <w:jc w:val="both"/>
        <w:rPr>
          <w:lang w:eastAsia="zh-CN"/>
        </w:rPr>
        <w:sectPr w:rsidR="00996552">
          <w:type w:val="continuous"/>
          <w:pgSz w:w="11910" w:h="16840"/>
          <w:pgMar w:top="1580" w:right="1520" w:bottom="280" w:left="1680" w:header="720" w:footer="720" w:gutter="0"/>
          <w:cols w:space="720"/>
        </w:sectPr>
      </w:pPr>
    </w:p>
    <w:p w14:paraId="2D7683F8" w14:textId="77777777" w:rsidR="00996552" w:rsidRDefault="002D0D3F">
      <w:pPr>
        <w:pStyle w:val="a3"/>
        <w:spacing w:line="147" w:lineRule="exact"/>
        <w:ind w:left="0" w:right="465"/>
        <w:jc w:val="right"/>
        <w:rPr>
          <w:rFonts w:cs="宋体"/>
          <w:lang w:eastAsia="zh-CN"/>
        </w:rPr>
      </w:pPr>
      <w:bookmarkStart w:id="95" w:name="_bookmark50"/>
      <w:bookmarkEnd w:id="95"/>
      <w:r>
        <w:rPr>
          <w:w w:val="46"/>
          <w:lang w:eastAsia="zh-CN"/>
        </w:rPr>
        <w:lastRenderedPageBreak/>
        <w:t xml:space="preserve"> </w:t>
      </w:r>
    </w:p>
    <w:p w14:paraId="36B19670" w14:textId="77777777" w:rsidR="00996552" w:rsidRDefault="002D0D3F">
      <w:pPr>
        <w:pStyle w:val="a3"/>
        <w:spacing w:line="211" w:lineRule="exact"/>
        <w:ind w:left="2774" w:firstLine="1113"/>
        <w:rPr>
          <w:rFonts w:cs="宋体"/>
        </w:rPr>
      </w:pPr>
      <w:r>
        <w:rPr>
          <w:rFonts w:cs="宋体"/>
          <w:w w:val="46"/>
          <w:lang w:eastAsia="zh-CN"/>
        </w:rPr>
        <w:t xml:space="preserve"> </w:t>
      </w:r>
      <w:r>
        <w:rPr>
          <w:rFonts w:cs="宋体"/>
          <w:spacing w:val="30"/>
          <w:lang w:eastAsia="zh-CN"/>
        </w:rPr>
        <w:t xml:space="preserve"> </w:t>
      </w:r>
      <w:r>
        <w:rPr>
          <w:rFonts w:cs="宋体"/>
          <w:w w:val="130"/>
          <w:position w:val="-2"/>
        </w:rPr>
        <w:t>飞</w:t>
      </w:r>
    </w:p>
    <w:p w14:paraId="55E51C41" w14:textId="77777777" w:rsidR="00996552" w:rsidRDefault="00025C9E">
      <w:pPr>
        <w:spacing w:line="323" w:lineRule="exact"/>
        <w:ind w:right="465"/>
        <w:jc w:val="right"/>
        <w:rPr>
          <w:rFonts w:ascii="宋体" w:eastAsia="宋体" w:hAnsi="宋体" w:cs="宋体"/>
          <w:sz w:val="24"/>
          <w:szCs w:val="24"/>
        </w:rPr>
      </w:pPr>
      <w:r>
        <w:rPr>
          <w:rFonts w:eastAsiaTheme="minorHAnsi"/>
        </w:rPr>
        <w:pict w14:anchorId="7082A468">
          <v:shape id="_x0000_s6955" type="#_x0000_t202" style="position:absolute;left:0;text-align:left;margin-left:278.4pt;margin-top:8.95pt;width:2.8pt;height:12pt;z-index:-282784;mso-position-horizontal-relative:page" filled="f" stroked="f">
            <v:textbox inset="0,0,0,0">
              <w:txbxContent>
                <w:p w14:paraId="790A84CC" w14:textId="77777777" w:rsidR="00025C9E" w:rsidRDefault="00025C9E">
                  <w:pPr>
                    <w:pStyle w:val="a3"/>
                    <w:spacing w:line="112" w:lineRule="exact"/>
                    <w:ind w:left="0"/>
                    <w:rPr>
                      <w:rFonts w:cs="宋体"/>
                    </w:rPr>
                  </w:pPr>
                  <w:r>
                    <w:rPr>
                      <w:w w:val="46"/>
                    </w:rPr>
                    <w:t xml:space="preserve"> </w:t>
                  </w:r>
                </w:p>
              </w:txbxContent>
            </v:textbox>
            <w10:wrap anchorx="page"/>
          </v:shape>
        </w:pict>
      </w:r>
      <w:r w:rsidR="002D0D3F">
        <w:rPr>
          <w:rFonts w:ascii="Times New Roman"/>
          <w:i/>
          <w:w w:val="95"/>
          <w:sz w:val="24"/>
        </w:rPr>
        <w:t>C</w:t>
      </w:r>
      <w:r w:rsidR="002D0D3F">
        <w:rPr>
          <w:rFonts w:ascii="Bookman Old Style"/>
          <w:i/>
          <w:w w:val="95"/>
          <w:position w:val="-3"/>
          <w:sz w:val="16"/>
        </w:rPr>
        <w:t>B</w:t>
      </w:r>
      <w:r w:rsidR="002D0D3F">
        <w:rPr>
          <w:rFonts w:ascii="Bookman Old Style"/>
          <w:i/>
          <w:spacing w:val="-37"/>
          <w:w w:val="95"/>
          <w:position w:val="-3"/>
          <w:sz w:val="16"/>
        </w:rPr>
        <w:t xml:space="preserve"> </w:t>
      </w:r>
      <w:r w:rsidR="002D0D3F">
        <w:rPr>
          <w:rFonts w:ascii="MS Gothic"/>
          <w:spacing w:val="-3"/>
          <w:w w:val="95"/>
          <w:sz w:val="24"/>
        </w:rPr>
        <w:t>(</w:t>
      </w:r>
      <w:r w:rsidR="002D0D3F">
        <w:rPr>
          <w:rFonts w:ascii="Times New Roman"/>
          <w:i/>
          <w:spacing w:val="-2"/>
          <w:w w:val="95"/>
          <w:sz w:val="24"/>
        </w:rPr>
        <w:t>m</w:t>
      </w:r>
      <w:r w:rsidR="002D0D3F">
        <w:rPr>
          <w:rFonts w:ascii="Times New Roman"/>
          <w:spacing w:val="-2"/>
          <w:w w:val="95"/>
          <w:sz w:val="24"/>
        </w:rPr>
        <w:t>,</w:t>
      </w:r>
      <w:r w:rsidR="002D0D3F">
        <w:rPr>
          <w:rFonts w:ascii="Times New Roman"/>
          <w:spacing w:val="-36"/>
          <w:w w:val="95"/>
          <w:sz w:val="24"/>
        </w:rPr>
        <w:t xml:space="preserve"> </w:t>
      </w:r>
      <w:r w:rsidR="002D0D3F">
        <w:rPr>
          <w:rFonts w:ascii="Times New Roman"/>
          <w:i/>
          <w:w w:val="95"/>
          <w:sz w:val="24"/>
        </w:rPr>
        <w:t>n</w:t>
      </w:r>
      <w:r w:rsidR="002D0D3F">
        <w:rPr>
          <w:rFonts w:ascii="MS Gothic"/>
          <w:w w:val="95"/>
          <w:sz w:val="24"/>
        </w:rPr>
        <w:t>)</w:t>
      </w:r>
      <w:r w:rsidR="002D0D3F">
        <w:rPr>
          <w:rFonts w:ascii="MS Gothic"/>
          <w:spacing w:val="-70"/>
          <w:w w:val="95"/>
          <w:sz w:val="24"/>
        </w:rPr>
        <w:t xml:space="preserve"> </w:t>
      </w:r>
      <w:r w:rsidR="002D0D3F">
        <w:rPr>
          <w:rFonts w:ascii="Georgia"/>
          <w:w w:val="95"/>
          <w:sz w:val="24"/>
        </w:rPr>
        <w:t>=</w:t>
      </w:r>
      <w:r w:rsidR="002D0D3F">
        <w:rPr>
          <w:rFonts w:ascii="Georgia"/>
          <w:spacing w:val="8"/>
          <w:sz w:val="24"/>
        </w:rPr>
        <w:t xml:space="preserve"> </w:t>
      </w:r>
      <w:r w:rsidR="002D0D3F">
        <w:rPr>
          <w:rFonts w:ascii="宋体"/>
          <w:w w:val="46"/>
          <w:position w:val="13"/>
          <w:sz w:val="24"/>
        </w:rPr>
        <w:t xml:space="preserve"> </w:t>
      </w:r>
    </w:p>
    <w:p w14:paraId="5179D416" w14:textId="77777777" w:rsidR="00996552" w:rsidRDefault="002D0D3F">
      <w:pPr>
        <w:spacing w:line="132" w:lineRule="exact"/>
        <w:jc w:val="right"/>
        <w:rPr>
          <w:rFonts w:ascii="宋体" w:eastAsia="宋体" w:hAnsi="宋体" w:cs="宋体"/>
          <w:sz w:val="24"/>
          <w:szCs w:val="24"/>
        </w:rPr>
      </w:pPr>
      <w:r>
        <w:br w:type="column"/>
      </w:r>
      <w:r>
        <w:rPr>
          <w:rFonts w:ascii="宋体"/>
          <w:w w:val="46"/>
          <w:sz w:val="24"/>
        </w:rPr>
        <w:lastRenderedPageBreak/>
        <w:t xml:space="preserve"> </w:t>
      </w:r>
    </w:p>
    <w:p w14:paraId="49CA2E1A" w14:textId="77777777" w:rsidR="00996552" w:rsidRDefault="002D0D3F">
      <w:pPr>
        <w:pStyle w:val="a3"/>
        <w:spacing w:line="211" w:lineRule="exact"/>
        <w:ind w:left="0"/>
        <w:jc w:val="right"/>
        <w:rPr>
          <w:rFonts w:cs="宋体"/>
        </w:rPr>
      </w:pPr>
      <w:r>
        <w:rPr>
          <w:w w:val="46"/>
        </w:rPr>
        <w:t xml:space="preserve"> </w:t>
      </w:r>
    </w:p>
    <w:p w14:paraId="6C577AAD" w14:textId="77777777" w:rsidR="00996552" w:rsidRDefault="00025C9E">
      <w:pPr>
        <w:spacing w:line="338" w:lineRule="exact"/>
        <w:jc w:val="right"/>
        <w:rPr>
          <w:rFonts w:ascii="宋体" w:eastAsia="宋体" w:hAnsi="宋体" w:cs="宋体"/>
          <w:sz w:val="24"/>
          <w:szCs w:val="24"/>
        </w:rPr>
      </w:pPr>
      <w:r>
        <w:rPr>
          <w:rFonts w:eastAsiaTheme="minorHAnsi"/>
        </w:rPr>
        <w:pict w14:anchorId="5EEA0CE9">
          <v:shape id="_x0000_s6954" type="#_x0000_t202" style="position:absolute;left:0;text-align:left;margin-left:369.55pt;margin-top:9.7pt;width:2.8pt;height:12pt;z-index:-282760;mso-position-horizontal-relative:page" filled="f" stroked="f">
            <v:textbox inset="0,0,0,0">
              <w:txbxContent>
                <w:p w14:paraId="3C00895B" w14:textId="77777777" w:rsidR="00025C9E" w:rsidRDefault="00025C9E">
                  <w:pPr>
                    <w:pStyle w:val="a3"/>
                    <w:spacing w:line="112" w:lineRule="exact"/>
                    <w:ind w:left="0"/>
                    <w:rPr>
                      <w:rFonts w:cs="宋体"/>
                    </w:rPr>
                  </w:pPr>
                  <w:r>
                    <w:rPr>
                      <w:w w:val="46"/>
                    </w:rPr>
                    <w:t xml:space="preserve"> </w:t>
                  </w:r>
                </w:p>
              </w:txbxContent>
            </v:textbox>
            <w10:wrap anchorx="page"/>
          </v:shape>
        </w:pict>
      </w:r>
      <w:r w:rsidR="002D0D3F">
        <w:rPr>
          <w:rFonts w:ascii="Times New Roman"/>
          <w:i/>
          <w:spacing w:val="4"/>
          <w:w w:val="95"/>
          <w:sz w:val="24"/>
        </w:rPr>
        <w:t>w</w:t>
      </w:r>
      <w:r w:rsidR="002D0D3F">
        <w:rPr>
          <w:rFonts w:ascii="Bookman Old Style"/>
          <w:i/>
          <w:spacing w:val="4"/>
          <w:w w:val="95"/>
          <w:position w:val="-3"/>
          <w:sz w:val="16"/>
        </w:rPr>
        <w:t>ij</w:t>
      </w:r>
      <w:r w:rsidR="002D0D3F">
        <w:rPr>
          <w:rFonts w:ascii="Bookman Old Style"/>
          <w:i/>
          <w:spacing w:val="-31"/>
          <w:w w:val="95"/>
          <w:position w:val="-3"/>
          <w:sz w:val="16"/>
        </w:rPr>
        <w:t xml:space="preserve"> </w:t>
      </w:r>
      <w:r w:rsidR="002D0D3F">
        <w:rPr>
          <w:rFonts w:ascii="Times New Roman"/>
          <w:i/>
          <w:w w:val="95"/>
          <w:sz w:val="24"/>
        </w:rPr>
        <w:t>P</w:t>
      </w:r>
      <w:r w:rsidR="002D0D3F">
        <w:rPr>
          <w:rFonts w:ascii="Bookman Old Style"/>
          <w:i/>
          <w:w w:val="95"/>
          <w:position w:val="-3"/>
          <w:sz w:val="16"/>
        </w:rPr>
        <w:t>mn</w:t>
      </w:r>
      <w:r w:rsidR="002D0D3F">
        <w:rPr>
          <w:rFonts w:ascii="MS Gothic"/>
          <w:w w:val="95"/>
          <w:sz w:val="24"/>
        </w:rPr>
        <w:t>(</w:t>
      </w:r>
      <w:r w:rsidR="002D0D3F">
        <w:rPr>
          <w:rFonts w:ascii="Times New Roman"/>
          <w:i/>
          <w:w w:val="95"/>
          <w:sz w:val="24"/>
        </w:rPr>
        <w:t>i</w:t>
      </w:r>
      <w:r w:rsidR="002D0D3F">
        <w:rPr>
          <w:rFonts w:ascii="Times New Roman"/>
          <w:w w:val="95"/>
          <w:sz w:val="24"/>
        </w:rPr>
        <w:t>,</w:t>
      </w:r>
      <w:r w:rsidR="002D0D3F">
        <w:rPr>
          <w:rFonts w:ascii="Times New Roman"/>
          <w:spacing w:val="-24"/>
          <w:w w:val="95"/>
          <w:sz w:val="24"/>
        </w:rPr>
        <w:t xml:space="preserve"> </w:t>
      </w:r>
      <w:r w:rsidR="002D0D3F">
        <w:rPr>
          <w:rFonts w:ascii="Times New Roman"/>
          <w:i/>
          <w:spacing w:val="7"/>
          <w:w w:val="95"/>
          <w:sz w:val="24"/>
        </w:rPr>
        <w:t>j</w:t>
      </w:r>
      <w:r w:rsidR="002D0D3F">
        <w:rPr>
          <w:rFonts w:ascii="MS Gothic"/>
          <w:spacing w:val="11"/>
          <w:w w:val="95"/>
          <w:sz w:val="24"/>
        </w:rPr>
        <w:t>)</w:t>
      </w:r>
      <w:r w:rsidR="002D0D3F">
        <w:rPr>
          <w:rFonts w:ascii="宋体"/>
          <w:w w:val="46"/>
          <w:position w:val="13"/>
          <w:sz w:val="24"/>
        </w:rPr>
        <w:t xml:space="preserve"> </w:t>
      </w:r>
    </w:p>
    <w:p w14:paraId="730A39E1" w14:textId="77777777" w:rsidR="00996552" w:rsidRDefault="002D0D3F">
      <w:pPr>
        <w:spacing w:before="1"/>
        <w:rPr>
          <w:rFonts w:ascii="宋体" w:eastAsia="宋体" w:hAnsi="宋体" w:cs="宋体"/>
          <w:sz w:val="29"/>
          <w:szCs w:val="29"/>
        </w:rPr>
      </w:pPr>
      <w:r>
        <w:br w:type="column"/>
      </w:r>
    </w:p>
    <w:p w14:paraId="6A5B5077" w14:textId="77777777" w:rsidR="00996552" w:rsidRDefault="002D0D3F">
      <w:pPr>
        <w:pStyle w:val="a3"/>
        <w:ind w:left="0" w:right="275"/>
        <w:jc w:val="right"/>
        <w:rPr>
          <w:rFonts w:ascii="Times New Roman" w:eastAsia="Times New Roman" w:hAnsi="Times New Roman" w:cs="Times New Roman"/>
        </w:rPr>
      </w:pPr>
      <w:r>
        <w:rPr>
          <w:rFonts w:ascii="Times New Roman"/>
        </w:rPr>
        <w:t>(3.4)</w:t>
      </w:r>
    </w:p>
    <w:p w14:paraId="4C2ADC71" w14:textId="77777777" w:rsidR="00996552" w:rsidRDefault="00996552">
      <w:pPr>
        <w:jc w:val="right"/>
        <w:rPr>
          <w:rFonts w:ascii="Times New Roman" w:eastAsia="Times New Roman" w:hAnsi="Times New Roman" w:cs="Times New Roman"/>
        </w:rPr>
        <w:sectPr w:rsidR="00996552">
          <w:type w:val="continuous"/>
          <w:pgSz w:w="11910" w:h="16840"/>
          <w:pgMar w:top="1580" w:right="1520" w:bottom="280" w:left="1680" w:header="720" w:footer="720" w:gutter="0"/>
          <w:cols w:num="3" w:space="720" w:equalWidth="0">
            <w:col w:w="4412" w:space="40"/>
            <w:col w:w="1316" w:space="40"/>
            <w:col w:w="2902"/>
          </w:cols>
        </w:sectPr>
      </w:pPr>
    </w:p>
    <w:p w14:paraId="2357B484" w14:textId="77777777" w:rsidR="00996552" w:rsidRDefault="002D0D3F">
      <w:pPr>
        <w:spacing w:before="7"/>
        <w:ind w:right="253"/>
        <w:jc w:val="center"/>
        <w:rPr>
          <w:rFonts w:ascii="Palatino Linotype" w:eastAsia="Palatino Linotype" w:hAnsi="Palatino Linotype" w:cs="Palatino Linotype"/>
          <w:sz w:val="16"/>
          <w:szCs w:val="16"/>
          <w:lang w:eastAsia="zh-CN"/>
        </w:rPr>
      </w:pPr>
      <w:r>
        <w:rPr>
          <w:rFonts w:ascii="宋体" w:eastAsia="宋体" w:hAnsi="宋体" w:cs="宋体"/>
          <w:w w:val="46"/>
          <w:position w:val="12"/>
          <w:sz w:val="24"/>
          <w:szCs w:val="24"/>
        </w:rPr>
        <w:lastRenderedPageBreak/>
        <w:t xml:space="preserve"> </w:t>
      </w:r>
      <w:r>
        <w:rPr>
          <w:rFonts w:ascii="Bookman Old Style" w:eastAsia="Bookman Old Style" w:hAnsi="Bookman Old Style" w:cs="Bookman Old Style"/>
          <w:i/>
          <w:w w:val="80"/>
          <w:sz w:val="16"/>
          <w:szCs w:val="16"/>
          <w:lang w:eastAsia="zh-CN"/>
        </w:rPr>
        <w:t>i</w:t>
      </w:r>
      <w:r>
        <w:rPr>
          <w:rFonts w:ascii="Bookman Old Style" w:eastAsia="Bookman Old Style" w:hAnsi="Bookman Old Style" w:cs="Bookman Old Style"/>
          <w:i/>
          <w:spacing w:val="-25"/>
          <w:w w:val="80"/>
          <w:sz w:val="16"/>
          <w:szCs w:val="16"/>
          <w:lang w:eastAsia="zh-CN"/>
        </w:rPr>
        <w:t xml:space="preserve"> </w:t>
      </w:r>
      <w:r>
        <w:rPr>
          <w:rFonts w:ascii="MS Gothic" w:eastAsia="MS Gothic" w:hAnsi="MS Gothic" w:cs="MS Gothic"/>
          <w:spacing w:val="3"/>
          <w:w w:val="80"/>
          <w:sz w:val="16"/>
          <w:szCs w:val="16"/>
          <w:lang w:eastAsia="zh-CN"/>
        </w:rPr>
        <w:t>∈</w:t>
      </w:r>
      <w:r>
        <w:rPr>
          <w:rFonts w:ascii="Palatino Linotype" w:eastAsia="Palatino Linotype" w:hAnsi="Palatino Linotype" w:cs="Palatino Linotype"/>
          <w:spacing w:val="1"/>
          <w:w w:val="80"/>
          <w:sz w:val="16"/>
          <w:szCs w:val="16"/>
          <w:lang w:eastAsia="zh-CN"/>
        </w:rPr>
        <w:t>G</w:t>
      </w:r>
      <w:r>
        <w:rPr>
          <w:rFonts w:ascii="Century" w:eastAsia="Century" w:hAnsi="Century" w:cs="Century"/>
          <w:spacing w:val="1"/>
          <w:w w:val="80"/>
          <w:sz w:val="16"/>
          <w:szCs w:val="16"/>
          <w:lang w:eastAsia="zh-CN"/>
        </w:rPr>
        <w:t>,</w:t>
      </w:r>
      <w:r>
        <w:rPr>
          <w:rFonts w:ascii="Century" w:eastAsia="Century" w:hAnsi="Century" w:cs="Century"/>
          <w:spacing w:val="-20"/>
          <w:w w:val="80"/>
          <w:sz w:val="16"/>
          <w:szCs w:val="16"/>
          <w:lang w:eastAsia="zh-CN"/>
        </w:rPr>
        <w:t xml:space="preserve"> </w:t>
      </w:r>
      <w:r>
        <w:rPr>
          <w:rFonts w:ascii="Bookman Old Style" w:eastAsia="Bookman Old Style" w:hAnsi="Bookman Old Style" w:cs="Bookman Old Style"/>
          <w:i/>
          <w:w w:val="80"/>
          <w:sz w:val="16"/>
          <w:szCs w:val="16"/>
          <w:lang w:eastAsia="zh-CN"/>
        </w:rPr>
        <w:t>j</w:t>
      </w:r>
      <w:r>
        <w:rPr>
          <w:rFonts w:ascii="Bookman Old Style" w:eastAsia="Bookman Old Style" w:hAnsi="Bookman Old Style" w:cs="Bookman Old Style"/>
          <w:i/>
          <w:spacing w:val="-22"/>
          <w:w w:val="80"/>
          <w:sz w:val="16"/>
          <w:szCs w:val="16"/>
          <w:lang w:eastAsia="zh-CN"/>
        </w:rPr>
        <w:t xml:space="preserve"> </w:t>
      </w:r>
      <w:r>
        <w:rPr>
          <w:rFonts w:ascii="MS Gothic" w:eastAsia="MS Gothic" w:hAnsi="MS Gothic" w:cs="MS Gothic"/>
          <w:spacing w:val="1"/>
          <w:w w:val="80"/>
          <w:sz w:val="16"/>
          <w:szCs w:val="16"/>
          <w:lang w:eastAsia="zh-CN"/>
        </w:rPr>
        <w:t>∈</w:t>
      </w:r>
      <w:r>
        <w:rPr>
          <w:rFonts w:ascii="Palatino Linotype" w:eastAsia="Palatino Linotype" w:hAnsi="Palatino Linotype" w:cs="Palatino Linotype"/>
          <w:w w:val="80"/>
          <w:sz w:val="16"/>
          <w:szCs w:val="16"/>
          <w:lang w:eastAsia="zh-CN"/>
        </w:rPr>
        <w:t>D</w:t>
      </w:r>
    </w:p>
    <w:p w14:paraId="76B50125" w14:textId="77777777" w:rsidR="00996552" w:rsidRDefault="00996552">
      <w:pPr>
        <w:spacing w:before="13"/>
        <w:rPr>
          <w:rFonts w:ascii="Palatino Linotype" w:eastAsia="Palatino Linotype" w:hAnsi="Palatino Linotype" w:cs="Palatino Linotype"/>
          <w:sz w:val="8"/>
          <w:szCs w:val="8"/>
          <w:lang w:eastAsia="zh-CN"/>
        </w:rPr>
      </w:pPr>
    </w:p>
    <w:p w14:paraId="18F9D670" w14:textId="77777777" w:rsidR="00996552" w:rsidRDefault="002D0D3F">
      <w:pPr>
        <w:spacing w:before="26" w:line="273" w:lineRule="auto"/>
        <w:ind w:left="117" w:right="275"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式</w:t>
      </w:r>
      <w:hyperlink w:anchor="_bookmark50" w:history="1">
        <w:r>
          <w:rPr>
            <w:rFonts w:ascii="Times New Roman" w:eastAsia="Times New Roman" w:hAnsi="Times New Roman" w:cs="Times New Roman"/>
            <w:spacing w:val="1"/>
            <w:sz w:val="24"/>
            <w:szCs w:val="24"/>
            <w:lang w:eastAsia="zh-CN"/>
          </w:rPr>
          <w:t>3.4</w:t>
        </w:r>
      </w:hyperlink>
      <w:r>
        <w:rPr>
          <w:rFonts w:ascii="宋体" w:eastAsia="宋体" w:hAnsi="宋体" w:cs="宋体"/>
          <w:spacing w:val="1"/>
          <w:sz w:val="24"/>
          <w:szCs w:val="24"/>
          <w:lang w:eastAsia="zh-CN"/>
        </w:rPr>
        <w:t>中，</w:t>
      </w:r>
      <w:r>
        <w:rPr>
          <w:rFonts w:ascii="Times New Roman" w:eastAsia="Times New Roman" w:hAnsi="Times New Roman" w:cs="Times New Roman"/>
          <w:i/>
          <w:spacing w:val="1"/>
          <w:sz w:val="24"/>
          <w:szCs w:val="24"/>
          <w:lang w:eastAsia="zh-CN"/>
        </w:rPr>
        <w:t>G</w:t>
      </w:r>
      <w:r>
        <w:rPr>
          <w:rFonts w:ascii="宋体" w:eastAsia="宋体" w:hAnsi="宋体" w:cs="宋体"/>
          <w:spacing w:val="1"/>
          <w:sz w:val="24"/>
          <w:szCs w:val="24"/>
          <w:lang w:eastAsia="zh-CN"/>
        </w:rPr>
        <w:t>，</w:t>
      </w:r>
      <w:r>
        <w:rPr>
          <w:rFonts w:ascii="Times New Roman" w:eastAsia="Times New Roman" w:hAnsi="Times New Roman" w:cs="Times New Roman"/>
          <w:i/>
          <w:spacing w:val="1"/>
          <w:sz w:val="24"/>
          <w:szCs w:val="24"/>
          <w:lang w:eastAsia="zh-CN"/>
        </w:rPr>
        <w:t>D</w:t>
      </w:r>
      <w:r>
        <w:rPr>
          <w:rFonts w:ascii="Times New Roman" w:eastAsia="Times New Roman" w:hAnsi="Times New Roman" w:cs="Times New Roman"/>
          <w:i/>
          <w:spacing w:val="-30"/>
          <w:sz w:val="24"/>
          <w:szCs w:val="24"/>
          <w:lang w:eastAsia="zh-CN"/>
        </w:rPr>
        <w:t xml:space="preserve"> </w:t>
      </w:r>
      <w:r>
        <w:rPr>
          <w:rFonts w:ascii="宋体" w:eastAsia="宋体" w:hAnsi="宋体" w:cs="宋体"/>
          <w:sz w:val="24"/>
          <w:szCs w:val="24"/>
          <w:lang w:eastAsia="zh-CN"/>
        </w:rPr>
        <w:t>分别为发电节点、负荷节点的集合。</w:t>
      </w:r>
      <w:r>
        <w:rPr>
          <w:rFonts w:ascii="Times New Roman" w:eastAsia="Times New Roman" w:hAnsi="Times New Roman" w:cs="Times New Roman"/>
          <w:i/>
          <w:sz w:val="24"/>
          <w:szCs w:val="24"/>
          <w:lang w:eastAsia="zh-CN"/>
        </w:rPr>
        <w:t>P</w:t>
      </w:r>
      <w:r>
        <w:rPr>
          <w:rFonts w:ascii="Bookman Old Style" w:eastAsia="Bookman Old Style" w:hAnsi="Bookman Old Style" w:cs="Bookman Old Style"/>
          <w:i/>
          <w:position w:val="-3"/>
          <w:sz w:val="16"/>
          <w:szCs w:val="16"/>
          <w:lang w:eastAsia="zh-CN"/>
        </w:rPr>
        <w:t>mn</w:t>
      </w:r>
      <w:r>
        <w:rPr>
          <w:rFonts w:ascii="MS Gothic" w:eastAsia="MS Gothic" w:hAnsi="MS Gothic" w:cs="MS Gothic"/>
          <w:sz w:val="24"/>
          <w:szCs w:val="24"/>
          <w:lang w:eastAsia="zh-CN"/>
        </w:rPr>
        <w:t>(</w:t>
      </w:r>
      <w:r>
        <w:rPr>
          <w:rFonts w:ascii="Times New Roman" w:eastAsia="Times New Roman" w:hAnsi="Times New Roman" w:cs="Times New Roman"/>
          <w:i/>
          <w:sz w:val="24"/>
          <w:szCs w:val="24"/>
          <w:lang w:eastAsia="zh-CN"/>
        </w:rPr>
        <w:t>i</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i/>
          <w:spacing w:val="8"/>
          <w:sz w:val="24"/>
          <w:szCs w:val="24"/>
          <w:lang w:eastAsia="zh-CN"/>
        </w:rPr>
        <w:t>j</w:t>
      </w:r>
      <w:r>
        <w:rPr>
          <w:rFonts w:ascii="MS Gothic" w:eastAsia="MS Gothic" w:hAnsi="MS Gothic" w:cs="MS Gothic"/>
          <w:spacing w:val="12"/>
          <w:sz w:val="24"/>
          <w:szCs w:val="24"/>
          <w:lang w:eastAsia="zh-CN"/>
        </w:rPr>
        <w:t>)</w:t>
      </w:r>
      <w:r>
        <w:rPr>
          <w:rFonts w:ascii="MS Gothic" w:eastAsia="MS Gothic" w:hAnsi="MS Gothic" w:cs="MS Gothic"/>
          <w:spacing w:val="-92"/>
          <w:sz w:val="24"/>
          <w:szCs w:val="24"/>
          <w:lang w:eastAsia="zh-CN"/>
        </w:rPr>
        <w:t xml:space="preserve"> </w:t>
      </w:r>
      <w:r>
        <w:rPr>
          <w:rFonts w:ascii="宋体" w:eastAsia="宋体" w:hAnsi="宋体" w:cs="宋体"/>
          <w:sz w:val="24"/>
          <w:szCs w:val="24"/>
          <w:lang w:eastAsia="zh-CN"/>
        </w:rPr>
        <w:t>是单位有功功</w:t>
      </w:r>
      <w:r>
        <w:rPr>
          <w:rFonts w:ascii="宋体" w:eastAsia="宋体" w:hAnsi="宋体" w:cs="宋体"/>
          <w:spacing w:val="24"/>
          <w:sz w:val="24"/>
          <w:szCs w:val="24"/>
          <w:lang w:eastAsia="zh-CN"/>
        </w:rPr>
        <w:t xml:space="preserve"> </w:t>
      </w:r>
      <w:r>
        <w:rPr>
          <w:rFonts w:ascii="宋体" w:eastAsia="宋体" w:hAnsi="宋体" w:cs="宋体"/>
          <w:spacing w:val="1"/>
          <w:sz w:val="24"/>
          <w:szCs w:val="24"/>
          <w:lang w:eastAsia="zh-CN"/>
        </w:rPr>
        <w:t>率注向发电节点</w:t>
      </w:r>
      <w:r>
        <w:rPr>
          <w:rFonts w:ascii="宋体" w:eastAsia="宋体" w:hAnsi="宋体" w:cs="宋体"/>
          <w:spacing w:val="-54"/>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9"/>
          <w:sz w:val="24"/>
          <w:szCs w:val="24"/>
          <w:lang w:eastAsia="zh-CN"/>
        </w:rPr>
        <w:t xml:space="preserve"> </w:t>
      </w:r>
      <w:r>
        <w:rPr>
          <w:rFonts w:ascii="宋体" w:eastAsia="宋体" w:hAnsi="宋体" w:cs="宋体"/>
          <w:spacing w:val="1"/>
          <w:sz w:val="24"/>
          <w:szCs w:val="24"/>
          <w:lang w:eastAsia="zh-CN"/>
        </w:rPr>
        <w:t>和负荷节点</w:t>
      </w:r>
      <w:r>
        <w:rPr>
          <w:rFonts w:ascii="宋体" w:eastAsia="宋体" w:hAnsi="宋体" w:cs="宋体"/>
          <w:spacing w:val="-23"/>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27"/>
          <w:sz w:val="24"/>
          <w:szCs w:val="24"/>
          <w:lang w:eastAsia="zh-CN"/>
        </w:rPr>
        <w:t xml:space="preserve"> </w:t>
      </w:r>
      <w:r>
        <w:rPr>
          <w:rFonts w:ascii="宋体" w:eastAsia="宋体" w:hAnsi="宋体" w:cs="宋体"/>
          <w:spacing w:val="1"/>
          <w:sz w:val="24"/>
          <w:szCs w:val="24"/>
          <w:lang w:eastAsia="zh-CN"/>
        </w:rPr>
        <w:t>时，支路</w:t>
      </w:r>
      <w:r>
        <w:rPr>
          <w:rFonts w:ascii="宋体" w:eastAsia="宋体" w:hAnsi="宋体" w:cs="宋体"/>
          <w:spacing w:val="-49"/>
          <w:sz w:val="24"/>
          <w:szCs w:val="24"/>
          <w:lang w:eastAsia="zh-CN"/>
        </w:rPr>
        <w:t xml:space="preserve"> </w:t>
      </w:r>
      <w:r>
        <w:rPr>
          <w:rFonts w:ascii="Times New Roman" w:eastAsia="Times New Roman" w:hAnsi="Times New Roman" w:cs="Times New Roman"/>
          <w:i/>
          <w:sz w:val="24"/>
          <w:szCs w:val="24"/>
          <w:lang w:eastAsia="zh-CN"/>
        </w:rPr>
        <w:t>l</w:t>
      </w:r>
      <w:r>
        <w:rPr>
          <w:rFonts w:ascii="Bookman Old Style" w:eastAsia="Bookman Old Style" w:hAnsi="Bookman Old Style" w:cs="Bookman Old Style"/>
          <w:i/>
          <w:position w:val="-3"/>
          <w:sz w:val="16"/>
          <w:szCs w:val="16"/>
          <w:lang w:eastAsia="zh-CN"/>
        </w:rPr>
        <w:t>mn</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pacing w:val="3"/>
          <w:sz w:val="24"/>
          <w:szCs w:val="24"/>
          <w:lang w:eastAsia="zh-CN"/>
        </w:rPr>
        <w:t>上产生的有功功率。</w:t>
      </w:r>
      <w:r>
        <w:rPr>
          <w:rFonts w:ascii="Times New Roman" w:eastAsia="Times New Roman" w:hAnsi="Times New Roman" w:cs="Times New Roman"/>
          <w:i/>
          <w:spacing w:val="3"/>
          <w:sz w:val="24"/>
          <w:szCs w:val="24"/>
          <w:lang w:eastAsia="zh-CN"/>
        </w:rPr>
        <w:t>w</w:t>
      </w:r>
      <w:r>
        <w:rPr>
          <w:rFonts w:ascii="Bookman Old Style" w:eastAsia="Bookman Old Style" w:hAnsi="Bookman Old Style" w:cs="Bookman Old Style"/>
          <w:i/>
          <w:spacing w:val="2"/>
          <w:position w:val="-3"/>
          <w:sz w:val="16"/>
          <w:szCs w:val="16"/>
          <w:lang w:eastAsia="zh-CN"/>
        </w:rPr>
        <w:t>ij</w:t>
      </w:r>
      <w:r>
        <w:rPr>
          <w:rFonts w:ascii="Bookman Old Style" w:eastAsia="Bookman Old Style" w:hAnsi="Bookman Old Style" w:cs="Bookman Old Style"/>
          <w:i/>
          <w:spacing w:val="43"/>
          <w:position w:val="-3"/>
          <w:sz w:val="16"/>
          <w:szCs w:val="16"/>
          <w:lang w:eastAsia="zh-CN"/>
        </w:rPr>
        <w:t xml:space="preserve"> </w:t>
      </w:r>
      <w:r>
        <w:rPr>
          <w:rFonts w:ascii="宋体" w:eastAsia="宋体" w:hAnsi="宋体" w:cs="宋体"/>
          <w:spacing w:val="1"/>
          <w:sz w:val="24"/>
          <w:szCs w:val="24"/>
          <w:lang w:eastAsia="zh-CN"/>
        </w:rPr>
        <w:t>是发电节</w:t>
      </w:r>
      <w:r>
        <w:rPr>
          <w:rFonts w:ascii="宋体" w:eastAsia="宋体" w:hAnsi="宋体" w:cs="宋体"/>
          <w:spacing w:val="26"/>
          <w:sz w:val="24"/>
          <w:szCs w:val="24"/>
          <w:lang w:eastAsia="zh-CN"/>
        </w:rPr>
        <w:t xml:space="preserve"> </w:t>
      </w:r>
      <w:r>
        <w:rPr>
          <w:rFonts w:ascii="宋体" w:eastAsia="宋体" w:hAnsi="宋体" w:cs="宋体"/>
          <w:w w:val="95"/>
          <w:sz w:val="24"/>
          <w:szCs w:val="24"/>
          <w:lang w:eastAsia="zh-CN"/>
        </w:rPr>
        <w:t>点</w:t>
      </w:r>
      <w:r>
        <w:rPr>
          <w:rFonts w:ascii="宋体" w:eastAsia="宋体" w:hAnsi="宋体" w:cs="宋体"/>
          <w:spacing w:val="-52"/>
          <w:w w:val="95"/>
          <w:sz w:val="24"/>
          <w:szCs w:val="24"/>
          <w:lang w:eastAsia="zh-CN"/>
        </w:rPr>
        <w:t xml:space="preserve"> </w:t>
      </w:r>
      <w:r>
        <w:rPr>
          <w:rFonts w:ascii="Times New Roman" w:eastAsia="Times New Roman" w:hAnsi="Times New Roman" w:cs="Times New Roman"/>
          <w:i/>
          <w:w w:val="95"/>
          <w:sz w:val="24"/>
          <w:szCs w:val="24"/>
          <w:lang w:eastAsia="zh-CN"/>
        </w:rPr>
        <w:t>i</w:t>
      </w:r>
      <w:r>
        <w:rPr>
          <w:rFonts w:ascii="Times New Roman" w:eastAsia="Times New Roman" w:hAnsi="Times New Roman" w:cs="Times New Roman"/>
          <w:i/>
          <w:spacing w:val="20"/>
          <w:w w:val="95"/>
          <w:sz w:val="24"/>
          <w:szCs w:val="24"/>
          <w:lang w:eastAsia="zh-CN"/>
        </w:rPr>
        <w:t xml:space="preserve"> </w:t>
      </w:r>
      <w:r>
        <w:rPr>
          <w:rFonts w:ascii="宋体" w:eastAsia="宋体" w:hAnsi="宋体" w:cs="宋体"/>
          <w:w w:val="95"/>
          <w:sz w:val="24"/>
          <w:szCs w:val="24"/>
          <w:lang w:eastAsia="zh-CN"/>
        </w:rPr>
        <w:t>和负荷节点</w:t>
      </w:r>
      <w:r>
        <w:rPr>
          <w:rFonts w:ascii="宋体" w:eastAsia="宋体" w:hAnsi="宋体" w:cs="宋体"/>
          <w:spacing w:val="-17"/>
          <w:w w:val="95"/>
          <w:sz w:val="24"/>
          <w:szCs w:val="24"/>
          <w:lang w:eastAsia="zh-CN"/>
        </w:rPr>
        <w:t xml:space="preserve"> </w:t>
      </w:r>
      <w:r>
        <w:rPr>
          <w:rFonts w:ascii="Times New Roman" w:eastAsia="Times New Roman" w:hAnsi="Times New Roman" w:cs="Times New Roman"/>
          <w:i/>
          <w:w w:val="95"/>
          <w:sz w:val="24"/>
          <w:szCs w:val="24"/>
          <w:lang w:eastAsia="zh-CN"/>
        </w:rPr>
        <w:t>j</w:t>
      </w:r>
      <w:r>
        <w:rPr>
          <w:rFonts w:ascii="Times New Roman" w:eastAsia="Times New Roman" w:hAnsi="Times New Roman" w:cs="Times New Roman"/>
          <w:i/>
          <w:spacing w:val="29"/>
          <w:w w:val="95"/>
          <w:sz w:val="24"/>
          <w:szCs w:val="24"/>
          <w:lang w:eastAsia="zh-CN"/>
        </w:rPr>
        <w:t xml:space="preserve"> </w:t>
      </w:r>
      <w:r>
        <w:rPr>
          <w:rFonts w:ascii="宋体" w:eastAsia="宋体" w:hAnsi="宋体" w:cs="宋体"/>
          <w:w w:val="95"/>
          <w:sz w:val="24"/>
          <w:szCs w:val="24"/>
          <w:lang w:eastAsia="zh-CN"/>
        </w:rPr>
        <w:t>的节点对间传输电能的权重值，大小为</w:t>
      </w:r>
      <w:r>
        <w:rPr>
          <w:rFonts w:ascii="宋体" w:eastAsia="宋体" w:hAnsi="宋体" w:cs="宋体"/>
          <w:spacing w:val="-45"/>
          <w:w w:val="95"/>
          <w:sz w:val="24"/>
          <w:szCs w:val="24"/>
          <w:lang w:eastAsia="zh-CN"/>
        </w:rPr>
        <w:t xml:space="preserve"> </w:t>
      </w:r>
      <w:r>
        <w:rPr>
          <w:rFonts w:ascii="Times New Roman" w:eastAsia="Times New Roman" w:hAnsi="Times New Roman" w:cs="Times New Roman"/>
          <w:i/>
          <w:spacing w:val="2"/>
          <w:w w:val="95"/>
          <w:sz w:val="24"/>
          <w:szCs w:val="24"/>
          <w:lang w:eastAsia="zh-CN"/>
        </w:rPr>
        <w:t>min</w:t>
      </w:r>
      <w:r>
        <w:rPr>
          <w:rFonts w:ascii="MS Gothic" w:eastAsia="MS Gothic" w:hAnsi="MS Gothic" w:cs="MS Gothic"/>
          <w:spacing w:val="4"/>
          <w:w w:val="95"/>
          <w:sz w:val="24"/>
          <w:szCs w:val="24"/>
          <w:lang w:eastAsia="zh-CN"/>
        </w:rPr>
        <w:t>(</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2"/>
          <w:w w:val="95"/>
          <w:sz w:val="24"/>
          <w:szCs w:val="24"/>
          <w:lang w:eastAsia="zh-CN"/>
        </w:rPr>
        <w:t>P</w:t>
      </w:r>
      <w:r>
        <w:rPr>
          <w:rFonts w:ascii="Bookman Old Style" w:eastAsia="Bookman Old Style" w:hAnsi="Bookman Old Style" w:cs="Bookman Old Style"/>
          <w:i/>
          <w:spacing w:val="2"/>
          <w:w w:val="95"/>
          <w:position w:val="-3"/>
          <w:sz w:val="16"/>
          <w:szCs w:val="16"/>
          <w:lang w:eastAsia="zh-CN"/>
        </w:rPr>
        <w:t>i</w:t>
      </w:r>
      <w:r>
        <w:rPr>
          <w:rFonts w:ascii="Bookman Old Style" w:eastAsia="Bookman Old Style" w:hAnsi="Bookman Old Style" w:cs="Bookman Old Style"/>
          <w:i/>
          <w:spacing w:val="-18"/>
          <w:w w:val="95"/>
          <w:position w:val="-3"/>
          <w:sz w:val="16"/>
          <w:szCs w:val="16"/>
          <w:lang w:eastAsia="zh-CN"/>
        </w:rPr>
        <w:t xml:space="preserve"> </w:t>
      </w:r>
      <w:r>
        <w:rPr>
          <w:rFonts w:ascii="MS Gothic" w:eastAsia="MS Gothic" w:hAnsi="MS Gothic" w:cs="MS Gothic"/>
          <w:w w:val="95"/>
          <w:sz w:val="24"/>
          <w:szCs w:val="24"/>
          <w:lang w:eastAsia="zh-CN"/>
        </w:rPr>
        <w:t>|</w:t>
      </w:r>
      <w:r>
        <w:rPr>
          <w:rFonts w:ascii="Times New Roman" w:eastAsia="Times New Roman" w:hAnsi="Times New Roman" w:cs="Times New Roman"/>
          <w:w w:val="95"/>
          <w:sz w:val="24"/>
          <w:szCs w:val="24"/>
          <w:lang w:eastAsia="zh-CN"/>
        </w:rPr>
        <w:t>,</w:t>
      </w:r>
      <w:r>
        <w:rPr>
          <w:rFonts w:ascii="Times New Roman" w:eastAsia="Times New Roman" w:hAnsi="Times New Roman" w:cs="Times New Roman"/>
          <w:spacing w:val="-14"/>
          <w:w w:val="95"/>
          <w:sz w:val="24"/>
          <w:szCs w:val="24"/>
          <w:lang w:eastAsia="zh-CN"/>
        </w:rPr>
        <w:t xml:space="preserve"> </w:t>
      </w:r>
      <w:r>
        <w:rPr>
          <w:rFonts w:ascii="MS Gothic" w:eastAsia="MS Gothic" w:hAnsi="MS Gothic" w:cs="MS Gothic"/>
          <w:spacing w:val="16"/>
          <w:w w:val="95"/>
          <w:sz w:val="24"/>
          <w:szCs w:val="24"/>
          <w:lang w:eastAsia="zh-CN"/>
        </w:rPr>
        <w:t>|</w:t>
      </w:r>
      <w:r>
        <w:rPr>
          <w:rFonts w:ascii="Times New Roman" w:eastAsia="Times New Roman" w:hAnsi="Times New Roman" w:cs="Times New Roman"/>
          <w:i/>
          <w:spacing w:val="6"/>
          <w:w w:val="95"/>
          <w:sz w:val="24"/>
          <w:szCs w:val="24"/>
          <w:lang w:eastAsia="zh-CN"/>
        </w:rPr>
        <w:t>P</w:t>
      </w:r>
      <w:r>
        <w:rPr>
          <w:rFonts w:ascii="Bookman Old Style" w:eastAsia="Bookman Old Style" w:hAnsi="Bookman Old Style" w:cs="Bookman Old Style"/>
          <w:i/>
          <w:spacing w:val="6"/>
          <w:w w:val="95"/>
          <w:position w:val="-3"/>
          <w:sz w:val="16"/>
          <w:szCs w:val="16"/>
          <w:lang w:eastAsia="zh-CN"/>
        </w:rPr>
        <w:t>j</w:t>
      </w:r>
      <w:r>
        <w:rPr>
          <w:rFonts w:ascii="Bookman Old Style" w:eastAsia="Bookman Old Style" w:hAnsi="Bookman Old Style" w:cs="Bookman Old Style"/>
          <w:i/>
          <w:spacing w:val="-14"/>
          <w:w w:val="95"/>
          <w:position w:val="-3"/>
          <w:sz w:val="16"/>
          <w:szCs w:val="16"/>
          <w:lang w:eastAsia="zh-CN"/>
        </w:rPr>
        <w:t xml:space="preserve"> </w:t>
      </w:r>
      <w:r>
        <w:rPr>
          <w:rFonts w:ascii="MS Gothic" w:eastAsia="MS Gothic" w:hAnsi="MS Gothic" w:cs="MS Gothic"/>
          <w:spacing w:val="2"/>
          <w:w w:val="95"/>
          <w:sz w:val="24"/>
          <w:szCs w:val="24"/>
          <w:lang w:eastAsia="zh-CN"/>
        </w:rPr>
        <w:t>|</w:t>
      </w:r>
      <w:r>
        <w:rPr>
          <w:rFonts w:ascii="MS Gothic" w:eastAsia="MS Gothic" w:hAnsi="MS Gothic" w:cs="MS Gothic"/>
          <w:spacing w:val="1"/>
          <w:w w:val="95"/>
          <w:sz w:val="24"/>
          <w:szCs w:val="24"/>
          <w:lang w:eastAsia="zh-CN"/>
        </w:rPr>
        <w:t>)</w:t>
      </w:r>
      <w:r>
        <w:rPr>
          <w:rFonts w:ascii="宋体" w:eastAsia="宋体" w:hAnsi="宋体" w:cs="宋体"/>
          <w:w w:val="95"/>
          <w:sz w:val="24"/>
          <w:szCs w:val="24"/>
          <w:lang w:eastAsia="zh-CN"/>
        </w:rPr>
        <w:t>，分别代</w:t>
      </w:r>
      <w:r>
        <w:rPr>
          <w:rFonts w:ascii="宋体" w:eastAsia="宋体" w:hAnsi="宋体" w:cs="宋体"/>
          <w:spacing w:val="29"/>
          <w:sz w:val="24"/>
          <w:szCs w:val="24"/>
          <w:lang w:eastAsia="zh-CN"/>
        </w:rPr>
        <w:t xml:space="preserve"> </w:t>
      </w:r>
      <w:r>
        <w:rPr>
          <w:rFonts w:ascii="宋体" w:eastAsia="宋体" w:hAnsi="宋体" w:cs="宋体"/>
          <w:sz w:val="24"/>
          <w:szCs w:val="24"/>
          <w:lang w:eastAsia="zh-CN"/>
        </w:rPr>
        <w:t>表了发电节点</w:t>
      </w:r>
      <w:r>
        <w:rPr>
          <w:rFonts w:ascii="宋体" w:eastAsia="宋体" w:hAnsi="宋体" w:cs="宋体"/>
          <w:spacing w:val="-73"/>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在发电节点功率总和的比率和负荷节点</w:t>
      </w:r>
      <w:r>
        <w:rPr>
          <w:rFonts w:ascii="宋体" w:eastAsia="宋体" w:hAnsi="宋体" w:cs="宋体"/>
          <w:spacing w:val="-4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9"/>
          <w:sz w:val="24"/>
          <w:szCs w:val="24"/>
          <w:lang w:eastAsia="zh-CN"/>
        </w:rPr>
        <w:t xml:space="preserve"> </w:t>
      </w:r>
      <w:r>
        <w:rPr>
          <w:rFonts w:ascii="宋体" w:eastAsia="宋体" w:hAnsi="宋体" w:cs="宋体"/>
          <w:sz w:val="24"/>
          <w:szCs w:val="24"/>
          <w:lang w:eastAsia="zh-CN"/>
        </w:rPr>
        <w:t>在负荷节点功率总和的 比率。</w:t>
      </w:r>
    </w:p>
    <w:p w14:paraId="43A4530A" w14:textId="77777777" w:rsidR="00996552" w:rsidRDefault="002D0D3F">
      <w:pPr>
        <w:pStyle w:val="a3"/>
        <w:spacing w:before="52" w:line="305" w:lineRule="auto"/>
        <w:ind w:right="275" w:firstLine="480"/>
        <w:jc w:val="both"/>
        <w:rPr>
          <w:lang w:eastAsia="zh-CN"/>
        </w:rPr>
      </w:pPr>
      <w:r>
        <w:rPr>
          <w:lang w:eastAsia="zh-CN"/>
        </w:rPr>
        <w:t>电网中节点的分类分为发电节点</w:t>
      </w:r>
      <w:r>
        <w:rPr>
          <w:spacing w:val="-32"/>
          <w:lang w:eastAsia="zh-CN"/>
        </w:rPr>
        <w:t>，</w:t>
      </w:r>
      <w:r>
        <w:rPr>
          <w:lang w:eastAsia="zh-CN"/>
        </w:rPr>
        <w:t>负荷节点</w:t>
      </w:r>
      <w:r>
        <w:rPr>
          <w:spacing w:val="-32"/>
          <w:lang w:eastAsia="zh-CN"/>
        </w:rPr>
        <w:t>，</w:t>
      </w:r>
      <w:r>
        <w:rPr>
          <w:lang w:eastAsia="zh-CN"/>
        </w:rPr>
        <w:t>中间节点</w:t>
      </w:r>
      <w:r>
        <w:rPr>
          <w:spacing w:val="-27"/>
          <w:lang w:eastAsia="zh-CN"/>
        </w:rPr>
        <w:t>。</w:t>
      </w:r>
      <w:r>
        <w:rPr>
          <w:lang w:eastAsia="zh-CN"/>
        </w:rPr>
        <w:t xml:space="preserve">所有的功率都是从 </w:t>
      </w:r>
      <w:r>
        <w:rPr>
          <w:spacing w:val="3"/>
          <w:lang w:eastAsia="zh-CN"/>
        </w:rPr>
        <w:t>发电节点向负荷节点传输，因此需要对上述公式进行修正得到如下的节点电气</w:t>
      </w:r>
    </w:p>
    <w:p w14:paraId="121283FF" w14:textId="77777777" w:rsidR="00996552" w:rsidRDefault="00996552">
      <w:pPr>
        <w:spacing w:line="305" w:lineRule="auto"/>
        <w:jc w:val="both"/>
        <w:rPr>
          <w:lang w:eastAsia="zh-CN"/>
        </w:rPr>
        <w:sectPr w:rsidR="00996552">
          <w:type w:val="continuous"/>
          <w:pgSz w:w="11910" w:h="16840"/>
          <w:pgMar w:top="1580" w:right="1520" w:bottom="280" w:left="1680" w:header="720" w:footer="720" w:gutter="0"/>
          <w:cols w:space="720"/>
        </w:sectPr>
      </w:pPr>
    </w:p>
    <w:p w14:paraId="6B5E8D8C" w14:textId="77777777" w:rsidR="00996552" w:rsidRDefault="00996552">
      <w:pPr>
        <w:spacing w:before="9"/>
        <w:rPr>
          <w:rFonts w:ascii="宋体" w:eastAsia="宋体" w:hAnsi="宋体" w:cs="宋体"/>
          <w:sz w:val="17"/>
          <w:szCs w:val="17"/>
          <w:lang w:eastAsia="zh-CN"/>
        </w:rPr>
      </w:pPr>
    </w:p>
    <w:p w14:paraId="256931BE"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55" w:gutter="0"/>
          <w:cols w:space="720"/>
        </w:sectPr>
      </w:pPr>
    </w:p>
    <w:p w14:paraId="4FA5FF7E" w14:textId="77777777" w:rsidR="00996552" w:rsidRDefault="002D0D3F">
      <w:pPr>
        <w:pStyle w:val="a3"/>
        <w:spacing w:before="26"/>
      </w:pPr>
      <w:r>
        <w:lastRenderedPageBreak/>
        <w:t>介数计算公式。</w:t>
      </w:r>
    </w:p>
    <w:p w14:paraId="2E476AD4" w14:textId="77777777" w:rsidR="00996552" w:rsidRDefault="002D0D3F">
      <w:pPr>
        <w:spacing w:before="7"/>
        <w:rPr>
          <w:rFonts w:ascii="宋体" w:eastAsia="宋体" w:hAnsi="宋体" w:cs="宋体"/>
          <w:sz w:val="28"/>
          <w:szCs w:val="28"/>
        </w:rPr>
      </w:pPr>
      <w:r>
        <w:br w:type="column"/>
      </w:r>
    </w:p>
    <w:p w14:paraId="04DA09A1" w14:textId="77777777" w:rsidR="00996552" w:rsidRDefault="002D0D3F">
      <w:pPr>
        <w:spacing w:line="270" w:lineRule="exact"/>
        <w:ind w:left="117"/>
        <w:rPr>
          <w:rFonts w:ascii="宋体" w:eastAsia="宋体" w:hAnsi="宋体" w:cs="宋体"/>
          <w:sz w:val="24"/>
          <w:szCs w:val="24"/>
        </w:rPr>
      </w:pPr>
      <w:bookmarkStart w:id="96" w:name="_bookmark51"/>
      <w:bookmarkEnd w:id="96"/>
      <w:r>
        <w:rPr>
          <w:rFonts w:ascii="宋体" w:eastAsia="宋体" w:hAnsi="宋体" w:cs="宋体"/>
          <w:spacing w:val="-113"/>
          <w:w w:val="85"/>
          <w:position w:val="-11"/>
          <w:sz w:val="24"/>
          <w:szCs w:val="24"/>
        </w:rPr>
        <w:t></w:t>
      </w:r>
      <w:r>
        <w:rPr>
          <w:rFonts w:ascii="宋体" w:eastAsia="宋体" w:hAnsi="宋体" w:cs="宋体"/>
          <w:w w:val="85"/>
          <w:position w:val="-4"/>
          <w:sz w:val="24"/>
          <w:szCs w:val="24"/>
        </w:rPr>
        <w:t></w:t>
      </w:r>
      <w:r>
        <w:rPr>
          <w:rFonts w:ascii="宋体" w:eastAsia="宋体" w:hAnsi="宋体" w:cs="宋体"/>
          <w:spacing w:val="-1"/>
          <w:w w:val="85"/>
          <w:position w:val="-4"/>
          <w:sz w:val="24"/>
          <w:szCs w:val="24"/>
        </w:rPr>
        <w:t xml:space="preserve"> </w:t>
      </w:r>
      <w:r>
        <w:rPr>
          <w:rFonts w:ascii="Palatino Linotype" w:eastAsia="Palatino Linotype" w:hAnsi="Palatino Linotype" w:cs="Palatino Linotype"/>
          <w:position w:val="-6"/>
          <w:sz w:val="16"/>
          <w:szCs w:val="16"/>
        </w:rPr>
        <w:t>1</w:t>
      </w:r>
      <w:r>
        <w:rPr>
          <w:rFonts w:ascii="Palatino Linotype" w:eastAsia="Palatino Linotype" w:hAnsi="Palatino Linotype" w:cs="Palatino Linotype"/>
          <w:spacing w:val="23"/>
          <w:position w:val="-6"/>
          <w:sz w:val="16"/>
          <w:szCs w:val="16"/>
        </w:rPr>
        <w:t xml:space="preserve"> </w:t>
      </w:r>
      <w:r>
        <w:rPr>
          <w:rFonts w:ascii="宋体" w:eastAsia="宋体" w:hAnsi="宋体" w:cs="宋体"/>
          <w:spacing w:val="6"/>
          <w:position w:val="1"/>
          <w:sz w:val="24"/>
          <w:szCs w:val="24"/>
        </w:rPr>
        <w:t>(</w:t>
      </w:r>
      <w:r>
        <w:rPr>
          <w:rFonts w:ascii="宋体" w:eastAsia="宋体" w:hAnsi="宋体" w:cs="宋体"/>
          <w:sz w:val="24"/>
          <w:szCs w:val="24"/>
        </w:rPr>
        <w:t>I</w:t>
      </w:r>
    </w:p>
    <w:p w14:paraId="3BB02B52" w14:textId="77777777" w:rsidR="00996552" w:rsidRDefault="002D0D3F">
      <w:pPr>
        <w:spacing w:before="2"/>
        <w:rPr>
          <w:rFonts w:ascii="宋体" w:eastAsia="宋体" w:hAnsi="宋体" w:cs="宋体"/>
          <w:sz w:val="29"/>
          <w:szCs w:val="29"/>
        </w:rPr>
      </w:pPr>
      <w:r>
        <w:br w:type="column"/>
      </w:r>
    </w:p>
    <w:p w14:paraId="707ACDB7" w14:textId="77777777" w:rsidR="00996552" w:rsidRDefault="002D0D3F">
      <w:pPr>
        <w:tabs>
          <w:tab w:val="left" w:pos="961"/>
          <w:tab w:val="left" w:pos="1349"/>
        </w:tabs>
        <w:spacing w:line="262" w:lineRule="exact"/>
        <w:ind w:left="117"/>
        <w:rPr>
          <w:rFonts w:ascii="Times New Roman" w:eastAsia="Times New Roman" w:hAnsi="Times New Roman" w:cs="Times New Roman"/>
          <w:sz w:val="24"/>
          <w:szCs w:val="24"/>
        </w:rPr>
      </w:pPr>
      <w:r>
        <w:rPr>
          <w:rFonts w:ascii="宋体" w:eastAsia="宋体" w:hAnsi="宋体" w:cs="宋体"/>
          <w:w w:val="145"/>
          <w:position w:val="17"/>
          <w:sz w:val="24"/>
          <w:szCs w:val="24"/>
        </w:rPr>
        <w:t>I</w:t>
      </w:r>
      <w:r>
        <w:rPr>
          <w:rFonts w:ascii="宋体" w:eastAsia="宋体" w:hAnsi="宋体" w:cs="宋体"/>
          <w:w w:val="145"/>
          <w:position w:val="17"/>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w w:val="105"/>
          <w:sz w:val="24"/>
          <w:szCs w:val="24"/>
        </w:rPr>
        <w:tab/>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9"/>
          <w:w w:val="105"/>
          <w:sz w:val="24"/>
          <w:szCs w:val="24"/>
        </w:rPr>
        <w:t xml:space="preserve"> </w:t>
      </w:r>
      <w:r>
        <w:rPr>
          <w:rFonts w:ascii="MS Gothic" w:eastAsia="MS Gothic" w:hAnsi="MS Gothic" w:cs="MS Gothic"/>
          <w:w w:val="80"/>
          <w:sz w:val="24"/>
          <w:szCs w:val="24"/>
        </w:rPr>
        <w:t>∈</w:t>
      </w:r>
      <w:r>
        <w:rPr>
          <w:rFonts w:ascii="MS Gothic" w:eastAsia="MS Gothic" w:hAnsi="MS Gothic" w:cs="MS Gothic"/>
          <w:spacing w:val="-61"/>
          <w:w w:val="80"/>
          <w:sz w:val="24"/>
          <w:szCs w:val="24"/>
        </w:rPr>
        <w:t xml:space="preserve"> </w:t>
      </w:r>
      <w:r>
        <w:rPr>
          <w:rFonts w:ascii="Times New Roman" w:eastAsia="Times New Roman" w:hAnsi="Times New Roman" w:cs="Times New Roman"/>
          <w:b/>
          <w:bCs/>
          <w:w w:val="105"/>
          <w:sz w:val="24"/>
          <w:szCs w:val="24"/>
        </w:rPr>
        <w:t>G</w:t>
      </w:r>
    </w:p>
    <w:p w14:paraId="3232D905" w14:textId="77777777" w:rsidR="00996552" w:rsidRDefault="00996552">
      <w:pPr>
        <w:spacing w:line="262"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1798" w:space="407"/>
            <w:col w:w="815" w:space="1381"/>
            <w:col w:w="4309"/>
          </w:cols>
        </w:sectPr>
      </w:pPr>
    </w:p>
    <w:p w14:paraId="63BC7240" w14:textId="77777777" w:rsidR="00996552" w:rsidRDefault="00025C9E">
      <w:pPr>
        <w:tabs>
          <w:tab w:val="left" w:pos="3018"/>
        </w:tabs>
        <w:spacing w:line="277" w:lineRule="exact"/>
        <w:ind w:left="2321"/>
        <w:rPr>
          <w:rFonts w:ascii="Georgia" w:eastAsia="Georgia" w:hAnsi="Georgia" w:cs="Georgia"/>
          <w:sz w:val="24"/>
          <w:szCs w:val="24"/>
        </w:rPr>
      </w:pPr>
      <w:r>
        <w:rPr>
          <w:rFonts w:eastAsiaTheme="minorHAnsi"/>
        </w:rPr>
        <w:lastRenderedPageBreak/>
        <w:pict w14:anchorId="53FE2C79">
          <v:group id="_x0000_s6952" style="position:absolute;left:0;text-align:left;margin-left:213.35pt;margin-top:6.3pt;width:4pt;height:.1pt;z-index:-282736;mso-position-horizontal-relative:page" coordorigin="4267,126" coordsize="80,2">
            <v:shape id="_x0000_s6953" style="position:absolute;left:4267;top:126;width:80;height:2" coordorigin="4267,126" coordsize="80,0" path="m4267,126r80,e" filled="f" strokeweight=".23706mm">
              <v:path arrowok="t"/>
            </v:shape>
            <w10:wrap anchorx="page"/>
          </v:group>
        </w:pict>
      </w:r>
      <w:r w:rsidR="002D0D3F">
        <w:rPr>
          <w:rFonts w:ascii="宋体" w:eastAsia="宋体" w:hAnsi="宋体" w:cs="宋体"/>
          <w:w w:val="90"/>
          <w:position w:val="-9"/>
          <w:sz w:val="24"/>
          <w:szCs w:val="24"/>
        </w:rPr>
        <w:t></w:t>
      </w:r>
      <w:r w:rsidR="002D0D3F">
        <w:rPr>
          <w:rFonts w:ascii="宋体" w:eastAsia="宋体" w:hAnsi="宋体" w:cs="宋体"/>
          <w:spacing w:val="-52"/>
          <w:w w:val="90"/>
          <w:position w:val="-9"/>
          <w:sz w:val="24"/>
          <w:szCs w:val="24"/>
        </w:rPr>
        <w:t xml:space="preserve"> </w:t>
      </w:r>
      <w:r w:rsidR="002D0D3F">
        <w:rPr>
          <w:rFonts w:ascii="Palatino Linotype" w:eastAsia="Palatino Linotype" w:hAnsi="Palatino Linotype" w:cs="Palatino Linotype"/>
          <w:w w:val="90"/>
          <w:position w:val="-7"/>
          <w:sz w:val="16"/>
          <w:szCs w:val="16"/>
        </w:rPr>
        <w:t>2</w:t>
      </w:r>
      <w:r w:rsidR="002D0D3F">
        <w:rPr>
          <w:rFonts w:ascii="Palatino Linotype" w:eastAsia="Palatino Linotype" w:hAnsi="Palatino Linotype" w:cs="Palatino Linotype"/>
          <w:w w:val="90"/>
          <w:position w:val="-7"/>
          <w:sz w:val="16"/>
          <w:szCs w:val="16"/>
        </w:rPr>
        <w:tab/>
      </w:r>
      <w:r w:rsidR="002D0D3F">
        <w:rPr>
          <w:rFonts w:ascii="Bookman Old Style" w:eastAsia="Bookman Old Style" w:hAnsi="Bookman Old Style" w:cs="Bookman Old Style"/>
          <w:i/>
          <w:w w:val="90"/>
          <w:position w:val="-4"/>
          <w:sz w:val="16"/>
          <w:szCs w:val="16"/>
        </w:rPr>
        <w:t>l</w:t>
      </w:r>
      <w:r w:rsidR="002D0D3F">
        <w:rPr>
          <w:rFonts w:ascii="Bookman Old Style" w:eastAsia="Bookman Old Style" w:hAnsi="Bookman Old Style" w:cs="Bookman Old Style"/>
          <w:i/>
          <w:spacing w:val="-33"/>
          <w:w w:val="90"/>
          <w:position w:val="-4"/>
          <w:sz w:val="16"/>
          <w:szCs w:val="16"/>
        </w:rPr>
        <w:t xml:space="preserve"> </w:t>
      </w:r>
      <w:r w:rsidR="002D0D3F">
        <w:rPr>
          <w:rFonts w:ascii="MS Gothic" w:eastAsia="MS Gothic" w:hAnsi="MS Gothic" w:cs="MS Gothic"/>
          <w:w w:val="90"/>
          <w:position w:val="-4"/>
          <w:sz w:val="16"/>
          <w:szCs w:val="16"/>
        </w:rPr>
        <w:t>∈</w:t>
      </w:r>
      <w:r w:rsidR="002D0D3F">
        <w:rPr>
          <w:rFonts w:ascii="Times New Roman" w:eastAsia="Times New Roman" w:hAnsi="Times New Roman" w:cs="Times New Roman"/>
          <w:b/>
          <w:bCs/>
          <w:w w:val="90"/>
          <w:position w:val="-4"/>
          <w:sz w:val="16"/>
          <w:szCs w:val="16"/>
        </w:rPr>
        <w:t>F</w:t>
      </w:r>
      <w:r w:rsidR="002D0D3F">
        <w:rPr>
          <w:rFonts w:ascii="MS Gothic" w:eastAsia="MS Gothic" w:hAnsi="MS Gothic" w:cs="MS Gothic"/>
          <w:w w:val="90"/>
          <w:position w:val="-4"/>
          <w:sz w:val="16"/>
          <w:szCs w:val="16"/>
        </w:rPr>
        <w:t>(</w:t>
      </w:r>
      <w:r w:rsidR="002D0D3F">
        <w:rPr>
          <w:rFonts w:ascii="Times New Roman" w:eastAsia="Times New Roman" w:hAnsi="Times New Roman" w:cs="Times New Roman"/>
          <w:b/>
          <w:bCs/>
          <w:w w:val="90"/>
          <w:position w:val="-4"/>
          <w:sz w:val="16"/>
          <w:szCs w:val="16"/>
        </w:rPr>
        <w:t>k</w:t>
      </w:r>
      <w:r w:rsidR="002D0D3F">
        <w:rPr>
          <w:rFonts w:ascii="MS Gothic" w:eastAsia="MS Gothic" w:hAnsi="MS Gothic" w:cs="MS Gothic"/>
          <w:w w:val="90"/>
          <w:position w:val="-4"/>
          <w:sz w:val="16"/>
          <w:szCs w:val="16"/>
        </w:rPr>
        <w:t>)</w:t>
      </w:r>
      <w:r w:rsidR="002D0D3F">
        <w:rPr>
          <w:rFonts w:ascii="MS Gothic" w:eastAsia="MS Gothic" w:hAnsi="MS Gothic" w:cs="MS Gothic"/>
          <w:spacing w:val="-45"/>
          <w:w w:val="90"/>
          <w:position w:val="-4"/>
          <w:sz w:val="16"/>
          <w:szCs w:val="16"/>
        </w:rPr>
        <w:t xml:space="preserve"> </w:t>
      </w:r>
      <w:r w:rsidR="002D0D3F">
        <w:rPr>
          <w:rFonts w:ascii="Times New Roman" w:eastAsia="Times New Roman" w:hAnsi="Times New Roman" w:cs="Times New Roman"/>
          <w:i/>
          <w:w w:val="90"/>
          <w:sz w:val="24"/>
          <w:szCs w:val="24"/>
        </w:rPr>
        <w:t>C</w:t>
      </w:r>
      <w:r w:rsidR="002D0D3F">
        <w:rPr>
          <w:rFonts w:ascii="Bookman Old Style" w:eastAsia="Bookman Old Style" w:hAnsi="Bookman Old Style" w:cs="Bookman Old Style"/>
          <w:i/>
          <w:w w:val="90"/>
          <w:position w:val="-3"/>
          <w:sz w:val="16"/>
          <w:szCs w:val="16"/>
        </w:rPr>
        <w:t>B</w:t>
      </w:r>
      <w:r w:rsidR="002D0D3F">
        <w:rPr>
          <w:rFonts w:ascii="Bookman Old Style" w:eastAsia="Bookman Old Style" w:hAnsi="Bookman Old Style" w:cs="Bookman Old Style"/>
          <w:i/>
          <w:spacing w:val="-35"/>
          <w:w w:val="90"/>
          <w:position w:val="-3"/>
          <w:sz w:val="16"/>
          <w:szCs w:val="16"/>
        </w:rPr>
        <w:t xml:space="preserve"> </w:t>
      </w:r>
      <w:r w:rsidR="002D0D3F">
        <w:rPr>
          <w:rFonts w:ascii="MS Gothic" w:eastAsia="MS Gothic" w:hAnsi="MS Gothic" w:cs="MS Gothic"/>
          <w:spacing w:val="6"/>
          <w:w w:val="90"/>
          <w:sz w:val="24"/>
          <w:szCs w:val="24"/>
        </w:rPr>
        <w:t>(</w:t>
      </w:r>
      <w:r w:rsidR="002D0D3F">
        <w:rPr>
          <w:rFonts w:ascii="Times New Roman" w:eastAsia="Times New Roman" w:hAnsi="Times New Roman" w:cs="Times New Roman"/>
          <w:i/>
          <w:spacing w:val="4"/>
          <w:w w:val="90"/>
          <w:sz w:val="24"/>
          <w:szCs w:val="24"/>
        </w:rPr>
        <w:t>k</w:t>
      </w:r>
      <w:r w:rsidR="002D0D3F">
        <w:rPr>
          <w:rFonts w:ascii="Times New Roman" w:eastAsia="Times New Roman" w:hAnsi="Times New Roman" w:cs="Times New Roman"/>
          <w:spacing w:val="4"/>
          <w:w w:val="90"/>
          <w:sz w:val="24"/>
          <w:szCs w:val="24"/>
        </w:rPr>
        <w:t>,</w:t>
      </w:r>
      <w:r w:rsidR="002D0D3F">
        <w:rPr>
          <w:rFonts w:ascii="Times New Roman" w:eastAsia="Times New Roman" w:hAnsi="Times New Roman" w:cs="Times New Roman"/>
          <w:spacing w:val="-37"/>
          <w:w w:val="90"/>
          <w:sz w:val="24"/>
          <w:szCs w:val="24"/>
        </w:rPr>
        <w:t xml:space="preserve"> </w:t>
      </w:r>
      <w:r w:rsidR="002D0D3F">
        <w:rPr>
          <w:rFonts w:ascii="Times New Roman" w:eastAsia="Times New Roman" w:hAnsi="Times New Roman" w:cs="Times New Roman"/>
          <w:i/>
          <w:spacing w:val="6"/>
          <w:w w:val="90"/>
          <w:sz w:val="24"/>
          <w:szCs w:val="24"/>
        </w:rPr>
        <w:t>l</w:t>
      </w:r>
      <w:r w:rsidR="002D0D3F">
        <w:rPr>
          <w:rFonts w:ascii="MS Gothic" w:eastAsia="MS Gothic" w:hAnsi="MS Gothic" w:cs="MS Gothic"/>
          <w:spacing w:val="9"/>
          <w:w w:val="90"/>
          <w:sz w:val="24"/>
          <w:szCs w:val="24"/>
        </w:rPr>
        <w:t>)</w:t>
      </w:r>
      <w:r w:rsidR="002D0D3F">
        <w:rPr>
          <w:rFonts w:ascii="MS Gothic" w:eastAsia="MS Gothic" w:hAnsi="MS Gothic" w:cs="MS Gothic"/>
          <w:spacing w:val="-77"/>
          <w:w w:val="90"/>
          <w:sz w:val="24"/>
          <w:szCs w:val="24"/>
        </w:rPr>
        <w:t xml:space="preserve"> </w:t>
      </w:r>
      <w:r w:rsidR="002D0D3F">
        <w:rPr>
          <w:rFonts w:ascii="Georgia" w:eastAsia="Georgia" w:hAnsi="Georgia" w:cs="Georgia"/>
          <w:w w:val="90"/>
          <w:sz w:val="24"/>
          <w:szCs w:val="24"/>
        </w:rPr>
        <w:t>+</w:t>
      </w:r>
    </w:p>
    <w:p w14:paraId="4F77EE7F" w14:textId="77777777" w:rsidR="00996552" w:rsidRDefault="002D0D3F">
      <w:pPr>
        <w:spacing w:line="277" w:lineRule="exact"/>
        <w:ind w:left="207"/>
        <w:rPr>
          <w:rFonts w:ascii="Bookman Old Style" w:eastAsia="Bookman Old Style" w:hAnsi="Bookman Old Style" w:cs="Bookman Old Style"/>
          <w:sz w:val="16"/>
          <w:szCs w:val="16"/>
        </w:rPr>
      </w:pPr>
      <w:r>
        <w:rPr>
          <w:w w:val="95"/>
        </w:rPr>
        <w:br w:type="column"/>
      </w:r>
      <w:r>
        <w:rPr>
          <w:rFonts w:ascii="Bookman Old Style" w:eastAsia="Bookman Old Style" w:hAnsi="Bookman Old Style" w:cs="Bookman Old Style"/>
          <w:i/>
          <w:w w:val="95"/>
          <w:sz w:val="16"/>
          <w:szCs w:val="16"/>
        </w:rPr>
        <w:lastRenderedPageBreak/>
        <w:t>i</w:t>
      </w:r>
      <w:r>
        <w:rPr>
          <w:rFonts w:ascii="Bookman Old Style" w:eastAsia="Bookman Old Style" w:hAnsi="Bookman Old Style" w:cs="Bookman Old Style"/>
          <w:i/>
          <w:spacing w:val="-40"/>
          <w:w w:val="95"/>
          <w:sz w:val="16"/>
          <w:szCs w:val="16"/>
        </w:rPr>
        <w:t xml:space="preserve"> </w:t>
      </w:r>
      <w:r>
        <w:rPr>
          <w:rFonts w:ascii="MS Gothic" w:eastAsia="MS Gothic" w:hAnsi="MS Gothic" w:cs="MS Gothic"/>
          <w:spacing w:val="1"/>
          <w:w w:val="95"/>
          <w:sz w:val="16"/>
          <w:szCs w:val="16"/>
        </w:rPr>
        <w:t>∈</w:t>
      </w:r>
      <w:r>
        <w:rPr>
          <w:rFonts w:ascii="Times New Roman" w:eastAsia="Times New Roman" w:hAnsi="Times New Roman" w:cs="Times New Roman"/>
          <w:b/>
          <w:bCs/>
          <w:w w:val="95"/>
          <w:sz w:val="16"/>
          <w:szCs w:val="16"/>
        </w:rPr>
        <w:t>D</w:t>
      </w:r>
      <w:r>
        <w:rPr>
          <w:rFonts w:ascii="Times New Roman" w:eastAsia="Times New Roman" w:hAnsi="Times New Roman" w:cs="Times New Roman"/>
          <w:b/>
          <w:bCs/>
          <w:spacing w:val="-20"/>
          <w:w w:val="95"/>
          <w:sz w:val="16"/>
          <w:szCs w:val="16"/>
        </w:rPr>
        <w:t xml:space="preserve"> </w:t>
      </w:r>
      <w:r>
        <w:rPr>
          <w:rFonts w:ascii="Times New Roman" w:eastAsia="Times New Roman" w:hAnsi="Times New Roman" w:cs="Times New Roman"/>
          <w:i/>
          <w:spacing w:val="2"/>
          <w:w w:val="95"/>
          <w:position w:val="5"/>
          <w:sz w:val="24"/>
          <w:szCs w:val="24"/>
        </w:rPr>
        <w:t>w</w:t>
      </w:r>
      <w:r>
        <w:rPr>
          <w:rFonts w:ascii="Bookman Old Style" w:eastAsia="Bookman Old Style" w:hAnsi="Bookman Old Style" w:cs="Bookman Old Style"/>
          <w:i/>
          <w:spacing w:val="3"/>
          <w:w w:val="95"/>
          <w:position w:val="2"/>
          <w:sz w:val="16"/>
          <w:szCs w:val="16"/>
        </w:rPr>
        <w:t>k</w:t>
      </w:r>
      <w:r>
        <w:rPr>
          <w:rFonts w:ascii="Bookman Old Style" w:eastAsia="Bookman Old Style" w:hAnsi="Bookman Old Style" w:cs="Bookman Old Style"/>
          <w:i/>
          <w:spacing w:val="2"/>
          <w:w w:val="95"/>
          <w:position w:val="2"/>
          <w:sz w:val="16"/>
          <w:szCs w:val="16"/>
        </w:rPr>
        <w:t>i</w:t>
      </w:r>
    </w:p>
    <w:p w14:paraId="47055188" w14:textId="77777777" w:rsidR="00996552" w:rsidRDefault="00996552">
      <w:pPr>
        <w:spacing w:line="277"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2" w:space="720" w:equalWidth="0">
            <w:col w:w="4465" w:space="40"/>
            <w:col w:w="4205"/>
          </w:cols>
        </w:sectPr>
      </w:pPr>
    </w:p>
    <w:p w14:paraId="3215AE9E" w14:textId="77777777" w:rsidR="00996552" w:rsidRDefault="002D0D3F">
      <w:pPr>
        <w:spacing w:line="239" w:lineRule="exact"/>
        <w:ind w:left="1446"/>
        <w:rPr>
          <w:rFonts w:ascii="宋体" w:eastAsia="宋体" w:hAnsi="宋体" w:cs="宋体"/>
          <w:sz w:val="24"/>
          <w:szCs w:val="24"/>
        </w:rPr>
      </w:pPr>
      <w:r>
        <w:rPr>
          <w:rFonts w:ascii="Times New Roman" w:eastAsia="Times New Roman" w:hAnsi="Times New Roman" w:cs="Times New Roman"/>
          <w:i/>
          <w:w w:val="90"/>
          <w:sz w:val="24"/>
          <w:szCs w:val="24"/>
        </w:rPr>
        <w:lastRenderedPageBreak/>
        <w:t>C</w:t>
      </w:r>
      <w:r>
        <w:rPr>
          <w:rFonts w:ascii="Bookman Old Style" w:eastAsia="Bookman Old Style" w:hAnsi="Bookman Old Style" w:cs="Bookman Old Style"/>
          <w:i/>
          <w:w w:val="90"/>
          <w:position w:val="-3"/>
          <w:sz w:val="16"/>
          <w:szCs w:val="16"/>
        </w:rPr>
        <w:t>B</w:t>
      </w:r>
      <w:r>
        <w:rPr>
          <w:rFonts w:ascii="Bookman Old Style" w:eastAsia="Bookman Old Style" w:hAnsi="Bookman Old Style" w:cs="Bookman Old Style"/>
          <w:i/>
          <w:spacing w:val="-37"/>
          <w:w w:val="90"/>
          <w:position w:val="-3"/>
          <w:sz w:val="16"/>
          <w:szCs w:val="16"/>
        </w:rPr>
        <w:t xml:space="preserve"> </w:t>
      </w:r>
      <w:r>
        <w:rPr>
          <w:rFonts w:ascii="MS Gothic" w:eastAsia="MS Gothic" w:hAnsi="MS Gothic" w:cs="MS Gothic"/>
          <w:spacing w:val="12"/>
          <w:w w:val="90"/>
          <w:sz w:val="24"/>
          <w:szCs w:val="24"/>
        </w:rPr>
        <w:t>(</w:t>
      </w:r>
      <w:r>
        <w:rPr>
          <w:rFonts w:ascii="Times New Roman" w:eastAsia="Times New Roman" w:hAnsi="Times New Roman" w:cs="Times New Roman"/>
          <w:i/>
          <w:spacing w:val="15"/>
          <w:w w:val="90"/>
          <w:sz w:val="24"/>
          <w:szCs w:val="24"/>
        </w:rPr>
        <w:t>k</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Georgia" w:eastAsia="Georgia" w:hAnsi="Georgia" w:cs="Georgia"/>
          <w:w w:val="90"/>
          <w:sz w:val="24"/>
          <w:szCs w:val="24"/>
        </w:rPr>
        <w:t>=</w:t>
      </w:r>
      <w:r>
        <w:rPr>
          <w:rFonts w:ascii="Georgia" w:eastAsia="Georgia" w:hAnsi="Georgia" w:cs="Georgia"/>
          <w:spacing w:val="-17"/>
          <w:w w:val="90"/>
          <w:sz w:val="24"/>
          <w:szCs w:val="24"/>
        </w:rPr>
        <w:t xml:space="preserve"> </w:t>
      </w:r>
      <w:r>
        <w:rPr>
          <w:rFonts w:ascii="宋体" w:eastAsia="宋体" w:hAnsi="宋体" w:cs="宋体"/>
          <w:spacing w:val="-113"/>
          <w:w w:val="85"/>
          <w:position w:val="21"/>
          <w:sz w:val="24"/>
          <w:szCs w:val="24"/>
        </w:rPr>
        <w:t></w:t>
      </w:r>
      <w:r>
        <w:rPr>
          <w:rFonts w:ascii="宋体" w:eastAsia="宋体" w:hAnsi="宋体" w:cs="宋体"/>
          <w:w w:val="85"/>
          <w:position w:val="21"/>
          <w:sz w:val="24"/>
          <w:szCs w:val="24"/>
        </w:rPr>
        <w:t></w:t>
      </w:r>
    </w:p>
    <w:p w14:paraId="04D89F92" w14:textId="77777777" w:rsidR="00996552" w:rsidRDefault="002D0D3F">
      <w:pPr>
        <w:spacing w:line="239" w:lineRule="exact"/>
        <w:ind w:left="92"/>
        <w:rPr>
          <w:rFonts w:ascii="宋体" w:eastAsia="宋体" w:hAnsi="宋体" w:cs="宋体"/>
          <w:sz w:val="24"/>
          <w:szCs w:val="24"/>
        </w:rPr>
      </w:pPr>
      <w:r>
        <w:rPr>
          <w:w w:val="105"/>
        </w:rPr>
        <w:br w:type="column"/>
      </w:r>
      <w:r>
        <w:rPr>
          <w:rFonts w:ascii="Palatino Linotype"/>
          <w:w w:val="105"/>
          <w:position w:val="-6"/>
          <w:sz w:val="16"/>
        </w:rPr>
        <w:lastRenderedPageBreak/>
        <w:t xml:space="preserve">1 </w:t>
      </w:r>
      <w:r>
        <w:rPr>
          <w:rFonts w:ascii="Palatino Linotype"/>
          <w:spacing w:val="2"/>
          <w:w w:val="105"/>
          <w:position w:val="-6"/>
          <w:sz w:val="16"/>
        </w:rPr>
        <w:t xml:space="preserve"> </w:t>
      </w:r>
      <w:r>
        <w:rPr>
          <w:rFonts w:ascii="宋体"/>
          <w:spacing w:val="7"/>
          <w:w w:val="105"/>
          <w:position w:val="1"/>
          <w:sz w:val="24"/>
        </w:rPr>
        <w:t>(</w:t>
      </w:r>
      <w:r>
        <w:rPr>
          <w:rFonts w:ascii="宋体"/>
          <w:w w:val="105"/>
          <w:sz w:val="24"/>
        </w:rPr>
        <w:t>I</w:t>
      </w:r>
    </w:p>
    <w:p w14:paraId="056E520D" w14:textId="77777777" w:rsidR="00996552" w:rsidRDefault="002D0D3F">
      <w:pPr>
        <w:spacing w:line="239" w:lineRule="exact"/>
        <w:ind w:left="455"/>
        <w:rPr>
          <w:rFonts w:ascii="宋体" w:eastAsia="宋体" w:hAnsi="宋体" w:cs="宋体"/>
          <w:sz w:val="24"/>
          <w:szCs w:val="24"/>
        </w:rPr>
      </w:pPr>
      <w:r>
        <w:br w:type="column"/>
      </w:r>
      <w:r>
        <w:rPr>
          <w:rFonts w:ascii="Times New Roman"/>
          <w:i/>
          <w:sz w:val="24"/>
        </w:rPr>
        <w:lastRenderedPageBreak/>
        <w:t>C</w:t>
      </w:r>
      <w:r>
        <w:rPr>
          <w:rFonts w:ascii="Bookman Old Style"/>
          <w:i/>
          <w:position w:val="-3"/>
          <w:sz w:val="16"/>
        </w:rPr>
        <w:t>B</w:t>
      </w:r>
      <w:r>
        <w:rPr>
          <w:rFonts w:ascii="Bookman Old Style"/>
          <w:i/>
          <w:spacing w:val="-41"/>
          <w:position w:val="-3"/>
          <w:sz w:val="16"/>
        </w:rPr>
        <w:t xml:space="preserve"> </w:t>
      </w:r>
      <w:r>
        <w:rPr>
          <w:rFonts w:ascii="MS Gothic"/>
          <w:spacing w:val="7"/>
          <w:sz w:val="24"/>
        </w:rPr>
        <w:t>(</w:t>
      </w:r>
      <w:r>
        <w:rPr>
          <w:rFonts w:ascii="Times New Roman"/>
          <w:i/>
          <w:spacing w:val="5"/>
          <w:sz w:val="24"/>
        </w:rPr>
        <w:t>k</w:t>
      </w:r>
      <w:r>
        <w:rPr>
          <w:rFonts w:ascii="Times New Roman"/>
          <w:spacing w:val="5"/>
          <w:sz w:val="24"/>
        </w:rPr>
        <w:t>,</w:t>
      </w:r>
      <w:r>
        <w:rPr>
          <w:rFonts w:ascii="Times New Roman"/>
          <w:spacing w:val="-43"/>
          <w:sz w:val="24"/>
        </w:rPr>
        <w:t xml:space="preserve"> </w:t>
      </w:r>
      <w:r>
        <w:rPr>
          <w:rFonts w:ascii="Times New Roman"/>
          <w:i/>
          <w:spacing w:val="7"/>
          <w:sz w:val="24"/>
        </w:rPr>
        <w:t>l</w:t>
      </w:r>
      <w:r>
        <w:rPr>
          <w:rFonts w:ascii="MS Gothic"/>
          <w:spacing w:val="10"/>
          <w:sz w:val="24"/>
        </w:rPr>
        <w:t>)</w:t>
      </w:r>
      <w:r>
        <w:rPr>
          <w:rFonts w:ascii="MS Gothic"/>
          <w:spacing w:val="-91"/>
          <w:sz w:val="24"/>
        </w:rPr>
        <w:t xml:space="preserve"> </w:t>
      </w:r>
      <w:r>
        <w:rPr>
          <w:rFonts w:ascii="Georgia"/>
          <w:sz w:val="24"/>
        </w:rPr>
        <w:t>+</w:t>
      </w:r>
      <w:r>
        <w:rPr>
          <w:rFonts w:ascii="Georgia"/>
          <w:spacing w:val="-30"/>
          <w:sz w:val="24"/>
        </w:rPr>
        <w:t xml:space="preserve"> </w:t>
      </w:r>
      <w:r>
        <w:rPr>
          <w:rFonts w:ascii="宋体"/>
          <w:w w:val="140"/>
          <w:position w:val="17"/>
          <w:sz w:val="24"/>
        </w:rPr>
        <w:t>I</w:t>
      </w:r>
    </w:p>
    <w:p w14:paraId="744E5E10" w14:textId="77777777" w:rsidR="00996552" w:rsidRDefault="002D0D3F">
      <w:pPr>
        <w:spacing w:before="30" w:line="208" w:lineRule="exact"/>
        <w:ind w:left="295"/>
        <w:rPr>
          <w:rFonts w:ascii="Times New Roman" w:eastAsia="Times New Roman" w:hAnsi="Times New Roman" w:cs="Times New Roman"/>
          <w:sz w:val="24"/>
          <w:szCs w:val="24"/>
        </w:rPr>
      </w:pPr>
      <w:r>
        <w:br w:type="column"/>
      </w:r>
      <w:r>
        <w:rPr>
          <w:rFonts w:ascii="Times New Roman" w:eastAsia="Times New Roman" w:hAnsi="Times New Roman" w:cs="Times New Roman"/>
          <w:i/>
          <w:spacing w:val="1"/>
          <w:sz w:val="24"/>
          <w:szCs w:val="24"/>
        </w:rPr>
        <w:lastRenderedPageBreak/>
        <w:t>w</w:t>
      </w:r>
      <w:r>
        <w:rPr>
          <w:rFonts w:ascii="Bookman Old Style" w:eastAsia="Bookman Old Style" w:hAnsi="Bookman Old Style" w:cs="Bookman Old Style"/>
          <w:i/>
          <w:position w:val="-3"/>
          <w:sz w:val="16"/>
          <w:szCs w:val="16"/>
        </w:rPr>
        <w:t>i</w:t>
      </w:r>
      <w:r>
        <w:rPr>
          <w:rFonts w:ascii="Bookman Old Style" w:eastAsia="Bookman Old Style" w:hAnsi="Bookman Old Style" w:cs="Bookman Old Style"/>
          <w:i/>
          <w:spacing w:val="1"/>
          <w:position w:val="-3"/>
          <w:sz w:val="16"/>
          <w:szCs w:val="16"/>
        </w:rPr>
        <w:t>k</w:t>
      </w:r>
      <w:r>
        <w:rPr>
          <w:rFonts w:ascii="Bookman Old Style" w:eastAsia="Bookman Old Style" w:hAnsi="Bookman Old Style" w:cs="Bookman Old Style"/>
          <w:i/>
          <w:position w:val="-3"/>
          <w:sz w:val="16"/>
          <w:szCs w:val="16"/>
        </w:rPr>
        <w:t xml:space="preserve"> </w:t>
      </w:r>
      <w:r>
        <w:rPr>
          <w:rFonts w:ascii="Bookman Old Style" w:eastAsia="Bookman Old Style" w:hAnsi="Bookman Old Style" w:cs="Bookman Old Style"/>
          <w:i/>
          <w:spacing w:val="22"/>
          <w:position w:val="-3"/>
          <w:sz w:val="16"/>
          <w:szCs w:val="16"/>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i/>
          <w:spacing w:val="12"/>
          <w:sz w:val="24"/>
          <w:szCs w:val="24"/>
        </w:rPr>
        <w:t xml:space="preserve"> </w:t>
      </w:r>
      <w:r>
        <w:rPr>
          <w:rFonts w:ascii="MS Gothic" w:eastAsia="MS Gothic" w:hAnsi="MS Gothic" w:cs="MS Gothic"/>
          <w:w w:val="85"/>
          <w:sz w:val="24"/>
          <w:szCs w:val="24"/>
        </w:rPr>
        <w:t>∈</w:t>
      </w:r>
      <w:r>
        <w:rPr>
          <w:rFonts w:ascii="MS Gothic" w:eastAsia="MS Gothic" w:hAnsi="MS Gothic" w:cs="MS Gothic"/>
          <w:spacing w:val="-43"/>
          <w:w w:val="85"/>
          <w:sz w:val="24"/>
          <w:szCs w:val="24"/>
        </w:rPr>
        <w:t xml:space="preserve"> </w:t>
      </w:r>
      <w:r>
        <w:rPr>
          <w:rFonts w:ascii="Times New Roman" w:eastAsia="Times New Roman" w:hAnsi="Times New Roman" w:cs="Times New Roman"/>
          <w:b/>
          <w:bCs/>
          <w:sz w:val="24"/>
          <w:szCs w:val="24"/>
        </w:rPr>
        <w:t>D</w:t>
      </w:r>
    </w:p>
    <w:p w14:paraId="7D7B857E" w14:textId="77777777" w:rsidR="00996552" w:rsidRDefault="002D0D3F">
      <w:pPr>
        <w:pStyle w:val="a3"/>
        <w:spacing w:before="68" w:line="170" w:lineRule="exact"/>
        <w:ind w:left="1446"/>
        <w:rPr>
          <w:rFonts w:ascii="Times New Roman" w:eastAsia="Times New Roman" w:hAnsi="Times New Roman" w:cs="Times New Roman"/>
        </w:rPr>
      </w:pPr>
      <w:r>
        <w:br w:type="column"/>
      </w:r>
      <w:r>
        <w:rPr>
          <w:rFonts w:ascii="Times New Roman"/>
        </w:rPr>
        <w:lastRenderedPageBreak/>
        <w:t>(3.5)</w:t>
      </w:r>
    </w:p>
    <w:p w14:paraId="06BD3261" w14:textId="77777777" w:rsidR="00996552" w:rsidRDefault="00996552">
      <w:pPr>
        <w:spacing w:line="170" w:lineRule="exact"/>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2455" w:space="40"/>
            <w:col w:w="525" w:space="40"/>
            <w:col w:w="1653" w:space="40"/>
            <w:col w:w="1568" w:space="203"/>
            <w:col w:w="2186"/>
          </w:cols>
        </w:sectPr>
      </w:pPr>
    </w:p>
    <w:p w14:paraId="2342739B" w14:textId="77777777" w:rsidR="00996552" w:rsidRDefault="00025C9E">
      <w:pPr>
        <w:tabs>
          <w:tab w:val="left" w:pos="430"/>
        </w:tabs>
        <w:spacing w:line="198" w:lineRule="exact"/>
        <w:jc w:val="right"/>
        <w:rPr>
          <w:rFonts w:ascii="MS Gothic" w:eastAsia="MS Gothic" w:hAnsi="MS Gothic" w:cs="MS Gothic"/>
          <w:sz w:val="16"/>
          <w:szCs w:val="16"/>
        </w:rPr>
      </w:pPr>
      <w:r>
        <w:rPr>
          <w:rFonts w:eastAsiaTheme="minorHAnsi"/>
        </w:rPr>
        <w:lastRenderedPageBreak/>
        <w:pict w14:anchorId="58FCF206">
          <v:group id="_x0000_s6950" style="position:absolute;left:0;text-align:left;margin-left:213.35pt;margin-top:.55pt;width:4pt;height:.1pt;z-index:-282712;mso-position-horizontal-relative:page" coordorigin="4267,11" coordsize="80,2">
            <v:shape id="_x0000_s6951" style="position:absolute;left:4267;top:11;width:80;height:2" coordorigin="4267,11" coordsize="80,0" path="m4267,11r80,e" filled="f" strokeweight=".23706mm">
              <v:path arrowok="t"/>
            </v:shape>
            <w10:wrap anchorx="page"/>
          </v:group>
        </w:pict>
      </w:r>
      <w:r>
        <w:rPr>
          <w:rFonts w:eastAsiaTheme="minorHAnsi"/>
        </w:rPr>
        <w:pict w14:anchorId="7ADDC8BC">
          <v:shape id="_x0000_s6949" type="#_x0000_t202" style="position:absolute;left:0;text-align:left;margin-left:200.1pt;margin-top:9.9pt;width:6.65pt;height:12pt;z-index:-282640;mso-position-horizontal-relative:page" filled="f" stroked="f">
            <v:textbox inset="0,0,0,0">
              <w:txbxContent>
                <w:p w14:paraId="1B877D90" w14:textId="77777777" w:rsidR="00025C9E" w:rsidRDefault="00025C9E">
                  <w:pPr>
                    <w:pStyle w:val="a3"/>
                    <w:spacing w:line="112" w:lineRule="exact"/>
                    <w:ind w:left="0"/>
                    <w:rPr>
                      <w:rFonts w:cs="宋体"/>
                    </w:rPr>
                  </w:pPr>
                  <w:r>
                    <w:rPr>
                      <w:rFonts w:cs="宋体"/>
                      <w:w w:val="55"/>
                    </w:rPr>
                    <w:t></w:t>
                  </w:r>
                </w:p>
              </w:txbxContent>
            </v:textbox>
            <w10:wrap anchorx="page"/>
          </v:shape>
        </w:pict>
      </w:r>
      <w:r w:rsidR="002D0D3F">
        <w:rPr>
          <w:rFonts w:ascii="Palatino Linotype" w:eastAsia="Palatino Linotype" w:hAnsi="Palatino Linotype" w:cs="Palatino Linotype"/>
          <w:w w:val="95"/>
          <w:position w:val="-2"/>
          <w:sz w:val="16"/>
          <w:szCs w:val="16"/>
        </w:rPr>
        <w:t>2</w:t>
      </w:r>
      <w:r w:rsidR="002D0D3F">
        <w:rPr>
          <w:rFonts w:ascii="Palatino Linotype" w:eastAsia="Palatino Linotype" w:hAnsi="Palatino Linotype" w:cs="Palatino Linotype"/>
          <w:w w:val="95"/>
          <w:position w:val="-2"/>
          <w:sz w:val="16"/>
          <w:szCs w:val="16"/>
        </w:rPr>
        <w:tab/>
      </w:r>
      <w:r w:rsidR="002D0D3F">
        <w:rPr>
          <w:rFonts w:ascii="Bookman Old Style" w:eastAsia="Bookman Old Style" w:hAnsi="Bookman Old Style" w:cs="Bookman Old Style"/>
          <w:i/>
          <w:w w:val="75"/>
          <w:sz w:val="16"/>
          <w:szCs w:val="16"/>
        </w:rPr>
        <w:t>l</w:t>
      </w:r>
      <w:r w:rsidR="002D0D3F">
        <w:rPr>
          <w:rFonts w:ascii="Bookman Old Style" w:eastAsia="Bookman Old Style" w:hAnsi="Bookman Old Style" w:cs="Bookman Old Style"/>
          <w:i/>
          <w:spacing w:val="-5"/>
          <w:w w:val="75"/>
          <w:sz w:val="16"/>
          <w:szCs w:val="16"/>
        </w:rPr>
        <w:t xml:space="preserve"> </w:t>
      </w:r>
      <w:r w:rsidR="002D0D3F">
        <w:rPr>
          <w:rFonts w:ascii="MS Gothic" w:eastAsia="MS Gothic" w:hAnsi="MS Gothic" w:cs="MS Gothic"/>
          <w:w w:val="75"/>
          <w:sz w:val="16"/>
          <w:szCs w:val="16"/>
        </w:rPr>
        <w:t>∈</w:t>
      </w:r>
      <w:r w:rsidR="002D0D3F">
        <w:rPr>
          <w:rFonts w:ascii="Times New Roman" w:eastAsia="Times New Roman" w:hAnsi="Times New Roman" w:cs="Times New Roman"/>
          <w:b/>
          <w:bCs/>
          <w:w w:val="75"/>
          <w:sz w:val="16"/>
          <w:szCs w:val="16"/>
        </w:rPr>
        <w:t>F</w:t>
      </w:r>
      <w:r w:rsidR="002D0D3F">
        <w:rPr>
          <w:rFonts w:ascii="MS Gothic" w:eastAsia="MS Gothic" w:hAnsi="MS Gothic" w:cs="MS Gothic"/>
          <w:w w:val="75"/>
          <w:sz w:val="16"/>
          <w:szCs w:val="16"/>
        </w:rPr>
        <w:t>(</w:t>
      </w:r>
      <w:r w:rsidR="002D0D3F">
        <w:rPr>
          <w:rFonts w:ascii="Times New Roman" w:eastAsia="Times New Roman" w:hAnsi="Times New Roman" w:cs="Times New Roman"/>
          <w:b/>
          <w:bCs/>
          <w:w w:val="75"/>
          <w:sz w:val="16"/>
          <w:szCs w:val="16"/>
        </w:rPr>
        <w:t>k</w:t>
      </w:r>
      <w:r w:rsidR="002D0D3F">
        <w:rPr>
          <w:rFonts w:ascii="MS Gothic" w:eastAsia="MS Gothic" w:hAnsi="MS Gothic" w:cs="MS Gothic"/>
          <w:w w:val="75"/>
          <w:sz w:val="16"/>
          <w:szCs w:val="16"/>
        </w:rPr>
        <w:t>)</w:t>
      </w:r>
    </w:p>
    <w:p w14:paraId="4759B5E8" w14:textId="77777777" w:rsidR="00996552" w:rsidRDefault="002D0D3F">
      <w:pPr>
        <w:spacing w:line="162" w:lineRule="exact"/>
        <w:ind w:left="1202"/>
        <w:rPr>
          <w:rFonts w:ascii="Times New Roman" w:eastAsia="Times New Roman" w:hAnsi="Times New Roman" w:cs="Times New Roman"/>
          <w:sz w:val="16"/>
          <w:szCs w:val="16"/>
        </w:rPr>
      </w:pPr>
      <w:r>
        <w:rPr>
          <w:w w:val="80"/>
        </w:rPr>
        <w:br w:type="column"/>
      </w:r>
      <w:r>
        <w:rPr>
          <w:rFonts w:ascii="Bookman Old Style" w:eastAsia="Bookman Old Style" w:hAnsi="Bookman Old Style" w:cs="Bookman Old Style"/>
          <w:i/>
          <w:w w:val="80"/>
          <w:sz w:val="16"/>
          <w:szCs w:val="16"/>
        </w:rPr>
        <w:lastRenderedPageBreak/>
        <w:t>i</w:t>
      </w:r>
      <w:r>
        <w:rPr>
          <w:rFonts w:ascii="Bookman Old Style" w:eastAsia="Bookman Old Style" w:hAnsi="Bookman Old Style" w:cs="Bookman Old Style"/>
          <w:i/>
          <w:spacing w:val="-24"/>
          <w:w w:val="80"/>
          <w:sz w:val="16"/>
          <w:szCs w:val="16"/>
        </w:rPr>
        <w:t xml:space="preserve"> </w:t>
      </w:r>
      <w:r>
        <w:rPr>
          <w:rFonts w:ascii="MS Gothic" w:eastAsia="MS Gothic" w:hAnsi="MS Gothic" w:cs="MS Gothic"/>
          <w:spacing w:val="1"/>
          <w:w w:val="80"/>
          <w:sz w:val="16"/>
          <w:szCs w:val="16"/>
        </w:rPr>
        <w:t>∈</w:t>
      </w:r>
      <w:r>
        <w:rPr>
          <w:rFonts w:ascii="Times New Roman" w:eastAsia="Times New Roman" w:hAnsi="Times New Roman" w:cs="Times New Roman"/>
          <w:b/>
          <w:bCs/>
          <w:w w:val="80"/>
          <w:sz w:val="16"/>
          <w:szCs w:val="16"/>
        </w:rPr>
        <w:t>G</w:t>
      </w:r>
    </w:p>
    <w:p w14:paraId="57A472C0" w14:textId="77777777" w:rsidR="00996552" w:rsidRDefault="00996552">
      <w:pPr>
        <w:spacing w:line="162" w:lineRule="exact"/>
        <w:rPr>
          <w:rFonts w:ascii="Times New Roman" w:eastAsia="Times New Roman" w:hAnsi="Times New Roman" w:cs="Times New Roman"/>
          <w:sz w:val="16"/>
          <w:szCs w:val="16"/>
        </w:rPr>
        <w:sectPr w:rsidR="00996552">
          <w:type w:val="continuous"/>
          <w:pgSz w:w="11910" w:h="16840"/>
          <w:pgMar w:top="1580" w:right="1520" w:bottom="280" w:left="1680" w:header="720" w:footer="720" w:gutter="0"/>
          <w:cols w:num="2" w:space="720" w:equalWidth="0">
            <w:col w:w="3469" w:space="40"/>
            <w:col w:w="5201"/>
          </w:cols>
        </w:sectPr>
      </w:pPr>
    </w:p>
    <w:p w14:paraId="5AD3180D" w14:textId="77777777" w:rsidR="00996552" w:rsidRDefault="00025C9E">
      <w:pPr>
        <w:tabs>
          <w:tab w:val="left" w:pos="3018"/>
        </w:tabs>
        <w:spacing w:line="248" w:lineRule="exact"/>
        <w:ind w:left="2321"/>
        <w:rPr>
          <w:rFonts w:ascii="MS Gothic" w:eastAsia="MS Gothic" w:hAnsi="MS Gothic" w:cs="MS Gothic"/>
          <w:sz w:val="24"/>
          <w:szCs w:val="24"/>
        </w:rPr>
      </w:pPr>
      <w:r>
        <w:rPr>
          <w:rFonts w:eastAsiaTheme="minorHAnsi"/>
        </w:rPr>
        <w:lastRenderedPageBreak/>
        <w:pict w14:anchorId="296ADE77">
          <v:group id="_x0000_s6947" style="position:absolute;left:0;text-align:left;margin-left:213.35pt;margin-top:10.6pt;width:4pt;height:.1pt;z-index:-282688;mso-position-horizontal-relative:page" coordorigin="4267,212" coordsize="80,2">
            <v:shape id="_x0000_s6948" style="position:absolute;left:4267;top:212;width:80;height:2" coordorigin="4267,212" coordsize="80,0" path="m4267,212r80,e" filled="f" strokeweight=".23706mm">
              <v:path arrowok="t"/>
            </v:shape>
            <w10:wrap anchorx="page"/>
          </v:group>
        </w:pict>
      </w:r>
      <w:r>
        <w:rPr>
          <w:rFonts w:eastAsiaTheme="minorHAnsi"/>
        </w:rPr>
        <w:pict w14:anchorId="03E552FA">
          <v:shape id="_x0000_s6946" type="#_x0000_t202" style="position:absolute;left:0;text-align:left;margin-left:213.35pt;margin-top:.6pt;width:21.6pt;height:12.75pt;z-index:-282664;mso-position-horizontal-relative:page" filled="f" stroked="f">
            <v:textbox inset="0,0,0,0">
              <w:txbxContent>
                <w:p w14:paraId="7962128C" w14:textId="77777777" w:rsidR="00025C9E" w:rsidRDefault="00025C9E">
                  <w:pPr>
                    <w:spacing w:line="212" w:lineRule="exact"/>
                    <w:rPr>
                      <w:rFonts w:ascii="宋体" w:eastAsia="宋体" w:hAnsi="宋体" w:cs="宋体"/>
                      <w:sz w:val="24"/>
                      <w:szCs w:val="24"/>
                    </w:rPr>
                  </w:pPr>
                  <w:r>
                    <w:rPr>
                      <w:rFonts w:ascii="Palatino Linotype"/>
                      <w:w w:val="105"/>
                      <w:position w:val="-6"/>
                      <w:sz w:val="16"/>
                    </w:rPr>
                    <w:t xml:space="preserve">1 </w:t>
                  </w:r>
                  <w:r>
                    <w:rPr>
                      <w:rFonts w:ascii="Palatino Linotype"/>
                      <w:spacing w:val="2"/>
                      <w:w w:val="105"/>
                      <w:position w:val="-6"/>
                      <w:sz w:val="16"/>
                    </w:rPr>
                    <w:t xml:space="preserve"> </w:t>
                  </w:r>
                  <w:r>
                    <w:rPr>
                      <w:rFonts w:ascii="宋体"/>
                      <w:spacing w:val="7"/>
                      <w:w w:val="105"/>
                      <w:position w:val="1"/>
                      <w:sz w:val="24"/>
                    </w:rPr>
                    <w:t>(</w:t>
                  </w:r>
                  <w:r>
                    <w:rPr>
                      <w:rFonts w:ascii="宋体"/>
                      <w:w w:val="105"/>
                      <w:sz w:val="24"/>
                    </w:rPr>
                    <w:t>I</w:t>
                  </w:r>
                </w:p>
              </w:txbxContent>
            </v:textbox>
            <w10:wrap anchorx="page"/>
          </v:shape>
        </w:pict>
      </w:r>
      <w:r w:rsidR="002D0D3F">
        <w:rPr>
          <w:rFonts w:ascii="宋体" w:eastAsia="宋体" w:hAnsi="宋体" w:cs="宋体"/>
          <w:w w:val="90"/>
          <w:position w:val="10"/>
          <w:sz w:val="24"/>
          <w:szCs w:val="24"/>
        </w:rPr>
        <w:t></w:t>
      </w:r>
      <w:r w:rsidR="002D0D3F">
        <w:rPr>
          <w:rFonts w:ascii="宋体" w:eastAsia="宋体" w:hAnsi="宋体" w:cs="宋体"/>
          <w:spacing w:val="-52"/>
          <w:w w:val="90"/>
          <w:position w:val="10"/>
          <w:sz w:val="24"/>
          <w:szCs w:val="24"/>
        </w:rPr>
        <w:t xml:space="preserve"> </w:t>
      </w:r>
      <w:r w:rsidR="002D0D3F">
        <w:rPr>
          <w:rFonts w:ascii="Palatino Linotype" w:eastAsia="Palatino Linotype" w:hAnsi="Palatino Linotype" w:cs="Palatino Linotype"/>
          <w:w w:val="90"/>
          <w:position w:val="-2"/>
          <w:sz w:val="16"/>
          <w:szCs w:val="16"/>
        </w:rPr>
        <w:t>2</w:t>
      </w:r>
      <w:r w:rsidR="002D0D3F">
        <w:rPr>
          <w:rFonts w:ascii="Palatino Linotype" w:eastAsia="Palatino Linotype" w:hAnsi="Palatino Linotype" w:cs="Palatino Linotype"/>
          <w:w w:val="90"/>
          <w:position w:val="-2"/>
          <w:sz w:val="16"/>
          <w:szCs w:val="16"/>
        </w:rPr>
        <w:tab/>
      </w:r>
      <w:r w:rsidR="002D0D3F">
        <w:rPr>
          <w:rFonts w:ascii="Bookman Old Style" w:eastAsia="Bookman Old Style" w:hAnsi="Bookman Old Style" w:cs="Bookman Old Style"/>
          <w:i/>
          <w:w w:val="85"/>
          <w:sz w:val="16"/>
          <w:szCs w:val="16"/>
        </w:rPr>
        <w:t>l</w:t>
      </w:r>
      <w:r w:rsidR="002D0D3F">
        <w:rPr>
          <w:rFonts w:ascii="Bookman Old Style" w:eastAsia="Bookman Old Style" w:hAnsi="Bookman Old Style" w:cs="Bookman Old Style"/>
          <w:i/>
          <w:spacing w:val="-25"/>
          <w:w w:val="85"/>
          <w:sz w:val="16"/>
          <w:szCs w:val="16"/>
        </w:rPr>
        <w:t xml:space="preserve"> </w:t>
      </w:r>
      <w:r w:rsidR="002D0D3F">
        <w:rPr>
          <w:rFonts w:ascii="MS Gothic" w:eastAsia="MS Gothic" w:hAnsi="MS Gothic" w:cs="MS Gothic"/>
          <w:w w:val="85"/>
          <w:sz w:val="16"/>
          <w:szCs w:val="16"/>
        </w:rPr>
        <w:t>∈</w:t>
      </w:r>
      <w:r w:rsidR="002D0D3F">
        <w:rPr>
          <w:rFonts w:ascii="Times New Roman" w:eastAsia="Times New Roman" w:hAnsi="Times New Roman" w:cs="Times New Roman"/>
          <w:b/>
          <w:bCs/>
          <w:w w:val="85"/>
          <w:sz w:val="16"/>
          <w:szCs w:val="16"/>
        </w:rPr>
        <w:t>F</w:t>
      </w:r>
      <w:r w:rsidR="002D0D3F">
        <w:rPr>
          <w:rFonts w:ascii="MS Gothic" w:eastAsia="MS Gothic" w:hAnsi="MS Gothic" w:cs="MS Gothic"/>
          <w:w w:val="85"/>
          <w:sz w:val="16"/>
          <w:szCs w:val="16"/>
        </w:rPr>
        <w:t>(</w:t>
      </w:r>
      <w:r w:rsidR="002D0D3F">
        <w:rPr>
          <w:rFonts w:ascii="Times New Roman" w:eastAsia="Times New Roman" w:hAnsi="Times New Roman" w:cs="Times New Roman"/>
          <w:b/>
          <w:bCs/>
          <w:w w:val="85"/>
          <w:sz w:val="16"/>
          <w:szCs w:val="16"/>
        </w:rPr>
        <w:t>k</w:t>
      </w:r>
      <w:r w:rsidR="002D0D3F">
        <w:rPr>
          <w:rFonts w:ascii="MS Gothic" w:eastAsia="MS Gothic" w:hAnsi="MS Gothic" w:cs="MS Gothic"/>
          <w:w w:val="85"/>
          <w:sz w:val="16"/>
          <w:szCs w:val="16"/>
        </w:rPr>
        <w:t>)</w:t>
      </w:r>
      <w:r w:rsidR="002D0D3F">
        <w:rPr>
          <w:rFonts w:ascii="MS Gothic" w:eastAsia="MS Gothic" w:hAnsi="MS Gothic" w:cs="MS Gothic"/>
          <w:spacing w:val="-28"/>
          <w:w w:val="85"/>
          <w:sz w:val="16"/>
          <w:szCs w:val="16"/>
        </w:rPr>
        <w:t xml:space="preserve"> </w:t>
      </w:r>
      <w:r w:rsidR="002D0D3F">
        <w:rPr>
          <w:rFonts w:ascii="Times New Roman" w:eastAsia="Times New Roman" w:hAnsi="Times New Roman" w:cs="Times New Roman"/>
          <w:i/>
          <w:w w:val="85"/>
          <w:position w:val="5"/>
          <w:sz w:val="24"/>
          <w:szCs w:val="24"/>
        </w:rPr>
        <w:t>C</w:t>
      </w:r>
      <w:r w:rsidR="002D0D3F">
        <w:rPr>
          <w:rFonts w:ascii="Bookman Old Style" w:eastAsia="Bookman Old Style" w:hAnsi="Bookman Old Style" w:cs="Bookman Old Style"/>
          <w:i/>
          <w:w w:val="85"/>
          <w:position w:val="2"/>
          <w:sz w:val="16"/>
          <w:szCs w:val="16"/>
        </w:rPr>
        <w:t>B</w:t>
      </w:r>
      <w:r w:rsidR="002D0D3F">
        <w:rPr>
          <w:rFonts w:ascii="Bookman Old Style" w:eastAsia="Bookman Old Style" w:hAnsi="Bookman Old Style" w:cs="Bookman Old Style"/>
          <w:i/>
          <w:spacing w:val="-29"/>
          <w:w w:val="85"/>
          <w:position w:val="2"/>
          <w:sz w:val="16"/>
          <w:szCs w:val="16"/>
        </w:rPr>
        <w:t xml:space="preserve"> </w:t>
      </w:r>
      <w:r w:rsidR="002D0D3F">
        <w:rPr>
          <w:rFonts w:ascii="MS Gothic" w:eastAsia="MS Gothic" w:hAnsi="MS Gothic" w:cs="MS Gothic"/>
          <w:spacing w:val="6"/>
          <w:w w:val="85"/>
          <w:position w:val="5"/>
          <w:sz w:val="24"/>
          <w:szCs w:val="24"/>
        </w:rPr>
        <w:t>(</w:t>
      </w:r>
      <w:r w:rsidR="002D0D3F">
        <w:rPr>
          <w:rFonts w:ascii="Times New Roman" w:eastAsia="Times New Roman" w:hAnsi="Times New Roman" w:cs="Times New Roman"/>
          <w:i/>
          <w:spacing w:val="4"/>
          <w:w w:val="85"/>
          <w:position w:val="5"/>
          <w:sz w:val="24"/>
          <w:szCs w:val="24"/>
        </w:rPr>
        <w:t>k</w:t>
      </w:r>
      <w:r w:rsidR="002D0D3F">
        <w:rPr>
          <w:rFonts w:ascii="Times New Roman" w:eastAsia="Times New Roman" w:hAnsi="Times New Roman" w:cs="Times New Roman"/>
          <w:spacing w:val="4"/>
          <w:w w:val="85"/>
          <w:position w:val="5"/>
          <w:sz w:val="24"/>
          <w:szCs w:val="24"/>
        </w:rPr>
        <w:t>,</w:t>
      </w:r>
      <w:r w:rsidR="002D0D3F">
        <w:rPr>
          <w:rFonts w:ascii="Times New Roman" w:eastAsia="Times New Roman" w:hAnsi="Times New Roman" w:cs="Times New Roman"/>
          <w:spacing w:val="-25"/>
          <w:w w:val="85"/>
          <w:position w:val="5"/>
          <w:sz w:val="24"/>
          <w:szCs w:val="24"/>
        </w:rPr>
        <w:t xml:space="preserve"> </w:t>
      </w:r>
      <w:r w:rsidR="002D0D3F">
        <w:rPr>
          <w:rFonts w:ascii="Times New Roman" w:eastAsia="Times New Roman" w:hAnsi="Times New Roman" w:cs="Times New Roman"/>
          <w:i/>
          <w:spacing w:val="5"/>
          <w:w w:val="85"/>
          <w:position w:val="5"/>
          <w:sz w:val="24"/>
          <w:szCs w:val="24"/>
        </w:rPr>
        <w:t>l</w:t>
      </w:r>
      <w:r w:rsidR="002D0D3F">
        <w:rPr>
          <w:rFonts w:ascii="MS Gothic" w:eastAsia="MS Gothic" w:hAnsi="MS Gothic" w:cs="MS Gothic"/>
          <w:spacing w:val="9"/>
          <w:w w:val="85"/>
          <w:position w:val="5"/>
          <w:sz w:val="24"/>
          <w:szCs w:val="24"/>
        </w:rPr>
        <w:t>)</w:t>
      </w:r>
    </w:p>
    <w:p w14:paraId="6F4E7E91" w14:textId="77777777" w:rsidR="00996552" w:rsidRDefault="002D0D3F">
      <w:pPr>
        <w:pStyle w:val="a3"/>
        <w:spacing w:line="157" w:lineRule="exact"/>
        <w:ind w:left="517"/>
        <w:jc w:val="center"/>
        <w:rPr>
          <w:rFonts w:cs="宋体"/>
          <w:lang w:eastAsia="zh-CN"/>
        </w:rPr>
      </w:pPr>
      <w:r>
        <w:rPr>
          <w:rFonts w:cs="宋体"/>
          <w:w w:val="65"/>
          <w:lang w:eastAsia="zh-CN"/>
        </w:rPr>
        <w:t></w:t>
      </w:r>
    </w:p>
    <w:p w14:paraId="315A6455" w14:textId="77777777" w:rsidR="00996552" w:rsidRDefault="002D0D3F">
      <w:pPr>
        <w:spacing w:line="326" w:lineRule="exact"/>
        <w:ind w:left="1451"/>
        <w:rPr>
          <w:rFonts w:ascii="Times New Roman" w:eastAsia="Times New Roman" w:hAnsi="Times New Roman" w:cs="Times New Roman"/>
          <w:sz w:val="24"/>
          <w:szCs w:val="24"/>
          <w:lang w:eastAsia="zh-CN"/>
        </w:rPr>
      </w:pPr>
      <w:r>
        <w:rPr>
          <w:lang w:eastAsia="zh-CN"/>
        </w:rPr>
        <w:br w:type="column"/>
      </w:r>
      <w:r>
        <w:rPr>
          <w:rFonts w:ascii="Times New Roman"/>
          <w:i/>
          <w:sz w:val="24"/>
          <w:lang w:eastAsia="zh-CN"/>
        </w:rPr>
        <w:lastRenderedPageBreak/>
        <w:t>k</w:t>
      </w:r>
      <w:r>
        <w:rPr>
          <w:rFonts w:ascii="Times New Roman"/>
          <w:i/>
          <w:spacing w:val="-15"/>
          <w:sz w:val="24"/>
          <w:lang w:eastAsia="zh-CN"/>
        </w:rPr>
        <w:t xml:space="preserve"> </w:t>
      </w:r>
      <w:r>
        <w:rPr>
          <w:rFonts w:ascii="宋体"/>
          <w:w w:val="85"/>
          <w:sz w:val="24"/>
          <w:lang w:eastAsia="zh-CN"/>
        </w:rPr>
        <w:t>!,</w:t>
      </w:r>
      <w:r>
        <w:rPr>
          <w:rFonts w:ascii="宋体"/>
          <w:spacing w:val="-66"/>
          <w:w w:val="85"/>
          <w:sz w:val="24"/>
          <w:lang w:eastAsia="zh-CN"/>
        </w:rPr>
        <w:t xml:space="preserve"> </w:t>
      </w:r>
      <w:r>
        <w:rPr>
          <w:rFonts w:ascii="Times New Roman"/>
          <w:b/>
          <w:spacing w:val="-5"/>
          <w:sz w:val="24"/>
          <w:lang w:eastAsia="zh-CN"/>
        </w:rPr>
        <w:t>G</w:t>
      </w:r>
      <w:r>
        <w:rPr>
          <w:rFonts w:ascii="Times New Roman"/>
          <w:spacing w:val="-5"/>
          <w:sz w:val="24"/>
          <w:lang w:eastAsia="zh-CN"/>
        </w:rPr>
        <w:t>,</w:t>
      </w:r>
      <w:r>
        <w:rPr>
          <w:rFonts w:ascii="Times New Roman"/>
          <w:spacing w:val="-38"/>
          <w:sz w:val="24"/>
          <w:lang w:eastAsia="zh-CN"/>
        </w:rPr>
        <w:t xml:space="preserve"> </w:t>
      </w:r>
      <w:r>
        <w:rPr>
          <w:rFonts w:ascii="Times New Roman"/>
          <w:i/>
          <w:sz w:val="24"/>
          <w:lang w:eastAsia="zh-CN"/>
        </w:rPr>
        <w:t>k</w:t>
      </w:r>
      <w:r>
        <w:rPr>
          <w:rFonts w:ascii="Times New Roman"/>
          <w:i/>
          <w:spacing w:val="-15"/>
          <w:sz w:val="24"/>
          <w:lang w:eastAsia="zh-CN"/>
        </w:rPr>
        <w:t xml:space="preserve"> </w:t>
      </w:r>
      <w:r>
        <w:rPr>
          <w:rFonts w:ascii="宋体"/>
          <w:w w:val="85"/>
          <w:sz w:val="24"/>
          <w:lang w:eastAsia="zh-CN"/>
        </w:rPr>
        <w:t>!,</w:t>
      </w:r>
      <w:r>
        <w:rPr>
          <w:rFonts w:ascii="宋体"/>
          <w:spacing w:val="-66"/>
          <w:w w:val="85"/>
          <w:sz w:val="24"/>
          <w:lang w:eastAsia="zh-CN"/>
        </w:rPr>
        <w:t xml:space="preserve"> </w:t>
      </w:r>
      <w:r>
        <w:rPr>
          <w:rFonts w:ascii="Times New Roman"/>
          <w:b/>
          <w:sz w:val="24"/>
          <w:lang w:eastAsia="zh-CN"/>
        </w:rPr>
        <w:t>D</w:t>
      </w:r>
    </w:p>
    <w:p w14:paraId="73C7DAD5" w14:textId="77777777" w:rsidR="00996552" w:rsidRDefault="00996552">
      <w:pPr>
        <w:spacing w:line="326" w:lineRule="exact"/>
        <w:rPr>
          <w:rFonts w:ascii="Times New Roman" w:eastAsia="Times New Roman" w:hAnsi="Times New Roman" w:cs="Times New Roman"/>
          <w:sz w:val="24"/>
          <w:szCs w:val="24"/>
          <w:lang w:eastAsia="zh-CN"/>
        </w:rPr>
        <w:sectPr w:rsidR="00996552">
          <w:type w:val="continuous"/>
          <w:pgSz w:w="11910" w:h="16840"/>
          <w:pgMar w:top="1580" w:right="1520" w:bottom="280" w:left="1680" w:header="720" w:footer="720" w:gutter="0"/>
          <w:cols w:num="2" w:space="720" w:equalWidth="0">
            <w:col w:w="4259" w:space="40"/>
            <w:col w:w="4411"/>
          </w:cols>
        </w:sectPr>
      </w:pPr>
    </w:p>
    <w:p w14:paraId="552301EF" w14:textId="77777777" w:rsidR="00996552" w:rsidRDefault="00996552">
      <w:pPr>
        <w:spacing w:before="8"/>
        <w:rPr>
          <w:rFonts w:ascii="Times New Roman" w:eastAsia="Times New Roman" w:hAnsi="Times New Roman" w:cs="Times New Roman"/>
          <w:b/>
          <w:bCs/>
          <w:sz w:val="8"/>
          <w:szCs w:val="8"/>
          <w:lang w:eastAsia="zh-CN"/>
        </w:rPr>
      </w:pPr>
    </w:p>
    <w:p w14:paraId="3B0DFEAC" w14:textId="77777777" w:rsidR="00996552" w:rsidRDefault="002D0D3F">
      <w:pPr>
        <w:pStyle w:val="a3"/>
        <w:spacing w:before="26" w:line="268" w:lineRule="auto"/>
        <w:ind w:right="99" w:firstLine="480"/>
        <w:rPr>
          <w:lang w:eastAsia="zh-CN"/>
        </w:rPr>
      </w:pPr>
      <w:r>
        <w:rPr>
          <w:spacing w:val="3"/>
          <w:lang w:eastAsia="zh-CN"/>
        </w:rPr>
        <w:t>式</w:t>
      </w:r>
      <w:hyperlink w:anchor="_bookmark51" w:history="1">
        <w:r>
          <w:rPr>
            <w:rFonts w:ascii="Times New Roman" w:eastAsia="Times New Roman" w:hAnsi="Times New Roman" w:cs="Times New Roman"/>
            <w:spacing w:val="3"/>
            <w:lang w:eastAsia="zh-CN"/>
          </w:rPr>
          <w:t>3.5</w:t>
        </w:r>
      </w:hyperlink>
      <w:r>
        <w:rPr>
          <w:spacing w:val="3"/>
          <w:lang w:eastAsia="zh-CN"/>
        </w:rPr>
        <w:t>中，</w:t>
      </w:r>
      <w:r>
        <w:rPr>
          <w:rFonts w:ascii="Times New Roman" w:eastAsia="Times New Roman" w:hAnsi="Times New Roman" w:cs="Times New Roman"/>
          <w:i/>
          <w:spacing w:val="3"/>
          <w:lang w:eastAsia="zh-CN"/>
        </w:rPr>
        <w:t>F</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k</w:t>
      </w:r>
      <w:r>
        <w:rPr>
          <w:rFonts w:ascii="MS Gothic" w:eastAsia="MS Gothic" w:hAnsi="MS Gothic" w:cs="MS Gothic"/>
          <w:spacing w:val="4"/>
          <w:lang w:eastAsia="zh-CN"/>
        </w:rPr>
        <w:t>)</w:t>
      </w:r>
      <w:r>
        <w:rPr>
          <w:rFonts w:ascii="MS Gothic" w:eastAsia="MS Gothic" w:hAnsi="MS Gothic" w:cs="MS Gothic"/>
          <w:spacing w:val="-97"/>
          <w:lang w:eastAsia="zh-CN"/>
        </w:rPr>
        <w:t xml:space="preserve"> </w:t>
      </w:r>
      <w:r>
        <w:rPr>
          <w:lang w:eastAsia="zh-CN"/>
        </w:rPr>
        <w:t>指的是与节点</w:t>
      </w:r>
      <w:r>
        <w:rPr>
          <w:spacing w:val="-9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9"/>
          <w:lang w:eastAsia="zh-CN"/>
        </w:rPr>
        <w:t xml:space="preserve"> </w:t>
      </w:r>
      <w:r>
        <w:rPr>
          <w:spacing w:val="-2"/>
          <w:lang w:eastAsia="zh-CN"/>
        </w:rPr>
        <w:t>相连的所有边的集合，</w:t>
      </w:r>
      <w:r>
        <w:rPr>
          <w:rFonts w:ascii="Times New Roman" w:eastAsia="Times New Roman" w:hAnsi="Times New Roman" w:cs="Times New Roman"/>
          <w:i/>
          <w:spacing w:val="-2"/>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42"/>
          <w:position w:val="-3"/>
          <w:sz w:val="16"/>
          <w:szCs w:val="16"/>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i/>
          <w:spacing w:val="5"/>
          <w:lang w:eastAsia="zh-CN"/>
        </w:rPr>
        <w:t>k</w:t>
      </w:r>
      <w:r>
        <w:rPr>
          <w:rFonts w:ascii="Times New Roman" w:eastAsia="Times New Roman" w:hAnsi="Times New Roman" w:cs="Times New Roman"/>
          <w:spacing w:val="5"/>
          <w:lang w:eastAsia="zh-CN"/>
        </w:rPr>
        <w:t>,</w:t>
      </w:r>
      <w:r>
        <w:rPr>
          <w:rFonts w:ascii="Times New Roman" w:eastAsia="Times New Roman" w:hAnsi="Times New Roman" w:cs="Times New Roman"/>
          <w:spacing w:val="-47"/>
          <w:lang w:eastAsia="zh-CN"/>
        </w:rPr>
        <w:t xml:space="preserve"> </w:t>
      </w:r>
      <w:r>
        <w:rPr>
          <w:rFonts w:ascii="Times New Roman" w:eastAsia="Times New Roman" w:hAnsi="Times New Roman" w:cs="Times New Roman"/>
          <w:i/>
          <w:spacing w:val="7"/>
          <w:lang w:eastAsia="zh-CN"/>
        </w:rPr>
        <w:t>l</w:t>
      </w:r>
      <w:r>
        <w:rPr>
          <w:rFonts w:ascii="MS Gothic" w:eastAsia="MS Gothic" w:hAnsi="MS Gothic" w:cs="MS Gothic"/>
          <w:spacing w:val="10"/>
          <w:lang w:eastAsia="zh-CN"/>
        </w:rPr>
        <w:t>)</w:t>
      </w:r>
      <w:r>
        <w:rPr>
          <w:rFonts w:ascii="MS Gothic" w:eastAsia="MS Gothic" w:hAnsi="MS Gothic" w:cs="MS Gothic"/>
          <w:spacing w:val="-96"/>
          <w:lang w:eastAsia="zh-CN"/>
        </w:rPr>
        <w:t xml:space="preserve"> </w:t>
      </w:r>
      <w:r>
        <w:rPr>
          <w:lang w:eastAsia="zh-CN"/>
        </w:rPr>
        <w:t>为对应支路的</w:t>
      </w:r>
      <w:r>
        <w:rPr>
          <w:spacing w:val="25"/>
          <w:lang w:eastAsia="zh-CN"/>
        </w:rPr>
        <w:t xml:space="preserve"> </w:t>
      </w:r>
      <w:r>
        <w:rPr>
          <w:lang w:eastAsia="zh-CN"/>
        </w:rPr>
        <w:t>电气介数。</w:t>
      </w:r>
    </w:p>
    <w:p w14:paraId="22EFE5F3" w14:textId="77777777" w:rsidR="00996552" w:rsidRDefault="002D0D3F">
      <w:pPr>
        <w:pStyle w:val="a3"/>
        <w:spacing w:before="57" w:line="300" w:lineRule="auto"/>
        <w:ind w:right="102" w:firstLine="480"/>
        <w:rPr>
          <w:lang w:eastAsia="zh-CN"/>
        </w:rPr>
      </w:pPr>
      <w:r>
        <w:rPr>
          <w:spacing w:val="2"/>
          <w:lang w:eastAsia="zh-CN"/>
        </w:rPr>
        <w:t>从式</w:t>
      </w:r>
      <w:hyperlink w:anchor="_bookmark51" w:history="1">
        <w:r>
          <w:rPr>
            <w:rFonts w:ascii="Times New Roman" w:eastAsia="Times New Roman" w:hAnsi="Times New Roman" w:cs="Times New Roman"/>
            <w:spacing w:val="2"/>
            <w:lang w:eastAsia="zh-CN"/>
          </w:rPr>
          <w:t>3.5</w:t>
        </w:r>
      </w:hyperlink>
      <w:r>
        <w:rPr>
          <w:spacing w:val="2"/>
          <w:lang w:eastAsia="zh-CN"/>
        </w:rPr>
        <w:t>中可以看出，节点的电气介数综合考虑了所连支路对其的影响。而</w:t>
      </w:r>
      <w:r>
        <w:rPr>
          <w:spacing w:val="26"/>
          <w:lang w:eastAsia="zh-CN"/>
        </w:rPr>
        <w:t xml:space="preserve"> </w:t>
      </w:r>
      <w:r>
        <w:rPr>
          <w:lang w:eastAsia="zh-CN"/>
        </w:rPr>
        <w:t>支路的电气介数则衡量了所有发电</w:t>
      </w:r>
      <w:r>
        <w:rPr>
          <w:rFonts w:ascii="Times New Roman" w:eastAsia="Times New Roman" w:hAnsi="Times New Roman" w:cs="Times New Roman"/>
          <w:lang w:eastAsia="zh-CN"/>
        </w:rPr>
        <w:t>-</w:t>
      </w:r>
      <w:r>
        <w:rPr>
          <w:lang w:eastAsia="zh-CN"/>
        </w:rPr>
        <w:t xml:space="preserve">负荷节点对支路潮流的影响，从而在分析时， </w:t>
      </w:r>
      <w:r>
        <w:rPr>
          <w:spacing w:val="3"/>
          <w:lang w:eastAsia="zh-CN"/>
        </w:rPr>
        <w:t>不仅考虑了拓扑的影响而且增加了系统潮流变化的考虑，对结构重要性的衡量</w:t>
      </w:r>
      <w:r>
        <w:rPr>
          <w:spacing w:val="51"/>
          <w:lang w:eastAsia="zh-CN"/>
        </w:rPr>
        <w:t xml:space="preserve"> </w:t>
      </w:r>
      <w:r>
        <w:rPr>
          <w:lang w:eastAsia="zh-CN"/>
        </w:rPr>
        <w:t>更完善</w:t>
      </w:r>
      <w:r>
        <w:rPr>
          <w:spacing w:val="-28"/>
          <w:lang w:eastAsia="zh-CN"/>
        </w:rPr>
        <w:t>。</w:t>
      </w:r>
      <w:r>
        <w:rPr>
          <w:lang w:eastAsia="zh-CN"/>
        </w:rPr>
        <w:t>电气介数不局限于能量</w:t>
      </w:r>
      <w:r>
        <w:rPr>
          <w:spacing w:val="-29"/>
          <w:lang w:eastAsia="zh-CN"/>
        </w:rPr>
        <w:t>、</w:t>
      </w:r>
      <w:r>
        <w:rPr>
          <w:lang w:eastAsia="zh-CN"/>
        </w:rPr>
        <w:t>信息沿着网络的最短路径传播</w:t>
      </w:r>
      <w:r>
        <w:rPr>
          <w:spacing w:val="-33"/>
          <w:lang w:eastAsia="zh-CN"/>
        </w:rPr>
        <w:t>，</w:t>
      </w:r>
      <w:r>
        <w:rPr>
          <w:lang w:eastAsia="zh-CN"/>
        </w:rPr>
        <w:t>更体现系统潮 流在整个网络支路的分布情况</w:t>
      </w:r>
      <w:r>
        <w:rPr>
          <w:spacing w:val="-41"/>
          <w:lang w:eastAsia="zh-CN"/>
        </w:rPr>
        <w:t>。</w:t>
      </w:r>
      <w:r>
        <w:rPr>
          <w:lang w:eastAsia="zh-CN"/>
        </w:rPr>
        <w:t>同时</w:t>
      </w:r>
      <w:r>
        <w:rPr>
          <w:spacing w:val="-49"/>
          <w:lang w:eastAsia="zh-CN"/>
        </w:rPr>
        <w:t>，</w:t>
      </w:r>
      <w:r>
        <w:rPr>
          <w:lang w:eastAsia="zh-CN"/>
        </w:rPr>
        <w:t xml:space="preserve">电气介数还分别考虑了发电节点和负荷节 </w:t>
      </w:r>
      <w:r>
        <w:rPr>
          <w:spacing w:val="-3"/>
          <w:lang w:eastAsia="zh-CN"/>
        </w:rPr>
        <w:t>点的变化影响，改变他们的容量，网络各节点的重要性也会发生变化，因此，电</w:t>
      </w:r>
      <w:r>
        <w:rPr>
          <w:spacing w:val="27"/>
          <w:lang w:eastAsia="zh-CN"/>
        </w:rPr>
        <w:t xml:space="preserve"> </w:t>
      </w:r>
      <w:r>
        <w:rPr>
          <w:lang w:eastAsia="zh-CN"/>
        </w:rPr>
        <w:t>气介数更符合实际电网的变化情况。</w:t>
      </w:r>
    </w:p>
    <w:p w14:paraId="68557078" w14:textId="77777777" w:rsidR="00996552" w:rsidRDefault="002D0D3F">
      <w:pPr>
        <w:pStyle w:val="a3"/>
        <w:spacing w:before="26" w:line="291" w:lineRule="auto"/>
        <w:ind w:right="75" w:firstLine="480"/>
        <w:rPr>
          <w:lang w:eastAsia="zh-CN"/>
        </w:rPr>
      </w:pPr>
      <w:r>
        <w:rPr>
          <w:spacing w:val="3"/>
          <w:lang w:eastAsia="zh-CN"/>
        </w:rPr>
        <w:t>从复杂网络理论发展而来的</w:t>
      </w:r>
      <w:r>
        <w:rPr>
          <w:spacing w:val="-34"/>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6"/>
          <w:lang w:eastAsia="zh-CN"/>
        </w:rPr>
        <w:t xml:space="preserve"> </w:t>
      </w:r>
      <w:r>
        <w:rPr>
          <w:spacing w:val="3"/>
          <w:lang w:eastAsia="zh-CN"/>
        </w:rPr>
        <w:t>算法最早是被用来作为互联网网页</w:t>
      </w:r>
      <w:r>
        <w:rPr>
          <w:spacing w:val="52"/>
          <w:lang w:eastAsia="zh-CN"/>
        </w:rPr>
        <w:t xml:space="preserve"> </w:t>
      </w:r>
      <w:r>
        <w:rPr>
          <w:lang w:eastAsia="zh-CN"/>
        </w:rPr>
        <w:t>结构的模型</w:t>
      </w:r>
      <w:r>
        <w:rPr>
          <w:spacing w:val="-67"/>
          <w:lang w:eastAsia="zh-CN"/>
        </w:rPr>
        <w:t>，</w:t>
      </w:r>
      <w:r>
        <w:rPr>
          <w:lang w:eastAsia="zh-CN"/>
        </w:rPr>
        <w:t>并且对所有网页进行重要度排序的一种算</w:t>
      </w:r>
      <w:r>
        <w:rPr>
          <w:spacing w:val="-1"/>
          <w:lang w:eastAsia="zh-CN"/>
        </w:rPr>
        <w:t>法</w:t>
      </w:r>
      <w:hyperlink w:anchor="_bookmark208" w:history="1">
        <w:r>
          <w:rPr>
            <w:rFonts w:ascii="Times New Roman" w:eastAsia="Times New Roman" w:hAnsi="Times New Roman" w:cs="Times New Roman"/>
            <w:position w:val="9"/>
            <w:sz w:val="16"/>
            <w:szCs w:val="16"/>
            <w:lang w:eastAsia="zh-CN"/>
          </w:rPr>
          <w:t>[64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09" w:history="1">
        <w:r>
          <w:rPr>
            <w:rFonts w:ascii="Times New Roman" w:eastAsia="Times New Roman" w:hAnsi="Times New Roman" w:cs="Times New Roman"/>
            <w:position w:val="9"/>
            <w:sz w:val="16"/>
            <w:szCs w:val="16"/>
            <w:lang w:eastAsia="zh-CN"/>
          </w:rPr>
          <w:t>65</w:t>
        </w:r>
      </w:hyperlink>
      <w:r>
        <w:rPr>
          <w:rFonts w:ascii="Times New Roman" w:eastAsia="Times New Roman" w:hAnsi="Times New Roman" w:cs="Times New Roman"/>
          <w:spacing w:val="9"/>
          <w:position w:val="9"/>
          <w:sz w:val="16"/>
          <w:szCs w:val="16"/>
          <w:lang w:eastAsia="zh-CN"/>
        </w:rPr>
        <w:t>]</w:t>
      </w:r>
      <w:r>
        <w:rPr>
          <w:spacing w:val="-57"/>
          <w:lang w:eastAsia="zh-CN"/>
        </w:rPr>
        <w:t>。</w:t>
      </w:r>
      <w:r>
        <w:rPr>
          <w:lang w:eastAsia="zh-CN"/>
        </w:rPr>
        <w:t>在众多计算互联 网网页的相关性的算法中</w:t>
      </w:r>
      <w:r>
        <w:rPr>
          <w:spacing w:val="-41"/>
          <w:lang w:eastAsia="zh-CN"/>
        </w:rPr>
        <w:t>，</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9"/>
          <w:lang w:eastAsia="zh-CN"/>
        </w:rPr>
        <w:t xml:space="preserve"> </w:t>
      </w:r>
      <w:r>
        <w:rPr>
          <w:lang w:eastAsia="zh-CN"/>
        </w:rPr>
        <w:t>是名气最大</w:t>
      </w:r>
      <w:r>
        <w:rPr>
          <w:spacing w:val="-48"/>
          <w:lang w:eastAsia="zh-CN"/>
        </w:rPr>
        <w:t>，</w:t>
      </w:r>
      <w:r>
        <w:rPr>
          <w:lang w:eastAsia="zh-CN"/>
        </w:rPr>
        <w:t xml:space="preserve">且最早被谷歌浏览器采用的。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3"/>
          <w:lang w:eastAsia="zh-CN"/>
        </w:rPr>
        <w:t xml:space="preserve"> </w:t>
      </w:r>
      <w:r>
        <w:rPr>
          <w:spacing w:val="-1"/>
          <w:lang w:eastAsia="zh-CN"/>
        </w:rPr>
        <w:t>的基本思想是一个网页的重要性依赖于所有链接向它的其他网页。比</w:t>
      </w:r>
      <w:r>
        <w:rPr>
          <w:spacing w:val="28"/>
          <w:lang w:eastAsia="zh-CN"/>
        </w:rPr>
        <w:t xml:space="preserve"> </w:t>
      </w:r>
      <w:r>
        <w:rPr>
          <w:lang w:eastAsia="zh-CN"/>
        </w:rPr>
        <w:t>如</w:t>
      </w:r>
      <w:r>
        <w:rPr>
          <w:spacing w:val="-39"/>
          <w:lang w:eastAsia="zh-CN"/>
        </w:rPr>
        <w:t>，</w:t>
      </w:r>
      <w:r>
        <w:rPr>
          <w:lang w:eastAsia="zh-CN"/>
        </w:rPr>
        <w:t>网页</w:t>
      </w:r>
      <w:r>
        <w:rPr>
          <w:spacing w:val="-72"/>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2"/>
          <w:lang w:eastAsia="zh-CN"/>
        </w:rPr>
        <w:t xml:space="preserve"> </w:t>
      </w:r>
      <w:r>
        <w:rPr>
          <w:lang w:eastAsia="zh-CN"/>
        </w:rPr>
        <w:t>有链接指向网页</w:t>
      </w:r>
      <w:r>
        <w:rPr>
          <w:spacing w:val="-40"/>
          <w:lang w:eastAsia="zh-CN"/>
        </w:rPr>
        <w:t xml:space="preserve"> </w:t>
      </w:r>
      <w:r>
        <w:rPr>
          <w:rFonts w:ascii="Times New Roman" w:eastAsia="Times New Roman" w:hAnsi="Times New Roman" w:cs="Times New Roman"/>
          <w:i/>
          <w:spacing w:val="16"/>
          <w:lang w:eastAsia="zh-CN"/>
        </w:rPr>
        <w:t>j</w:t>
      </w:r>
      <w:r>
        <w:rPr>
          <w:spacing w:val="-39"/>
          <w:lang w:eastAsia="zh-CN"/>
        </w:rPr>
        <w:t>，</w:t>
      </w:r>
      <w:r>
        <w:rPr>
          <w:lang w:eastAsia="zh-CN"/>
        </w:rPr>
        <w:t>如果有很多其他网页有链接指向网页</w:t>
      </w:r>
      <w:r>
        <w:rPr>
          <w:spacing w:val="-40"/>
          <w:lang w:eastAsia="zh-CN"/>
        </w:rPr>
        <w:t xml:space="preserve"> </w:t>
      </w:r>
      <w:r>
        <w:rPr>
          <w:rFonts w:ascii="Times New Roman" w:eastAsia="Times New Roman" w:hAnsi="Times New Roman" w:cs="Times New Roman"/>
          <w:i/>
          <w:spacing w:val="16"/>
          <w:lang w:eastAsia="zh-CN"/>
        </w:rPr>
        <w:t>j</w:t>
      </w:r>
      <w:r>
        <w:rPr>
          <w:spacing w:val="-39"/>
          <w:lang w:eastAsia="zh-CN"/>
        </w:rPr>
        <w:t>，</w:t>
      </w:r>
      <w:r>
        <w:rPr>
          <w:lang w:eastAsia="zh-CN"/>
        </w:rPr>
        <w:t xml:space="preserve">那么我们 </w:t>
      </w:r>
      <w:r>
        <w:rPr>
          <w:spacing w:val="-1"/>
          <w:lang w:eastAsia="zh-CN"/>
        </w:rPr>
        <w:t>认为，网页</w:t>
      </w:r>
      <w:r>
        <w:rPr>
          <w:spacing w:val="-34"/>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6"/>
          <w:lang w:eastAsia="zh-CN"/>
        </w:rPr>
        <w:t xml:space="preserve"> </w:t>
      </w:r>
      <w:r>
        <w:rPr>
          <w:spacing w:val="-1"/>
          <w:lang w:eastAsia="zh-CN"/>
        </w:rPr>
        <w:t>是非常重要的。另一方面，若只有一个网页有链接指向网页</w:t>
      </w:r>
      <w:r>
        <w:rPr>
          <w:spacing w:val="-34"/>
          <w:lang w:eastAsia="zh-CN"/>
        </w:rPr>
        <w:t xml:space="preserve"> </w:t>
      </w:r>
      <w:r>
        <w:rPr>
          <w:rFonts w:ascii="Times New Roman" w:eastAsia="Times New Roman" w:hAnsi="Times New Roman" w:cs="Times New Roman"/>
          <w:i/>
          <w:spacing w:val="4"/>
          <w:lang w:eastAsia="zh-CN"/>
        </w:rPr>
        <w:t>j</w:t>
      </w:r>
      <w:r>
        <w:rPr>
          <w:spacing w:val="4"/>
          <w:lang w:eastAsia="zh-CN"/>
        </w:rPr>
        <w:t>，由</w:t>
      </w:r>
      <w:r>
        <w:rPr>
          <w:spacing w:val="55"/>
          <w:lang w:eastAsia="zh-CN"/>
        </w:rPr>
        <w:t xml:space="preserve"> </w:t>
      </w:r>
      <w:r>
        <w:rPr>
          <w:lang w:eastAsia="zh-CN"/>
        </w:rPr>
        <w:t>于这个网页是一个权威性很高的网址</w:t>
      </w:r>
      <w:r>
        <w:rPr>
          <w:spacing w:val="-24"/>
          <w:lang w:eastAsia="zh-CN"/>
        </w:rPr>
        <w:t>，</w:t>
      </w:r>
      <w:r>
        <w:rPr>
          <w:lang w:eastAsia="zh-CN"/>
        </w:rPr>
        <w:t>如谷歌</w:t>
      </w:r>
      <w:r>
        <w:rPr>
          <w:spacing w:val="-24"/>
          <w:lang w:eastAsia="zh-CN"/>
        </w:rPr>
        <w:t>，</w:t>
      </w:r>
      <w:r>
        <w:rPr>
          <w:lang w:eastAsia="zh-CN"/>
        </w:rPr>
        <w:t>百度等网页</w:t>
      </w:r>
      <w:r>
        <w:rPr>
          <w:spacing w:val="-24"/>
          <w:lang w:eastAsia="zh-CN"/>
        </w:rPr>
        <w:t>，</w:t>
      </w:r>
      <w:r>
        <w:rPr>
          <w:lang w:eastAsia="zh-CN"/>
        </w:rPr>
        <w:t>我们认为网页</w:t>
      </w:r>
      <w:r>
        <w:rPr>
          <w:spacing w:val="-38"/>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2"/>
          <w:lang w:eastAsia="zh-CN"/>
        </w:rPr>
        <w:t xml:space="preserve"> </w:t>
      </w:r>
      <w:r>
        <w:rPr>
          <w:lang w:eastAsia="zh-CN"/>
        </w:rPr>
        <w:t>也 非常重要，因为由受欢迎、权威的网页指向它，这份重要性将会传递下来。</w:t>
      </w:r>
    </w:p>
    <w:p w14:paraId="30C89997" w14:textId="77777777" w:rsidR="00996552" w:rsidRDefault="002D0D3F">
      <w:pPr>
        <w:pStyle w:val="a3"/>
        <w:spacing w:before="34" w:line="298" w:lineRule="auto"/>
        <w:ind w:right="99" w:firstLine="480"/>
        <w:rPr>
          <w:lang w:eastAsia="zh-CN"/>
        </w:rPr>
      </w:pPr>
      <w:r>
        <w:rPr>
          <w:lang w:eastAsia="zh-CN"/>
        </w:rPr>
        <w:t>在复杂系统理论中</w:t>
      </w:r>
      <w:r>
        <w:rPr>
          <w:spacing w:val="-84"/>
          <w:lang w:eastAsia="zh-CN"/>
        </w:rPr>
        <w:t>，</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2"/>
          <w:lang w:eastAsia="zh-CN"/>
        </w:rPr>
        <w:t xml:space="preserve"> </w:t>
      </w:r>
      <w:r>
        <w:rPr>
          <w:lang w:eastAsia="zh-CN"/>
        </w:rPr>
        <w:t>算法的思想是将复杂系统等效为一个有向图。 本文将电网与互联网网页搜索结合</w:t>
      </w:r>
      <w:r>
        <w:rPr>
          <w:spacing w:val="-30"/>
          <w:lang w:eastAsia="zh-CN"/>
        </w:rPr>
        <w:t>，</w:t>
      </w:r>
      <w:r>
        <w:rPr>
          <w:lang w:eastAsia="zh-CN"/>
        </w:rPr>
        <w:t>将电力系统抽象成有向网络图</w:t>
      </w:r>
      <w:r>
        <w:rPr>
          <w:spacing w:val="-30"/>
          <w:lang w:eastAsia="zh-CN"/>
        </w:rPr>
        <w:t>，</w:t>
      </w:r>
      <w:r>
        <w:rPr>
          <w:lang w:eastAsia="zh-CN"/>
        </w:rPr>
        <w:t>电网中</w:t>
      </w:r>
      <w:r>
        <w:rPr>
          <w:spacing w:val="-30"/>
          <w:lang w:eastAsia="zh-CN"/>
        </w:rPr>
        <w:t>，</w:t>
      </w:r>
      <w:r>
        <w:rPr>
          <w:lang w:eastAsia="zh-CN"/>
        </w:rPr>
        <w:t xml:space="preserve">每 </w:t>
      </w:r>
      <w:r>
        <w:rPr>
          <w:spacing w:val="3"/>
          <w:lang w:eastAsia="zh-CN"/>
        </w:rPr>
        <w:t>条支路上的潮流是有确定的方向的，所以可以被视为一个有向图。每个母线节</w:t>
      </w:r>
      <w:r>
        <w:rPr>
          <w:spacing w:val="62"/>
          <w:lang w:eastAsia="zh-CN"/>
        </w:rPr>
        <w:t xml:space="preserve"> </w:t>
      </w:r>
      <w:r>
        <w:rPr>
          <w:lang w:eastAsia="zh-CN"/>
        </w:rPr>
        <w:t>点被视为一个网页</w:t>
      </w:r>
      <w:r>
        <w:rPr>
          <w:spacing w:val="-45"/>
          <w:lang w:eastAsia="zh-CN"/>
        </w:rPr>
        <w:t>，</w:t>
      </w:r>
      <w:r>
        <w:rPr>
          <w:lang w:eastAsia="zh-CN"/>
        </w:rPr>
        <w:t>母线节点之间的电气连接被视为网页中的超链接</w:t>
      </w:r>
      <w:r>
        <w:rPr>
          <w:spacing w:val="-45"/>
          <w:lang w:eastAsia="zh-CN"/>
        </w:rPr>
        <w:t>，</w:t>
      </w:r>
      <w:r>
        <w:rPr>
          <w:lang w:eastAsia="zh-CN"/>
        </w:rPr>
        <w:t>根据潮流 的方向决定超链接的方向</w:t>
      </w:r>
      <w:r>
        <w:rPr>
          <w:spacing w:val="-29"/>
          <w:lang w:eastAsia="zh-CN"/>
        </w:rPr>
        <w:t>。</w:t>
      </w:r>
      <w:r>
        <w:rPr>
          <w:lang w:eastAsia="zh-CN"/>
        </w:rPr>
        <w:t>互联网与电网的</w:t>
      </w:r>
      <w:r>
        <w:rPr>
          <w:spacing w:val="-59"/>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的拓扑模型比较如表</w:t>
      </w:r>
      <w:r>
        <w:rPr>
          <w:spacing w:val="-66"/>
          <w:lang w:eastAsia="zh-CN"/>
        </w:rPr>
        <w:t xml:space="preserve"> </w:t>
      </w:r>
      <w:hyperlink w:anchor="_bookmark52" w:history="1">
        <w:r>
          <w:rPr>
            <w:rFonts w:ascii="Times New Roman" w:eastAsia="Times New Roman" w:hAnsi="Times New Roman" w:cs="Times New Roman"/>
            <w:lang w:eastAsia="zh-CN"/>
          </w:rPr>
          <w:t>3.1</w:t>
        </w:r>
      </w:hyperlink>
      <w:r>
        <w:rPr>
          <w:lang w:eastAsia="zh-CN"/>
        </w:rPr>
        <w:t>。 在已有的研究中</w:t>
      </w:r>
      <w:r>
        <w:rPr>
          <w:spacing w:val="-50"/>
          <w:lang w:eastAsia="zh-CN"/>
        </w:rPr>
        <w:t>，</w:t>
      </w:r>
      <w:r>
        <w:rPr>
          <w:lang w:eastAsia="zh-CN"/>
        </w:rPr>
        <w:t>在</w:t>
      </w:r>
      <w:r>
        <w:rPr>
          <w:spacing w:val="-64"/>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7"/>
          <w:lang w:eastAsia="zh-CN"/>
        </w:rPr>
        <w:t xml:space="preserve"> </w:t>
      </w:r>
      <w:r>
        <w:rPr>
          <w:lang w:eastAsia="zh-CN"/>
        </w:rPr>
        <w:t>模型的网页出链的处理上采用均分的思想</w:t>
      </w:r>
      <w:r>
        <w:rPr>
          <w:rFonts w:ascii="Times New Roman" w:eastAsia="Times New Roman" w:hAnsi="Times New Roman" w:cs="Times New Roman"/>
          <w:position w:val="9"/>
          <w:sz w:val="16"/>
          <w:szCs w:val="16"/>
          <w:lang w:eastAsia="zh-CN"/>
        </w:rPr>
        <w:t>[</w:t>
      </w:r>
      <w:hyperlink w:anchor="_bookmark210" w:history="1">
        <w:r>
          <w:rPr>
            <w:rFonts w:ascii="Times New Roman" w:eastAsia="Times New Roman" w:hAnsi="Times New Roman" w:cs="Times New Roman"/>
            <w:position w:val="9"/>
            <w:sz w:val="16"/>
            <w:szCs w:val="16"/>
            <w:lang w:eastAsia="zh-CN"/>
          </w:rPr>
          <w:t>66</w:t>
        </w:r>
      </w:hyperlink>
      <w:r>
        <w:rPr>
          <w:rFonts w:ascii="Times New Roman" w:eastAsia="Times New Roman" w:hAnsi="Times New Roman" w:cs="Times New Roman"/>
          <w:spacing w:val="9"/>
          <w:position w:val="9"/>
          <w:sz w:val="16"/>
          <w:szCs w:val="16"/>
          <w:lang w:eastAsia="zh-CN"/>
        </w:rPr>
        <w:t>]</w:t>
      </w:r>
      <w:r>
        <w:rPr>
          <w:spacing w:val="-50"/>
          <w:lang w:eastAsia="zh-CN"/>
        </w:rPr>
        <w:t>，</w:t>
      </w:r>
      <w:r>
        <w:rPr>
          <w:lang w:eastAsia="zh-CN"/>
        </w:rPr>
        <w:t xml:space="preserve">本 </w:t>
      </w:r>
      <w:r>
        <w:rPr>
          <w:spacing w:val="3"/>
          <w:lang w:eastAsia="zh-CN"/>
        </w:rPr>
        <w:t>文在综合考虑潮流能量对结构的影响下，认为出链是按照实际的潮流的比重进</w:t>
      </w:r>
      <w:r>
        <w:rPr>
          <w:spacing w:val="51"/>
          <w:lang w:eastAsia="zh-CN"/>
        </w:rPr>
        <w:t xml:space="preserve"> </w:t>
      </w:r>
      <w:r>
        <w:rPr>
          <w:lang w:eastAsia="zh-CN"/>
        </w:rPr>
        <w:t>行分配的。</w:t>
      </w:r>
    </w:p>
    <w:p w14:paraId="1AB90236" w14:textId="77777777" w:rsidR="00996552" w:rsidRDefault="002D0D3F">
      <w:pPr>
        <w:pStyle w:val="a3"/>
        <w:spacing w:before="27" w:line="288" w:lineRule="auto"/>
        <w:ind w:right="275" w:firstLine="480"/>
        <w:jc w:val="both"/>
        <w:rPr>
          <w:lang w:eastAsia="zh-CN"/>
        </w:rPr>
      </w:pPr>
      <w:r>
        <w:rPr>
          <w:spacing w:val="1"/>
          <w:lang w:eastAsia="zh-CN"/>
        </w:rPr>
        <w:t>按照网页的超链接可以传递重要性的思想，假设</w:t>
      </w:r>
      <w:r>
        <w:rPr>
          <w:spacing w:val="-32"/>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6"/>
          <w:lang w:eastAsia="zh-CN"/>
        </w:rPr>
        <w:t xml:space="preserve"> </w:t>
      </w:r>
      <w:r>
        <w:rPr>
          <w:spacing w:val="1"/>
          <w:lang w:eastAsia="zh-CN"/>
        </w:rPr>
        <w:t>节点拥有</w:t>
      </w:r>
      <w:r>
        <w:rPr>
          <w:spacing w:val="-50"/>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0"/>
          <w:lang w:eastAsia="zh-CN"/>
        </w:rPr>
        <w:t xml:space="preserve"> </w:t>
      </w:r>
      <w:r>
        <w:rPr>
          <w:spacing w:val="1"/>
          <w:lang w:eastAsia="zh-CN"/>
        </w:rPr>
        <w:t>个出链，它</w:t>
      </w:r>
      <w:r>
        <w:rPr>
          <w:spacing w:val="40"/>
          <w:lang w:eastAsia="zh-CN"/>
        </w:rPr>
        <w:t xml:space="preserve"> </w:t>
      </w:r>
      <w:r>
        <w:rPr>
          <w:lang w:eastAsia="zh-CN"/>
        </w:rPr>
        <w:t>会分别按照视在功率的比例分别传递给所指向的</w:t>
      </w:r>
      <w:r>
        <w:rPr>
          <w:spacing w:val="-51"/>
          <w:lang w:eastAsia="zh-CN"/>
        </w:rPr>
        <w:t xml:space="preserve"> </w:t>
      </w:r>
      <w:r>
        <w:rPr>
          <w:rFonts w:ascii="Times New Roman" w:eastAsia="Times New Roman" w:hAnsi="Times New Roman" w:cs="Times New Roman"/>
          <w:i/>
          <w:spacing w:val="3"/>
          <w:lang w:eastAsia="zh-CN"/>
        </w:rPr>
        <w:t>B</w:t>
      </w:r>
      <w:r>
        <w:rPr>
          <w:spacing w:val="3"/>
          <w:lang w:eastAsia="zh-CN"/>
        </w:rPr>
        <w:t>、</w:t>
      </w:r>
      <w:r>
        <w:rPr>
          <w:rFonts w:ascii="Times New Roman" w:eastAsia="Times New Roman" w:hAnsi="Times New Roman" w:cs="Times New Roman"/>
          <w:i/>
          <w:spacing w:val="3"/>
          <w:lang w:eastAsia="zh-CN"/>
        </w:rPr>
        <w:t>C</w:t>
      </w:r>
      <w:r>
        <w:rPr>
          <w:spacing w:val="3"/>
          <w:lang w:eastAsia="zh-CN"/>
        </w:rPr>
        <w:t>、</w:t>
      </w:r>
      <w:r>
        <w:rPr>
          <w:rFonts w:ascii="Times New Roman" w:eastAsia="Times New Roman" w:hAnsi="Times New Roman" w:cs="Times New Roman"/>
          <w:i/>
          <w:spacing w:val="3"/>
          <w:lang w:eastAsia="zh-CN"/>
        </w:rPr>
        <w:t>D</w:t>
      </w:r>
      <w:r>
        <w:rPr>
          <w:rFonts w:ascii="Times New Roman" w:eastAsia="Times New Roman" w:hAnsi="Times New Roman" w:cs="Times New Roman"/>
          <w:i/>
          <w:spacing w:val="4"/>
          <w:lang w:eastAsia="zh-CN"/>
        </w:rPr>
        <w:t xml:space="preserve"> </w:t>
      </w:r>
      <w:r>
        <w:rPr>
          <w:spacing w:val="-1"/>
          <w:lang w:eastAsia="zh-CN"/>
        </w:rPr>
        <w:t>三个节点，按照潮流</w:t>
      </w:r>
      <w:r>
        <w:rPr>
          <w:spacing w:val="28"/>
          <w:lang w:eastAsia="zh-CN"/>
        </w:rPr>
        <w:t xml:space="preserve"> </w:t>
      </w:r>
      <w:r>
        <w:rPr>
          <w:lang w:eastAsia="zh-CN"/>
        </w:rPr>
        <w:t>能量的分布作为权重</w:t>
      </w:r>
      <w:r>
        <w:rPr>
          <w:spacing w:val="-21"/>
          <w:lang w:eastAsia="zh-CN"/>
        </w:rPr>
        <w:t>。</w:t>
      </w:r>
      <w:r>
        <w:rPr>
          <w:lang w:eastAsia="zh-CN"/>
        </w:rPr>
        <w:t>根据重要性传递规则</w:t>
      </w:r>
      <w:r>
        <w:rPr>
          <w:spacing w:val="-25"/>
          <w:lang w:eastAsia="zh-CN"/>
        </w:rPr>
        <w:t>，</w:t>
      </w:r>
      <w:r>
        <w:rPr>
          <w:lang w:eastAsia="zh-CN"/>
        </w:rPr>
        <w:t>可以得到能量转移矩阵</w:t>
      </w:r>
      <w:r>
        <w:rPr>
          <w:spacing w:val="-47"/>
          <w:lang w:eastAsia="zh-CN"/>
        </w:rPr>
        <w:t xml:space="preserve"> </w:t>
      </w:r>
      <w:r>
        <w:rPr>
          <w:rFonts w:ascii="Times New Roman" w:eastAsia="Times New Roman" w:hAnsi="Times New Roman" w:cs="Times New Roman"/>
          <w:i/>
          <w:spacing w:val="-5"/>
          <w:lang w:eastAsia="zh-CN"/>
        </w:rPr>
        <w:t>A</w:t>
      </w:r>
      <w:r>
        <w:rPr>
          <w:spacing w:val="-21"/>
          <w:lang w:eastAsia="zh-CN"/>
        </w:rPr>
        <w:t>。</w:t>
      </w:r>
      <w:r>
        <w:rPr>
          <w:lang w:eastAsia="zh-CN"/>
        </w:rPr>
        <w:t>对于没 有出链的节点</w:t>
      </w:r>
      <w:r>
        <w:rPr>
          <w:spacing w:val="-24"/>
          <w:lang w:eastAsia="zh-CN"/>
        </w:rPr>
        <w:t>，</w:t>
      </w:r>
      <w:r>
        <w:rPr>
          <w:lang w:eastAsia="zh-CN"/>
        </w:rPr>
        <w:t>则按照</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的算法</w:t>
      </w:r>
      <w:r>
        <w:rPr>
          <w:spacing w:val="-24"/>
          <w:lang w:eastAsia="zh-CN"/>
        </w:rPr>
        <w:t>，</w:t>
      </w:r>
      <w:r>
        <w:rPr>
          <w:lang w:eastAsia="zh-CN"/>
        </w:rPr>
        <w:t>认为该节点对所有节点都出链</w:t>
      </w:r>
      <w:r>
        <w:rPr>
          <w:spacing w:val="-25"/>
          <w:lang w:eastAsia="zh-CN"/>
        </w:rPr>
        <w:t>，</w:t>
      </w:r>
      <w:r>
        <w:rPr>
          <w:lang w:eastAsia="zh-CN"/>
        </w:rPr>
        <w:t>从而 解决终止点的问题</w:t>
      </w:r>
      <w:r>
        <w:rPr>
          <w:spacing w:val="-41"/>
          <w:lang w:eastAsia="zh-CN"/>
        </w:rPr>
        <w:t>。</w:t>
      </w:r>
      <w:r>
        <w:rPr>
          <w:lang w:eastAsia="zh-CN"/>
        </w:rPr>
        <w:t>因为电网的潮流能量分布中不存在自己指向自己的连接</w:t>
      </w:r>
      <w:r>
        <w:rPr>
          <w:spacing w:val="-49"/>
          <w:lang w:eastAsia="zh-CN"/>
        </w:rPr>
        <w:t>，</w:t>
      </w:r>
      <w:r>
        <w:rPr>
          <w:lang w:eastAsia="zh-CN"/>
        </w:rPr>
        <w:t>故</w:t>
      </w:r>
    </w:p>
    <w:p w14:paraId="4696889D" w14:textId="77777777" w:rsidR="00996552" w:rsidRDefault="00996552">
      <w:pPr>
        <w:spacing w:line="288" w:lineRule="auto"/>
        <w:jc w:val="both"/>
        <w:rPr>
          <w:lang w:eastAsia="zh-CN"/>
        </w:rPr>
        <w:sectPr w:rsidR="00996552">
          <w:type w:val="continuous"/>
          <w:pgSz w:w="11910" w:h="16840"/>
          <w:pgMar w:top="1580" w:right="1520" w:bottom="280" w:left="1680" w:header="720" w:footer="720" w:gutter="0"/>
          <w:cols w:space="720"/>
        </w:sectPr>
      </w:pPr>
    </w:p>
    <w:p w14:paraId="1803D551" w14:textId="77777777" w:rsidR="00996552" w:rsidRDefault="00996552">
      <w:pPr>
        <w:spacing w:before="9"/>
        <w:rPr>
          <w:rFonts w:ascii="宋体" w:eastAsia="宋体" w:hAnsi="宋体" w:cs="宋体"/>
          <w:sz w:val="17"/>
          <w:szCs w:val="17"/>
          <w:lang w:eastAsia="zh-CN"/>
        </w:rPr>
      </w:pPr>
    </w:p>
    <w:p w14:paraId="661B3594" w14:textId="77777777" w:rsidR="00996552" w:rsidRDefault="002D0D3F">
      <w:pPr>
        <w:pStyle w:val="a3"/>
        <w:spacing w:before="26"/>
        <w:rPr>
          <w:lang w:eastAsia="zh-CN"/>
        </w:rPr>
      </w:pPr>
      <w:r>
        <w:rPr>
          <w:lang w:eastAsia="zh-CN"/>
        </w:rPr>
        <w:t>不存在陷阱问题，因此不予考虑。</w:t>
      </w:r>
    </w:p>
    <w:p w14:paraId="3CE34E99" w14:textId="77777777" w:rsidR="00996552" w:rsidRDefault="002D0D3F">
      <w:pPr>
        <w:tabs>
          <w:tab w:val="left" w:pos="2753"/>
        </w:tabs>
        <w:spacing w:before="206"/>
        <w:ind w:left="2018"/>
        <w:rPr>
          <w:rFonts w:ascii="宋体" w:eastAsia="宋体" w:hAnsi="宋体" w:cs="宋体"/>
          <w:sz w:val="21"/>
          <w:szCs w:val="21"/>
        </w:rPr>
      </w:pPr>
      <w:bookmarkStart w:id="97" w:name="_bookmark52"/>
      <w:bookmarkEnd w:id="97"/>
      <w:r>
        <w:rPr>
          <w:rFonts w:ascii="宋体" w:eastAsia="宋体" w:hAnsi="宋体" w:cs="宋体"/>
          <w:sz w:val="21"/>
          <w:szCs w:val="21"/>
        </w:rPr>
        <w:t>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r>
      <w:r>
        <w:rPr>
          <w:rFonts w:ascii="宋体" w:eastAsia="宋体" w:hAnsi="宋体" w:cs="宋体"/>
          <w:sz w:val="21"/>
          <w:szCs w:val="21"/>
        </w:rPr>
        <w:t>互联网与电网的</w:t>
      </w:r>
      <w:r>
        <w:rPr>
          <w:rFonts w:ascii="宋体" w:eastAsia="宋体" w:hAnsi="宋体" w:cs="宋体"/>
          <w:spacing w:val="-47"/>
          <w:sz w:val="21"/>
          <w:szCs w:val="21"/>
        </w:rPr>
        <w:t xml:space="preserve"> </w:t>
      </w:r>
      <w:r>
        <w:rPr>
          <w:rFonts w:ascii="Times New Roman" w:eastAsia="Times New Roman" w:hAnsi="Times New Roman" w:cs="Times New Roman"/>
          <w:i/>
          <w:spacing w:val="6"/>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拓扑模型比较</w:t>
      </w:r>
    </w:p>
    <w:p w14:paraId="774B29A2" w14:textId="77777777" w:rsidR="00996552" w:rsidRDefault="00996552">
      <w:pPr>
        <w:spacing w:before="5"/>
        <w:rPr>
          <w:rFonts w:ascii="宋体" w:eastAsia="宋体" w:hAnsi="宋体" w:cs="宋体"/>
          <w:sz w:val="14"/>
          <w:szCs w:val="14"/>
        </w:rPr>
      </w:pPr>
    </w:p>
    <w:tbl>
      <w:tblPr>
        <w:tblStyle w:val="TableNormal"/>
        <w:tblW w:w="0" w:type="auto"/>
        <w:tblInd w:w="229" w:type="dxa"/>
        <w:tblLayout w:type="fixed"/>
        <w:tblLook w:val="01E0" w:firstRow="1" w:lastRow="1" w:firstColumn="1" w:lastColumn="1" w:noHBand="0" w:noVBand="0"/>
      </w:tblPr>
      <w:tblGrid>
        <w:gridCol w:w="3000"/>
        <w:gridCol w:w="2475"/>
        <w:gridCol w:w="2612"/>
      </w:tblGrid>
      <w:tr w:rsidR="00996552" w14:paraId="67AD52E8" w14:textId="77777777">
        <w:trPr>
          <w:trHeight w:hRule="exact" w:val="435"/>
        </w:trPr>
        <w:tc>
          <w:tcPr>
            <w:tcW w:w="3000" w:type="dxa"/>
            <w:tcBorders>
              <w:top w:val="single" w:sz="8" w:space="0" w:color="000000"/>
              <w:left w:val="nil"/>
              <w:bottom w:val="single" w:sz="5" w:space="0" w:color="000000"/>
              <w:right w:val="nil"/>
            </w:tcBorders>
          </w:tcPr>
          <w:p w14:paraId="198914D4" w14:textId="77777777" w:rsidR="00996552" w:rsidRDefault="002D0D3F">
            <w:pPr>
              <w:pStyle w:val="TableParagraph"/>
              <w:spacing w:before="42"/>
              <w:ind w:right="208"/>
              <w:jc w:val="center"/>
              <w:rPr>
                <w:rFonts w:ascii="宋体" w:eastAsia="宋体" w:hAnsi="宋体" w:cs="宋体"/>
                <w:sz w:val="21"/>
                <w:szCs w:val="21"/>
              </w:rPr>
            </w:pPr>
            <w:r>
              <w:rPr>
                <w:rFonts w:ascii="宋体" w:eastAsia="宋体" w:hAnsi="宋体" w:cs="宋体"/>
                <w:sz w:val="21"/>
                <w:szCs w:val="21"/>
              </w:rPr>
              <w:t>互联网</w:t>
            </w:r>
          </w:p>
        </w:tc>
        <w:tc>
          <w:tcPr>
            <w:tcW w:w="2475" w:type="dxa"/>
            <w:tcBorders>
              <w:top w:val="single" w:sz="8" w:space="0" w:color="000000"/>
              <w:left w:val="nil"/>
              <w:bottom w:val="single" w:sz="5" w:space="0" w:color="000000"/>
              <w:right w:val="nil"/>
            </w:tcBorders>
          </w:tcPr>
          <w:p w14:paraId="3AF0CEED" w14:textId="77777777" w:rsidR="00996552" w:rsidRDefault="002D0D3F">
            <w:pPr>
              <w:pStyle w:val="TableParagraph"/>
              <w:spacing w:before="42"/>
              <w:ind w:right="102"/>
              <w:jc w:val="center"/>
              <w:rPr>
                <w:rFonts w:ascii="宋体" w:eastAsia="宋体" w:hAnsi="宋体" w:cs="宋体"/>
                <w:sz w:val="21"/>
                <w:szCs w:val="21"/>
              </w:rPr>
            </w:pPr>
            <w:r>
              <w:rPr>
                <w:rFonts w:ascii="宋体" w:eastAsia="宋体" w:hAnsi="宋体" w:cs="宋体"/>
                <w:sz w:val="21"/>
                <w:szCs w:val="21"/>
              </w:rPr>
              <w:t>电网</w:t>
            </w:r>
          </w:p>
        </w:tc>
        <w:tc>
          <w:tcPr>
            <w:tcW w:w="2612" w:type="dxa"/>
            <w:tcBorders>
              <w:top w:val="single" w:sz="8" w:space="0" w:color="000000"/>
              <w:left w:val="nil"/>
              <w:bottom w:val="single" w:sz="5" w:space="0" w:color="000000"/>
              <w:right w:val="nil"/>
            </w:tcBorders>
          </w:tcPr>
          <w:p w14:paraId="433F1FA2" w14:textId="77777777" w:rsidR="00996552" w:rsidRDefault="002D0D3F">
            <w:pPr>
              <w:pStyle w:val="TableParagraph"/>
              <w:spacing w:before="42"/>
              <w:ind w:left="659"/>
              <w:rPr>
                <w:rFonts w:ascii="宋体" w:eastAsia="宋体" w:hAnsi="宋体" w:cs="宋体"/>
                <w:sz w:val="21"/>
                <w:szCs w:val="21"/>
              </w:rPr>
            </w:pPr>
            <w:r>
              <w:rPr>
                <w:rFonts w:ascii="Times New Roman" w:eastAsia="Times New Roman" w:hAnsi="Times New Roman" w:cs="Times New Roman"/>
                <w:i/>
                <w:spacing w:val="6"/>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拓扑</w:t>
            </w:r>
          </w:p>
        </w:tc>
      </w:tr>
      <w:tr w:rsidR="00996552" w14:paraId="21E5566B" w14:textId="77777777">
        <w:trPr>
          <w:trHeight w:hRule="exact" w:val="370"/>
        </w:trPr>
        <w:tc>
          <w:tcPr>
            <w:tcW w:w="3000" w:type="dxa"/>
            <w:tcBorders>
              <w:top w:val="single" w:sz="5" w:space="0" w:color="000000"/>
              <w:left w:val="nil"/>
              <w:bottom w:val="nil"/>
              <w:right w:val="nil"/>
            </w:tcBorders>
          </w:tcPr>
          <w:p w14:paraId="7F526BF0" w14:textId="77777777" w:rsidR="00996552" w:rsidRDefault="002D0D3F">
            <w:pPr>
              <w:pStyle w:val="TableParagraph"/>
              <w:spacing w:before="42"/>
              <w:ind w:right="208"/>
              <w:jc w:val="center"/>
              <w:rPr>
                <w:rFonts w:ascii="宋体" w:eastAsia="宋体" w:hAnsi="宋体" w:cs="宋体"/>
                <w:sz w:val="21"/>
                <w:szCs w:val="21"/>
              </w:rPr>
            </w:pPr>
            <w:r>
              <w:rPr>
                <w:rFonts w:ascii="宋体" w:eastAsia="宋体" w:hAnsi="宋体" w:cs="宋体"/>
                <w:sz w:val="21"/>
                <w:szCs w:val="21"/>
              </w:rPr>
              <w:t>网页</w:t>
            </w:r>
          </w:p>
        </w:tc>
        <w:tc>
          <w:tcPr>
            <w:tcW w:w="2475" w:type="dxa"/>
            <w:tcBorders>
              <w:top w:val="single" w:sz="5" w:space="0" w:color="000000"/>
              <w:left w:val="nil"/>
              <w:bottom w:val="nil"/>
              <w:right w:val="nil"/>
            </w:tcBorders>
          </w:tcPr>
          <w:p w14:paraId="1803D857" w14:textId="77777777" w:rsidR="00996552" w:rsidRDefault="002D0D3F">
            <w:pPr>
              <w:pStyle w:val="TableParagraph"/>
              <w:spacing w:before="42"/>
              <w:ind w:right="102"/>
              <w:jc w:val="center"/>
              <w:rPr>
                <w:rFonts w:ascii="宋体" w:eastAsia="宋体" w:hAnsi="宋体" w:cs="宋体"/>
                <w:sz w:val="21"/>
                <w:szCs w:val="21"/>
              </w:rPr>
            </w:pPr>
            <w:r>
              <w:rPr>
                <w:rFonts w:ascii="宋体" w:eastAsia="宋体" w:hAnsi="宋体" w:cs="宋体"/>
                <w:sz w:val="21"/>
                <w:szCs w:val="21"/>
              </w:rPr>
              <w:t>母线</w:t>
            </w:r>
          </w:p>
        </w:tc>
        <w:tc>
          <w:tcPr>
            <w:tcW w:w="2612" w:type="dxa"/>
            <w:tcBorders>
              <w:top w:val="single" w:sz="5" w:space="0" w:color="000000"/>
              <w:left w:val="nil"/>
              <w:bottom w:val="nil"/>
              <w:right w:val="nil"/>
            </w:tcBorders>
          </w:tcPr>
          <w:p w14:paraId="668F48B6" w14:textId="77777777" w:rsidR="00996552" w:rsidRDefault="002D0D3F">
            <w:pPr>
              <w:pStyle w:val="TableParagraph"/>
              <w:spacing w:before="42"/>
              <w:ind w:left="105"/>
              <w:jc w:val="center"/>
              <w:rPr>
                <w:rFonts w:ascii="宋体" w:eastAsia="宋体" w:hAnsi="宋体" w:cs="宋体"/>
                <w:sz w:val="21"/>
                <w:szCs w:val="21"/>
              </w:rPr>
            </w:pPr>
            <w:r>
              <w:rPr>
                <w:rFonts w:ascii="宋体" w:eastAsia="宋体" w:hAnsi="宋体" w:cs="宋体"/>
                <w:sz w:val="21"/>
                <w:szCs w:val="21"/>
              </w:rPr>
              <w:t>节点</w:t>
            </w:r>
          </w:p>
        </w:tc>
      </w:tr>
      <w:tr w:rsidR="00996552" w14:paraId="7CDFBEAC" w14:textId="77777777">
        <w:trPr>
          <w:trHeight w:hRule="exact" w:val="315"/>
        </w:trPr>
        <w:tc>
          <w:tcPr>
            <w:tcW w:w="3000" w:type="dxa"/>
            <w:tcBorders>
              <w:top w:val="nil"/>
              <w:left w:val="nil"/>
              <w:bottom w:val="nil"/>
              <w:right w:val="nil"/>
            </w:tcBorders>
          </w:tcPr>
          <w:p w14:paraId="76311AB6" w14:textId="77777777" w:rsidR="00996552" w:rsidRDefault="002D0D3F">
            <w:pPr>
              <w:pStyle w:val="TableParagraph"/>
              <w:spacing w:line="263" w:lineRule="exact"/>
              <w:ind w:right="208"/>
              <w:jc w:val="center"/>
              <w:rPr>
                <w:rFonts w:ascii="宋体" w:eastAsia="宋体" w:hAnsi="宋体" w:cs="宋体"/>
                <w:sz w:val="21"/>
                <w:szCs w:val="21"/>
              </w:rPr>
            </w:pPr>
            <w:r>
              <w:rPr>
                <w:rFonts w:ascii="宋体" w:eastAsia="宋体" w:hAnsi="宋体" w:cs="宋体"/>
                <w:sz w:val="21"/>
                <w:szCs w:val="21"/>
              </w:rPr>
              <w:t>超链接</w:t>
            </w:r>
          </w:p>
        </w:tc>
        <w:tc>
          <w:tcPr>
            <w:tcW w:w="2475" w:type="dxa"/>
            <w:tcBorders>
              <w:top w:val="nil"/>
              <w:left w:val="nil"/>
              <w:bottom w:val="nil"/>
              <w:right w:val="nil"/>
            </w:tcBorders>
          </w:tcPr>
          <w:p w14:paraId="54DAC222" w14:textId="77777777" w:rsidR="00996552" w:rsidRDefault="002D0D3F">
            <w:pPr>
              <w:pStyle w:val="TableParagraph"/>
              <w:spacing w:line="263" w:lineRule="exact"/>
              <w:ind w:left="765"/>
              <w:rPr>
                <w:rFonts w:ascii="宋体" w:eastAsia="宋体" w:hAnsi="宋体" w:cs="宋体"/>
                <w:sz w:val="21"/>
                <w:szCs w:val="21"/>
              </w:rPr>
            </w:pPr>
            <w:r>
              <w:rPr>
                <w:rFonts w:ascii="宋体" w:eastAsia="宋体" w:hAnsi="宋体" w:cs="宋体"/>
                <w:sz w:val="21"/>
                <w:szCs w:val="21"/>
              </w:rPr>
              <w:t>输电支路</w:t>
            </w:r>
          </w:p>
        </w:tc>
        <w:tc>
          <w:tcPr>
            <w:tcW w:w="2612" w:type="dxa"/>
            <w:tcBorders>
              <w:top w:val="nil"/>
              <w:left w:val="nil"/>
              <w:bottom w:val="nil"/>
              <w:right w:val="nil"/>
            </w:tcBorders>
          </w:tcPr>
          <w:p w14:paraId="675682AB" w14:textId="77777777" w:rsidR="00996552" w:rsidRDefault="002D0D3F">
            <w:pPr>
              <w:pStyle w:val="TableParagraph"/>
              <w:spacing w:line="263" w:lineRule="exact"/>
              <w:ind w:left="105"/>
              <w:jc w:val="center"/>
              <w:rPr>
                <w:rFonts w:ascii="宋体" w:eastAsia="宋体" w:hAnsi="宋体" w:cs="宋体"/>
                <w:sz w:val="21"/>
                <w:szCs w:val="21"/>
              </w:rPr>
            </w:pPr>
            <w:r>
              <w:rPr>
                <w:rFonts w:ascii="宋体" w:eastAsia="宋体" w:hAnsi="宋体" w:cs="宋体"/>
                <w:sz w:val="21"/>
                <w:szCs w:val="21"/>
              </w:rPr>
              <w:t>有向边</w:t>
            </w:r>
          </w:p>
        </w:tc>
      </w:tr>
      <w:tr w:rsidR="00996552" w14:paraId="403CEC31" w14:textId="77777777">
        <w:trPr>
          <w:trHeight w:hRule="exact" w:val="703"/>
        </w:trPr>
        <w:tc>
          <w:tcPr>
            <w:tcW w:w="3000" w:type="dxa"/>
            <w:tcBorders>
              <w:top w:val="nil"/>
              <w:left w:val="nil"/>
              <w:bottom w:val="single" w:sz="8" w:space="0" w:color="000000"/>
              <w:right w:val="nil"/>
            </w:tcBorders>
          </w:tcPr>
          <w:p w14:paraId="2EA2C38C" w14:textId="77777777" w:rsidR="00996552" w:rsidRDefault="002D0D3F">
            <w:pPr>
              <w:pStyle w:val="TableParagraph"/>
              <w:spacing w:line="275" w:lineRule="auto"/>
              <w:ind w:left="345" w:right="553"/>
              <w:rPr>
                <w:rFonts w:ascii="宋体" w:eastAsia="宋体" w:hAnsi="宋体" w:cs="宋体"/>
                <w:sz w:val="21"/>
                <w:szCs w:val="21"/>
                <w:lang w:eastAsia="zh-CN"/>
              </w:rPr>
            </w:pPr>
            <w:r>
              <w:rPr>
                <w:rFonts w:ascii="宋体" w:eastAsia="宋体" w:hAnsi="宋体" w:cs="宋体"/>
                <w:sz w:val="21"/>
                <w:szCs w:val="21"/>
                <w:lang w:eastAsia="zh-CN"/>
              </w:rPr>
              <w:t>指向该网页的网页数目 该网页指向的网页数目</w:t>
            </w:r>
          </w:p>
        </w:tc>
        <w:tc>
          <w:tcPr>
            <w:tcW w:w="2475" w:type="dxa"/>
            <w:tcBorders>
              <w:top w:val="nil"/>
              <w:left w:val="nil"/>
              <w:bottom w:val="single" w:sz="8" w:space="0" w:color="000000"/>
              <w:right w:val="nil"/>
            </w:tcBorders>
          </w:tcPr>
          <w:p w14:paraId="35349D77" w14:textId="77777777" w:rsidR="00996552" w:rsidRDefault="002D0D3F">
            <w:pPr>
              <w:pStyle w:val="TableParagraph"/>
              <w:spacing w:line="275" w:lineRule="auto"/>
              <w:ind w:left="555" w:right="657"/>
              <w:rPr>
                <w:rFonts w:ascii="宋体" w:eastAsia="宋体" w:hAnsi="宋体" w:cs="宋体"/>
                <w:sz w:val="21"/>
                <w:szCs w:val="21"/>
                <w:lang w:eastAsia="zh-CN"/>
              </w:rPr>
            </w:pPr>
            <w:r>
              <w:rPr>
                <w:rFonts w:ascii="宋体" w:eastAsia="宋体" w:hAnsi="宋体" w:cs="宋体"/>
                <w:sz w:val="21"/>
                <w:szCs w:val="21"/>
                <w:lang w:eastAsia="zh-CN"/>
              </w:rPr>
              <w:t>母线进线数目 母线出线数目</w:t>
            </w:r>
          </w:p>
        </w:tc>
        <w:tc>
          <w:tcPr>
            <w:tcW w:w="2612" w:type="dxa"/>
            <w:tcBorders>
              <w:top w:val="nil"/>
              <w:left w:val="nil"/>
              <w:bottom w:val="single" w:sz="8" w:space="0" w:color="000000"/>
              <w:right w:val="nil"/>
            </w:tcBorders>
          </w:tcPr>
          <w:p w14:paraId="3E899C46" w14:textId="77777777" w:rsidR="00996552" w:rsidRDefault="002D0D3F">
            <w:pPr>
              <w:pStyle w:val="TableParagraph"/>
              <w:spacing w:line="275" w:lineRule="auto"/>
              <w:ind w:left="1148" w:right="1041"/>
              <w:jc w:val="center"/>
              <w:rPr>
                <w:rFonts w:ascii="宋体" w:eastAsia="宋体" w:hAnsi="宋体" w:cs="宋体"/>
                <w:sz w:val="21"/>
                <w:szCs w:val="21"/>
              </w:rPr>
            </w:pPr>
            <w:r>
              <w:rPr>
                <w:rFonts w:ascii="宋体" w:eastAsia="宋体" w:hAnsi="宋体" w:cs="宋体"/>
                <w:sz w:val="21"/>
                <w:szCs w:val="21"/>
              </w:rPr>
              <w:t>入度 出度</w:t>
            </w:r>
          </w:p>
        </w:tc>
      </w:tr>
    </w:tbl>
    <w:p w14:paraId="7C3DE791" w14:textId="77777777" w:rsidR="00996552" w:rsidRDefault="00996552">
      <w:pPr>
        <w:spacing w:before="2"/>
        <w:rPr>
          <w:rFonts w:ascii="宋体" w:eastAsia="宋体" w:hAnsi="宋体" w:cs="宋体"/>
        </w:rPr>
      </w:pPr>
    </w:p>
    <w:p w14:paraId="6DE9A8B9" w14:textId="77777777" w:rsidR="00996552" w:rsidRDefault="002D0D3F">
      <w:pPr>
        <w:spacing w:before="26"/>
        <w:ind w:left="604"/>
        <w:rPr>
          <w:rFonts w:ascii="宋体" w:eastAsia="宋体" w:hAnsi="宋体" w:cs="宋体"/>
          <w:sz w:val="24"/>
          <w:szCs w:val="24"/>
        </w:rPr>
      </w:pPr>
      <w:r>
        <w:rPr>
          <w:rFonts w:ascii="Times New Roman" w:eastAsia="Times New Roman" w:hAnsi="Times New Roman" w:cs="Times New Roman"/>
          <w:i/>
          <w:spacing w:val="7"/>
          <w:sz w:val="24"/>
          <w:szCs w:val="24"/>
        </w:rPr>
        <w:t>PageRank</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算法中的迭代计算表达式为：</w:t>
      </w:r>
    </w:p>
    <w:p w14:paraId="37FAB592" w14:textId="77777777" w:rsidR="00996552" w:rsidRDefault="00996552">
      <w:pPr>
        <w:rPr>
          <w:rFonts w:ascii="宋体" w:eastAsia="宋体" w:hAnsi="宋体" w:cs="宋体"/>
          <w:sz w:val="24"/>
          <w:szCs w:val="24"/>
        </w:rPr>
        <w:sectPr w:rsidR="00996552">
          <w:pgSz w:w="11910" w:h="16840"/>
          <w:pgMar w:top="1140" w:right="1520" w:bottom="1280" w:left="1680" w:header="871" w:footer="1095" w:gutter="0"/>
          <w:cols w:space="720"/>
        </w:sectPr>
      </w:pPr>
    </w:p>
    <w:p w14:paraId="28147F54" w14:textId="77777777" w:rsidR="00996552" w:rsidRDefault="002D0D3F">
      <w:pPr>
        <w:spacing w:before="267"/>
        <w:jc w:val="right"/>
        <w:rPr>
          <w:rFonts w:ascii="Georgia" w:eastAsia="Georgia" w:hAnsi="Georgia" w:cs="Georgia"/>
          <w:sz w:val="24"/>
          <w:szCs w:val="24"/>
        </w:rPr>
      </w:pPr>
      <w:bookmarkStart w:id="98" w:name="_bookmark53"/>
      <w:bookmarkEnd w:id="98"/>
      <w:r>
        <w:rPr>
          <w:rFonts w:ascii="Times New Roman"/>
          <w:i/>
          <w:spacing w:val="4"/>
          <w:w w:val="95"/>
          <w:sz w:val="24"/>
        </w:rPr>
        <w:lastRenderedPageBreak/>
        <w:t>PR</w:t>
      </w:r>
      <w:r>
        <w:rPr>
          <w:rFonts w:ascii="MS Gothic"/>
          <w:spacing w:val="7"/>
          <w:w w:val="95"/>
          <w:sz w:val="24"/>
        </w:rPr>
        <w:t>(</w:t>
      </w:r>
      <w:r>
        <w:rPr>
          <w:rFonts w:ascii="Times New Roman"/>
          <w:i/>
          <w:spacing w:val="4"/>
          <w:w w:val="95"/>
          <w:sz w:val="24"/>
        </w:rPr>
        <w:t>p</w:t>
      </w:r>
      <w:r>
        <w:rPr>
          <w:rFonts w:ascii="Bookman Old Style"/>
          <w:i/>
          <w:spacing w:val="4"/>
          <w:w w:val="95"/>
          <w:position w:val="-3"/>
          <w:sz w:val="16"/>
        </w:rPr>
        <w:t>i</w:t>
      </w:r>
      <w:r>
        <w:rPr>
          <w:rFonts w:ascii="Bookman Old Style"/>
          <w:i/>
          <w:spacing w:val="-37"/>
          <w:w w:val="95"/>
          <w:position w:val="-3"/>
          <w:sz w:val="16"/>
        </w:rPr>
        <w:t xml:space="preserve"> </w:t>
      </w:r>
      <w:r>
        <w:rPr>
          <w:rFonts w:ascii="MS Gothic"/>
          <w:w w:val="95"/>
          <w:sz w:val="24"/>
        </w:rPr>
        <w:t>)</w:t>
      </w:r>
      <w:r>
        <w:rPr>
          <w:rFonts w:ascii="MS Gothic"/>
          <w:spacing w:val="-75"/>
          <w:w w:val="95"/>
          <w:sz w:val="24"/>
        </w:rPr>
        <w:t xml:space="preserve"> </w:t>
      </w:r>
      <w:r>
        <w:rPr>
          <w:rFonts w:ascii="Georgia"/>
          <w:w w:val="95"/>
          <w:sz w:val="24"/>
        </w:rPr>
        <w:t>=</w:t>
      </w:r>
    </w:p>
    <w:p w14:paraId="35657276" w14:textId="77777777" w:rsidR="00996552" w:rsidRDefault="002D0D3F">
      <w:pPr>
        <w:spacing w:before="167" w:line="186" w:lineRule="auto"/>
        <w:ind w:left="219" w:hanging="170"/>
        <w:rPr>
          <w:rFonts w:ascii="Times New Roman" w:eastAsia="Times New Roman" w:hAnsi="Times New Roman" w:cs="Times New Roman"/>
          <w:sz w:val="24"/>
          <w:szCs w:val="24"/>
        </w:rPr>
      </w:pPr>
      <w:r>
        <w:rPr>
          <w:w w:val="105"/>
        </w:rPr>
        <w:br w:type="column"/>
      </w:r>
      <w:r>
        <w:rPr>
          <w:rFonts w:ascii="Palatino Linotype" w:eastAsia="Palatino Linotype" w:hAnsi="Palatino Linotype" w:cs="Palatino Linotype"/>
          <w:w w:val="105"/>
          <w:sz w:val="24"/>
          <w:szCs w:val="24"/>
          <w:u w:val="single" w:color="000000"/>
        </w:rPr>
        <w:lastRenderedPageBreak/>
        <w:t>1</w:t>
      </w:r>
      <w:r>
        <w:rPr>
          <w:rFonts w:ascii="Palatino Linotype" w:eastAsia="Palatino Linotype" w:hAnsi="Palatino Linotype" w:cs="Palatino Linotype"/>
          <w:spacing w:val="-12"/>
          <w:w w:val="105"/>
          <w:sz w:val="24"/>
          <w:szCs w:val="24"/>
          <w:u w:val="single" w:color="000000"/>
        </w:rPr>
        <w:t xml:space="preserve"> </w:t>
      </w:r>
      <w:r>
        <w:rPr>
          <w:rFonts w:ascii="MS Gothic" w:eastAsia="MS Gothic" w:hAnsi="MS Gothic" w:cs="MS Gothic"/>
          <w:w w:val="110"/>
          <w:sz w:val="24"/>
          <w:szCs w:val="24"/>
          <w:u w:val="single" w:color="000000"/>
        </w:rPr>
        <w:t>−</w:t>
      </w:r>
      <w:r>
        <w:rPr>
          <w:rFonts w:ascii="MS Gothic" w:eastAsia="MS Gothic" w:hAnsi="MS Gothic" w:cs="MS Gothic"/>
          <w:spacing w:val="-78"/>
          <w:w w:val="110"/>
          <w:sz w:val="24"/>
          <w:szCs w:val="24"/>
          <w:u w:val="single" w:color="000000"/>
        </w:rPr>
        <w:t xml:space="preserve"> </w:t>
      </w:r>
      <w:r>
        <w:rPr>
          <w:rFonts w:ascii="Times New Roman" w:eastAsia="Times New Roman" w:hAnsi="Times New Roman" w:cs="Times New Roman"/>
          <w:i/>
          <w:w w:val="105"/>
          <w:sz w:val="24"/>
          <w:szCs w:val="24"/>
          <w:u w:val="single" w:color="000000"/>
        </w:rPr>
        <w:t>q</w:t>
      </w:r>
      <w:r>
        <w:rPr>
          <w:rFonts w:ascii="Times New Roman" w:eastAsia="Times New Roman" w:hAnsi="Times New Roman" w:cs="Times New Roman"/>
          <w:i/>
          <w:spacing w:val="16"/>
          <w:w w:val="105"/>
          <w:sz w:val="24"/>
          <w:szCs w:val="24"/>
          <w:u w:val="single" w:color="000000"/>
        </w:rPr>
        <w:t xml:space="preserve"> </w:t>
      </w:r>
      <w:r>
        <w:rPr>
          <w:rFonts w:ascii="Georgia" w:eastAsia="Georgia" w:hAnsi="Georgia" w:cs="Georgia"/>
          <w:w w:val="105"/>
          <w:position w:val="-15"/>
          <w:sz w:val="24"/>
          <w:szCs w:val="24"/>
        </w:rPr>
        <w:t>+</w:t>
      </w:r>
      <w:r>
        <w:rPr>
          <w:rFonts w:ascii="Georgia" w:eastAsia="Georgia" w:hAnsi="Georgia" w:cs="Georgia"/>
          <w:spacing w:val="-6"/>
          <w:w w:val="105"/>
          <w:position w:val="-15"/>
          <w:sz w:val="24"/>
          <w:szCs w:val="24"/>
        </w:rPr>
        <w:t xml:space="preserve"> </w:t>
      </w:r>
      <w:r>
        <w:rPr>
          <w:rFonts w:ascii="Times New Roman" w:eastAsia="Times New Roman" w:hAnsi="Times New Roman" w:cs="Times New Roman"/>
          <w:i/>
          <w:w w:val="105"/>
          <w:position w:val="-15"/>
          <w:sz w:val="24"/>
          <w:szCs w:val="24"/>
        </w:rPr>
        <w:t>q</w:t>
      </w:r>
      <w:r>
        <w:rPr>
          <w:rFonts w:ascii="Times New Roman" w:eastAsia="Times New Roman" w:hAnsi="Times New Roman" w:cs="Times New Roman"/>
          <w:i/>
          <w:position w:val="-15"/>
          <w:sz w:val="24"/>
          <w:szCs w:val="24"/>
        </w:rPr>
        <w:t xml:space="preserve"> </w:t>
      </w:r>
      <w:r>
        <w:rPr>
          <w:rFonts w:ascii="Times New Roman" w:eastAsia="Times New Roman" w:hAnsi="Times New Roman" w:cs="Times New Roman"/>
          <w:i/>
          <w:w w:val="105"/>
          <w:sz w:val="24"/>
          <w:szCs w:val="24"/>
        </w:rPr>
        <w:t>N</w:t>
      </w:r>
    </w:p>
    <w:p w14:paraId="0FE4F482" w14:textId="77777777" w:rsidR="00996552" w:rsidRDefault="002D0D3F">
      <w:pPr>
        <w:spacing w:before="22"/>
        <w:ind w:left="25"/>
        <w:jc w:val="center"/>
        <w:rPr>
          <w:rFonts w:ascii="宋体" w:eastAsia="宋体" w:hAnsi="宋体" w:cs="宋体"/>
          <w:sz w:val="24"/>
          <w:szCs w:val="24"/>
        </w:rPr>
      </w:pPr>
      <w:r>
        <w:rPr>
          <w:w w:val="130"/>
        </w:rPr>
        <w:br w:type="column"/>
      </w:r>
      <w:r>
        <w:rPr>
          <w:rFonts w:ascii="宋体" w:eastAsia="宋体" w:hAnsi="宋体" w:cs="宋体"/>
          <w:w w:val="130"/>
          <w:sz w:val="24"/>
          <w:szCs w:val="24"/>
        </w:rPr>
        <w:lastRenderedPageBreak/>
        <w:t>飞</w:t>
      </w:r>
    </w:p>
    <w:p w14:paraId="5D84D852" w14:textId="77777777" w:rsidR="00996552" w:rsidRDefault="00996552">
      <w:pPr>
        <w:spacing w:before="6"/>
        <w:rPr>
          <w:rFonts w:ascii="宋体" w:eastAsia="宋体" w:hAnsi="宋体" w:cs="宋体"/>
        </w:rPr>
      </w:pPr>
    </w:p>
    <w:p w14:paraId="4C6BAB5D" w14:textId="77777777" w:rsidR="00996552" w:rsidRDefault="002D0D3F">
      <w:pPr>
        <w:ind w:left="14"/>
        <w:jc w:val="center"/>
        <w:rPr>
          <w:rFonts w:ascii="Times New Roman" w:eastAsia="Times New Roman" w:hAnsi="Times New Roman" w:cs="Times New Roman"/>
          <w:sz w:val="12"/>
          <w:szCs w:val="12"/>
        </w:rPr>
      </w:pPr>
      <w:r>
        <w:rPr>
          <w:rFonts w:ascii="Bookman Old Style" w:eastAsia="Bookman Old Style" w:hAnsi="Bookman Old Style" w:cs="Bookman Old Style"/>
          <w:i/>
          <w:spacing w:val="5"/>
          <w:w w:val="90"/>
          <w:sz w:val="16"/>
          <w:szCs w:val="16"/>
        </w:rPr>
        <w:t>p</w:t>
      </w:r>
      <w:r>
        <w:rPr>
          <w:rFonts w:ascii="Bookman Old Style" w:eastAsia="Bookman Old Style" w:hAnsi="Bookman Old Style" w:cs="Bookman Old Style"/>
          <w:i/>
          <w:spacing w:val="4"/>
          <w:w w:val="90"/>
          <w:position w:val="-1"/>
          <w:sz w:val="12"/>
          <w:szCs w:val="12"/>
        </w:rPr>
        <w:t>j</w:t>
      </w:r>
      <w:r>
        <w:rPr>
          <w:rFonts w:ascii="Bookman Old Style" w:eastAsia="Bookman Old Style" w:hAnsi="Bookman Old Style" w:cs="Bookman Old Style"/>
          <w:i/>
          <w:spacing w:val="-17"/>
          <w:w w:val="90"/>
          <w:position w:val="-1"/>
          <w:sz w:val="12"/>
          <w:szCs w:val="12"/>
        </w:rPr>
        <w:t xml:space="preserve"> </w:t>
      </w:r>
      <w:r>
        <w:rPr>
          <w:rFonts w:ascii="MS Gothic" w:eastAsia="MS Gothic" w:hAnsi="MS Gothic" w:cs="MS Gothic"/>
          <w:w w:val="90"/>
          <w:sz w:val="16"/>
          <w:szCs w:val="16"/>
        </w:rPr>
        <w:t>∈</w:t>
      </w:r>
      <w:r>
        <w:rPr>
          <w:rFonts w:ascii="Times New Roman" w:eastAsia="Times New Roman" w:hAnsi="Times New Roman" w:cs="Times New Roman"/>
          <w:b/>
          <w:bCs/>
          <w:w w:val="90"/>
          <w:sz w:val="16"/>
          <w:szCs w:val="16"/>
        </w:rPr>
        <w:t>M</w:t>
      </w:r>
      <w:r>
        <w:rPr>
          <w:rFonts w:ascii="Times New Roman" w:eastAsia="Times New Roman" w:hAnsi="Times New Roman" w:cs="Times New Roman"/>
          <w:b/>
          <w:bCs/>
          <w:w w:val="90"/>
          <w:position w:val="-1"/>
          <w:sz w:val="12"/>
          <w:szCs w:val="12"/>
        </w:rPr>
        <w:t>p</w:t>
      </w:r>
      <w:r>
        <w:rPr>
          <w:rFonts w:ascii="Times New Roman" w:eastAsia="Times New Roman" w:hAnsi="Times New Roman" w:cs="Times New Roman"/>
          <w:b/>
          <w:bCs/>
          <w:w w:val="90"/>
          <w:position w:val="-5"/>
          <w:sz w:val="12"/>
          <w:szCs w:val="12"/>
        </w:rPr>
        <w:t>i</w:t>
      </w:r>
    </w:p>
    <w:p w14:paraId="5999E600" w14:textId="77777777" w:rsidR="00996552" w:rsidRDefault="002D0D3F">
      <w:pPr>
        <w:spacing w:before="97" w:line="342" w:lineRule="exact"/>
        <w:ind w:left="136" w:hanging="86"/>
        <w:rPr>
          <w:rFonts w:ascii="MS Gothic" w:eastAsia="MS Gothic" w:hAnsi="MS Gothic" w:cs="MS Gothic"/>
          <w:sz w:val="24"/>
          <w:szCs w:val="24"/>
        </w:rPr>
      </w:pPr>
      <w:r>
        <w:rPr>
          <w:w w:val="90"/>
        </w:rPr>
        <w:br w:type="column"/>
      </w:r>
      <w:r>
        <w:rPr>
          <w:rFonts w:ascii="Times New Roman"/>
          <w:i/>
          <w:w w:val="90"/>
          <w:sz w:val="24"/>
          <w:u w:val="single" w:color="000000"/>
        </w:rPr>
        <w:lastRenderedPageBreak/>
        <w:t>P</w:t>
      </w:r>
      <w:r>
        <w:rPr>
          <w:rFonts w:ascii="Times New Roman"/>
          <w:i/>
          <w:spacing w:val="-42"/>
          <w:w w:val="90"/>
          <w:sz w:val="24"/>
          <w:u w:val="single" w:color="000000"/>
        </w:rPr>
        <w:t xml:space="preserve"> </w:t>
      </w:r>
      <w:r>
        <w:rPr>
          <w:rFonts w:ascii="Times New Roman"/>
          <w:i/>
          <w:spacing w:val="1"/>
          <w:w w:val="90"/>
          <w:sz w:val="24"/>
          <w:u w:val="single" w:color="000000"/>
        </w:rPr>
        <w:t>R</w:t>
      </w:r>
      <w:r>
        <w:rPr>
          <w:rFonts w:ascii="MS Gothic"/>
          <w:spacing w:val="13"/>
          <w:w w:val="90"/>
          <w:sz w:val="24"/>
          <w:u w:val="single" w:color="000000"/>
        </w:rPr>
        <w:t>(</w:t>
      </w:r>
      <w:r>
        <w:rPr>
          <w:rFonts w:ascii="Times New Roman"/>
          <w:i/>
          <w:w w:val="90"/>
          <w:sz w:val="24"/>
          <w:u w:val="single" w:color="000000"/>
        </w:rPr>
        <w:t>p</w:t>
      </w:r>
      <w:r>
        <w:rPr>
          <w:rFonts w:ascii="Times New Roman"/>
          <w:i/>
          <w:spacing w:val="-42"/>
          <w:w w:val="90"/>
          <w:sz w:val="24"/>
          <w:u w:val="single" w:color="000000"/>
        </w:rPr>
        <w:t xml:space="preserve"> </w:t>
      </w:r>
      <w:r>
        <w:rPr>
          <w:rFonts w:ascii="Bookman Old Style"/>
          <w:i/>
          <w:w w:val="90"/>
          <w:position w:val="-3"/>
          <w:sz w:val="16"/>
          <w:u w:val="single" w:color="000000"/>
        </w:rPr>
        <w:t>j</w:t>
      </w:r>
      <w:r>
        <w:rPr>
          <w:rFonts w:ascii="Bookman Old Style"/>
          <w:i/>
          <w:spacing w:val="-28"/>
          <w:w w:val="90"/>
          <w:position w:val="-3"/>
          <w:sz w:val="16"/>
          <w:u w:val="single" w:color="000000"/>
        </w:rPr>
        <w:t xml:space="preserve"> </w:t>
      </w:r>
      <w:r>
        <w:rPr>
          <w:rFonts w:ascii="MS Gothic"/>
          <w:w w:val="90"/>
          <w:sz w:val="24"/>
          <w:u w:val="single" w:color="000000"/>
        </w:rPr>
        <w:t>)</w:t>
      </w:r>
      <w:r>
        <w:rPr>
          <w:rFonts w:ascii="MS Gothic"/>
          <w:w w:val="66"/>
          <w:sz w:val="24"/>
        </w:rPr>
        <w:t xml:space="preserve"> </w:t>
      </w:r>
      <w:r>
        <w:rPr>
          <w:rFonts w:ascii="Times New Roman"/>
          <w:i/>
          <w:spacing w:val="10"/>
          <w:w w:val="85"/>
          <w:sz w:val="24"/>
        </w:rPr>
        <w:t>L</w:t>
      </w:r>
      <w:r>
        <w:rPr>
          <w:rFonts w:ascii="MS Gothic"/>
          <w:spacing w:val="12"/>
          <w:w w:val="85"/>
          <w:sz w:val="24"/>
        </w:rPr>
        <w:t>(</w:t>
      </w:r>
      <w:r>
        <w:rPr>
          <w:rFonts w:ascii="Times New Roman"/>
          <w:i/>
          <w:spacing w:val="11"/>
          <w:w w:val="85"/>
          <w:sz w:val="24"/>
        </w:rPr>
        <w:t>p</w:t>
      </w:r>
      <w:r>
        <w:rPr>
          <w:rFonts w:ascii="Bookman Old Style"/>
          <w:i/>
          <w:w w:val="85"/>
          <w:position w:val="-3"/>
          <w:sz w:val="16"/>
        </w:rPr>
        <w:t>j</w:t>
      </w:r>
      <w:r>
        <w:rPr>
          <w:rFonts w:ascii="Bookman Old Style"/>
          <w:i/>
          <w:spacing w:val="-15"/>
          <w:w w:val="85"/>
          <w:position w:val="-3"/>
          <w:sz w:val="16"/>
        </w:rPr>
        <w:t xml:space="preserve"> </w:t>
      </w:r>
      <w:r>
        <w:rPr>
          <w:rFonts w:ascii="MS Gothic"/>
          <w:w w:val="85"/>
          <w:sz w:val="24"/>
        </w:rPr>
        <w:t>)</w:t>
      </w:r>
    </w:p>
    <w:p w14:paraId="00197854" w14:textId="77777777" w:rsidR="00996552" w:rsidRDefault="002D0D3F">
      <w:pPr>
        <w:spacing w:before="10"/>
        <w:rPr>
          <w:rFonts w:ascii="MS Gothic" w:eastAsia="MS Gothic" w:hAnsi="MS Gothic" w:cs="MS Gothic"/>
          <w:sz w:val="24"/>
          <w:szCs w:val="24"/>
        </w:rPr>
      </w:pPr>
      <w:r>
        <w:br w:type="column"/>
      </w:r>
    </w:p>
    <w:p w14:paraId="6C29D853" w14:textId="77777777" w:rsidR="00996552" w:rsidRDefault="002D0D3F">
      <w:pPr>
        <w:pStyle w:val="a3"/>
        <w:ind w:left="0" w:right="275"/>
        <w:jc w:val="right"/>
        <w:rPr>
          <w:rFonts w:ascii="Times New Roman" w:eastAsia="Times New Roman" w:hAnsi="Times New Roman" w:cs="Times New Roman"/>
        </w:rPr>
      </w:pPr>
      <w:r>
        <w:rPr>
          <w:rFonts w:ascii="Times New Roman"/>
        </w:rPr>
        <w:t>(3.6)</w:t>
      </w:r>
    </w:p>
    <w:p w14:paraId="1C5CCFA2" w14:textId="77777777" w:rsidR="00996552" w:rsidRDefault="00996552">
      <w:pPr>
        <w:jc w:val="right"/>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3532" w:space="40"/>
            <w:col w:w="966" w:space="40"/>
            <w:col w:w="533" w:space="40"/>
            <w:col w:w="737" w:space="40"/>
            <w:col w:w="2782"/>
          </w:cols>
        </w:sectPr>
      </w:pPr>
    </w:p>
    <w:p w14:paraId="2F96351F" w14:textId="77777777" w:rsidR="00996552" w:rsidRDefault="00996552">
      <w:pPr>
        <w:spacing w:before="10"/>
        <w:rPr>
          <w:rFonts w:ascii="Times New Roman" w:eastAsia="Times New Roman" w:hAnsi="Times New Roman" w:cs="Times New Roman"/>
          <w:sz w:val="9"/>
          <w:szCs w:val="9"/>
        </w:rPr>
      </w:pPr>
    </w:p>
    <w:p w14:paraId="3080B3BD" w14:textId="77777777" w:rsidR="00996552" w:rsidRDefault="002D0D3F">
      <w:pPr>
        <w:pStyle w:val="a3"/>
        <w:spacing w:before="26" w:line="264" w:lineRule="auto"/>
        <w:ind w:right="120" w:firstLine="480"/>
        <w:jc w:val="both"/>
        <w:rPr>
          <w:lang w:eastAsia="zh-CN"/>
        </w:rPr>
      </w:pPr>
      <w:r>
        <w:rPr>
          <w:spacing w:val="-2"/>
          <w:lang w:eastAsia="zh-CN"/>
        </w:rPr>
        <w:t>式</w:t>
      </w:r>
      <w:hyperlink w:anchor="_bookmark53" w:history="1">
        <w:r>
          <w:rPr>
            <w:rFonts w:ascii="Times New Roman" w:eastAsia="Times New Roman" w:hAnsi="Times New Roman" w:cs="Times New Roman"/>
            <w:spacing w:val="-2"/>
            <w:lang w:eastAsia="zh-CN"/>
          </w:rPr>
          <w:t>3.6</w:t>
        </w:r>
      </w:hyperlink>
      <w:r>
        <w:rPr>
          <w:spacing w:val="-2"/>
          <w:lang w:eastAsia="zh-CN"/>
        </w:rPr>
        <w:t>中，</w:t>
      </w:r>
      <w:r>
        <w:rPr>
          <w:rFonts w:ascii="Times New Roman" w:eastAsia="Times New Roman" w:hAnsi="Times New Roman" w:cs="Times New Roman"/>
          <w:i/>
          <w:spacing w:val="-2"/>
          <w:lang w:eastAsia="zh-CN"/>
        </w:rPr>
        <w:t>p</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17"/>
          <w:position w:val="-3"/>
          <w:sz w:val="16"/>
          <w:szCs w:val="16"/>
          <w:lang w:eastAsia="zh-CN"/>
        </w:rPr>
        <w:t xml:space="preserve"> </w:t>
      </w:r>
      <w:r>
        <w:rPr>
          <w:spacing w:val="-1"/>
          <w:lang w:eastAsia="zh-CN"/>
        </w:rPr>
        <w:t>是被计算的节点，</w:t>
      </w:r>
      <w:r>
        <w:rPr>
          <w:rFonts w:ascii="Times New Roman" w:eastAsia="Times New Roman" w:hAnsi="Times New Roman" w:cs="Times New Roman"/>
          <w:i/>
          <w:spacing w:val="-1"/>
          <w:lang w:eastAsia="zh-CN"/>
        </w:rPr>
        <w:t>M</w:t>
      </w:r>
      <w:r>
        <w:rPr>
          <w:rFonts w:ascii="Bookman Old Style" w:eastAsia="Bookman Old Style" w:hAnsi="Bookman Old Style" w:cs="Bookman Old Style"/>
          <w:i/>
          <w:spacing w:val="-2"/>
          <w:position w:val="-3"/>
          <w:sz w:val="16"/>
          <w:szCs w:val="16"/>
          <w:lang w:eastAsia="zh-CN"/>
        </w:rPr>
        <w:t>p</w:t>
      </w:r>
      <w:r>
        <w:rPr>
          <w:rFonts w:ascii="Bookman Old Style" w:eastAsia="Bookman Old Style" w:hAnsi="Bookman Old Style" w:cs="Bookman Old Style"/>
          <w:i/>
          <w:spacing w:val="-1"/>
          <w:position w:val="-5"/>
          <w:sz w:val="12"/>
          <w:szCs w:val="12"/>
          <w:lang w:eastAsia="zh-CN"/>
        </w:rPr>
        <w:t>i</w:t>
      </w:r>
      <w:r>
        <w:rPr>
          <w:rFonts w:ascii="Bookman Old Style" w:eastAsia="Bookman Old Style" w:hAnsi="Bookman Old Style" w:cs="Bookman Old Style"/>
          <w:i/>
          <w:position w:val="-5"/>
          <w:sz w:val="12"/>
          <w:szCs w:val="12"/>
          <w:lang w:eastAsia="zh-CN"/>
        </w:rPr>
        <w:t xml:space="preserve"> </w:t>
      </w:r>
      <w:r>
        <w:rPr>
          <w:rFonts w:ascii="Bookman Old Style" w:eastAsia="Bookman Old Style" w:hAnsi="Bookman Old Style" w:cs="Bookman Old Style"/>
          <w:i/>
          <w:spacing w:val="4"/>
          <w:position w:val="-5"/>
          <w:sz w:val="12"/>
          <w:szCs w:val="12"/>
          <w:lang w:eastAsia="zh-CN"/>
        </w:rPr>
        <w:t xml:space="preserve"> </w:t>
      </w:r>
      <w:r>
        <w:rPr>
          <w:lang w:eastAsia="zh-CN"/>
        </w:rPr>
        <w:t>是节点</w:t>
      </w:r>
      <w:r>
        <w:rPr>
          <w:spacing w:val="-61"/>
          <w:lang w:eastAsia="zh-CN"/>
        </w:rPr>
        <w:t xml:space="preserve"> </w:t>
      </w:r>
      <w:r>
        <w:rPr>
          <w:rFonts w:ascii="Times New Roman" w:eastAsia="Times New Roman" w:hAnsi="Times New Roman" w:cs="Times New Roman"/>
          <w:i/>
          <w:lang w:eastAsia="zh-CN"/>
        </w:rPr>
        <w:t>p</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8"/>
          <w:position w:val="-3"/>
          <w:sz w:val="16"/>
          <w:szCs w:val="16"/>
          <w:lang w:eastAsia="zh-CN"/>
        </w:rPr>
        <w:t xml:space="preserve"> </w:t>
      </w:r>
      <w:r>
        <w:rPr>
          <w:spacing w:val="2"/>
          <w:lang w:eastAsia="zh-CN"/>
        </w:rPr>
        <w:t>的入链节点集合，</w:t>
      </w:r>
      <w:r>
        <w:rPr>
          <w:rFonts w:ascii="Times New Roman" w:eastAsia="Times New Roman" w:hAnsi="Times New Roman" w:cs="Times New Roman"/>
          <w:i/>
          <w:spacing w:val="2"/>
          <w:lang w:eastAsia="zh-CN"/>
        </w:rPr>
        <w:t>L</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p</w:t>
      </w:r>
      <w:r>
        <w:rPr>
          <w:rFonts w:ascii="Bookman Old Style" w:eastAsia="Bookman Old Style" w:hAnsi="Bookman Old Style" w:cs="Bookman Old Style"/>
          <w:i/>
          <w:spacing w:val="1"/>
          <w:position w:val="-3"/>
          <w:sz w:val="16"/>
          <w:szCs w:val="16"/>
          <w:lang w:eastAsia="zh-CN"/>
        </w:rPr>
        <w:t>j</w:t>
      </w:r>
      <w:r>
        <w:rPr>
          <w:rFonts w:ascii="Bookman Old Style" w:eastAsia="Bookman Old Style" w:hAnsi="Bookman Old Style" w:cs="Bookman Old Style"/>
          <w:i/>
          <w:spacing w:val="-31"/>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70"/>
          <w:lang w:eastAsia="zh-CN"/>
        </w:rPr>
        <w:t xml:space="preserve"> </w:t>
      </w:r>
      <w:r>
        <w:rPr>
          <w:lang w:eastAsia="zh-CN"/>
        </w:rPr>
        <w:t>是节点</w:t>
      </w:r>
      <w:r>
        <w:rPr>
          <w:spacing w:val="34"/>
          <w:lang w:eastAsia="zh-CN"/>
        </w:rPr>
        <w:t xml:space="preserve"> </w:t>
      </w:r>
      <w:r>
        <w:rPr>
          <w:rFonts w:ascii="Times New Roman" w:eastAsia="Times New Roman" w:hAnsi="Times New Roman" w:cs="Times New Roman"/>
          <w:i/>
          <w:spacing w:val="7"/>
          <w:lang w:eastAsia="zh-CN"/>
        </w:rPr>
        <w:t>p</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1"/>
          <w:position w:val="-3"/>
          <w:sz w:val="16"/>
          <w:szCs w:val="16"/>
          <w:lang w:eastAsia="zh-CN"/>
        </w:rPr>
        <w:t xml:space="preserve"> </w:t>
      </w:r>
      <w:r>
        <w:rPr>
          <w:spacing w:val="2"/>
          <w:lang w:eastAsia="zh-CN"/>
        </w:rPr>
        <w:t>的出链数目，</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29"/>
          <w:lang w:eastAsia="zh-CN"/>
        </w:rPr>
        <w:t xml:space="preserve"> </w:t>
      </w:r>
      <w:r>
        <w:rPr>
          <w:spacing w:val="1"/>
          <w:lang w:eastAsia="zh-CN"/>
        </w:rPr>
        <w:t>是节点总数目。</w:t>
      </w:r>
      <w:r>
        <w:rPr>
          <w:rFonts w:ascii="Times New Roman" w:eastAsia="Times New Roman" w:hAnsi="Times New Roman" w:cs="Times New Roman"/>
          <w:i/>
          <w:spacing w:val="1"/>
          <w:lang w:eastAsia="zh-CN"/>
        </w:rPr>
        <w:t>q</w:t>
      </w:r>
      <w:r>
        <w:rPr>
          <w:rFonts w:ascii="Times New Roman" w:eastAsia="Times New Roman" w:hAnsi="Times New Roman" w:cs="Times New Roman"/>
          <w:i/>
          <w:spacing w:val="16"/>
          <w:lang w:eastAsia="zh-CN"/>
        </w:rPr>
        <w:t xml:space="preserve"> </w:t>
      </w:r>
      <w:r>
        <w:rPr>
          <w:spacing w:val="1"/>
          <w:lang w:eastAsia="zh-CN"/>
        </w:rPr>
        <w:t>为阻尼系数，一般取</w:t>
      </w:r>
      <w:r>
        <w:rPr>
          <w:spacing w:val="-51"/>
          <w:lang w:eastAsia="zh-CN"/>
        </w:rPr>
        <w:t xml:space="preserve"> </w:t>
      </w:r>
      <w:r>
        <w:rPr>
          <w:rFonts w:ascii="Times New Roman" w:eastAsia="Times New Roman" w:hAnsi="Times New Roman" w:cs="Times New Roman"/>
          <w:lang w:eastAsia="zh-CN"/>
        </w:rPr>
        <w:t>0.85</w:t>
      </w:r>
      <w:r>
        <w:rPr>
          <w:rFonts w:ascii="Times New Roman" w:eastAsia="Times New Roman" w:hAnsi="Times New Roman" w:cs="Times New Roman"/>
          <w:spacing w:val="10"/>
          <w:lang w:eastAsia="zh-CN"/>
        </w:rPr>
        <w:t xml:space="preserve"> </w:t>
      </w:r>
      <w:r>
        <w:rPr>
          <w:spacing w:val="1"/>
          <w:lang w:eastAsia="zh-CN"/>
        </w:rPr>
        <w:t>，引入该参数是</w:t>
      </w:r>
      <w:r>
        <w:rPr>
          <w:spacing w:val="36"/>
          <w:lang w:eastAsia="zh-CN"/>
        </w:rPr>
        <w:t xml:space="preserve"> </w:t>
      </w:r>
      <w:r>
        <w:rPr>
          <w:spacing w:val="3"/>
          <w:lang w:eastAsia="zh-CN"/>
        </w:rPr>
        <w:t>为了解决出链为零的节点在模型计算中带来的问题，代表了当前的母线节点没</w:t>
      </w:r>
    </w:p>
    <w:p w14:paraId="547C2C74" w14:textId="77777777" w:rsidR="00996552" w:rsidRDefault="002D0D3F">
      <w:pPr>
        <w:spacing w:before="61" w:line="270" w:lineRule="auto"/>
        <w:ind w:left="117" w:right="99"/>
        <w:rPr>
          <w:rFonts w:ascii="宋体" w:eastAsia="宋体" w:hAnsi="宋体" w:cs="宋体"/>
          <w:sz w:val="24"/>
          <w:szCs w:val="24"/>
          <w:lang w:eastAsia="zh-CN"/>
        </w:rPr>
      </w:pPr>
      <w:r>
        <w:rPr>
          <w:rFonts w:ascii="宋体" w:eastAsia="宋体" w:hAnsi="宋体" w:cs="宋体"/>
          <w:spacing w:val="-1"/>
          <w:sz w:val="24"/>
          <w:szCs w:val="24"/>
          <w:lang w:eastAsia="zh-CN"/>
        </w:rPr>
        <w:t>有遭到破坏正常运行的概率。</w:t>
      </w:r>
      <w:r>
        <w:rPr>
          <w:rFonts w:ascii="Palatino Linotype" w:eastAsia="Palatino Linotype" w:hAnsi="Palatino Linotype" w:cs="Palatino Linotype"/>
          <w:spacing w:val="-1"/>
          <w:sz w:val="24"/>
          <w:szCs w:val="24"/>
          <w:lang w:eastAsia="zh-CN"/>
        </w:rPr>
        <w:t>1</w:t>
      </w:r>
      <w:r>
        <w:rPr>
          <w:rFonts w:ascii="Palatino Linotype" w:eastAsia="Palatino Linotype" w:hAnsi="Palatino Linotype" w:cs="Palatino Linotype"/>
          <w:spacing w:val="-3"/>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8"/>
          <w:sz w:val="24"/>
          <w:szCs w:val="24"/>
          <w:lang w:eastAsia="zh-CN"/>
        </w:rPr>
        <w:t xml:space="preserve"> </w:t>
      </w:r>
      <w:r>
        <w:rPr>
          <w:rFonts w:ascii="Times New Roman" w:eastAsia="Times New Roman" w:hAnsi="Times New Roman" w:cs="Times New Roman"/>
          <w:i/>
          <w:sz w:val="24"/>
          <w:szCs w:val="24"/>
          <w:lang w:eastAsia="zh-CN"/>
        </w:rPr>
        <w:t>q</w:t>
      </w:r>
      <w:r>
        <w:rPr>
          <w:rFonts w:ascii="Times New Roman" w:eastAsia="Times New Roman" w:hAnsi="Times New Roman" w:cs="Times New Roman"/>
          <w:i/>
          <w:spacing w:val="16"/>
          <w:sz w:val="24"/>
          <w:szCs w:val="24"/>
          <w:lang w:eastAsia="zh-CN"/>
        </w:rPr>
        <w:t xml:space="preserve"> </w:t>
      </w:r>
      <w:r>
        <w:rPr>
          <w:rFonts w:ascii="宋体" w:eastAsia="宋体" w:hAnsi="宋体" w:cs="宋体"/>
          <w:sz w:val="24"/>
          <w:szCs w:val="24"/>
          <w:lang w:eastAsia="zh-CN"/>
        </w:rPr>
        <w:t>则代表了节点遭到意外破坏退出运行的概率。</w:t>
      </w:r>
      <w:r>
        <w:rPr>
          <w:rFonts w:ascii="宋体" w:eastAsia="宋体" w:hAnsi="宋体" w:cs="宋体"/>
          <w:spacing w:val="23"/>
          <w:sz w:val="24"/>
          <w:szCs w:val="24"/>
          <w:lang w:eastAsia="zh-CN"/>
        </w:rPr>
        <w:t xml:space="preserve"> </w:t>
      </w:r>
      <w:r>
        <w:rPr>
          <w:rFonts w:ascii="宋体" w:eastAsia="宋体" w:hAnsi="宋体" w:cs="宋体"/>
          <w:spacing w:val="2"/>
          <w:sz w:val="24"/>
          <w:szCs w:val="24"/>
          <w:lang w:eastAsia="zh-CN"/>
        </w:rPr>
        <w:t>从公式中可以看出，</w:t>
      </w:r>
      <w:r>
        <w:rPr>
          <w:rFonts w:ascii="Times New Roman" w:eastAsia="Times New Roman" w:hAnsi="Times New Roman" w:cs="Times New Roman"/>
          <w:i/>
          <w:spacing w:val="2"/>
          <w:sz w:val="24"/>
          <w:szCs w:val="24"/>
          <w:lang w:eastAsia="zh-CN"/>
        </w:rPr>
        <w:t>p</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9"/>
          <w:position w:val="-3"/>
          <w:sz w:val="16"/>
          <w:szCs w:val="16"/>
          <w:lang w:eastAsia="zh-CN"/>
        </w:rPr>
        <w:t xml:space="preserve"> </w:t>
      </w:r>
      <w:r>
        <w:rPr>
          <w:rFonts w:ascii="宋体" w:eastAsia="宋体" w:hAnsi="宋体" w:cs="宋体"/>
          <w:spacing w:val="1"/>
          <w:sz w:val="24"/>
          <w:szCs w:val="24"/>
          <w:lang w:eastAsia="zh-CN"/>
        </w:rPr>
        <w:t>节点的</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8"/>
          <w:sz w:val="24"/>
          <w:szCs w:val="24"/>
          <w:lang w:eastAsia="zh-CN"/>
        </w:rPr>
        <w:t>PR</w:t>
      </w:r>
      <w:r>
        <w:rPr>
          <w:rFonts w:ascii="Times New Roman" w:eastAsia="Times New Roman" w:hAnsi="Times New Roman" w:cs="Times New Roman"/>
          <w:i/>
          <w:spacing w:val="14"/>
          <w:sz w:val="24"/>
          <w:szCs w:val="24"/>
          <w:lang w:eastAsia="zh-CN"/>
        </w:rPr>
        <w:t xml:space="preserve"> </w:t>
      </w:r>
      <w:r>
        <w:rPr>
          <w:rFonts w:ascii="宋体" w:eastAsia="宋体" w:hAnsi="宋体" w:cs="宋体"/>
          <w:spacing w:val="1"/>
          <w:sz w:val="24"/>
          <w:szCs w:val="24"/>
          <w:lang w:eastAsia="zh-CN"/>
        </w:rPr>
        <w:t>值与和它相连的</w:t>
      </w:r>
      <w:r>
        <w:rPr>
          <w:rFonts w:ascii="宋体" w:eastAsia="宋体" w:hAnsi="宋体" w:cs="宋体"/>
          <w:spacing w:val="-39"/>
          <w:sz w:val="24"/>
          <w:szCs w:val="24"/>
          <w:lang w:eastAsia="zh-CN"/>
        </w:rPr>
        <w:t xml:space="preserve"> </w:t>
      </w:r>
      <w:r>
        <w:rPr>
          <w:rFonts w:ascii="Times New Roman" w:eastAsia="Times New Roman" w:hAnsi="Times New Roman" w:cs="Times New Roman"/>
          <w:i/>
          <w:spacing w:val="7"/>
          <w:sz w:val="24"/>
          <w:szCs w:val="24"/>
          <w:lang w:eastAsia="zh-CN"/>
        </w:rPr>
        <w:t>p</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4"/>
          <w:position w:val="-3"/>
          <w:sz w:val="16"/>
          <w:szCs w:val="16"/>
          <w:lang w:eastAsia="zh-CN"/>
        </w:rPr>
        <w:t xml:space="preserve"> </w:t>
      </w:r>
      <w:r>
        <w:rPr>
          <w:rFonts w:ascii="宋体" w:eastAsia="宋体" w:hAnsi="宋体" w:cs="宋体"/>
          <w:spacing w:val="1"/>
          <w:sz w:val="24"/>
          <w:szCs w:val="24"/>
          <w:lang w:eastAsia="zh-CN"/>
        </w:rPr>
        <w:t>节点的</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8"/>
          <w:sz w:val="24"/>
          <w:szCs w:val="24"/>
          <w:lang w:eastAsia="zh-CN"/>
        </w:rPr>
        <w:t>PR</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
          <w:sz w:val="24"/>
          <w:szCs w:val="24"/>
          <w:lang w:eastAsia="zh-CN"/>
        </w:rPr>
        <w:t>值有关，其值</w:t>
      </w:r>
      <w:r>
        <w:rPr>
          <w:rFonts w:ascii="宋体" w:eastAsia="宋体" w:hAnsi="宋体" w:cs="宋体"/>
          <w:spacing w:val="22"/>
          <w:sz w:val="24"/>
          <w:szCs w:val="24"/>
          <w:lang w:eastAsia="zh-CN"/>
        </w:rPr>
        <w:t xml:space="preserve"> </w:t>
      </w:r>
      <w:r>
        <w:rPr>
          <w:rFonts w:ascii="宋体" w:eastAsia="宋体" w:hAnsi="宋体" w:cs="宋体"/>
          <w:sz w:val="24"/>
          <w:szCs w:val="24"/>
          <w:lang w:eastAsia="zh-CN"/>
        </w:rPr>
        <w:t>越大，且</w:t>
      </w:r>
      <w:r>
        <w:rPr>
          <w:rFonts w:ascii="宋体" w:eastAsia="宋体" w:hAnsi="宋体" w:cs="宋体"/>
          <w:spacing w:val="-49"/>
          <w:sz w:val="24"/>
          <w:szCs w:val="24"/>
          <w:lang w:eastAsia="zh-CN"/>
        </w:rPr>
        <w:t xml:space="preserve"> </w:t>
      </w:r>
      <w:r>
        <w:rPr>
          <w:rFonts w:ascii="Times New Roman" w:eastAsia="Times New Roman" w:hAnsi="Times New Roman" w:cs="Times New Roman"/>
          <w:i/>
          <w:spacing w:val="14"/>
          <w:sz w:val="24"/>
          <w:szCs w:val="24"/>
          <w:lang w:eastAsia="zh-CN"/>
        </w:rPr>
        <w:t>p</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35"/>
          <w:position w:val="-3"/>
          <w:sz w:val="16"/>
          <w:szCs w:val="16"/>
          <w:lang w:eastAsia="zh-CN"/>
        </w:rPr>
        <w:t xml:space="preserve"> </w:t>
      </w:r>
      <w:r>
        <w:rPr>
          <w:rFonts w:ascii="宋体" w:eastAsia="宋体" w:hAnsi="宋体" w:cs="宋体"/>
          <w:sz w:val="24"/>
          <w:szCs w:val="24"/>
          <w:lang w:eastAsia="zh-CN"/>
        </w:rPr>
        <w:t>节点的出链越少</w:t>
      </w:r>
      <w:r>
        <w:rPr>
          <w:rFonts w:ascii="宋体" w:eastAsia="宋体" w:hAnsi="宋体" w:cs="宋体"/>
          <w:spacing w:val="10"/>
          <w:sz w:val="24"/>
          <w:szCs w:val="24"/>
          <w:lang w:eastAsia="zh-CN"/>
        </w:rPr>
        <w:t>，</w:t>
      </w:r>
      <w:r>
        <w:rPr>
          <w:rFonts w:ascii="Times New Roman" w:eastAsia="Times New Roman" w:hAnsi="Times New Roman" w:cs="Times New Roman"/>
          <w:i/>
          <w:sz w:val="24"/>
          <w:szCs w:val="24"/>
          <w:lang w:eastAsia="zh-CN"/>
        </w:rPr>
        <w:t>p</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0"/>
          <w:position w:val="-3"/>
          <w:sz w:val="16"/>
          <w:szCs w:val="16"/>
          <w:lang w:eastAsia="zh-CN"/>
        </w:rPr>
        <w:t xml:space="preserve"> </w:t>
      </w:r>
      <w:r>
        <w:rPr>
          <w:rFonts w:ascii="宋体" w:eastAsia="宋体" w:hAnsi="宋体" w:cs="宋体"/>
          <w:sz w:val="24"/>
          <w:szCs w:val="24"/>
          <w:lang w:eastAsia="zh-CN"/>
        </w:rPr>
        <w:t>节点的</w:t>
      </w:r>
      <w:r>
        <w:rPr>
          <w:rFonts w:ascii="宋体" w:eastAsia="宋体" w:hAnsi="宋体" w:cs="宋体"/>
          <w:spacing w:val="-52"/>
          <w:sz w:val="24"/>
          <w:szCs w:val="24"/>
          <w:lang w:eastAsia="zh-CN"/>
        </w:rPr>
        <w:t xml:space="preserve"> </w:t>
      </w:r>
      <w:r>
        <w:rPr>
          <w:rFonts w:ascii="Times New Roman" w:eastAsia="Times New Roman" w:hAnsi="Times New Roman" w:cs="Times New Roman"/>
          <w:i/>
          <w:spacing w:val="16"/>
          <w:sz w:val="24"/>
          <w:szCs w:val="24"/>
          <w:lang w:eastAsia="zh-CN"/>
        </w:rPr>
        <w:t>P</w:t>
      </w:r>
      <w:r>
        <w:rPr>
          <w:rFonts w:ascii="Times New Roman" w:eastAsia="Times New Roman" w:hAnsi="Times New Roman" w:cs="Times New Roman"/>
          <w:i/>
          <w:sz w:val="24"/>
          <w:szCs w:val="24"/>
          <w:lang w:eastAsia="zh-CN"/>
        </w:rPr>
        <w:t>R</w:t>
      </w:r>
      <w:r>
        <w:rPr>
          <w:rFonts w:ascii="Times New Roman" w:eastAsia="Times New Roman" w:hAnsi="Times New Roman" w:cs="Times New Roman"/>
          <w:i/>
          <w:spacing w:val="3"/>
          <w:sz w:val="24"/>
          <w:szCs w:val="24"/>
          <w:lang w:eastAsia="zh-CN"/>
        </w:rPr>
        <w:t xml:space="preserve"> </w:t>
      </w:r>
      <w:r>
        <w:rPr>
          <w:rFonts w:ascii="宋体" w:eastAsia="宋体" w:hAnsi="宋体" w:cs="宋体"/>
          <w:sz w:val="24"/>
          <w:szCs w:val="24"/>
          <w:lang w:eastAsia="zh-CN"/>
        </w:rPr>
        <w:t>值越大。</w:t>
      </w:r>
    </w:p>
    <w:p w14:paraId="3AC25354" w14:textId="77777777" w:rsidR="00996552" w:rsidRDefault="002D0D3F">
      <w:pPr>
        <w:spacing w:before="5" w:line="288" w:lineRule="auto"/>
        <w:ind w:left="117" w:right="75" w:firstLine="480"/>
        <w:rPr>
          <w:rFonts w:ascii="宋体" w:eastAsia="宋体" w:hAnsi="宋体" w:cs="宋体"/>
          <w:sz w:val="24"/>
          <w:szCs w:val="24"/>
        </w:rPr>
      </w:pPr>
      <w:r>
        <w:rPr>
          <w:rFonts w:ascii="宋体" w:eastAsia="宋体" w:hAnsi="宋体" w:cs="宋体"/>
          <w:sz w:val="24"/>
          <w:szCs w:val="24"/>
        </w:rPr>
        <w:t>在</w:t>
      </w:r>
      <w:r>
        <w:rPr>
          <w:rFonts w:ascii="宋体" w:eastAsia="宋体" w:hAnsi="宋体" w:cs="宋体"/>
          <w:spacing w:val="-60"/>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算法中</w:t>
      </w:r>
      <w:r>
        <w:rPr>
          <w:rFonts w:ascii="宋体" w:eastAsia="宋体" w:hAnsi="宋体" w:cs="宋体"/>
          <w:spacing w:val="-37"/>
          <w:sz w:val="24"/>
          <w:szCs w:val="24"/>
        </w:rPr>
        <w:t>，</w:t>
      </w:r>
      <w:r>
        <w:rPr>
          <w:rFonts w:ascii="宋体" w:eastAsia="宋体" w:hAnsi="宋体" w:cs="宋体"/>
          <w:sz w:val="24"/>
          <w:szCs w:val="24"/>
        </w:rPr>
        <w:t>考虑更多的是节点的重要性在拓扑中的传递</w:t>
      </w:r>
      <w:r>
        <w:rPr>
          <w:rFonts w:ascii="宋体" w:eastAsia="宋体" w:hAnsi="宋体" w:cs="宋体"/>
          <w:spacing w:val="-32"/>
          <w:sz w:val="24"/>
          <w:szCs w:val="24"/>
        </w:rPr>
        <w:t>。</w:t>
      </w:r>
      <w:r>
        <w:rPr>
          <w:rFonts w:ascii="宋体" w:eastAsia="宋体" w:hAnsi="宋体" w:cs="宋体"/>
          <w:sz w:val="24"/>
          <w:szCs w:val="24"/>
        </w:rPr>
        <w:t>通过反 复迭代</w:t>
      </w:r>
      <w:r>
        <w:rPr>
          <w:rFonts w:ascii="宋体" w:eastAsia="宋体" w:hAnsi="宋体" w:cs="宋体"/>
          <w:spacing w:val="-35"/>
          <w:sz w:val="24"/>
          <w:szCs w:val="24"/>
        </w:rPr>
        <w:t>，</w:t>
      </w:r>
      <w:r>
        <w:rPr>
          <w:rFonts w:ascii="宋体" w:eastAsia="宋体" w:hAnsi="宋体" w:cs="宋体"/>
          <w:sz w:val="24"/>
          <w:szCs w:val="24"/>
        </w:rPr>
        <w:t>确保所有节点的</w:t>
      </w:r>
      <w:r>
        <w:rPr>
          <w:rFonts w:ascii="宋体" w:eastAsia="宋体" w:hAnsi="宋体" w:cs="宋体"/>
          <w:spacing w:val="-59"/>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值在整个拓扑的重要性分配中趋于稳定</w:t>
      </w:r>
      <w:r>
        <w:rPr>
          <w:rFonts w:ascii="宋体" w:eastAsia="宋体" w:hAnsi="宋体" w:cs="宋体"/>
          <w:spacing w:val="-35"/>
          <w:sz w:val="24"/>
          <w:szCs w:val="24"/>
        </w:rPr>
        <w:t>，</w:t>
      </w:r>
      <w:r>
        <w:rPr>
          <w:rFonts w:ascii="宋体" w:eastAsia="宋体" w:hAnsi="宋体" w:cs="宋体"/>
          <w:sz w:val="24"/>
          <w:szCs w:val="24"/>
        </w:rPr>
        <w:t xml:space="preserve">误 </w:t>
      </w:r>
      <w:r>
        <w:rPr>
          <w:rFonts w:ascii="宋体" w:eastAsia="宋体" w:hAnsi="宋体" w:cs="宋体"/>
          <w:spacing w:val="4"/>
          <w:sz w:val="24"/>
          <w:szCs w:val="24"/>
        </w:rPr>
        <w:t>差达到最小。</w:t>
      </w:r>
      <w:r>
        <w:rPr>
          <w:rFonts w:ascii="Times New Roman" w:eastAsia="Times New Roman" w:hAnsi="Times New Roman" w:cs="Times New Roman"/>
          <w:i/>
          <w:spacing w:val="4"/>
          <w:sz w:val="24"/>
          <w:szCs w:val="24"/>
        </w:rPr>
        <w:t>PageRank</w:t>
      </w:r>
      <w:r>
        <w:rPr>
          <w:rFonts w:ascii="Times New Roman" w:eastAsia="Times New Roman" w:hAnsi="Times New Roman" w:cs="Times New Roman"/>
          <w:i/>
          <w:spacing w:val="15"/>
          <w:sz w:val="24"/>
          <w:szCs w:val="24"/>
        </w:rPr>
        <w:t xml:space="preserve"> </w:t>
      </w:r>
      <w:r>
        <w:rPr>
          <w:rFonts w:ascii="宋体" w:eastAsia="宋体" w:hAnsi="宋体" w:cs="宋体"/>
          <w:spacing w:val="2"/>
          <w:sz w:val="24"/>
          <w:szCs w:val="24"/>
        </w:rPr>
        <w:t>值代表了节点在网络中的重要程度，</w:t>
      </w:r>
      <w:r>
        <w:rPr>
          <w:rFonts w:ascii="Times New Roman" w:eastAsia="Times New Roman" w:hAnsi="Times New Roman" w:cs="Times New Roman"/>
          <w:i/>
          <w:spacing w:val="2"/>
          <w:sz w:val="24"/>
          <w:szCs w:val="24"/>
        </w:rPr>
        <w:t>PageRank</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值越高，</w:t>
      </w:r>
      <w:r>
        <w:rPr>
          <w:rFonts w:ascii="宋体" w:eastAsia="宋体" w:hAnsi="宋体" w:cs="宋体"/>
          <w:spacing w:val="29"/>
          <w:sz w:val="24"/>
          <w:szCs w:val="24"/>
        </w:rPr>
        <w:t xml:space="preserve"> </w:t>
      </w:r>
      <w:r>
        <w:rPr>
          <w:rFonts w:ascii="宋体" w:eastAsia="宋体" w:hAnsi="宋体" w:cs="宋体"/>
          <w:sz w:val="24"/>
          <w:szCs w:val="24"/>
        </w:rPr>
        <w:t>节点越重要。</w:t>
      </w:r>
    </w:p>
    <w:p w14:paraId="4C039AA7" w14:textId="77777777" w:rsidR="00996552" w:rsidRDefault="002D0D3F">
      <w:pPr>
        <w:pStyle w:val="a3"/>
        <w:spacing w:before="37" w:line="294" w:lineRule="auto"/>
        <w:ind w:right="275" w:firstLine="480"/>
        <w:jc w:val="both"/>
      </w:pPr>
      <w:r>
        <w:rPr>
          <w:lang w:eastAsia="zh-CN"/>
        </w:rPr>
        <w:t>基于前面的研究可知</w:t>
      </w:r>
      <w:r>
        <w:rPr>
          <w:spacing w:val="-48"/>
          <w:lang w:eastAsia="zh-CN"/>
        </w:rPr>
        <w:t>，</w:t>
      </w:r>
      <w:r>
        <w:rPr>
          <w:lang w:eastAsia="zh-CN"/>
        </w:rPr>
        <w:t>对电力系统的拓扑建模有两种不同的角度</w:t>
      </w:r>
      <w:r>
        <w:rPr>
          <w:spacing w:val="-41"/>
          <w:lang w:eastAsia="zh-CN"/>
        </w:rPr>
        <w:t>。</w:t>
      </w:r>
      <w:r>
        <w:rPr>
          <w:lang w:eastAsia="zh-CN"/>
        </w:rPr>
        <w:t xml:space="preserve">传统的复 </w:t>
      </w:r>
      <w:r>
        <w:rPr>
          <w:spacing w:val="3"/>
          <w:lang w:eastAsia="zh-CN"/>
        </w:rPr>
        <w:t>杂网络理论建模不考虑潮流的方向，关注支路的重要性可将系统视为一个加权</w:t>
      </w:r>
      <w:r>
        <w:rPr>
          <w:spacing w:val="51"/>
          <w:lang w:eastAsia="zh-CN"/>
        </w:rPr>
        <w:t xml:space="preserve"> </w:t>
      </w:r>
      <w:r>
        <w:rPr>
          <w:spacing w:val="3"/>
          <w:lang w:eastAsia="zh-CN"/>
        </w:rPr>
        <w:t>无向图。反之，</w:t>
      </w:r>
      <w:r>
        <w:rPr>
          <w:rFonts w:ascii="Times New Roman" w:eastAsia="Times New Roman" w:hAnsi="Times New Roman" w:cs="Times New Roman"/>
          <w:i/>
          <w:spacing w:val="3"/>
          <w:lang w:eastAsia="zh-CN"/>
        </w:rPr>
        <w:t>PageRank</w:t>
      </w:r>
      <w:r>
        <w:rPr>
          <w:rFonts w:ascii="Times New Roman" w:eastAsia="Times New Roman" w:hAnsi="Times New Roman" w:cs="Times New Roman"/>
          <w:i/>
          <w:spacing w:val="16"/>
          <w:lang w:eastAsia="zh-CN"/>
        </w:rPr>
        <w:t xml:space="preserve"> </w:t>
      </w:r>
      <w:r>
        <w:rPr>
          <w:spacing w:val="-1"/>
          <w:lang w:eastAsia="zh-CN"/>
        </w:rPr>
        <w:t>算法考虑潮流的方向，衡量出入链对结构的影响可将</w:t>
      </w:r>
      <w:r>
        <w:rPr>
          <w:spacing w:val="44"/>
          <w:lang w:eastAsia="zh-CN"/>
        </w:rPr>
        <w:t xml:space="preserve"> </w:t>
      </w:r>
      <w:r>
        <w:rPr>
          <w:spacing w:val="3"/>
          <w:lang w:eastAsia="zh-CN"/>
        </w:rPr>
        <w:t>系统视为一个有向图。复杂网络的电气介数更多关注的是支路上的潮流分布对</w:t>
      </w:r>
      <w:r>
        <w:rPr>
          <w:spacing w:val="51"/>
          <w:lang w:eastAsia="zh-CN"/>
        </w:rPr>
        <w:t xml:space="preserve"> </w:t>
      </w:r>
      <w:r>
        <w:rPr>
          <w:spacing w:val="3"/>
          <w:lang w:eastAsia="zh-CN"/>
        </w:rPr>
        <w:t>拓扑重要性影响，而</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算法则更多关注的是有向的连接关系对拓扑重</w:t>
      </w:r>
      <w:r>
        <w:rPr>
          <w:spacing w:val="38"/>
          <w:lang w:eastAsia="zh-CN"/>
        </w:rPr>
        <w:t xml:space="preserve"> </w:t>
      </w:r>
      <w:r>
        <w:rPr>
          <w:lang w:eastAsia="zh-CN"/>
        </w:rPr>
        <w:t>要性的影响</w:t>
      </w:r>
      <w:r>
        <w:rPr>
          <w:spacing w:val="-33"/>
          <w:lang w:eastAsia="zh-CN"/>
        </w:rPr>
        <w:t>。</w:t>
      </w:r>
      <w:r>
        <w:rPr>
          <w:lang w:eastAsia="zh-CN"/>
        </w:rPr>
        <w:t>本节以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14</w:t>
      </w:r>
      <w:r>
        <w:rPr>
          <w:rFonts w:ascii="Palatino Linotype" w:eastAsia="Palatino Linotype" w:hAnsi="Palatino Linotype" w:cs="Palatino Linotype"/>
          <w:spacing w:val="-7"/>
          <w:lang w:eastAsia="zh-CN"/>
        </w:rPr>
        <w:t xml:space="preserve"> </w:t>
      </w:r>
      <w:r>
        <w:rPr>
          <w:lang w:eastAsia="zh-CN"/>
        </w:rPr>
        <w:t>标准系统为例</w:t>
      </w:r>
      <w:r>
        <w:rPr>
          <w:spacing w:val="-39"/>
          <w:lang w:eastAsia="zh-CN"/>
        </w:rPr>
        <w:t>，</w:t>
      </w:r>
      <w:r>
        <w:rPr>
          <w:lang w:eastAsia="zh-CN"/>
        </w:rPr>
        <w:t>分别用以上的两种方法建模</w:t>
      </w:r>
      <w:r>
        <w:rPr>
          <w:spacing w:val="-33"/>
          <w:lang w:eastAsia="zh-CN"/>
        </w:rPr>
        <w:t>。</w:t>
      </w:r>
      <w:r>
        <w:t>该电 网拓扑原理图如下：</w:t>
      </w:r>
    </w:p>
    <w:p w14:paraId="4150CA0A" w14:textId="77777777" w:rsidR="00996552" w:rsidRDefault="00996552">
      <w:pPr>
        <w:spacing w:line="294" w:lineRule="auto"/>
        <w:jc w:val="both"/>
        <w:sectPr w:rsidR="00996552">
          <w:type w:val="continuous"/>
          <w:pgSz w:w="11910" w:h="16840"/>
          <w:pgMar w:top="1580" w:right="1520" w:bottom="280" w:left="1680" w:header="720" w:footer="720" w:gutter="0"/>
          <w:cols w:space="720"/>
        </w:sectPr>
      </w:pPr>
    </w:p>
    <w:p w14:paraId="5363C583" w14:textId="77777777" w:rsidR="00996552" w:rsidRDefault="00996552">
      <w:pPr>
        <w:rPr>
          <w:rFonts w:ascii="宋体" w:eastAsia="宋体" w:hAnsi="宋体" w:cs="宋体"/>
          <w:sz w:val="20"/>
          <w:szCs w:val="20"/>
        </w:rPr>
      </w:pPr>
    </w:p>
    <w:p w14:paraId="359D114D" w14:textId="77777777" w:rsidR="00996552" w:rsidRDefault="00996552">
      <w:pPr>
        <w:spacing w:before="1"/>
        <w:rPr>
          <w:rFonts w:ascii="宋体" w:eastAsia="宋体" w:hAnsi="宋体" w:cs="宋体"/>
          <w:sz w:val="13"/>
          <w:szCs w:val="13"/>
        </w:rPr>
      </w:pPr>
    </w:p>
    <w:p w14:paraId="65AD813A" w14:textId="77777777" w:rsidR="00996552" w:rsidRDefault="00025C9E">
      <w:pPr>
        <w:spacing w:line="200" w:lineRule="atLeast"/>
        <w:ind w:left="192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76D0D11">
          <v:group id="_x0000_s4157" style="width:296.3pt;height:355pt;mso-position-horizontal-relative:char;mso-position-vertical-relative:line" coordsize="5926,7100">
            <v:group id="_x0000_s6944" style="position:absolute;left:4740;top:3198;width:7;height:2" coordorigin="4740,3198" coordsize="7,2">
              <v:shape id="_x0000_s6945" style="position:absolute;left:4740;top:3198;width:7;height:2" coordorigin="4740,3198" coordsize="7,0" path="m4740,3198r7,e" filled="f" strokeweight=".28178mm">
                <v:path arrowok="t"/>
              </v:shape>
            </v:group>
            <v:group id="_x0000_s6942" style="position:absolute;left:4740;top:3181;width:14;height:2" coordorigin="4740,3181" coordsize="14,2">
              <v:shape id="_x0000_s6943" style="position:absolute;left:4740;top:3181;width:14;height:2" coordorigin="4740,3181" coordsize="14,0" path="m4740,3181r14,e" filled="f" strokeweight=".1635mm">
                <v:path arrowok="t"/>
              </v:shape>
            </v:group>
            <v:group id="_x0000_s6940" style="position:absolute;left:4743;top:3181;width:7;height:2" coordorigin="4743,3181" coordsize="7,2">
              <v:shape id="_x0000_s6941" style="position:absolute;left:4743;top:3181;width:7;height:2" coordorigin="4743,3181" coordsize="7,0" path="m4743,3181r7,e" filled="f" strokeweight=".1216mm">
                <v:path arrowok="t"/>
              </v:shape>
            </v:group>
            <v:group id="_x0000_s6938" style="position:absolute;left:4747;top:3163;width:14;height:2" coordorigin="4747,3163" coordsize="14,2">
              <v:shape id="_x0000_s6939" style="position:absolute;left:4747;top:3163;width:14;height:2" coordorigin="4747,3163" coordsize="14,0" path="m4747,3163r14,e" filled="f" strokeweight=".28508mm">
                <v:path arrowok="t"/>
              </v:shape>
            </v:group>
            <v:group id="_x0000_s6936" style="position:absolute;left:4750;top:3160;width:7;height:2" coordorigin="4750,3160" coordsize="7,2">
              <v:shape id="_x0000_s6937" style="position:absolute;left:4750;top:3160;width:7;height:2" coordorigin="4750,3160" coordsize="7,0" path="m4750,3160r7,e" filled="f" strokeweight=".1216mm">
                <v:path arrowok="t"/>
              </v:shape>
            </v:group>
            <v:group id="_x0000_s6934" style="position:absolute;left:4754;top:3143;width:21;height:2" coordorigin="4754,3143" coordsize="21,2">
              <v:shape id="_x0000_s6935" style="position:absolute;left:4754;top:3143;width:21;height:2" coordorigin="4754,3143" coordsize="21,0" path="m4754,3143r20,e" filled="f" strokeweight=".28508mm">
                <v:path arrowok="t"/>
              </v:shape>
            </v:group>
            <v:group id="_x0000_s6932" style="position:absolute;left:4757;top:3146;width:7;height:2" coordorigin="4757,3146" coordsize="7,2">
              <v:shape id="_x0000_s6933" style="position:absolute;left:4757;top:3146;width:7;height:2" coordorigin="4757,3146" coordsize="7,0" path="m4757,3146r7,e" filled="f" strokeweight=".1216mm">
                <v:path arrowok="t"/>
              </v:shape>
            </v:group>
            <v:group id="_x0000_s6930" style="position:absolute;left:4764;top:3139;width:7;height:2" coordorigin="4764,3139" coordsize="7,2">
              <v:shape id="_x0000_s6931" style="position:absolute;left:4764;top:3139;width:7;height:2" coordorigin="4764,3139" coordsize="7,0" path="m4764,3139r7,e" filled="f" strokeweight=".1216mm">
                <v:path arrowok="t"/>
              </v:shape>
            </v:group>
            <v:group id="_x0000_s6928" style="position:absolute;left:4771;top:3126;width:7;height:7" coordorigin="4771,3126" coordsize="7,7">
              <v:shape id="_x0000_s6929" style="position:absolute;left:4771;top:3126;width:7;height:7" coordorigin="4771,3126" coordsize="7,7" path="m4771,3132r7,-6e" filled="f" strokeweight=".1216mm">
                <v:path arrowok="t"/>
              </v:shape>
            </v:group>
            <v:group id="_x0000_s6926" style="position:absolute;left:4778;top:3119;width:7;height:7" coordorigin="4778,3119" coordsize="7,7">
              <v:shape id="_x0000_s6927" style="position:absolute;left:4778;top:3119;width:7;height:7" coordorigin="4778,3119" coordsize="7,7" path="m4778,3126r7,-7e" filled="f" strokeweight=".1216mm">
                <v:path arrowok="t"/>
              </v:shape>
            </v:group>
            <v:group id="_x0000_s6924" style="position:absolute;left:4785;top:3112;width:7;height:7" coordorigin="4785,3112" coordsize="7,7">
              <v:shape id="_x0000_s6925" style="position:absolute;left:4785;top:3112;width:7;height:7" coordorigin="4785,3112" coordsize="7,7" path="m4785,3119r7,-7e" filled="f" strokeweight=".1216mm">
                <v:path arrowok="t"/>
              </v:shape>
            </v:group>
            <v:group id="_x0000_s6922" style="position:absolute;left:4792;top:3112;width:7;height:2" coordorigin="4792,3112" coordsize="7,2">
              <v:shape id="_x0000_s6923" style="position:absolute;left:4792;top:3112;width:7;height:2" coordorigin="4792,3112" coordsize="7,0" path="m4792,3112r7,e" filled="f" strokeweight=".1216mm">
                <v:path arrowok="t"/>
              </v:shape>
            </v:group>
            <v:group id="_x0000_s6920" style="position:absolute;left:4799;top:3105;width:7;height:7" coordorigin="4799,3105" coordsize="7,7">
              <v:shape id="_x0000_s6921" style="position:absolute;left:4799;top:3105;width:7;height:7" coordorigin="4799,3105" coordsize="7,7" path="m4799,3112r6,-7e" filled="f" strokeweight=".1216mm">
                <v:path arrowok="t"/>
              </v:shape>
            </v:group>
            <v:group id="_x0000_s6918" style="position:absolute;left:4805;top:3105;width:7;height:2" coordorigin="4805,3105" coordsize="7,2">
              <v:shape id="_x0000_s6919" style="position:absolute;left:4805;top:3105;width:7;height:2" coordorigin="4805,3105" coordsize="7,0" path="m4805,3105r7,e" filled="f" strokeweight=".1216mm">
                <v:path arrowok="t"/>
              </v:shape>
            </v:group>
            <v:group id="_x0000_s6916" style="position:absolute;left:4812;top:3105;width:7;height:2" coordorigin="4812,3105" coordsize="7,2">
              <v:shape id="_x0000_s6917" style="position:absolute;left:4812;top:3105;width:7;height:2" coordorigin="4812,3105" coordsize="7,0" path="m4812,3105r7,e" filled="f" strokeweight=".1216mm">
                <v:path arrowok="t"/>
              </v:shape>
            </v:group>
            <v:group id="_x0000_s6914" style="position:absolute;left:4819;top:3098;width:7;height:7" coordorigin="4819,3098" coordsize="7,7">
              <v:shape id="_x0000_s6915" style="position:absolute;left:4819;top:3098;width:7;height:7" coordorigin="4819,3098" coordsize="7,7" path="m4819,3105r7,-7e" filled="f" strokeweight=".1216mm">
                <v:path arrowok="t"/>
              </v:shape>
            </v:group>
            <v:group id="_x0000_s6912" style="position:absolute;left:4826;top:3098;width:7;height:2" coordorigin="4826,3098" coordsize="7,2">
              <v:shape id="_x0000_s6913" style="position:absolute;left:4826;top:3098;width:7;height:2" coordorigin="4826,3098" coordsize="7,0" path="m4826,3098r7,e" filled="f" strokeweight=".1216mm">
                <v:path arrowok="t"/>
              </v:shape>
            </v:group>
            <v:group id="_x0000_s6910" style="position:absolute;left:4833;top:3098;width:7;height:2" coordorigin="4833,3098" coordsize="7,2">
              <v:shape id="_x0000_s6911" style="position:absolute;left:4833;top:3098;width:7;height:2" coordorigin="4833,3098" coordsize="7,0" path="m4833,3098r7,e" filled="f" strokeweight=".1216mm">
                <v:path arrowok="t"/>
              </v:shape>
            </v:group>
            <v:group id="_x0000_s6908" style="position:absolute;left:4840;top:3098;width:7;height:2" coordorigin="4840,3098" coordsize="7,2">
              <v:shape id="_x0000_s6909" style="position:absolute;left:4840;top:3098;width:7;height:2" coordorigin="4840,3098" coordsize="7,0" path="m4840,3098r7,e" filled="f" strokeweight=".1216mm">
                <v:path arrowok="t"/>
              </v:shape>
            </v:group>
            <v:group id="_x0000_s6906" style="position:absolute;left:4847;top:3098;width:7;height:2" coordorigin="4847,3098" coordsize="7,2">
              <v:shape id="_x0000_s6907" style="position:absolute;left:4847;top:3098;width:7;height:2" coordorigin="4847,3098" coordsize="7,0" path="m4847,3098r7,e" filled="f" strokeweight=".1216mm">
                <v:path arrowok="t"/>
              </v:shape>
            </v:group>
            <v:group id="_x0000_s6904" style="position:absolute;left:4854;top:3098;width:7;height:2" coordorigin="4854,3098" coordsize="7,2">
              <v:shape id="_x0000_s6905" style="position:absolute;left:4854;top:3098;width:7;height:2" coordorigin="4854,3098" coordsize="7,0" path="m4854,3098r7,e" filled="f" strokeweight=".1216mm">
                <v:path arrowok="t"/>
              </v:shape>
            </v:group>
            <v:group id="_x0000_s6902" style="position:absolute;left:4861;top:3098;width:7;height:2" coordorigin="4861,3098" coordsize="7,2">
              <v:shape id="_x0000_s6903" style="position:absolute;left:4861;top:3098;width:7;height:2" coordorigin="4861,3098" coordsize="7,0" path="m4861,3098r6,e" filled="f" strokeweight=".1216mm">
                <v:path arrowok="t"/>
              </v:shape>
            </v:group>
            <v:group id="_x0000_s6900" style="position:absolute;left:4867;top:3098;width:7;height:7" coordorigin="4867,3098" coordsize="7,7">
              <v:shape id="_x0000_s6901" style="position:absolute;left:4867;top:3098;width:7;height:7" coordorigin="4867,3098" coordsize="7,7" path="m4867,3098r7,7e" filled="f" strokeweight=".1216mm">
                <v:path arrowok="t"/>
              </v:shape>
            </v:group>
            <v:group id="_x0000_s6898" style="position:absolute;left:4874;top:3105;width:7;height:2" coordorigin="4874,3105" coordsize="7,2">
              <v:shape id="_x0000_s6899" style="position:absolute;left:4874;top:3105;width:7;height:2" coordorigin="4874,3105" coordsize="7,0" path="m4874,3105r7,e" filled="f" strokeweight=".1216mm">
                <v:path arrowok="t"/>
              </v:shape>
            </v:group>
            <v:group id="_x0000_s6896" style="position:absolute;left:4881;top:3105;width:7;height:2" coordorigin="4881,3105" coordsize="7,2">
              <v:shape id="_x0000_s6897" style="position:absolute;left:4881;top:3105;width:7;height:2" coordorigin="4881,3105" coordsize="7,0" path="m4881,3105r7,e" filled="f" strokeweight=".1216mm">
                <v:path arrowok="t"/>
              </v:shape>
            </v:group>
            <v:group id="_x0000_s6894" style="position:absolute;left:4888;top:3105;width:7;height:7" coordorigin="4888,3105" coordsize="7,7">
              <v:shape id="_x0000_s6895" style="position:absolute;left:4888;top:3105;width:7;height:7" coordorigin="4888,3105" coordsize="7,7" path="m4888,3105r7,7e" filled="f" strokeweight=".1216mm">
                <v:path arrowok="t"/>
              </v:shape>
            </v:group>
            <v:group id="_x0000_s6892" style="position:absolute;left:4895;top:3112;width:7;height:7" coordorigin="4895,3112" coordsize="7,7">
              <v:shape id="_x0000_s6893" style="position:absolute;left:4895;top:3112;width:7;height:7" coordorigin="4895,3112" coordsize="7,7" path="m4895,3112r7,7e" filled="f" strokeweight=".1216mm">
                <v:path arrowok="t"/>
              </v:shape>
            </v:group>
            <v:group id="_x0000_s6890" style="position:absolute;left:4902;top:3119;width:7;height:2" coordorigin="4902,3119" coordsize="7,2">
              <v:shape id="_x0000_s6891" style="position:absolute;left:4902;top:3119;width:7;height:2" coordorigin="4902,3119" coordsize="7,0" path="m4902,3119r7,e" filled="f" strokeweight=".1216mm">
                <v:path arrowok="t"/>
              </v:shape>
            </v:group>
            <v:group id="_x0000_s6888" style="position:absolute;left:4909;top:3119;width:7;height:7" coordorigin="4909,3119" coordsize="7,7">
              <v:shape id="_x0000_s6889" style="position:absolute;left:4909;top:3119;width:7;height:7" coordorigin="4909,3119" coordsize="7,7" path="m4909,3119r7,7e" filled="f" strokeweight=".1216mm">
                <v:path arrowok="t"/>
              </v:shape>
            </v:group>
            <v:group id="_x0000_s6886" style="position:absolute;left:4916;top:3126;width:7;height:7" coordorigin="4916,3126" coordsize="7,7">
              <v:shape id="_x0000_s6887" style="position:absolute;left:4916;top:3126;width:7;height:7" coordorigin="4916,3126" coordsize="7,7" path="m4916,3126r7,6e" filled="f" strokeweight=".1216mm">
                <v:path arrowok="t"/>
              </v:shape>
            </v:group>
            <v:group id="_x0000_s6884" style="position:absolute;left:4919;top:3139;width:14;height:2" coordorigin="4919,3139" coordsize="14,2">
              <v:shape id="_x0000_s6885" style="position:absolute;left:4919;top:3139;width:14;height:2" coordorigin="4919,3139" coordsize="14,0" path="m4919,3139r14,e" filled="f" strokeweight=".1635mm">
                <v:path arrowok="t"/>
              </v:shape>
            </v:group>
            <v:group id="_x0000_s6882" style="position:absolute;left:4923;top:3139;width:7;height:2" coordorigin="4923,3139" coordsize="7,2">
              <v:shape id="_x0000_s6883" style="position:absolute;left:4923;top:3139;width:7;height:2" coordorigin="4923,3139" coordsize="7,0" path="m4923,3139r7,e" filled="f" strokeweight=".1216mm">
                <v:path arrowok="t"/>
              </v:shape>
            </v:group>
            <v:group id="_x0000_s6880" style="position:absolute;left:4926;top:3153;width:14;height:2" coordorigin="4926,3153" coordsize="14,2">
              <v:shape id="_x0000_s6881" style="position:absolute;left:4926;top:3153;width:14;height:2" coordorigin="4926,3153" coordsize="14,0" path="m4926,3153r14,e" filled="f" strokeweight=".1635mm">
                <v:path arrowok="t"/>
              </v:shape>
            </v:group>
            <v:group id="_x0000_s6878" style="position:absolute;left:4930;top:3153;width:7;height:2" coordorigin="4930,3153" coordsize="7,2">
              <v:shape id="_x0000_s6879" style="position:absolute;left:4930;top:3153;width:7;height:2" coordorigin="4930,3153" coordsize="7,0" path="m4930,3153r6,e" filled="f" strokeweight=".1216mm">
                <v:path arrowok="t"/>
              </v:shape>
            </v:group>
            <v:group id="_x0000_s6876" style="position:absolute;left:4933;top:3167;width:14;height:2" coordorigin="4933,3167" coordsize="14,2">
              <v:shape id="_x0000_s6877" style="position:absolute;left:4933;top:3167;width:14;height:2" coordorigin="4933,3167" coordsize="14,0" path="m4933,3167r14,e" filled="f" strokeweight=".1635mm">
                <v:path arrowok="t"/>
              </v:shape>
            </v:group>
            <v:group id="_x0000_s6874" style="position:absolute;left:4936;top:3167;width:7;height:2" coordorigin="4936,3167" coordsize="7,2">
              <v:shape id="_x0000_s6875" style="position:absolute;left:4936;top:3167;width:7;height:2" coordorigin="4936,3167" coordsize="7,0" path="m4936,3167r7,e" filled="f" strokeweight=".1216mm">
                <v:path arrowok="t"/>
              </v:shape>
            </v:group>
            <v:group id="_x0000_s6872" style="position:absolute;left:4940;top:3181;width:7;height:2" coordorigin="4940,3181" coordsize="7,2">
              <v:shape id="_x0000_s6873" style="position:absolute;left:4940;top:3181;width:7;height:2" coordorigin="4940,3181" coordsize="7,0" path="m4940,3181r7,e" filled="f" strokeweight=".1635mm">
                <v:path arrowok="t"/>
              </v:shape>
            </v:group>
            <v:group id="_x0000_s6870" style="position:absolute;left:4943;top:3188;width:7;height:7" coordorigin="4943,3188" coordsize="7,7">
              <v:shape id="_x0000_s6871" style="position:absolute;left:4943;top:3188;width:7;height:7" coordorigin="4943,3188" coordsize="7,7" path="m4943,3188r7,6e" filled="f" strokeweight=".1216mm">
                <v:path arrowok="t"/>
              </v:shape>
            </v:group>
            <v:group id="_x0000_s6868" style="position:absolute;left:4947;top:3202;width:425;height:2" coordorigin="4947,3202" coordsize="425,2">
              <v:shape id="_x0000_s6869" style="position:absolute;left:4947;top:3202;width:425;height:2" coordorigin="4947,3202" coordsize="425,0" path="m4947,3202r425,e" filled="f" strokeweight=".18481mm">
                <v:path arrowok="t"/>
              </v:shape>
            </v:group>
            <v:group id="_x0000_s6866" style="position:absolute;left:4943;top:3208;width:7;height:7" coordorigin="4943,3208" coordsize="7,7">
              <v:shape id="_x0000_s6867" style="position:absolute;left:4943;top:3208;width:7;height:7" coordorigin="4943,3208" coordsize="7,7" path="m4950,3208r-7,7e" filled="f" strokeweight=".1216mm">
                <v:path arrowok="t"/>
              </v:shape>
            </v:group>
            <v:group id="_x0000_s6864" style="position:absolute;left:4940;top:3226;width:7;height:2" coordorigin="4940,3226" coordsize="7,2">
              <v:shape id="_x0000_s6865" style="position:absolute;left:4940;top:3226;width:7;height:2" coordorigin="4940,3226" coordsize="7,0" path="m4940,3226r7,e" filled="f" strokeweight=".28508mm">
                <v:path arrowok="t"/>
              </v:shape>
            </v:group>
            <v:group id="_x0000_s6862" style="position:absolute;left:4940;top:3239;width:7;height:2" coordorigin="4940,3239" coordsize="7,2">
              <v:shape id="_x0000_s6863" style="position:absolute;left:4940;top:3239;width:7;height:2" coordorigin="4940,3239" coordsize="7,0" path="m4940,3239r7,e" filled="f" strokeweight=".1216mm">
                <v:path arrowok="t"/>
              </v:shape>
            </v:group>
            <v:group id="_x0000_s6860" style="position:absolute;left:4936;top:3243;width:7;height:7" coordorigin="4936,3243" coordsize="7,7">
              <v:shape id="_x0000_s6861" style="position:absolute;left:4936;top:3243;width:7;height:7" coordorigin="4936,3243" coordsize="7,7" path="m4943,3243r-7,7e" filled="f" strokeweight=".1216mm">
                <v:path arrowok="t"/>
              </v:shape>
            </v:group>
            <v:group id="_x0000_s6858" style="position:absolute;left:4933;top:3253;width:7;height:2" coordorigin="4933,3253" coordsize="7,2">
              <v:shape id="_x0000_s6859" style="position:absolute;left:4933;top:3253;width:7;height:2" coordorigin="4933,3253" coordsize="7,0" path="m4933,3253r7,e" filled="f" strokeweight=".1216mm">
                <v:path arrowok="t"/>
              </v:shape>
            </v:group>
            <v:group id="_x0000_s6856" style="position:absolute;left:4930;top:3257;width:7;height:7" coordorigin="4930,3257" coordsize="7,7">
              <v:shape id="_x0000_s6857" style="position:absolute;left:4930;top:3257;width:7;height:7" coordorigin="4930,3257" coordsize="7,7" path="m4936,3257r-6,6e" filled="f" strokeweight=".1216mm">
                <v:path arrowok="t"/>
              </v:shape>
            </v:group>
            <v:group id="_x0000_s6854" style="position:absolute;left:4923;top:3263;width:7;height:7" coordorigin="4923,3263" coordsize="7,7">
              <v:shape id="_x0000_s6855" style="position:absolute;left:4923;top:3263;width:7;height:7" coordorigin="4923,3263" coordsize="7,7" path="m4930,3263r-7,7e" filled="f" strokeweight=".1216mm">
                <v:path arrowok="t"/>
              </v:shape>
            </v:group>
            <v:group id="_x0000_s6852" style="position:absolute;left:4919;top:3274;width:7;height:2" coordorigin="4919,3274" coordsize="7,2">
              <v:shape id="_x0000_s6853" style="position:absolute;left:4919;top:3274;width:7;height:2" coordorigin="4919,3274" coordsize="7,0" path="m4919,3274r7,e" filled="f" strokeweight=".1216mm">
                <v:path arrowok="t"/>
              </v:shape>
            </v:group>
            <v:group id="_x0000_s6850" style="position:absolute;left:4916;top:3277;width:7;height:7" coordorigin="4916,3277" coordsize="7,7">
              <v:shape id="_x0000_s6851" style="position:absolute;left:4916;top:3277;width:7;height:7" coordorigin="4916,3277" coordsize="7,7" path="m4923,3277r-7,7e" filled="f" strokeweight=".1216mm">
                <v:path arrowok="t"/>
              </v:shape>
            </v:group>
            <v:group id="_x0000_s6848" style="position:absolute;left:4909;top:3284;width:7;height:2" coordorigin="4909,3284" coordsize="7,2">
              <v:shape id="_x0000_s6849" style="position:absolute;left:4909;top:3284;width:7;height:2" coordorigin="4909,3284" coordsize="7,0" path="m4916,3284r-7,e" filled="f" strokeweight=".1216mm">
                <v:path arrowok="t"/>
              </v:shape>
            </v:group>
            <v:group id="_x0000_s6846" style="position:absolute;left:4899;top:3291;width:14;height:2" coordorigin="4899,3291" coordsize="14,2">
              <v:shape id="_x0000_s6847" style="position:absolute;left:4899;top:3291;width:14;height:2" coordorigin="4899,3291" coordsize="14,0" path="m4899,3291r13,e" filled="f" strokeweight=".1635mm">
                <v:path arrowok="t"/>
              </v:shape>
            </v:group>
            <v:group id="_x0000_s6844" style="position:absolute;left:4902;top:3291;width:7;height:2" coordorigin="4902,3291" coordsize="7,2">
              <v:shape id="_x0000_s6845" style="position:absolute;left:4902;top:3291;width:7;height:2" coordorigin="4902,3291" coordsize="7,0" path="m4909,3291r-7,e" filled="f" strokeweight=".1216mm">
                <v:path arrowok="t"/>
              </v:shape>
            </v:group>
            <v:group id="_x0000_s6842" style="position:absolute;left:4895;top:3298;width:7;height:2" coordorigin="4895,3298" coordsize="7,2">
              <v:shape id="_x0000_s6843" style="position:absolute;left:4895;top:3298;width:7;height:2" coordorigin="4895,3298" coordsize="7,0" path="m4902,3298r-7,e" filled="f" strokeweight=".1216mm">
                <v:path arrowok="t"/>
              </v:shape>
            </v:group>
            <v:group id="_x0000_s6840" style="position:absolute;left:4888;top:3298;width:7;height:2" coordorigin="4888,3298" coordsize="7,2">
              <v:shape id="_x0000_s6841" style="position:absolute;left:4888;top:3298;width:7;height:2" coordorigin="4888,3298" coordsize="7,0" path="m4895,3298r-7,e" filled="f" strokeweight=".1216mm">
                <v:path arrowok="t"/>
              </v:shape>
            </v:group>
            <v:group id="_x0000_s6838" style="position:absolute;left:4885;top:3301;width:7;height:2" coordorigin="4885,3301" coordsize="7,2">
              <v:shape id="_x0000_s6839" style="position:absolute;left:4885;top:3301;width:7;height:2" coordorigin="4885,3301" coordsize="7,0" path="m4885,3301r7,e" filled="f" strokeweight=".1216mm">
                <v:path arrowok="t"/>
              </v:shape>
            </v:group>
            <v:group id="_x0000_s6836" style="position:absolute;left:4881;top:3305;width:7;height:2" coordorigin="4881,3305" coordsize="7,2">
              <v:shape id="_x0000_s6837" style="position:absolute;left:4881;top:3305;width:7;height:2" coordorigin="4881,3305" coordsize="7,0" path="m4888,3305r-7,e" filled="f" strokeweight=".1216mm">
                <v:path arrowok="t"/>
              </v:shape>
            </v:group>
            <v:group id="_x0000_s6834" style="position:absolute;left:4874;top:3305;width:7;height:2" coordorigin="4874,3305" coordsize="7,2">
              <v:shape id="_x0000_s6835" style="position:absolute;left:4874;top:3305;width:7;height:2" coordorigin="4874,3305" coordsize="7,0" path="m4881,3305r-7,e" filled="f" strokeweight=".1216mm">
                <v:path arrowok="t"/>
              </v:shape>
            </v:group>
            <v:group id="_x0000_s6832" style="position:absolute;left:4867;top:3305;width:7;height:7" coordorigin="4867,3305" coordsize="7,7">
              <v:shape id="_x0000_s6833" style="position:absolute;left:4867;top:3305;width:7;height:7" coordorigin="4867,3305" coordsize="7,7" path="m4874,3305r-7,7e" filled="f" strokeweight=".1216mm">
                <v:path arrowok="t"/>
              </v:shape>
            </v:group>
            <v:group id="_x0000_s6830" style="position:absolute;left:4861;top:3312;width:7;height:2" coordorigin="4861,3312" coordsize="7,2">
              <v:shape id="_x0000_s6831" style="position:absolute;left:4861;top:3312;width:7;height:2" coordorigin="4861,3312" coordsize="7,0" path="m4867,3312r-6,e" filled="f" strokeweight=".1216mm">
                <v:path arrowok="t"/>
              </v:shape>
            </v:group>
            <v:group id="_x0000_s6828" style="position:absolute;left:4854;top:3312;width:7;height:2" coordorigin="4854,3312" coordsize="7,2">
              <v:shape id="_x0000_s6829" style="position:absolute;left:4854;top:3312;width:7;height:2" coordorigin="4854,3312" coordsize="7,0" path="m4861,3312r-7,e" filled="f" strokeweight=".1216mm">
                <v:path arrowok="t"/>
              </v:shape>
            </v:group>
            <v:group id="_x0000_s6826" style="position:absolute;left:4847;top:3312;width:7;height:2" coordorigin="4847,3312" coordsize="7,2">
              <v:shape id="_x0000_s6827" style="position:absolute;left:4847;top:3312;width:7;height:2" coordorigin="4847,3312" coordsize="7,0" path="m4854,3312r-7,e" filled="f" strokeweight=".1216mm">
                <v:path arrowok="t"/>
              </v:shape>
            </v:group>
            <v:group id="_x0000_s6824" style="position:absolute;left:4840;top:3312;width:7;height:2" coordorigin="4840,3312" coordsize="7,2">
              <v:shape id="_x0000_s6825" style="position:absolute;left:4840;top:3312;width:7;height:2" coordorigin="4840,3312" coordsize="7,0" path="m4847,3312r-7,e" filled="f" strokeweight=".1216mm">
                <v:path arrowok="t"/>
              </v:shape>
            </v:group>
            <v:group id="_x0000_s6822" style="position:absolute;left:4833;top:3312;width:7;height:2" coordorigin="4833,3312" coordsize="7,2">
              <v:shape id="_x0000_s6823" style="position:absolute;left:4833;top:3312;width:7;height:2" coordorigin="4833,3312" coordsize="7,0" path="m4840,3312r-7,e" filled="f" strokeweight=".1216mm">
                <v:path arrowok="t"/>
              </v:shape>
            </v:group>
            <v:group id="_x0000_s6820" style="position:absolute;left:4826;top:3312;width:7;height:2" coordorigin="4826,3312" coordsize="7,2">
              <v:shape id="_x0000_s6821" style="position:absolute;left:4826;top:3312;width:7;height:2" coordorigin="4826,3312" coordsize="7,0" path="m4833,3312r-7,e" filled="f" strokeweight=".1216mm">
                <v:path arrowok="t"/>
              </v:shape>
            </v:group>
            <v:group id="_x0000_s6818" style="position:absolute;left:4819;top:3312;width:7;height:2" coordorigin="4819,3312" coordsize="7,2">
              <v:shape id="_x0000_s6819" style="position:absolute;left:4819;top:3312;width:7;height:2" coordorigin="4819,3312" coordsize="7,0" path="m4826,3312r-7,e" filled="f" strokeweight=".1216mm">
                <v:path arrowok="t"/>
              </v:shape>
            </v:group>
            <v:group id="_x0000_s6816" style="position:absolute;left:4816;top:3308;width:7;height:2" coordorigin="4816,3308" coordsize="7,2">
              <v:shape id="_x0000_s6817" style="position:absolute;left:4816;top:3308;width:7;height:2" coordorigin="4816,3308" coordsize="7,0" path="m4816,3308r7,e" filled="f" strokeweight=".1216mm">
                <v:path arrowok="t"/>
              </v:shape>
            </v:group>
            <v:group id="_x0000_s6814" style="position:absolute;left:4812;top:3305;width:7;height:2" coordorigin="4812,3305" coordsize="7,2">
              <v:shape id="_x0000_s6815" style="position:absolute;left:4812;top:3305;width:7;height:2" coordorigin="4812,3305" coordsize="7,0" path="m4819,3305r-7,e" filled="f" strokeweight=".1216mm">
                <v:path arrowok="t"/>
              </v:shape>
            </v:group>
            <v:group id="_x0000_s6812" style="position:absolute;left:4805;top:3305;width:7;height:2" coordorigin="4805,3305" coordsize="7,2">
              <v:shape id="_x0000_s6813" style="position:absolute;left:4805;top:3305;width:7;height:2" coordorigin="4805,3305" coordsize="7,0" path="m4812,3305r-7,e" filled="f" strokeweight=".1216mm">
                <v:path arrowok="t"/>
              </v:shape>
            </v:group>
            <v:group id="_x0000_s6810" style="position:absolute;left:4799;top:3298;width:7;height:7" coordorigin="4799,3298" coordsize="7,7">
              <v:shape id="_x0000_s6811" style="position:absolute;left:4799;top:3298;width:7;height:7" coordorigin="4799,3298" coordsize="7,7" path="m4805,3305r-6,-7e" filled="f" strokeweight=".1216mm">
                <v:path arrowok="t"/>
              </v:shape>
            </v:group>
            <v:group id="_x0000_s6808" style="position:absolute;left:4792;top:3298;width:7;height:2" coordorigin="4792,3298" coordsize="7,2">
              <v:shape id="_x0000_s6809" style="position:absolute;left:4792;top:3298;width:7;height:2" coordorigin="4792,3298" coordsize="7,0" path="m4799,3298r-7,e" filled="f" strokeweight=".1216mm">
                <v:path arrowok="t"/>
              </v:shape>
            </v:group>
            <v:group id="_x0000_s6806" style="position:absolute;left:4788;top:3294;width:7;height:2" coordorigin="4788,3294" coordsize="7,2">
              <v:shape id="_x0000_s6807" style="position:absolute;left:4788;top:3294;width:7;height:2" coordorigin="4788,3294" coordsize="7,0" path="m4788,3294r7,e" filled="f" strokeweight=".1216mm">
                <v:path arrowok="t"/>
              </v:shape>
            </v:group>
            <v:group id="_x0000_s6804" style="position:absolute;left:4785;top:3291;width:7;height:2" coordorigin="4785,3291" coordsize="7,2">
              <v:shape id="_x0000_s6805" style="position:absolute;left:4785;top:3291;width:7;height:2" coordorigin="4785,3291" coordsize="7,0" path="m4792,3291r-7,e" filled="f" strokeweight=".1216mm">
                <v:path arrowok="t"/>
              </v:shape>
            </v:group>
            <v:group id="_x0000_s6802" style="position:absolute;left:4778;top:3284;width:7;height:7" coordorigin="4778,3284" coordsize="7,7">
              <v:shape id="_x0000_s6803" style="position:absolute;left:4778;top:3284;width:7;height:7" coordorigin="4778,3284" coordsize="7,7" path="m4785,3291r-7,-7e" filled="f" strokeweight=".1216mm">
                <v:path arrowok="t"/>
              </v:shape>
            </v:group>
            <v:group id="_x0000_s6800" style="position:absolute;left:4771;top:3277;width:7;height:7" coordorigin="4771,3277" coordsize="7,7">
              <v:shape id="_x0000_s6801" style="position:absolute;left:4771;top:3277;width:7;height:7" coordorigin="4771,3277" coordsize="7,7" path="m4778,3284r-7,-7e" filled="f" strokeweight=".1216mm">
                <v:path arrowok="t"/>
              </v:shape>
            </v:group>
            <v:group id="_x0000_s6798" style="position:absolute;left:4764;top:3270;width:7;height:7" coordorigin="4764,3270" coordsize="7,7">
              <v:shape id="_x0000_s6799" style="position:absolute;left:4764;top:3270;width:7;height:7" coordorigin="4764,3270" coordsize="7,7" path="m4771,3277r-7,-7e" filled="f" strokeweight=".1216mm">
                <v:path arrowok="t"/>
              </v:shape>
            </v:group>
            <v:group id="_x0000_s6796" style="position:absolute;left:4761;top:3267;width:7;height:2" coordorigin="4761,3267" coordsize="7,2">
              <v:shape id="_x0000_s6797" style="position:absolute;left:4761;top:3267;width:7;height:2" coordorigin="4761,3267" coordsize="7,0" path="m4761,3267r7,e" filled="f" strokeweight=".1216mm">
                <v:path arrowok="t"/>
              </v:shape>
            </v:group>
            <v:group id="_x0000_s6794" style="position:absolute;left:4757;top:3257;width:7;height:7" coordorigin="4757,3257" coordsize="7,7">
              <v:shape id="_x0000_s6795" style="position:absolute;left:4757;top:3257;width:7;height:7" coordorigin="4757,3257" coordsize="7,7" path="m4764,3263r-7,-6e" filled="f" strokeweight=".1216mm">
                <v:path arrowok="t"/>
              </v:shape>
            </v:group>
            <v:group id="_x0000_s6792" style="position:absolute;left:4750;top:3250;width:7;height:7" coordorigin="4750,3250" coordsize="7,7">
              <v:shape id="_x0000_s6793" style="position:absolute;left:4750;top:3250;width:7;height:7" coordorigin="4750,3250" coordsize="7,7" path="m4757,3257r-7,-7e" filled="f" strokeweight=".1216mm">
                <v:path arrowok="t"/>
              </v:shape>
            </v:group>
            <v:group id="_x0000_s6790" style="position:absolute;left:4747;top:3243;width:7;height:2" coordorigin="4747,3243" coordsize="7,2">
              <v:shape id="_x0000_s6791" style="position:absolute;left:4747;top:3243;width:7;height:2" coordorigin="4747,3243" coordsize="7,0" path="m4747,3243r7,e" filled="f" strokeweight=".1635mm">
                <v:path arrowok="t"/>
              </v:shape>
            </v:group>
            <v:group id="_x0000_s6788" style="position:absolute;left:4743;top:3229;width:7;height:7" coordorigin="4743,3229" coordsize="7,7">
              <v:shape id="_x0000_s6789" style="position:absolute;left:4743;top:3229;width:7;height:7" coordorigin="4743,3229" coordsize="7,7" path="m4750,3236r-7,-7e" filled="f" strokeweight=".1216mm">
                <v:path arrowok="t"/>
              </v:shape>
            </v:group>
            <v:group id="_x0000_s6786" style="position:absolute;left:4740;top:3219;width:7;height:2" coordorigin="4740,3219" coordsize="7,2">
              <v:shape id="_x0000_s6787" style="position:absolute;left:4740;top:3219;width:7;height:2" coordorigin="4740,3219" coordsize="7,0" path="m4740,3219r7,e" filled="f" strokeweight=".28508mm">
                <v:path arrowok="t"/>
              </v:shape>
            </v:group>
            <v:group id="_x0000_s6784" style="position:absolute;left:4740;top:3205;width:7;height:2" coordorigin="4740,3205" coordsize="7,2">
              <v:shape id="_x0000_s6785" style="position:absolute;left:4740;top:3205;width:7;height:2" coordorigin="4740,3205" coordsize="7,0" path="m4740,3205r7,e" filled="f" strokeweight=".1216mm">
                <v:path arrowok="t"/>
              </v:shape>
            </v:group>
            <v:group id="_x0000_s6782" style="position:absolute;left:4599;top:3188;width:7;height:7" coordorigin="4599,3188" coordsize="7,7">
              <v:shape id="_x0000_s6783" style="position:absolute;left:4599;top:3188;width:7;height:7" coordorigin="4599,3188" coordsize="7,7" path="m4599,3194r7,-6e" filled="f" strokeweight=".1216mm">
                <v:path arrowok="t"/>
              </v:shape>
            </v:group>
            <v:group id="_x0000_s6780" style="position:absolute;left:4602;top:3177;width:7;height:2" coordorigin="4602,3177" coordsize="7,2">
              <v:shape id="_x0000_s6781" style="position:absolute;left:4602;top:3177;width:7;height:2" coordorigin="4602,3177" coordsize="7,0" path="m4602,3177r7,e" filled="f" strokeweight=".28508mm">
                <v:path arrowok="t"/>
              </v:shape>
            </v:group>
            <v:group id="_x0000_s6778" style="position:absolute;left:4606;top:3160;width:7;height:7" coordorigin="4606,3160" coordsize="7,7">
              <v:shape id="_x0000_s6779" style="position:absolute;left:4606;top:3160;width:7;height:7" coordorigin="4606,3160" coordsize="7,7" path="m4606,3167r6,-7e" filled="f" strokeweight=".1216mm">
                <v:path arrowok="t"/>
              </v:shape>
            </v:group>
            <v:group id="_x0000_s6776" style="position:absolute;left:4609;top:3157;width:7;height:2" coordorigin="4609,3157" coordsize="7,2">
              <v:shape id="_x0000_s6777" style="position:absolute;left:4609;top:3157;width:7;height:2" coordorigin="4609,3157" coordsize="7,0" path="m4609,3157r7,e" filled="f" strokeweight=".1216mm">
                <v:path arrowok="t"/>
              </v:shape>
            </v:group>
            <v:group id="_x0000_s6774" style="position:absolute;left:4612;top:3146;width:7;height:7" coordorigin="4612,3146" coordsize="7,7">
              <v:shape id="_x0000_s6775" style="position:absolute;left:4612;top:3146;width:7;height:7" coordorigin="4612,3146" coordsize="7,7" path="m4612,3153r7,-7e" filled="f" strokeweight=".1216mm">
                <v:path arrowok="t"/>
              </v:shape>
            </v:group>
            <v:group id="_x0000_s6772" style="position:absolute;left:4616;top:3139;width:14;height:2" coordorigin="4616,3139" coordsize="14,2">
              <v:shape id="_x0000_s6773" style="position:absolute;left:4616;top:3139;width:14;height:2" coordorigin="4616,3139" coordsize="14,0" path="m4616,3139r14,e" filled="f" strokeweight=".1635mm">
                <v:path arrowok="t"/>
              </v:shape>
            </v:group>
            <v:group id="_x0000_s6770" style="position:absolute;left:4619;top:3139;width:7;height:2" coordorigin="4619,3139" coordsize="7,2">
              <v:shape id="_x0000_s6771" style="position:absolute;left:4619;top:3139;width:7;height:2" coordorigin="4619,3139" coordsize="7,0" path="m4619,3139r7,e" filled="f" strokeweight=".1216mm">
                <v:path arrowok="t"/>
              </v:shape>
            </v:group>
            <v:group id="_x0000_s6768" style="position:absolute;left:4626;top:3126;width:7;height:7" coordorigin="4626,3126" coordsize="7,7">
              <v:shape id="_x0000_s6769" style="position:absolute;left:4626;top:3126;width:7;height:7" coordorigin="4626,3126" coordsize="7,7" path="m4626,3132r7,-6e" filled="f" strokeweight=".1216mm">
                <v:path arrowok="t"/>
              </v:shape>
            </v:group>
            <v:group id="_x0000_s6766" style="position:absolute;left:4633;top:3119;width:7;height:7" coordorigin="4633,3119" coordsize="7,7">
              <v:shape id="_x0000_s6767" style="position:absolute;left:4633;top:3119;width:7;height:7" coordorigin="4633,3119" coordsize="7,7" path="m4633,3126r7,-7e" filled="f" strokeweight=".1216mm">
                <v:path arrowok="t"/>
              </v:shape>
            </v:group>
            <v:group id="_x0000_s6764" style="position:absolute;left:4640;top:3119;width:7;height:2" coordorigin="4640,3119" coordsize="7,2">
              <v:shape id="_x0000_s6765" style="position:absolute;left:4640;top:3119;width:7;height:2" coordorigin="4640,3119" coordsize="7,0" path="m4640,3119r7,e" filled="f" strokeweight=".1216mm">
                <v:path arrowok="t"/>
              </v:shape>
            </v:group>
            <v:group id="_x0000_s6762" style="position:absolute;left:4643;top:3115;width:7;height:2" coordorigin="4643,3115" coordsize="7,2">
              <v:shape id="_x0000_s6763" style="position:absolute;left:4643;top:3115;width:7;height:2" coordorigin="4643,3115" coordsize="7,0" path="m4643,3115r7,e" filled="f" strokeweight=".1216mm">
                <v:path arrowok="t"/>
              </v:shape>
            </v:group>
            <v:group id="_x0000_s6760" style="position:absolute;left:4647;top:3112;width:7;height:2" coordorigin="4647,3112" coordsize="7,2">
              <v:shape id="_x0000_s6761" style="position:absolute;left:4647;top:3112;width:7;height:2" coordorigin="4647,3112" coordsize="7,0" path="m4647,3112r7,e" filled="f" strokeweight=".1216mm">
                <v:path arrowok="t"/>
              </v:shape>
            </v:group>
            <v:group id="_x0000_s6758" style="position:absolute;left:4654;top:3105;width:7;height:7" coordorigin="4654,3105" coordsize="7,7">
              <v:shape id="_x0000_s6759" style="position:absolute;left:4654;top:3105;width:7;height:7" coordorigin="4654,3105" coordsize="7,7" path="m4654,3112r7,-7e" filled="f" strokeweight=".1216mm">
                <v:path arrowok="t"/>
              </v:shape>
            </v:group>
            <v:group id="_x0000_s6756" style="position:absolute;left:4661;top:3105;width:7;height:2" coordorigin="4661,3105" coordsize="7,2">
              <v:shape id="_x0000_s6757" style="position:absolute;left:4661;top:3105;width:7;height:2" coordorigin="4661,3105" coordsize="7,0" path="m4661,3105r7,e" filled="f" strokeweight=".1216mm">
                <v:path arrowok="t"/>
              </v:shape>
            </v:group>
            <v:group id="_x0000_s6754" style="position:absolute;left:4668;top:3105;width:7;height:2" coordorigin="4668,3105" coordsize="7,2">
              <v:shape id="_x0000_s6755" style="position:absolute;left:4668;top:3105;width:7;height:2" coordorigin="4668,3105" coordsize="7,0" path="m4668,3105r6,e" filled="f" strokeweight=".1216mm">
                <v:path arrowok="t"/>
              </v:shape>
            </v:group>
            <v:group id="_x0000_s6752" style="position:absolute;left:4674;top:3098;width:7;height:7" coordorigin="4674,3098" coordsize="7,7">
              <v:shape id="_x0000_s6753" style="position:absolute;left:4674;top:3098;width:7;height:7" coordorigin="4674,3098" coordsize="7,7" path="m4674,3105r7,-7e" filled="f" strokeweight=".1216mm">
                <v:path arrowok="t"/>
              </v:shape>
            </v:group>
            <v:group id="_x0000_s6750" style="position:absolute;left:4681;top:3098;width:7;height:2" coordorigin="4681,3098" coordsize="7,2">
              <v:shape id="_x0000_s6751" style="position:absolute;left:4681;top:3098;width:7;height:2" coordorigin="4681,3098" coordsize="7,0" path="m4681,3098r7,e" filled="f" strokeweight=".1216mm">
                <v:path arrowok="t"/>
              </v:shape>
            </v:group>
            <v:group id="_x0000_s6748" style="position:absolute;left:4688;top:3098;width:7;height:2" coordorigin="4688,3098" coordsize="7,2">
              <v:shape id="_x0000_s6749" style="position:absolute;left:4688;top:3098;width:7;height:2" coordorigin="4688,3098" coordsize="7,0" path="m4688,3098r7,e" filled="f" strokeweight=".1216mm">
                <v:path arrowok="t"/>
              </v:shape>
            </v:group>
            <v:group id="_x0000_s6746" style="position:absolute;left:4695;top:3098;width:7;height:2" coordorigin="4695,3098" coordsize="7,2">
              <v:shape id="_x0000_s6747" style="position:absolute;left:4695;top:3098;width:7;height:2" coordorigin="4695,3098" coordsize="7,0" path="m4695,3098r7,e" filled="f" strokeweight=".1216mm">
                <v:path arrowok="t"/>
              </v:shape>
            </v:group>
            <v:group id="_x0000_s6744" style="position:absolute;left:4702;top:3098;width:7;height:2" coordorigin="4702,3098" coordsize="7,2">
              <v:shape id="_x0000_s6745" style="position:absolute;left:4702;top:3098;width:7;height:2" coordorigin="4702,3098" coordsize="7,0" path="m4702,3098r7,e" filled="f" strokeweight=".1216mm">
                <v:path arrowok="t"/>
              </v:shape>
            </v:group>
            <v:group id="_x0000_s6742" style="position:absolute;left:4709;top:3098;width:7;height:2" coordorigin="4709,3098" coordsize="7,2">
              <v:shape id="_x0000_s6743" style="position:absolute;left:4709;top:3098;width:7;height:2" coordorigin="4709,3098" coordsize="7,0" path="m4709,3098r7,e" filled="f" strokeweight=".1216mm">
                <v:path arrowok="t"/>
              </v:shape>
            </v:group>
            <v:group id="_x0000_s6740" style="position:absolute;left:4716;top:3098;width:7;height:2" coordorigin="4716,3098" coordsize="7,2">
              <v:shape id="_x0000_s6741" style="position:absolute;left:4716;top:3098;width:7;height:2" coordorigin="4716,3098" coordsize="7,0" path="m4716,3098r7,e" filled="f" strokeweight=".1216mm">
                <v:path arrowok="t"/>
              </v:shape>
            </v:group>
            <v:group id="_x0000_s6738" style="position:absolute;left:4723;top:3098;width:7;height:2" coordorigin="4723,3098" coordsize="7,2">
              <v:shape id="_x0000_s6739" style="position:absolute;left:4723;top:3098;width:7;height:2" coordorigin="4723,3098" coordsize="7,0" path="m4723,3098r7,e" filled="f" strokeweight=".1216mm">
                <v:path arrowok="t"/>
              </v:shape>
            </v:group>
            <v:group id="_x0000_s6736" style="position:absolute;left:4726;top:3101;width:7;height:2" coordorigin="4726,3101" coordsize="7,2">
              <v:shape id="_x0000_s6737" style="position:absolute;left:4726;top:3101;width:7;height:2" coordorigin="4726,3101" coordsize="7,0" path="m4726,3101r7,e" filled="f" strokeweight=".1216mm">
                <v:path arrowok="t"/>
              </v:shape>
            </v:group>
            <v:group id="_x0000_s6734" style="position:absolute;left:4730;top:3105;width:7;height:2" coordorigin="4730,3105" coordsize="7,2">
              <v:shape id="_x0000_s6735" style="position:absolute;left:4730;top:3105;width:7;height:2" coordorigin="4730,3105" coordsize="7,0" path="m4730,3105r7,e" filled="f" strokeweight=".1216mm">
                <v:path arrowok="t"/>
              </v:shape>
            </v:group>
            <v:group id="_x0000_s6732" style="position:absolute;left:4737;top:3105;width:7;height:2" coordorigin="4737,3105" coordsize="7,2">
              <v:shape id="_x0000_s6733" style="position:absolute;left:4737;top:3105;width:7;height:2" coordorigin="4737,3105" coordsize="7,0" path="m4737,3105r6,e" filled="f" strokeweight=".1216mm">
                <v:path arrowok="t"/>
              </v:shape>
            </v:group>
            <v:group id="_x0000_s6730" style="position:absolute;left:4743;top:3105;width:7;height:7" coordorigin="4743,3105" coordsize="7,7">
              <v:shape id="_x0000_s6731" style="position:absolute;left:4743;top:3105;width:7;height:7" coordorigin="4743,3105" coordsize="7,7" path="m4743,3105r7,7e" filled="f" strokeweight=".1216mm">
                <v:path arrowok="t"/>
              </v:shape>
            </v:group>
            <v:group id="_x0000_s6728" style="position:absolute;left:4750;top:3112;width:7;height:2" coordorigin="4750,3112" coordsize="7,2">
              <v:shape id="_x0000_s6729" style="position:absolute;left:4750;top:3112;width:7;height:2" coordorigin="4750,3112" coordsize="7,0" path="m4750,3112r7,e" filled="f" strokeweight=".1216mm">
                <v:path arrowok="t"/>
              </v:shape>
            </v:group>
            <v:group id="_x0000_s6726" style="position:absolute;left:4754;top:3115;width:7;height:2" coordorigin="4754,3115" coordsize="7,2">
              <v:shape id="_x0000_s6727" style="position:absolute;left:4754;top:3115;width:7;height:2" coordorigin="4754,3115" coordsize="7,0" path="m4754,3115r7,e" filled="f" strokeweight=".1216mm">
                <v:path arrowok="t"/>
              </v:shape>
            </v:group>
            <v:group id="_x0000_s6724" style="position:absolute;left:4757;top:3119;width:7;height:2" coordorigin="4757,3119" coordsize="7,2">
              <v:shape id="_x0000_s6725" style="position:absolute;left:4757;top:3119;width:7;height:2" coordorigin="4757,3119" coordsize="7,0" path="m4757,3119r7,e" filled="f" strokeweight=".1216mm">
                <v:path arrowok="t"/>
              </v:shape>
            </v:group>
            <v:group id="_x0000_s6722" style="position:absolute;left:4764;top:3119;width:7;height:7" coordorigin="4764,3119" coordsize="7,7">
              <v:shape id="_x0000_s6723" style="position:absolute;left:4764;top:3119;width:7;height:7" coordorigin="4764,3119" coordsize="7,7" path="m4764,3119r7,7e" filled="f" strokeweight=".1216mm">
                <v:path arrowok="t"/>
              </v:shape>
            </v:group>
            <v:group id="_x0000_s6720" style="position:absolute;left:4771;top:3126;width:7;height:2" coordorigin="4771,3126" coordsize="7,2">
              <v:shape id="_x0000_s6721" style="position:absolute;left:4771;top:3126;width:7;height:2" coordorigin="4771,3126" coordsize="7,0" path="m4771,3126r7,e" filled="f" strokeweight=".1216mm">
                <v:path arrowok="t"/>
              </v:shape>
            </v:group>
            <v:group id="_x0000_s6718" style="position:absolute;left:4774;top:3129;width:7;height:2" coordorigin="4774,3129" coordsize="7,2">
              <v:shape id="_x0000_s6719" style="position:absolute;left:4774;top:3129;width:7;height:2" coordorigin="4774,3129" coordsize="7,0" path="m4774,3129r7,e" filled="f" strokeweight=".1216mm">
                <v:path arrowok="t"/>
              </v:shape>
            </v:group>
            <v:group id="_x0000_s6716" style="position:absolute;left:4778;top:3132;width:7;height:7" coordorigin="4778,3132" coordsize="7,7">
              <v:shape id="_x0000_s6717" style="position:absolute;left:4778;top:3132;width:7;height:7" coordorigin="4778,3132" coordsize="7,7" path="m4778,3132r7,7e" filled="f" strokeweight=".1216mm">
                <v:path arrowok="t"/>
              </v:shape>
            </v:group>
            <v:group id="_x0000_s6714" style="position:absolute;left:4781;top:3143;width:7;height:2" coordorigin="4781,3143" coordsize="7,2">
              <v:shape id="_x0000_s6715" style="position:absolute;left:4781;top:3143;width:7;height:2" coordorigin="4781,3143" coordsize="7,0" path="m4781,3143r7,e" filled="f" strokeweight=".1216mm">
                <v:path arrowok="t"/>
              </v:shape>
            </v:group>
            <v:group id="_x0000_s6712" style="position:absolute;left:4785;top:3146;width:7;height:7" coordorigin="4785,3146" coordsize="7,7">
              <v:shape id="_x0000_s6713" style="position:absolute;left:4785;top:3146;width:7;height:7" coordorigin="4785,3146" coordsize="7,7" path="m4785,3146r7,7e" filled="f" strokeweight=".1216mm">
                <v:path arrowok="t"/>
              </v:shape>
            </v:group>
            <v:group id="_x0000_s6710" style="position:absolute;left:4792;top:3153;width:7;height:7" coordorigin="4792,3153" coordsize="7,7">
              <v:shape id="_x0000_s6711" style="position:absolute;left:4792;top:3153;width:7;height:7" coordorigin="4792,3153" coordsize="7,7" path="m4792,3153r7,7e" filled="f" strokeweight=".1216mm">
                <v:path arrowok="t"/>
              </v:shape>
            </v:group>
            <v:group id="_x0000_s6708" style="position:absolute;left:4795;top:3170;width:7;height:2" coordorigin="4795,3170" coordsize="7,2">
              <v:shape id="_x0000_s6709" style="position:absolute;left:4795;top:3170;width:7;height:2" coordorigin="4795,3170" coordsize="7,0" path="m4795,3170r7,e" filled="f" strokeweight=".28508mm">
                <v:path arrowok="t"/>
              </v:shape>
            </v:group>
            <v:group id="_x0000_s6706" style="position:absolute;left:4799;top:3181;width:7;height:7" coordorigin="4799,3181" coordsize="7,7">
              <v:shape id="_x0000_s6707" style="position:absolute;left:4799;top:3181;width:7;height:7" coordorigin="4799,3181" coordsize="7,7" path="m4799,3181r6,7e" filled="f" strokeweight=".1216mm">
                <v:path arrowok="t"/>
              </v:shape>
            </v:group>
            <v:group id="_x0000_s6704" style="position:absolute;left:4802;top:3198;width:7;height:2" coordorigin="4802,3198" coordsize="7,2">
              <v:shape id="_x0000_s6705" style="position:absolute;left:4802;top:3198;width:7;height:2" coordorigin="4802,3198" coordsize="7,0" path="m4802,3198r7,e" filled="f" strokeweight=".28508mm">
                <v:path arrowok="t"/>
              </v:shape>
            </v:group>
            <v:group id="_x0000_s6702" style="position:absolute;left:4802;top:3219;width:7;height:2" coordorigin="4802,3219" coordsize="7,2">
              <v:shape id="_x0000_s6703" style="position:absolute;left:4802;top:3219;width:7;height:2" coordorigin="4802,3219" coordsize="7,0" path="m4802,3219r7,e" filled="f" strokeweight=".28508mm">
                <v:path arrowok="t"/>
              </v:shape>
            </v:group>
            <v:group id="_x0000_s6700" style="position:absolute;left:4799;top:3229;width:7;height:2" coordorigin="4799,3229" coordsize="7,2">
              <v:shape id="_x0000_s6701" style="position:absolute;left:4799;top:3229;width:7;height:2" coordorigin="4799,3229" coordsize="7,0" path="m4805,3229r-6,e" filled="f" strokeweight=".1216mm">
                <v:path arrowok="t"/>
              </v:shape>
            </v:group>
            <v:group id="_x0000_s6698" style="position:absolute;left:4795;top:3239;width:7;height:2" coordorigin="4795,3239" coordsize="7,2">
              <v:shape id="_x0000_s6699" style="position:absolute;left:4795;top:3239;width:7;height:2" coordorigin="4795,3239" coordsize="7,0" path="m4795,3239r7,e" filled="f" strokeweight=".28508mm">
                <v:path arrowok="t"/>
              </v:shape>
            </v:group>
            <v:group id="_x0000_s6696" style="position:absolute;left:4792;top:3250;width:7;height:2" coordorigin="4792,3250" coordsize="7,2">
              <v:shape id="_x0000_s6697" style="position:absolute;left:4792;top:3250;width:7;height:2" coordorigin="4792,3250" coordsize="7,0" path="m4799,3250r-7,e" filled="f" strokeweight=".1216mm">
                <v:path arrowok="t"/>
              </v:shape>
            </v:group>
            <v:group id="_x0000_s6694" style="position:absolute;left:4781;top:3260;width:14;height:2" coordorigin="4781,3260" coordsize="14,2">
              <v:shape id="_x0000_s6695" style="position:absolute;left:4781;top:3260;width:14;height:2" coordorigin="4781,3260" coordsize="14,0" path="m4781,3260r14,e" filled="f" strokeweight=".28508mm">
                <v:path arrowok="t"/>
              </v:shape>
            </v:group>
            <v:group id="_x0000_s6692" style="position:absolute;left:4785;top:3263;width:7;height:2" coordorigin="4785,3263" coordsize="7,2">
              <v:shape id="_x0000_s6693" style="position:absolute;left:4785;top:3263;width:7;height:2" coordorigin="4785,3263" coordsize="7,0" path="m4792,3263r-7,e" filled="f" strokeweight=".1216mm">
                <v:path arrowok="t"/>
              </v:shape>
            </v:group>
            <v:group id="_x0000_s6690" style="position:absolute;left:4778;top:3270;width:7;height:7" coordorigin="4778,3270" coordsize="7,7">
              <v:shape id="_x0000_s6691" style="position:absolute;left:4778;top:3270;width:7;height:7" coordorigin="4778,3270" coordsize="7,7" path="m4785,3270r-7,7e" filled="f" strokeweight=".1216mm">
                <v:path arrowok="t"/>
              </v:shape>
            </v:group>
            <v:group id="_x0000_s6688" style="position:absolute;left:4771;top:3277;width:7;height:7" coordorigin="4771,3277" coordsize="7,7">
              <v:shape id="_x0000_s6689" style="position:absolute;left:4771;top:3277;width:7;height:7" coordorigin="4771,3277" coordsize="7,7" path="m4778,3277r-7,7e" filled="f" strokeweight=".1216mm">
                <v:path arrowok="t"/>
              </v:shape>
            </v:group>
            <v:group id="_x0000_s6686" style="position:absolute;left:4764;top:3284;width:7;height:7" coordorigin="4764,3284" coordsize="7,7">
              <v:shape id="_x0000_s6687" style="position:absolute;left:4764;top:3284;width:7;height:7" coordorigin="4764,3284" coordsize="7,7" path="m4771,3284r-7,7e" filled="f" strokeweight=".1216mm">
                <v:path arrowok="t"/>
              </v:shape>
            </v:group>
            <v:group id="_x0000_s6684" style="position:absolute;left:4757;top:3291;width:7;height:7" coordorigin="4757,3291" coordsize="7,7">
              <v:shape id="_x0000_s6685" style="position:absolute;left:4757;top:3291;width:7;height:7" coordorigin="4757,3291" coordsize="7,7" path="m4764,3291r-7,7e" filled="f" strokeweight=".1216mm">
                <v:path arrowok="t"/>
              </v:shape>
            </v:group>
            <v:group id="_x0000_s6682" style="position:absolute;left:4750;top:3298;width:7;height:2" coordorigin="4750,3298" coordsize="7,2">
              <v:shape id="_x0000_s6683" style="position:absolute;left:4750;top:3298;width:7;height:2" coordorigin="4750,3298" coordsize="7,0" path="m4757,3298r-7,e" filled="f" strokeweight=".1216mm">
                <v:path arrowok="t"/>
              </v:shape>
            </v:group>
            <v:group id="_x0000_s6680" style="position:absolute;left:4743;top:3298;width:7;height:7" coordorigin="4743,3298" coordsize="7,7">
              <v:shape id="_x0000_s6681" style="position:absolute;left:4743;top:3298;width:7;height:7" coordorigin="4743,3298" coordsize="7,7" path="m4750,3298r-7,7e" filled="f" strokeweight=".1216mm">
                <v:path arrowok="t"/>
              </v:shape>
            </v:group>
            <v:group id="_x0000_s6678" style="position:absolute;left:4737;top:3305;width:7;height:2" coordorigin="4737,3305" coordsize="7,2">
              <v:shape id="_x0000_s6679" style="position:absolute;left:4737;top:3305;width:7;height:2" coordorigin="4737,3305" coordsize="7,0" path="m4743,3305r-6,e" filled="f" strokeweight=".1216mm">
                <v:path arrowok="t"/>
              </v:shape>
            </v:group>
            <v:group id="_x0000_s6676" style="position:absolute;left:4730;top:3305;width:7;height:2" coordorigin="4730,3305" coordsize="7,2">
              <v:shape id="_x0000_s6677" style="position:absolute;left:4730;top:3305;width:7;height:2" coordorigin="4730,3305" coordsize="7,0" path="m4737,3305r-7,e" filled="f" strokeweight=".1216mm">
                <v:path arrowok="t"/>
              </v:shape>
            </v:group>
            <v:group id="_x0000_s6674" style="position:absolute;left:4723;top:3305;width:7;height:7" coordorigin="4723,3305" coordsize="7,7">
              <v:shape id="_x0000_s6675" style="position:absolute;left:4723;top:3305;width:7;height:7" coordorigin="4723,3305" coordsize="7,7" path="m4730,3305r-7,7e" filled="f" strokeweight=".1216mm">
                <v:path arrowok="t"/>
              </v:shape>
            </v:group>
            <v:group id="_x0000_s6672" style="position:absolute;left:4716;top:3312;width:7;height:2" coordorigin="4716,3312" coordsize="7,2">
              <v:shape id="_x0000_s6673" style="position:absolute;left:4716;top:3312;width:7;height:2" coordorigin="4716,3312" coordsize="7,0" path="m4723,3312r-7,e" filled="f" strokeweight=".1216mm">
                <v:path arrowok="t"/>
              </v:shape>
            </v:group>
            <v:group id="_x0000_s6670" style="position:absolute;left:4709;top:3312;width:7;height:2" coordorigin="4709,3312" coordsize="7,2">
              <v:shape id="_x0000_s6671" style="position:absolute;left:4709;top:3312;width:7;height:2" coordorigin="4709,3312" coordsize="7,0" path="m4716,3312r-7,e" filled="f" strokeweight=".1216mm">
                <v:path arrowok="t"/>
              </v:shape>
            </v:group>
            <v:group id="_x0000_s6668" style="position:absolute;left:4702;top:3312;width:7;height:2" coordorigin="4702,3312" coordsize="7,2">
              <v:shape id="_x0000_s6669" style="position:absolute;left:4702;top:3312;width:7;height:2" coordorigin="4702,3312" coordsize="7,0" path="m4709,3312r-7,e" filled="f" strokeweight=".1216mm">
                <v:path arrowok="t"/>
              </v:shape>
            </v:group>
            <v:group id="_x0000_s6666" style="position:absolute;left:4695;top:3312;width:7;height:2" coordorigin="4695,3312" coordsize="7,2">
              <v:shape id="_x0000_s6667" style="position:absolute;left:4695;top:3312;width:7;height:2" coordorigin="4695,3312" coordsize="7,0" path="m4702,3312r-7,e" filled="f" strokeweight=".1216mm">
                <v:path arrowok="t"/>
              </v:shape>
            </v:group>
            <v:group id="_x0000_s6664" style="position:absolute;left:4688;top:3312;width:7;height:2" coordorigin="4688,3312" coordsize="7,2">
              <v:shape id="_x0000_s6665" style="position:absolute;left:4688;top:3312;width:7;height:2" coordorigin="4688,3312" coordsize="7,0" path="m4695,3312r-7,e" filled="f" strokeweight=".1216mm">
                <v:path arrowok="t"/>
              </v:shape>
            </v:group>
            <v:group id="_x0000_s6662" style="position:absolute;left:4681;top:3312;width:7;height:2" coordorigin="4681,3312" coordsize="7,2">
              <v:shape id="_x0000_s6663" style="position:absolute;left:4681;top:3312;width:7;height:2" coordorigin="4681,3312" coordsize="7,0" path="m4688,3312r-7,e" filled="f" strokeweight=".1216mm">
                <v:path arrowok="t"/>
              </v:shape>
            </v:group>
            <v:group id="_x0000_s6660" style="position:absolute;left:4674;top:3305;width:7;height:7" coordorigin="4674,3305" coordsize="7,7">
              <v:shape id="_x0000_s6661" style="position:absolute;left:4674;top:3305;width:7;height:7" coordorigin="4674,3305" coordsize="7,7" path="m4681,3312r-7,-7e" filled="f" strokeweight=".1216mm">
                <v:path arrowok="t"/>
              </v:shape>
            </v:group>
            <v:group id="_x0000_s6658" style="position:absolute;left:4668;top:3305;width:7;height:2" coordorigin="4668,3305" coordsize="7,2">
              <v:shape id="_x0000_s6659" style="position:absolute;left:4668;top:3305;width:7;height:2" coordorigin="4668,3305" coordsize="7,0" path="m4674,3305r-6,e" filled="f" strokeweight=".1216mm">
                <v:path arrowok="t"/>
              </v:shape>
            </v:group>
            <v:group id="_x0000_s6656" style="position:absolute;left:4661;top:3305;width:7;height:2" coordorigin="4661,3305" coordsize="7,2">
              <v:shape id="_x0000_s6657" style="position:absolute;left:4661;top:3305;width:7;height:2" coordorigin="4661,3305" coordsize="7,0" path="m4668,3305r-7,e" filled="f" strokeweight=".1216mm">
                <v:path arrowok="t"/>
              </v:shape>
            </v:group>
            <v:group id="_x0000_s6654" style="position:absolute;left:4654;top:3298;width:7;height:7" coordorigin="4654,3298" coordsize="7,7">
              <v:shape id="_x0000_s6655" style="position:absolute;left:4654;top:3298;width:7;height:7" coordorigin="4654,3298" coordsize="7,7" path="m4661,3305r-7,-7e" filled="f" strokeweight=".1216mm">
                <v:path arrowok="t"/>
              </v:shape>
            </v:group>
            <v:group id="_x0000_s6652" style="position:absolute;left:4647;top:3291;width:7;height:7" coordorigin="4647,3291" coordsize="7,7">
              <v:shape id="_x0000_s6653" style="position:absolute;left:4647;top:3291;width:7;height:7" coordorigin="4647,3291" coordsize="7,7" path="m4654,3298r-7,-7e" filled="f" strokeweight=".1216mm">
                <v:path arrowok="t"/>
              </v:shape>
            </v:group>
            <v:group id="_x0000_s6650" style="position:absolute;left:4640;top:3291;width:7;height:2" coordorigin="4640,3291" coordsize="7,2">
              <v:shape id="_x0000_s6651" style="position:absolute;left:4640;top:3291;width:7;height:2" coordorigin="4640,3291" coordsize="7,0" path="m4647,3291r-7,e" filled="f" strokeweight=".1216mm">
                <v:path arrowok="t"/>
              </v:shape>
            </v:group>
            <v:group id="_x0000_s6648" style="position:absolute;left:4623;top:3281;width:21;height:2" coordorigin="4623,3281" coordsize="21,2">
              <v:shape id="_x0000_s6649" style="position:absolute;left:4623;top:3281;width:21;height:2" coordorigin="4623,3281" coordsize="21,0" path="m4623,3281r20,e" filled="f" strokeweight=".28508mm">
                <v:path arrowok="t"/>
              </v:shape>
            </v:group>
            <v:group id="_x0000_s6646" style="position:absolute;left:4633;top:3284;width:7;height:2" coordorigin="4633,3284" coordsize="7,2">
              <v:shape id="_x0000_s6647" style="position:absolute;left:4633;top:3284;width:7;height:2" coordorigin="4633,3284" coordsize="7,0" path="m4640,3284r-7,e" filled="f" strokeweight=".1216mm">
                <v:path arrowok="t"/>
              </v:shape>
            </v:group>
            <v:group id="_x0000_s6644" style="position:absolute;left:4626;top:3277;width:7;height:2" coordorigin="4626,3277" coordsize="7,2">
              <v:shape id="_x0000_s6645" style="position:absolute;left:4626;top:3277;width:7;height:2" coordorigin="4626,3277" coordsize="7,0" path="m4633,3277r-7,e" filled="f" strokeweight=".1216mm">
                <v:path arrowok="t"/>
              </v:shape>
            </v:group>
            <v:group id="_x0000_s6642" style="position:absolute;left:4619;top:3270;width:7;height:2" coordorigin="4619,3270" coordsize="7,2">
              <v:shape id="_x0000_s6643" style="position:absolute;left:4619;top:3270;width:7;height:2" coordorigin="4619,3270" coordsize="7,0" path="m4626,3270r-7,e" filled="f" strokeweight=".1216mm">
                <v:path arrowok="t"/>
              </v:shape>
            </v:group>
            <v:group id="_x0000_s6640" style="position:absolute;left:4616;top:3267;width:7;height:2" coordorigin="4616,3267" coordsize="7,2">
              <v:shape id="_x0000_s6641" style="position:absolute;left:4616;top:3267;width:7;height:2" coordorigin="4616,3267" coordsize="7,0" path="m4616,3267r7,e" filled="f" strokeweight=".1216mm">
                <v:path arrowok="t"/>
              </v:shape>
            </v:group>
            <v:group id="_x0000_s6638" style="position:absolute;left:4612;top:3257;width:7;height:7" coordorigin="4612,3257" coordsize="7,7">
              <v:shape id="_x0000_s6639" style="position:absolute;left:4612;top:3257;width:7;height:7" coordorigin="4612,3257" coordsize="7,7" path="m4619,3263r-7,-6e" filled="f" strokeweight=".1216mm">
                <v:path arrowok="t"/>
              </v:shape>
            </v:group>
            <v:group id="_x0000_s6636" style="position:absolute;left:4609;top:3253;width:7;height:2" coordorigin="4609,3253" coordsize="7,2">
              <v:shape id="_x0000_s6637" style="position:absolute;left:4609;top:3253;width:7;height:2" coordorigin="4609,3253" coordsize="7,0" path="m4609,3253r7,e" filled="f" strokeweight=".1216mm">
                <v:path arrowok="t"/>
              </v:shape>
            </v:group>
            <v:group id="_x0000_s6634" style="position:absolute;left:4606;top:3243;width:7;height:7" coordorigin="4606,3243" coordsize="7,7">
              <v:shape id="_x0000_s6635" style="position:absolute;left:4606;top:3243;width:7;height:7" coordorigin="4606,3243" coordsize="7,7" path="m4612,3250r-6,-7e" filled="f" strokeweight=".1216mm">
                <v:path arrowok="t"/>
              </v:shape>
            </v:group>
            <v:group id="_x0000_s6632" style="position:absolute;left:4602;top:3232;width:7;height:2" coordorigin="4602,3232" coordsize="7,2">
              <v:shape id="_x0000_s6633" style="position:absolute;left:4602;top:3232;width:7;height:2" coordorigin="4602,3232" coordsize="7,0" path="m4602,3232r7,e" filled="f" strokeweight=".28508mm">
                <v:path arrowok="t"/>
              </v:shape>
            </v:group>
            <v:group id="_x0000_s6630" style="position:absolute;left:4599;top:3215;width:7;height:7" coordorigin="4599,3215" coordsize="7,7">
              <v:shape id="_x0000_s6631" style="position:absolute;left:4599;top:3215;width:7;height:7" coordorigin="4599,3215" coordsize="7,7" path="m4606,3222r-7,-7e" filled="f" strokeweight=".1216mm">
                <v:path arrowok="t"/>
              </v:shape>
            </v:group>
            <v:group id="_x0000_s6628" style="position:absolute;left:4571;top:3205;width:31;height:2" coordorigin="4571,3205" coordsize="31,2">
              <v:shape id="_x0000_s6629" style="position:absolute;left:4571;top:3205;width:31;height:2" coordorigin="4571,3205" coordsize="31,0" path="m4571,3205r31,e" filled="f" strokeweight=".04192mm">
                <v:path arrowok="t"/>
              </v:shape>
            </v:group>
            <v:group id="_x0000_s6626" style="position:absolute;left:4847;top:3188;width:7;height:7" coordorigin="4847,3188" coordsize="7,7">
              <v:shape id="_x0000_s6627" style="position:absolute;left:4847;top:3188;width:7;height:7" coordorigin="4847,3188" coordsize="7,7" path="m4847,3194r7,-6e" filled="f" strokecolor="#00d000" strokeweight=".1216mm">
                <v:path arrowok="t"/>
              </v:shape>
            </v:group>
            <v:group id="_x0000_s6624" style="position:absolute;left:4854;top:3167;width:14;height:21" coordorigin="4854,3167" coordsize="14,21">
              <v:shape id="_x0000_s6625" style="position:absolute;left:4854;top:3167;width:14;height:21" coordorigin="4854,3167" coordsize="14,21" path="m4854,3188r13,-21e" filled="f" strokecolor="#00d000" strokeweight=".1216mm">
                <v:path arrowok="t"/>
              </v:shape>
            </v:group>
            <v:group id="_x0000_s6622" style="position:absolute;left:4867;top:3167;width:2;height:76" coordorigin="4867,3167" coordsize="2,76">
              <v:shape id="_x0000_s6623" style="position:absolute;left:4867;top:3167;width:2;height:76" coordorigin="4867,3167" coordsize="0,76" path="m4867,3167r,76e" filled="f" strokecolor="#00d000" strokeweight=".1216mm">
                <v:path arrowok="t"/>
              </v:shape>
            </v:group>
            <v:group id="_x0000_s6620" style="position:absolute;left:4674;top:3174;width:7;height:7" coordorigin="4674,3174" coordsize="7,7">
              <v:shape id="_x0000_s6621" style="position:absolute;left:4674;top:3174;width:7;height:7" coordorigin="4674,3174" coordsize="7,7" path="m4674,3181r7,-7e" filled="f" strokecolor="#00d000" strokeweight=".1216mm">
                <v:path arrowok="t"/>
              </v:shape>
            </v:group>
            <v:group id="_x0000_s6618" style="position:absolute;left:4681;top:3167;width:14;height:7" coordorigin="4681,3167" coordsize="14,7">
              <v:shape id="_x0000_s6619" style="position:absolute;left:4681;top:3167;width:14;height:7" coordorigin="4681,3167" coordsize="14,7" path="m4681,3174r14,-7e" filled="f" strokecolor="#00d000" strokeweight=".1216mm">
                <v:path arrowok="t"/>
              </v:shape>
            </v:group>
            <v:group id="_x0000_s6616" style="position:absolute;left:4695;top:3167;width:14;height:7" coordorigin="4695,3167" coordsize="14,7">
              <v:shape id="_x0000_s6617" style="position:absolute;left:4695;top:3167;width:14;height:7" coordorigin="4695,3167" coordsize="14,7" path="m4695,3167r14,7e" filled="f" strokecolor="#00d000" strokeweight=".1216mm">
                <v:path arrowok="t"/>
              </v:shape>
            </v:group>
            <v:group id="_x0000_s6614" style="position:absolute;left:4709;top:3174;width:7;height:14" coordorigin="4709,3174" coordsize="7,14">
              <v:shape id="_x0000_s6615" style="position:absolute;left:4709;top:3174;width:7;height:14" coordorigin="4709,3174" coordsize="7,14" path="m4709,3174r7,14e" filled="f" strokecolor="#00d000" strokeweight=".1216mm">
                <v:path arrowok="t"/>
              </v:shape>
            </v:group>
            <v:group id="_x0000_s6612" style="position:absolute;left:4709;top:3188;width:7;height:14" coordorigin="4709,3188" coordsize="7,14">
              <v:shape id="_x0000_s6613" style="position:absolute;left:4709;top:3188;width:7;height:14" coordorigin="4709,3188" coordsize="7,14" path="m4716,3188r-7,13e" filled="f" strokecolor="#00d000" strokeweight=".1216mm">
                <v:path arrowok="t"/>
              </v:shape>
            </v:group>
            <v:group id="_x0000_s6610" style="position:absolute;left:4681;top:3201;width:28;height:21" coordorigin="4681,3201" coordsize="28,21">
              <v:shape id="_x0000_s6611" style="position:absolute;left:4681;top:3201;width:28;height:21" coordorigin="4681,3201" coordsize="28,21" path="m4709,3201r-28,21e" filled="f" strokecolor="#00d000" strokeweight=".1216mm">
                <v:path arrowok="t"/>
              </v:shape>
            </v:group>
            <v:group id="_x0000_s6608" style="position:absolute;left:4674;top:3222;width:7;height:21" coordorigin="4674,3222" coordsize="7,21">
              <v:shape id="_x0000_s6609" style="position:absolute;left:4674;top:3222;width:7;height:21" coordorigin="4674,3222" coordsize="7,21" path="m4681,3222r-7,21e" filled="f" strokecolor="#00d000" strokeweight=".1216mm">
                <v:path arrowok="t"/>
              </v:shape>
            </v:group>
            <v:group id="_x0000_s6605" style="position:absolute;left:4674;top:3243;width:42;height:2" coordorigin="4674,3243" coordsize="42,2">
              <v:shape id="_x0000_s6607" style="position:absolute;left:4674;top:3243;width:42;height:2" coordorigin="4674,3243" coordsize="42,0" path="m4674,3243r42,e" filled="f" strokecolor="#00d000" strokeweight=".1216mm">
                <v:path arrowok="t"/>
              </v:shape>
              <v:shape id="_x0000_s6606" type="#_x0000_t75" style="position:absolute;left:5576;top:3007;width:350;height:512">
                <v:imagedata r:id="rId38" o:title=""/>
              </v:shape>
            </v:group>
            <v:group id="_x0000_s6603" style="position:absolute;left:5636;top:3067;width:276;height:276" coordorigin="5636,3067" coordsize="276,276">
              <v:shape id="_x0000_s6604" style="position:absolute;left:5636;top:3067;width:276;height:276" coordorigin="5636,3067" coordsize="276,276" path="m5636,3067r276,l5912,3343r-276,l5636,3067xe" stroked="f">
                <v:path arrowok="t"/>
              </v:shape>
            </v:group>
            <v:group id="_x0000_s6601" style="position:absolute;left:5905;top:3201;width:7;height:2" coordorigin="5905,3201" coordsize="7,2">
              <v:shape id="_x0000_s6602" style="position:absolute;left:5905;top:3201;width:7;height:2" coordorigin="5905,3201" coordsize="7,0" path="m5905,3201r7,e" filled="f" strokeweight=".15686mm">
                <v:path arrowok="t"/>
              </v:shape>
            </v:group>
            <v:group id="_x0000_s6599" style="position:absolute;left:5905;top:3191;width:7;height:2" coordorigin="5905,3191" coordsize="7,2">
              <v:shape id="_x0000_s6600" style="position:absolute;left:5905;top:3191;width:7;height:2" coordorigin="5905,3191" coordsize="7,0" path="m5905,3191r7,e" filled="f" strokeweight=".1216mm">
                <v:path arrowok="t"/>
              </v:shape>
            </v:group>
            <v:group id="_x0000_s6597" style="position:absolute;left:5905;top:3184;width:7;height:2" coordorigin="5905,3184" coordsize="7,2">
              <v:shape id="_x0000_s6598" style="position:absolute;left:5905;top:3184;width:7;height:2" coordorigin="5905,3184" coordsize="7,0" path="m5905,3184r7,e" filled="f" strokeweight=".1216mm">
                <v:path arrowok="t"/>
              </v:shape>
            </v:group>
            <v:group id="_x0000_s6595" style="position:absolute;left:5901;top:3174;width:7;height:7" coordorigin="5901,3174" coordsize="7,7">
              <v:shape id="_x0000_s6596" style="position:absolute;left:5901;top:3174;width:7;height:7" coordorigin="5901,3174" coordsize="7,7" path="m5908,3181r-7,-7e" filled="f" strokeweight=".1216mm">
                <v:path arrowok="t"/>
              </v:shape>
            </v:group>
            <v:group id="_x0000_s6593" style="position:absolute;left:5898;top:3170;width:7;height:2" coordorigin="5898,3170" coordsize="7,2">
              <v:shape id="_x0000_s6594" style="position:absolute;left:5898;top:3170;width:7;height:2" coordorigin="5898,3170" coordsize="7,0" path="m5898,3170r7,e" filled="f" strokeweight=".1216mm">
                <v:path arrowok="t"/>
              </v:shape>
            </v:group>
            <v:group id="_x0000_s6591" style="position:absolute;left:5898;top:3163;width:7;height:2" coordorigin="5898,3163" coordsize="7,2">
              <v:shape id="_x0000_s6592" style="position:absolute;left:5898;top:3163;width:7;height:2" coordorigin="5898,3163" coordsize="7,0" path="m5898,3163r7,e" filled="f" strokeweight=".1216mm">
                <v:path arrowok="t"/>
              </v:shape>
            </v:group>
            <v:group id="_x0000_s6589" style="position:absolute;left:5895;top:3153;width:7;height:7" coordorigin="5895,3153" coordsize="7,7">
              <v:shape id="_x0000_s6590" style="position:absolute;left:5895;top:3153;width:7;height:7" coordorigin="5895,3153" coordsize="7,7" path="m5901,3160r-6,-7e" filled="f" strokeweight=".1216mm">
                <v:path arrowok="t"/>
              </v:shape>
            </v:group>
            <v:group id="_x0000_s6587" style="position:absolute;left:5891;top:3146;width:7;height:2" coordorigin="5891,3146" coordsize="7,2">
              <v:shape id="_x0000_s6588" style="position:absolute;left:5891;top:3146;width:7;height:2" coordorigin="5891,3146" coordsize="7,0" path="m5891,3146r7,e" filled="f" strokeweight=".1635mm">
                <v:path arrowok="t"/>
              </v:shape>
            </v:group>
            <v:group id="_x0000_s6585" style="position:absolute;left:5888;top:3132;width:7;height:7" coordorigin="5888,3132" coordsize="7,7">
              <v:shape id="_x0000_s6586" style="position:absolute;left:5888;top:3132;width:7;height:7" coordorigin="5888,3132" coordsize="7,7" path="m5895,3139r-7,-7e" filled="f" strokeweight=".1216mm">
                <v:path arrowok="t"/>
              </v:shape>
            </v:group>
            <v:group id="_x0000_s6583" style="position:absolute;left:5884;top:3129;width:7;height:2" coordorigin="5884,3129" coordsize="7,2">
              <v:shape id="_x0000_s6584" style="position:absolute;left:5884;top:3129;width:7;height:2" coordorigin="5884,3129" coordsize="7,0" path="m5884,3129r7,e" filled="f" strokeweight=".1216mm">
                <v:path arrowok="t"/>
              </v:shape>
            </v:group>
            <v:group id="_x0000_s6581" style="position:absolute;left:5881;top:3126;width:7;height:2" coordorigin="5881,3126" coordsize="7,2">
              <v:shape id="_x0000_s6582" style="position:absolute;left:5881;top:3126;width:7;height:2" coordorigin="5881,3126" coordsize="7,0" path="m5888,3126r-7,e" filled="f" strokeweight=".1216mm">
                <v:path arrowok="t"/>
              </v:shape>
            </v:group>
            <v:group id="_x0000_s6579" style="position:absolute;left:5874;top:3119;width:7;height:7" coordorigin="5874,3119" coordsize="7,7">
              <v:shape id="_x0000_s6580" style="position:absolute;left:5874;top:3119;width:7;height:7" coordorigin="5874,3119" coordsize="7,7" path="m5881,3126r-7,-7e" filled="f" strokeweight=".1216mm">
                <v:path arrowok="t"/>
              </v:shape>
            </v:group>
            <v:group id="_x0000_s6577" style="position:absolute;left:5870;top:3115;width:7;height:2" coordorigin="5870,3115" coordsize="7,2">
              <v:shape id="_x0000_s6578" style="position:absolute;left:5870;top:3115;width:7;height:2" coordorigin="5870,3115" coordsize="7,0" path="m5870,3115r7,e" filled="f" strokeweight=".1216mm">
                <v:path arrowok="t"/>
              </v:shape>
            </v:group>
            <v:group id="_x0000_s6575" style="position:absolute;left:5867;top:3112;width:7;height:2" coordorigin="5867,3112" coordsize="7,2">
              <v:shape id="_x0000_s6576" style="position:absolute;left:5867;top:3112;width:7;height:2" coordorigin="5867,3112" coordsize="7,0" path="m5874,3112r-7,e" filled="f" strokeweight=".1216mm">
                <v:path arrowok="t"/>
              </v:shape>
            </v:group>
            <v:group id="_x0000_s6573" style="position:absolute;left:5860;top:3105;width:7;height:7" coordorigin="5860,3105" coordsize="7,7">
              <v:shape id="_x0000_s6574" style="position:absolute;left:5860;top:3105;width:7;height:7" coordorigin="5860,3105" coordsize="7,7" path="m5867,3112r-7,-7e" filled="f" strokeweight=".1216mm">
                <v:path arrowok="t"/>
              </v:shape>
            </v:group>
            <v:group id="_x0000_s6571" style="position:absolute;left:5857;top:3101;width:7;height:2" coordorigin="5857,3101" coordsize="7,2">
              <v:shape id="_x0000_s6572" style="position:absolute;left:5857;top:3101;width:7;height:2" coordorigin="5857,3101" coordsize="7,0" path="m5857,3101r7,e" filled="f" strokeweight=".1216mm">
                <v:path arrowok="t"/>
              </v:shape>
            </v:group>
            <v:group id="_x0000_s6569" style="position:absolute;left:5853;top:3098;width:7;height:2" coordorigin="5853,3098" coordsize="7,2">
              <v:shape id="_x0000_s6570" style="position:absolute;left:5853;top:3098;width:7;height:2" coordorigin="5853,3098" coordsize="7,0" path="m5860,3098r-7,e" filled="f" strokeweight=".1216mm">
                <v:path arrowok="t"/>
              </v:shape>
            </v:group>
            <v:group id="_x0000_s6567" style="position:absolute;left:5846;top:3091;width:7;height:7" coordorigin="5846,3091" coordsize="7,7">
              <v:shape id="_x0000_s6568" style="position:absolute;left:5846;top:3091;width:7;height:7" coordorigin="5846,3091" coordsize="7,7" path="m5853,3098r-7,-7e" filled="f" strokeweight=".1216mm">
                <v:path arrowok="t"/>
              </v:shape>
            </v:group>
            <v:group id="_x0000_s6565" style="position:absolute;left:5839;top:3091;width:7;height:2" coordorigin="5839,3091" coordsize="7,2">
              <v:shape id="_x0000_s6566" style="position:absolute;left:5839;top:3091;width:7;height:2" coordorigin="5839,3091" coordsize="7,0" path="m5846,3091r-7,e" filled="f" strokeweight=".1216mm">
                <v:path arrowok="t"/>
              </v:shape>
            </v:group>
            <v:group id="_x0000_s6563" style="position:absolute;left:5833;top:3084;width:7;height:7" coordorigin="5833,3084" coordsize="7,7">
              <v:shape id="_x0000_s6564" style="position:absolute;left:5833;top:3084;width:7;height:7" coordorigin="5833,3084" coordsize="7,7" path="m5839,3091r-6,-7e" filled="f" strokeweight=".1216mm">
                <v:path arrowok="t"/>
              </v:shape>
            </v:group>
            <v:group id="_x0000_s6561" style="position:absolute;left:5826;top:3084;width:7;height:2" coordorigin="5826,3084" coordsize="7,2">
              <v:shape id="_x0000_s6562" style="position:absolute;left:5826;top:3084;width:7;height:2" coordorigin="5826,3084" coordsize="7,0" path="m5833,3084r-7,e" filled="f" strokeweight=".1216mm">
                <v:path arrowok="t"/>
              </v:shape>
            </v:group>
            <v:group id="_x0000_s6559" style="position:absolute;left:5822;top:3081;width:7;height:2" coordorigin="5822,3081" coordsize="7,2">
              <v:shape id="_x0000_s6560" style="position:absolute;left:5822;top:3081;width:7;height:2" coordorigin="5822,3081" coordsize="7,0" path="m5822,3081r7,e" filled="f" strokeweight=".1216mm">
                <v:path arrowok="t"/>
              </v:shape>
            </v:group>
            <v:group id="_x0000_s6557" style="position:absolute;left:5819;top:3077;width:7;height:2" coordorigin="5819,3077" coordsize="7,2">
              <v:shape id="_x0000_s6558" style="position:absolute;left:5819;top:3077;width:7;height:2" coordorigin="5819,3077" coordsize="7,0" path="m5826,3077r-7,e" filled="f" strokeweight=".1216mm">
                <v:path arrowok="t"/>
              </v:shape>
            </v:group>
            <v:group id="_x0000_s6555" style="position:absolute;left:5812;top:3077;width:7;height:2" coordorigin="5812,3077" coordsize="7,2">
              <v:shape id="_x0000_s6556" style="position:absolute;left:5812;top:3077;width:7;height:2" coordorigin="5812,3077" coordsize="7,0" path="m5819,3077r-7,e" filled="f" strokeweight=".1216mm">
                <v:path arrowok="t"/>
              </v:shape>
            </v:group>
            <v:group id="_x0000_s6553" style="position:absolute;left:5805;top:3070;width:7;height:7" coordorigin="5805,3070" coordsize="7,7">
              <v:shape id="_x0000_s6554" style="position:absolute;left:5805;top:3070;width:7;height:7" coordorigin="5805,3070" coordsize="7,7" path="m5812,3077r-7,-7e" filled="f" strokeweight=".1216mm">
                <v:path arrowok="t"/>
              </v:shape>
            </v:group>
            <v:group id="_x0000_s6551" style="position:absolute;left:5798;top:3070;width:7;height:2" coordorigin="5798,3070" coordsize="7,2">
              <v:shape id="_x0000_s6552" style="position:absolute;left:5798;top:3070;width:7;height:2" coordorigin="5798,3070" coordsize="7,0" path="m5805,3070r-7,e" filled="f" strokeweight=".1216mm">
                <v:path arrowok="t"/>
              </v:shape>
            </v:group>
            <v:group id="_x0000_s6549" style="position:absolute;left:5791;top:3070;width:7;height:2" coordorigin="5791,3070" coordsize="7,2">
              <v:shape id="_x0000_s6550" style="position:absolute;left:5791;top:3070;width:7;height:2" coordorigin="5791,3070" coordsize="7,0" path="m5798,3070r-7,e" filled="f" strokeweight=".1216mm">
                <v:path arrowok="t"/>
              </v:shape>
            </v:group>
            <v:group id="_x0000_s6547" style="position:absolute;left:5784;top:3070;width:7;height:2" coordorigin="5784,3070" coordsize="7,2">
              <v:shape id="_x0000_s6548" style="position:absolute;left:5784;top:3070;width:7;height:2" coordorigin="5784,3070" coordsize="7,0" path="m5791,3070r-7,e" filled="f" strokeweight=".1216mm">
                <v:path arrowok="t"/>
              </v:shape>
            </v:group>
            <v:group id="_x0000_s6545" style="position:absolute;left:5777;top:3070;width:7;height:2" coordorigin="5777,3070" coordsize="7,2">
              <v:shape id="_x0000_s6546" style="position:absolute;left:5777;top:3070;width:7;height:2" coordorigin="5777,3070" coordsize="7,0" path="m5784,3070r-7,e" filled="f" strokeweight=".1216mm">
                <v:path arrowok="t"/>
              </v:shape>
            </v:group>
            <v:group id="_x0000_s6543" style="position:absolute;left:5770;top:3070;width:7;height:2" coordorigin="5770,3070" coordsize="7,2">
              <v:shape id="_x0000_s6544" style="position:absolute;left:5770;top:3070;width:7;height:2" coordorigin="5770,3070" coordsize="7,0" path="m5777,3070r-7,e" filled="f" strokeweight=".1216mm">
                <v:path arrowok="t"/>
              </v:shape>
            </v:group>
            <v:group id="_x0000_s6541" style="position:absolute;left:5764;top:3070;width:7;height:2" coordorigin="5764,3070" coordsize="7,2">
              <v:shape id="_x0000_s6542" style="position:absolute;left:5764;top:3070;width:7;height:2" coordorigin="5764,3070" coordsize="7,0" path="m5770,3070r-6,e" filled="f" strokeweight=".1216mm">
                <v:path arrowok="t"/>
              </v:shape>
            </v:group>
            <v:group id="_x0000_s6539" style="position:absolute;left:5757;top:3070;width:7;height:2" coordorigin="5757,3070" coordsize="7,2">
              <v:shape id="_x0000_s6540" style="position:absolute;left:5757;top:3070;width:7;height:2" coordorigin="5757,3070" coordsize="7,0" path="m5764,3070r-7,e" filled="f" strokeweight=".1216mm">
                <v:path arrowok="t"/>
              </v:shape>
            </v:group>
            <v:group id="_x0000_s6537" style="position:absolute;left:5750;top:3070;width:7;height:2" coordorigin="5750,3070" coordsize="7,2">
              <v:shape id="_x0000_s6538" style="position:absolute;left:5750;top:3070;width:7;height:2" coordorigin="5750,3070" coordsize="7,0" path="m5757,3070r-7,e" filled="f" strokeweight=".1216mm">
                <v:path arrowok="t"/>
              </v:shape>
            </v:group>
            <v:group id="_x0000_s6535" style="position:absolute;left:5743;top:3070;width:7;height:7" coordorigin="5743,3070" coordsize="7,7">
              <v:shape id="_x0000_s6536" style="position:absolute;left:5743;top:3070;width:7;height:7" coordorigin="5743,3070" coordsize="7,7" path="m5750,3070r-7,7e" filled="f" strokeweight=".1216mm">
                <v:path arrowok="t"/>
              </v:shape>
            </v:group>
            <v:group id="_x0000_s6533" style="position:absolute;left:5736;top:3077;width:7;height:2" coordorigin="5736,3077" coordsize="7,2">
              <v:shape id="_x0000_s6534" style="position:absolute;left:5736;top:3077;width:7;height:2" coordorigin="5736,3077" coordsize="7,0" path="m5743,3077r-7,e" filled="f" strokeweight=".1216mm">
                <v:path arrowok="t"/>
              </v:shape>
            </v:group>
            <v:group id="_x0000_s6531" style="position:absolute;left:5729;top:3077;width:7;height:2" coordorigin="5729,3077" coordsize="7,2">
              <v:shape id="_x0000_s6532" style="position:absolute;left:5729;top:3077;width:7;height:2" coordorigin="5729,3077" coordsize="7,0" path="m5736,3077r-7,e" filled="f" strokeweight=".1216mm">
                <v:path arrowok="t"/>
              </v:shape>
            </v:group>
            <v:group id="_x0000_s6529" style="position:absolute;left:5722;top:3077;width:7;height:2" coordorigin="5722,3077" coordsize="7,2">
              <v:shape id="_x0000_s6530" style="position:absolute;left:5722;top:3077;width:7;height:2" coordorigin="5722,3077" coordsize="7,0" path="m5729,3077r-7,e" filled="f" strokeweight=".1216mm">
                <v:path arrowok="t"/>
              </v:shape>
            </v:group>
            <v:group id="_x0000_s6527" style="position:absolute;left:5715;top:3077;width:7;height:7" coordorigin="5715,3077" coordsize="7,7">
              <v:shape id="_x0000_s6528" style="position:absolute;left:5715;top:3077;width:7;height:7" coordorigin="5715,3077" coordsize="7,7" path="m5722,3077r-7,7e" filled="f" strokeweight=".1216mm">
                <v:path arrowok="t"/>
              </v:shape>
            </v:group>
            <v:group id="_x0000_s6525" style="position:absolute;left:5708;top:3084;width:7;height:7" coordorigin="5708,3084" coordsize="7,7">
              <v:shape id="_x0000_s6526" style="position:absolute;left:5708;top:3084;width:7;height:7" coordorigin="5708,3084" coordsize="7,7" path="m5715,3084r-7,7e" filled="f" strokeweight=".1216mm">
                <v:path arrowok="t"/>
              </v:shape>
            </v:group>
            <v:group id="_x0000_s6523" style="position:absolute;left:5702;top:3091;width:7;height:2" coordorigin="5702,3091" coordsize="7,2">
              <v:shape id="_x0000_s6524" style="position:absolute;left:5702;top:3091;width:7;height:2" coordorigin="5702,3091" coordsize="7,0" path="m5708,3091r-6,e" filled="f" strokeweight=".1216mm">
                <v:path arrowok="t"/>
              </v:shape>
            </v:group>
            <v:group id="_x0000_s6521" style="position:absolute;left:5695;top:3091;width:7;height:7" coordorigin="5695,3091" coordsize="7,7">
              <v:shape id="_x0000_s6522" style="position:absolute;left:5695;top:3091;width:7;height:7" coordorigin="5695,3091" coordsize="7,7" path="m5702,3091r-7,7e" filled="f" strokeweight=".1216mm">
                <v:path arrowok="t"/>
              </v:shape>
            </v:group>
            <v:group id="_x0000_s6519" style="position:absolute;left:5688;top:3098;width:7;height:2" coordorigin="5688,3098" coordsize="7,2">
              <v:shape id="_x0000_s6520" style="position:absolute;left:5688;top:3098;width:7;height:2" coordorigin="5688,3098" coordsize="7,0" path="m5695,3098r-7,e" filled="f" strokeweight=".1216mm">
                <v:path arrowok="t"/>
              </v:shape>
            </v:group>
            <v:group id="_x0000_s6517" style="position:absolute;left:5684;top:3101;width:7;height:2" coordorigin="5684,3101" coordsize="7,2">
              <v:shape id="_x0000_s6518" style="position:absolute;left:5684;top:3101;width:7;height:2" coordorigin="5684,3101" coordsize="7,0" path="m5684,3101r7,e" filled="f" strokeweight=".1216mm">
                <v:path arrowok="t"/>
              </v:shape>
            </v:group>
            <v:group id="_x0000_s6515" style="position:absolute;left:5681;top:3105;width:7;height:7" coordorigin="5681,3105" coordsize="7,7">
              <v:shape id="_x0000_s6516" style="position:absolute;left:5681;top:3105;width:7;height:7" coordorigin="5681,3105" coordsize="7,7" path="m5688,3105r-7,7e" filled="f" strokeweight=".1216mm">
                <v:path arrowok="t"/>
              </v:shape>
            </v:group>
            <v:group id="_x0000_s6513" style="position:absolute;left:5674;top:3112;width:7;height:2" coordorigin="5674,3112" coordsize="7,2">
              <v:shape id="_x0000_s6514" style="position:absolute;left:5674;top:3112;width:7;height:2" coordorigin="5674,3112" coordsize="7,0" path="m5681,3112r-7,e" filled="f" strokeweight=".1216mm">
                <v:path arrowok="t"/>
              </v:shape>
            </v:group>
            <v:group id="_x0000_s6511" style="position:absolute;left:5667;top:3112;width:7;height:7" coordorigin="5667,3112" coordsize="7,7">
              <v:shape id="_x0000_s6512" style="position:absolute;left:5667;top:3112;width:7;height:7" coordorigin="5667,3112" coordsize="7,7" path="m5674,3112r-7,7e" filled="f" strokeweight=".1216mm">
                <v:path arrowok="t"/>
              </v:shape>
            </v:group>
            <v:group id="_x0000_s6509" style="position:absolute;left:5664;top:3122;width:7;height:2" coordorigin="5664,3122" coordsize="7,2">
              <v:shape id="_x0000_s6510" style="position:absolute;left:5664;top:3122;width:7;height:2" coordorigin="5664,3122" coordsize="7,0" path="m5664,3122r7,e" filled="f" strokeweight=".1216mm">
                <v:path arrowok="t"/>
              </v:shape>
            </v:group>
            <v:group id="_x0000_s6507" style="position:absolute;left:5660;top:3126;width:7;height:7" coordorigin="5660,3126" coordsize="7,7">
              <v:shape id="_x0000_s6508" style="position:absolute;left:5660;top:3126;width:7;height:7" coordorigin="5660,3126" coordsize="7,7" path="m5667,3126r-7,6e" filled="f" strokeweight=".1216mm">
                <v:path arrowok="t"/>
              </v:shape>
            </v:group>
            <v:group id="_x0000_s6505" style="position:absolute;left:5653;top:3132;width:7;height:7" coordorigin="5653,3132" coordsize="7,7">
              <v:shape id="_x0000_s6506" style="position:absolute;left:5653;top:3132;width:7;height:7" coordorigin="5653,3132" coordsize="7,7" path="m5660,3132r-7,7e" filled="f" strokeweight=".1216mm">
                <v:path arrowok="t"/>
              </v:shape>
            </v:group>
            <v:group id="_x0000_s6503" style="position:absolute;left:5650;top:3143;width:7;height:2" coordorigin="5650,3143" coordsize="7,2">
              <v:shape id="_x0000_s6504" style="position:absolute;left:5650;top:3143;width:7;height:2" coordorigin="5650,3143" coordsize="7,0" path="m5650,3143r7,e" filled="f" strokeweight=".1216mm">
                <v:path arrowok="t"/>
              </v:shape>
            </v:group>
            <v:group id="_x0000_s6501" style="position:absolute;left:5646;top:3146;width:7;height:7" coordorigin="5646,3146" coordsize="7,7">
              <v:shape id="_x0000_s6502" style="position:absolute;left:5646;top:3146;width:7;height:7" coordorigin="5646,3146" coordsize="7,7" path="m5653,3146r-7,7e" filled="f" strokeweight=".1216mm">
                <v:path arrowok="t"/>
              </v:shape>
            </v:group>
            <v:group id="_x0000_s6499" style="position:absolute;left:5643;top:3163;width:7;height:2" coordorigin="5643,3163" coordsize="7,2">
              <v:shape id="_x0000_s6500" style="position:absolute;left:5643;top:3163;width:7;height:2" coordorigin="5643,3163" coordsize="7,0" path="m5643,3163r7,e" filled="f" strokeweight=".28508mm">
                <v:path arrowok="t"/>
              </v:shape>
            </v:group>
            <v:group id="_x0000_s6497" style="position:absolute;left:5640;top:3174;width:7;height:7" coordorigin="5640,3174" coordsize="7,7">
              <v:shape id="_x0000_s6498" style="position:absolute;left:5640;top:3174;width:7;height:7" coordorigin="5640,3174" coordsize="7,7" path="m5646,3174r-6,7e" filled="f" strokeweight=".1216mm">
                <v:path arrowok="t"/>
              </v:shape>
            </v:group>
            <v:group id="_x0000_s6495" style="position:absolute;left:5636;top:3191;width:7;height:2" coordorigin="5636,3191" coordsize="7,2">
              <v:shape id="_x0000_s6496" style="position:absolute;left:5636;top:3191;width:7;height:2" coordorigin="5636,3191" coordsize="7,0" path="m5636,3191r7,e" filled="f" strokeweight=".28508mm">
                <v:path arrowok="t"/>
              </v:shape>
            </v:group>
            <v:group id="_x0000_s6493" style="position:absolute;left:5636;top:3212;width:7;height:2" coordorigin="5636,3212" coordsize="7,2">
              <v:shape id="_x0000_s6494" style="position:absolute;left:5636;top:3212;width:7;height:2" coordorigin="5636,3212" coordsize="7,0" path="m5636,3212r7,e" filled="f" strokeweight=".28508mm">
                <v:path arrowok="t"/>
              </v:shape>
            </v:group>
            <v:group id="_x0000_s6491" style="position:absolute;left:5636;top:3232;width:14;height:2" coordorigin="5636,3232" coordsize="14,2">
              <v:shape id="_x0000_s6492" style="position:absolute;left:5636;top:3232;width:14;height:2" coordorigin="5636,3232" coordsize="14,0" path="m5636,3232r14,e" filled="f" strokeweight=".28508mm">
                <v:path arrowok="t"/>
              </v:shape>
            </v:group>
            <v:group id="_x0000_s6489" style="position:absolute;left:5640;top:3236;width:7;height:2" coordorigin="5640,3236" coordsize="7,2">
              <v:shape id="_x0000_s6490" style="position:absolute;left:5640;top:3236;width:7;height:2" coordorigin="5640,3236" coordsize="7,0" path="m5640,3236r6,e" filled="f" strokeweight=".1216mm">
                <v:path arrowok="t"/>
              </v:shape>
            </v:group>
            <v:group id="_x0000_s6487" style="position:absolute;left:5643;top:3246;width:7;height:2" coordorigin="5643,3246" coordsize="7,2">
              <v:shape id="_x0000_s6488" style="position:absolute;left:5643;top:3246;width:7;height:2" coordorigin="5643,3246" coordsize="7,0" path="m5643,3246r7,e" filled="f" strokeweight=".1216mm">
                <v:path arrowok="t"/>
              </v:shape>
            </v:group>
            <v:group id="_x0000_s6485" style="position:absolute;left:5646;top:3250;width:7;height:7" coordorigin="5646,3250" coordsize="7,7">
              <v:shape id="_x0000_s6486" style="position:absolute;left:5646;top:3250;width:7;height:7" coordorigin="5646,3250" coordsize="7,7" path="m5646,3250r7,7e" filled="f" strokeweight=".1216mm">
                <v:path arrowok="t"/>
              </v:shape>
            </v:group>
            <v:group id="_x0000_s6483" style="position:absolute;left:5650;top:3263;width:7;height:2" coordorigin="5650,3263" coordsize="7,2">
              <v:shape id="_x0000_s6484" style="position:absolute;left:5650;top:3263;width:7;height:2" coordorigin="5650,3263" coordsize="7,0" path="m5650,3263r7,e" filled="f" strokeweight=".1635mm">
                <v:path arrowok="t"/>
              </v:shape>
            </v:group>
            <v:group id="_x0000_s6481" style="position:absolute;left:5653;top:3270;width:7;height:7" coordorigin="5653,3270" coordsize="7,7">
              <v:shape id="_x0000_s6482" style="position:absolute;left:5653;top:3270;width:7;height:7" coordorigin="5653,3270" coordsize="7,7" path="m5653,3270r7,7e" filled="f" strokeweight=".1216mm">
                <v:path arrowok="t"/>
              </v:shape>
            </v:group>
            <v:group id="_x0000_s6479" style="position:absolute;left:5657;top:3281;width:7;height:2" coordorigin="5657,3281" coordsize="7,2">
              <v:shape id="_x0000_s6480" style="position:absolute;left:5657;top:3281;width:7;height:2" coordorigin="5657,3281" coordsize="7,0" path="m5657,3281r7,e" filled="f" strokeweight=".1216mm">
                <v:path arrowok="t"/>
              </v:shape>
            </v:group>
            <v:group id="_x0000_s6477" style="position:absolute;left:5660;top:3284;width:7;height:2" coordorigin="5660,3284" coordsize="7,2">
              <v:shape id="_x0000_s6478" style="position:absolute;left:5660;top:3284;width:7;height:2" coordorigin="5660,3284" coordsize="7,0" path="m5660,3284r7,e" filled="f" strokeweight=".1216mm">
                <v:path arrowok="t"/>
              </v:shape>
            </v:group>
            <v:group id="_x0000_s6475" style="position:absolute;left:5667;top:3284;width:7;height:7" coordorigin="5667,3284" coordsize="7,7">
              <v:shape id="_x0000_s6476" style="position:absolute;left:5667;top:3284;width:7;height:7" coordorigin="5667,3284" coordsize="7,7" path="m5667,3284r7,7e" filled="f" strokeweight=".1216mm">
                <v:path arrowok="t"/>
              </v:shape>
            </v:group>
            <v:group id="_x0000_s6473" style="position:absolute;left:5671;top:3294;width:7;height:2" coordorigin="5671,3294" coordsize="7,2">
              <v:shape id="_x0000_s6474" style="position:absolute;left:5671;top:3294;width:7;height:2" coordorigin="5671,3294" coordsize="7,0" path="m5671,3294r6,e" filled="f" strokeweight=".1216mm">
                <v:path arrowok="t"/>
              </v:shape>
            </v:group>
            <v:group id="_x0000_s6471" style="position:absolute;left:5674;top:3298;width:7;height:7" coordorigin="5674,3298" coordsize="7,7">
              <v:shape id="_x0000_s6472" style="position:absolute;left:5674;top:3298;width:7;height:7" coordorigin="5674,3298" coordsize="7,7" path="m5674,3298r7,7e" filled="f" strokeweight=".1216mm">
                <v:path arrowok="t"/>
              </v:shape>
            </v:group>
            <v:group id="_x0000_s6469" style="position:absolute;left:5681;top:3305;width:7;height:2" coordorigin="5681,3305" coordsize="7,2">
              <v:shape id="_x0000_s6470" style="position:absolute;left:5681;top:3305;width:7;height:2" coordorigin="5681,3305" coordsize="7,0" path="m5681,3305r7,e" filled="f" strokeweight=".1216mm">
                <v:path arrowok="t"/>
              </v:shape>
            </v:group>
            <v:group id="_x0000_s6467" style="position:absolute;left:5688;top:3305;width:7;height:7" coordorigin="5688,3305" coordsize="7,7">
              <v:shape id="_x0000_s6468" style="position:absolute;left:5688;top:3305;width:7;height:7" coordorigin="5688,3305" coordsize="7,7" path="m5688,3305r7,7e" filled="f" strokeweight=".1216mm">
                <v:path arrowok="t"/>
              </v:shape>
            </v:group>
            <v:group id="_x0000_s6465" style="position:absolute;left:5695;top:3312;width:7;height:7" coordorigin="5695,3312" coordsize="7,7">
              <v:shape id="_x0000_s6466" style="position:absolute;left:5695;top:3312;width:7;height:7" coordorigin="5695,3312" coordsize="7,7" path="m5695,3312r7,7e" filled="f" strokeweight=".1216mm">
                <v:path arrowok="t"/>
              </v:shape>
            </v:group>
            <v:group id="_x0000_s6463" style="position:absolute;left:5702;top:3319;width:7;height:2" coordorigin="5702,3319" coordsize="7,2">
              <v:shape id="_x0000_s6464" style="position:absolute;left:5702;top:3319;width:7;height:2" coordorigin="5702,3319" coordsize="7,0" path="m5702,3319r6,e" filled="f" strokeweight=".1216mm">
                <v:path arrowok="t"/>
              </v:shape>
            </v:group>
            <v:group id="_x0000_s6461" style="position:absolute;left:5708;top:3319;width:7;height:7" coordorigin="5708,3319" coordsize="7,7">
              <v:shape id="_x0000_s6462" style="position:absolute;left:5708;top:3319;width:7;height:7" coordorigin="5708,3319" coordsize="7,7" path="m5708,3319r7,6e" filled="f" strokeweight=".1216mm">
                <v:path arrowok="t"/>
              </v:shape>
            </v:group>
            <v:group id="_x0000_s6459" style="position:absolute;left:5715;top:3325;width:7;height:2" coordorigin="5715,3325" coordsize="7,2">
              <v:shape id="_x0000_s6460" style="position:absolute;left:5715;top:3325;width:7;height:2" coordorigin="5715,3325" coordsize="7,0" path="m5715,3325r7,e" filled="f" strokeweight=".1216mm">
                <v:path arrowok="t"/>
              </v:shape>
            </v:group>
            <v:group id="_x0000_s6457" style="position:absolute;left:5722;top:3325;width:7;height:7" coordorigin="5722,3325" coordsize="7,7">
              <v:shape id="_x0000_s6458" style="position:absolute;left:5722;top:3325;width:7;height:7" coordorigin="5722,3325" coordsize="7,7" path="m5722,3325r7,7e" filled="f" strokeweight=".1216mm">
                <v:path arrowok="t"/>
              </v:shape>
            </v:group>
            <v:group id="_x0000_s6455" style="position:absolute;left:5729;top:3332;width:7;height:2" coordorigin="5729,3332" coordsize="7,2">
              <v:shape id="_x0000_s6456" style="position:absolute;left:5729;top:3332;width:7;height:2" coordorigin="5729,3332" coordsize="7,0" path="m5729,3332r7,e" filled="f" strokeweight=".1216mm">
                <v:path arrowok="t"/>
              </v:shape>
            </v:group>
            <v:group id="_x0000_s6453" style="position:absolute;left:5736;top:3332;width:7;height:7" coordorigin="5736,3332" coordsize="7,7">
              <v:shape id="_x0000_s6454" style="position:absolute;left:5736;top:3332;width:7;height:7" coordorigin="5736,3332" coordsize="7,7" path="m5736,3332r7,7e" filled="f" strokeweight=".1216mm">
                <v:path arrowok="t"/>
              </v:shape>
            </v:group>
            <v:group id="_x0000_s6451" style="position:absolute;left:5743;top:3339;width:7;height:2" coordorigin="5743,3339" coordsize="7,2">
              <v:shape id="_x0000_s6452" style="position:absolute;left:5743;top:3339;width:7;height:2" coordorigin="5743,3339" coordsize="7,0" path="m5743,3339r7,e" filled="f" strokeweight=".1216mm">
                <v:path arrowok="t"/>
              </v:shape>
            </v:group>
            <v:group id="_x0000_s6449" style="position:absolute;left:5750;top:3339;width:7;height:2" coordorigin="5750,3339" coordsize="7,2">
              <v:shape id="_x0000_s6450" style="position:absolute;left:5750;top:3339;width:7;height:2" coordorigin="5750,3339" coordsize="7,0" path="m5750,3339r7,e" filled="f" strokeweight=".1216mm">
                <v:path arrowok="t"/>
              </v:shape>
            </v:group>
            <v:group id="_x0000_s6447" style="position:absolute;left:5757;top:3339;width:7;height:2" coordorigin="5757,3339" coordsize="7,2">
              <v:shape id="_x0000_s6448" style="position:absolute;left:5757;top:3339;width:7;height:2" coordorigin="5757,3339" coordsize="7,0" path="m5757,3339r7,e" filled="f" strokeweight=".1216mm">
                <v:path arrowok="t"/>
              </v:shape>
            </v:group>
            <v:group id="_x0000_s6445" style="position:absolute;left:5764;top:3339;width:7;height:2" coordorigin="5764,3339" coordsize="7,2">
              <v:shape id="_x0000_s6446" style="position:absolute;left:5764;top:3339;width:7;height:2" coordorigin="5764,3339" coordsize="7,0" path="m5764,3339r6,e" filled="f" strokeweight=".1216mm">
                <v:path arrowok="t"/>
              </v:shape>
            </v:group>
            <v:group id="_x0000_s6443" style="position:absolute;left:5770;top:3339;width:7;height:2" coordorigin="5770,3339" coordsize="7,2">
              <v:shape id="_x0000_s6444" style="position:absolute;left:5770;top:3339;width:7;height:2" coordorigin="5770,3339" coordsize="7,0" path="m5770,3339r7,e" filled="f" strokeweight=".1216mm">
                <v:path arrowok="t"/>
              </v:shape>
            </v:group>
            <v:group id="_x0000_s6441" style="position:absolute;left:5777;top:3339;width:7;height:2" coordorigin="5777,3339" coordsize="7,2">
              <v:shape id="_x0000_s6442" style="position:absolute;left:5777;top:3339;width:7;height:2" coordorigin="5777,3339" coordsize="7,0" path="m5777,3339r7,e" filled="f" strokeweight=".1216mm">
                <v:path arrowok="t"/>
              </v:shape>
            </v:group>
            <v:group id="_x0000_s6439" style="position:absolute;left:5784;top:3339;width:7;height:2" coordorigin="5784,3339" coordsize="7,2">
              <v:shape id="_x0000_s6440" style="position:absolute;left:5784;top:3339;width:7;height:2" coordorigin="5784,3339" coordsize="7,0" path="m5784,3339r7,e" filled="f" strokeweight=".1216mm">
                <v:path arrowok="t"/>
              </v:shape>
            </v:group>
            <v:group id="_x0000_s6437" style="position:absolute;left:5791;top:3339;width:7;height:2" coordorigin="5791,3339" coordsize="7,2">
              <v:shape id="_x0000_s6438" style="position:absolute;left:5791;top:3339;width:7;height:2" coordorigin="5791,3339" coordsize="7,0" path="m5791,3339r7,e" filled="f" strokeweight=".1216mm">
                <v:path arrowok="t"/>
              </v:shape>
            </v:group>
            <v:group id="_x0000_s6435" style="position:absolute;left:5798;top:3332;width:7;height:7" coordorigin="5798,3332" coordsize="7,7">
              <v:shape id="_x0000_s6436" style="position:absolute;left:5798;top:3332;width:7;height:7" coordorigin="5798,3332" coordsize="7,7" path="m5798,3339r7,-7e" filled="f" strokeweight=".1216mm">
                <v:path arrowok="t"/>
              </v:shape>
            </v:group>
            <v:group id="_x0000_s6433" style="position:absolute;left:5805;top:3332;width:7;height:2" coordorigin="5805,3332" coordsize="7,2">
              <v:shape id="_x0000_s6434" style="position:absolute;left:5805;top:3332;width:7;height:2" coordorigin="5805,3332" coordsize="7,0" path="m5805,3332r7,e" filled="f" strokeweight=".1216mm">
                <v:path arrowok="t"/>
              </v:shape>
            </v:group>
            <v:group id="_x0000_s6431" style="position:absolute;left:5812;top:3332;width:7;height:2" coordorigin="5812,3332" coordsize="7,2">
              <v:shape id="_x0000_s6432" style="position:absolute;left:5812;top:3332;width:7;height:2" coordorigin="5812,3332" coordsize="7,0" path="m5812,3332r7,e" filled="f" strokeweight=".1216mm">
                <v:path arrowok="t"/>
              </v:shape>
            </v:group>
            <v:group id="_x0000_s6429" style="position:absolute;left:5819;top:3332;width:7;height:2" coordorigin="5819,3332" coordsize="7,2">
              <v:shape id="_x0000_s6430" style="position:absolute;left:5819;top:3332;width:7;height:2" coordorigin="5819,3332" coordsize="7,0" path="m5819,3332r7,e" filled="f" strokeweight=".1216mm">
                <v:path arrowok="t"/>
              </v:shape>
            </v:group>
            <v:group id="_x0000_s6427" style="position:absolute;left:5826;top:3325;width:7;height:7" coordorigin="5826,3325" coordsize="7,7">
              <v:shape id="_x0000_s6428" style="position:absolute;left:5826;top:3325;width:7;height:7" coordorigin="5826,3325" coordsize="7,7" path="m5826,3332r7,-7e" filled="f" strokeweight=".1216mm">
                <v:path arrowok="t"/>
              </v:shape>
            </v:group>
            <v:group id="_x0000_s6425" style="position:absolute;left:5833;top:3325;width:7;height:2" coordorigin="5833,3325" coordsize="7,2">
              <v:shape id="_x0000_s6426" style="position:absolute;left:5833;top:3325;width:7;height:2" coordorigin="5833,3325" coordsize="7,0" path="m5833,3325r6,e" filled="f" strokeweight=".1216mm">
                <v:path arrowok="t"/>
              </v:shape>
            </v:group>
            <v:group id="_x0000_s6423" style="position:absolute;left:5836;top:3322;width:7;height:2" coordorigin="5836,3322" coordsize="7,2">
              <v:shape id="_x0000_s6424" style="position:absolute;left:5836;top:3322;width:7;height:2" coordorigin="5836,3322" coordsize="7,0" path="m5836,3322r7,e" filled="f" strokeweight=".1216mm">
                <v:path arrowok="t"/>
              </v:shape>
            </v:group>
            <v:group id="_x0000_s6421" style="position:absolute;left:5839;top:3319;width:7;height:2" coordorigin="5839,3319" coordsize="7,2">
              <v:shape id="_x0000_s6422" style="position:absolute;left:5839;top:3319;width:7;height:2" coordorigin="5839,3319" coordsize="7,0" path="m5839,3319r7,e" filled="f" strokeweight=".1216mm">
                <v:path arrowok="t"/>
              </v:shape>
            </v:group>
            <v:group id="_x0000_s6419" style="position:absolute;left:5846;top:3312;width:7;height:7" coordorigin="5846,3312" coordsize="7,7">
              <v:shape id="_x0000_s6420" style="position:absolute;left:5846;top:3312;width:7;height:7" coordorigin="5846,3312" coordsize="7,7" path="m5846,3319r7,-7e" filled="f" strokeweight=".1216mm">
                <v:path arrowok="t"/>
              </v:shape>
            </v:group>
            <v:group id="_x0000_s6417" style="position:absolute;left:5853;top:3312;width:7;height:2" coordorigin="5853,3312" coordsize="7,2">
              <v:shape id="_x0000_s6418" style="position:absolute;left:5853;top:3312;width:7;height:2" coordorigin="5853,3312" coordsize="7,0" path="m5853,3312r7,e" filled="f" strokeweight=".1216mm">
                <v:path arrowok="t"/>
              </v:shape>
            </v:group>
            <v:group id="_x0000_s6415" style="position:absolute;left:5860;top:3305;width:7;height:7" coordorigin="5860,3305" coordsize="7,7">
              <v:shape id="_x0000_s6416" style="position:absolute;left:5860;top:3305;width:7;height:7" coordorigin="5860,3305" coordsize="7,7" path="m5860,3312r7,-7e" filled="f" strokeweight=".1216mm">
                <v:path arrowok="t"/>
              </v:shape>
            </v:group>
            <v:group id="_x0000_s6413" style="position:absolute;left:5864;top:3301;width:7;height:2" coordorigin="5864,3301" coordsize="7,2">
              <v:shape id="_x0000_s6414" style="position:absolute;left:5864;top:3301;width:7;height:2" coordorigin="5864,3301" coordsize="7,0" path="m5864,3301r6,e" filled="f" strokeweight=".1216mm">
                <v:path arrowok="t"/>
              </v:shape>
            </v:group>
            <v:group id="_x0000_s6411" style="position:absolute;left:5867;top:3298;width:7;height:2" coordorigin="5867,3298" coordsize="7,2">
              <v:shape id="_x0000_s6412" style="position:absolute;left:5867;top:3298;width:7;height:2" coordorigin="5867,3298" coordsize="7,0" path="m5867,3298r7,e" filled="f" strokeweight=".1216mm">
                <v:path arrowok="t"/>
              </v:shape>
            </v:group>
            <v:group id="_x0000_s6409" style="position:absolute;left:5874;top:3291;width:7;height:7" coordorigin="5874,3291" coordsize="7,7">
              <v:shape id="_x0000_s6410" style="position:absolute;left:5874;top:3291;width:7;height:7" coordorigin="5874,3291" coordsize="7,7" path="m5874,3298r7,-7e" filled="f" strokeweight=".1216mm">
                <v:path arrowok="t"/>
              </v:shape>
            </v:group>
            <v:group id="_x0000_s6407" style="position:absolute;left:5877;top:3288;width:7;height:2" coordorigin="5877,3288" coordsize="7,2">
              <v:shape id="_x0000_s6408" style="position:absolute;left:5877;top:3288;width:7;height:2" coordorigin="5877,3288" coordsize="7,0" path="m5877,3288r7,e" filled="f" strokeweight=".1216mm">
                <v:path arrowok="t"/>
              </v:shape>
            </v:group>
            <v:group id="_x0000_s6405" style="position:absolute;left:5881;top:3277;width:7;height:7" coordorigin="5881,3277" coordsize="7,7">
              <v:shape id="_x0000_s6406" style="position:absolute;left:5881;top:3277;width:7;height:7" coordorigin="5881,3277" coordsize="7,7" path="m5881,3284r7,-7e" filled="f" strokeweight=".1216mm">
                <v:path arrowok="t"/>
              </v:shape>
            </v:group>
            <v:group id="_x0000_s6403" style="position:absolute;left:5884;top:3270;width:14;height:2" coordorigin="5884,3270" coordsize="14,2">
              <v:shape id="_x0000_s6404" style="position:absolute;left:5884;top:3270;width:14;height:2" coordorigin="5884,3270" coordsize="14,0" path="m5884,3270r14,e" filled="f" strokeweight=".1635mm">
                <v:path arrowok="t"/>
              </v:shape>
            </v:group>
            <v:group id="_x0000_s6401" style="position:absolute;left:5888;top:3270;width:7;height:2" coordorigin="5888,3270" coordsize="7,2">
              <v:shape id="_x0000_s6402" style="position:absolute;left:5888;top:3270;width:7;height:2" coordorigin="5888,3270" coordsize="7,0" path="m5888,3270r7,e" filled="f" strokeweight=".1216mm">
                <v:path arrowok="t"/>
              </v:shape>
            </v:group>
            <v:group id="_x0000_s6399" style="position:absolute;left:5895;top:3257;width:7;height:7" coordorigin="5895,3257" coordsize="7,7">
              <v:shape id="_x0000_s6400" style="position:absolute;left:5895;top:3257;width:7;height:7" coordorigin="5895,3257" coordsize="7,7" path="m5895,3263r6,-6e" filled="f" strokeweight=".1216mm">
                <v:path arrowok="t"/>
              </v:shape>
            </v:group>
            <v:group id="_x0000_s6397" style="position:absolute;left:5898;top:3253;width:7;height:2" coordorigin="5898,3253" coordsize="7,2">
              <v:shape id="_x0000_s6398" style="position:absolute;left:5898;top:3253;width:7;height:2" coordorigin="5898,3253" coordsize="7,0" path="m5898,3253r7,e" filled="f" strokeweight=".1216mm">
                <v:path arrowok="t"/>
              </v:shape>
            </v:group>
            <v:group id="_x0000_s6395" style="position:absolute;left:5898;top:3243;width:7;height:2" coordorigin="5898,3243" coordsize="7,2">
              <v:shape id="_x0000_s6396" style="position:absolute;left:5898;top:3243;width:7;height:2" coordorigin="5898,3243" coordsize="7,0" path="m5898,3243r7,e" filled="f" strokeweight=".1635mm">
                <v:path arrowok="t"/>
              </v:shape>
            </v:group>
            <v:group id="_x0000_s6393" style="position:absolute;left:5901;top:3229;width:7;height:7" coordorigin="5901,3229" coordsize="7,7">
              <v:shape id="_x0000_s6394" style="position:absolute;left:5901;top:3229;width:7;height:7" coordorigin="5901,3229" coordsize="7,7" path="m5901,3236r7,-7e" filled="f" strokeweight=".1216mm">
                <v:path arrowok="t"/>
              </v:shape>
            </v:group>
            <v:group id="_x0000_s6391" style="position:absolute;left:5905;top:3219;width:7;height:2" coordorigin="5905,3219" coordsize="7,2">
              <v:shape id="_x0000_s6392" style="position:absolute;left:5905;top:3219;width:7;height:2" coordorigin="5905,3219" coordsize="7,0" path="m5905,3219r7,e" filled="f" strokeweight=".28508mm">
                <v:path arrowok="t"/>
              </v:shape>
            </v:group>
            <v:group id="_x0000_s6389" style="position:absolute;left:5743;top:3174;width:2;height:63" coordorigin="5743,3174" coordsize="2,63">
              <v:shape id="_x0000_s6390" style="position:absolute;left:5743;top:3174;width:2;height:63" coordorigin="5743,3174" coordsize="0,63" path="m5743,3236r,-62e" filled="f" strokeweight=".1216mm">
                <v:path arrowok="t"/>
              </v:shape>
            </v:group>
            <v:group id="_x0000_s6387" style="position:absolute;left:5801;top:3170;width:7;height:2" coordorigin="5801,3170" coordsize="7,2">
              <v:shape id="_x0000_s6388" style="position:absolute;left:5801;top:3170;width:7;height:2" coordorigin="5801,3170" coordsize="7,0" path="m5801,3170r7,e" filled="f" strokecolor="#00c" strokeweight=".1216mm">
                <v:path arrowok="t"/>
              </v:shape>
            </v:group>
            <v:group id="_x0000_s6385" style="position:absolute;left:5795;top:3157;width:14;height:2" coordorigin="5795,3157" coordsize="14,2">
              <v:shape id="_x0000_s6386" style="position:absolute;left:5795;top:3157;width:14;height:2" coordorigin="5795,3157" coordsize="14,0" path="m5795,3157r13,e" filled="f" strokecolor="#00c" strokeweight=".28508mm">
                <v:path arrowok="t"/>
              </v:shape>
            </v:group>
            <v:group id="_x0000_s6383" style="position:absolute;left:5798;top:3153;width:7;height:2" coordorigin="5798,3153" coordsize="7,2">
              <v:shape id="_x0000_s6384" style="position:absolute;left:5798;top:3153;width:7;height:2" coordorigin="5798,3153" coordsize="7,0" path="m5805,3153r-7,e" filled="f" strokecolor="#00c" strokeweight=".1216mm">
                <v:path arrowok="t"/>
              </v:shape>
            </v:group>
            <v:group id="_x0000_s6381" style="position:absolute;left:5791;top:3146;width:7;height:2" coordorigin="5791,3146" coordsize="7,2">
              <v:shape id="_x0000_s6382" style="position:absolute;left:5791;top:3146;width:7;height:2" coordorigin="5791,3146" coordsize="7,0" path="m5798,3146r-7,e" filled="f" strokecolor="#00c" strokeweight=".1216mm">
                <v:path arrowok="t"/>
              </v:shape>
            </v:group>
            <v:group id="_x0000_s6379" style="position:absolute;left:5788;top:3143;width:7;height:2" coordorigin="5788,3143" coordsize="7,2">
              <v:shape id="_x0000_s6380" style="position:absolute;left:5788;top:3143;width:7;height:2" coordorigin="5788,3143" coordsize="7,0" path="m5788,3143r7,e" filled="f" strokecolor="#00c" strokeweight=".1216mm">
                <v:path arrowok="t"/>
              </v:shape>
            </v:group>
            <v:group id="_x0000_s6377" style="position:absolute;left:5784;top:3139;width:7;height:2" coordorigin="5784,3139" coordsize="7,2">
              <v:shape id="_x0000_s6378" style="position:absolute;left:5784;top:3139;width:7;height:2" coordorigin="5784,3139" coordsize="7,0" path="m5791,3139r-7,e" filled="f" strokecolor="#00c" strokeweight=".1216mm">
                <v:path arrowok="t"/>
              </v:shape>
            </v:group>
            <v:group id="_x0000_s6375" style="position:absolute;left:5777;top:3139;width:7;height:2" coordorigin="5777,3139" coordsize="7,2">
              <v:shape id="_x0000_s6376" style="position:absolute;left:5777;top:3139;width:7;height:2" coordorigin="5777,3139" coordsize="7,0" path="m5784,3139r-7,e" filled="f" strokecolor="#00c" strokeweight=".1216mm">
                <v:path arrowok="t"/>
              </v:shape>
            </v:group>
            <v:group id="_x0000_s6373" style="position:absolute;left:5770;top:3139;width:7;height:2" coordorigin="5770,3139" coordsize="7,2">
              <v:shape id="_x0000_s6374" style="position:absolute;left:5770;top:3139;width:7;height:2" coordorigin="5770,3139" coordsize="7,0" path="m5777,3139r-7,e" filled="f" strokecolor="#00c" strokeweight=".1216mm">
                <v:path arrowok="t"/>
              </v:shape>
            </v:group>
            <v:group id="_x0000_s6371" style="position:absolute;left:5764;top:3139;width:7;height:2" coordorigin="5764,3139" coordsize="7,2">
              <v:shape id="_x0000_s6372" style="position:absolute;left:5764;top:3139;width:7;height:2" coordorigin="5764,3139" coordsize="7,0" path="m5770,3139r-6,e" filled="f" strokecolor="#00c" strokeweight=".1216mm">
                <v:path arrowok="t"/>
              </v:shape>
            </v:group>
            <v:group id="_x0000_s6369" style="position:absolute;left:5757;top:3139;width:7;height:2" coordorigin="5757,3139" coordsize="7,2">
              <v:shape id="_x0000_s6370" style="position:absolute;left:5757;top:3139;width:7;height:2" coordorigin="5757,3139" coordsize="7,0" path="m5764,3139r-7,e" filled="f" strokecolor="#00c" strokeweight=".1216mm">
                <v:path arrowok="t"/>
              </v:shape>
            </v:group>
            <v:group id="_x0000_s6367" style="position:absolute;left:5739;top:3150;width:21;height:2" coordorigin="5739,3150" coordsize="21,2">
              <v:shape id="_x0000_s6368" style="position:absolute;left:5739;top:3150;width:21;height:2" coordorigin="5739,3150" coordsize="21,0" path="m5739,3150r21,e" filled="f" strokecolor="#00c" strokeweight=".28508mm">
                <v:path arrowok="t"/>
              </v:shape>
            </v:group>
            <v:group id="_x0000_s6365" style="position:absolute;left:5750;top:3146;width:7;height:2" coordorigin="5750,3146" coordsize="7,2">
              <v:shape id="_x0000_s6366" style="position:absolute;left:5750;top:3146;width:7;height:2" coordorigin="5750,3146" coordsize="7,0" path="m5757,3146r-7,e" filled="f" strokecolor="#00c" strokeweight=".1216mm">
                <v:path arrowok="t"/>
              </v:shape>
            </v:group>
            <v:group id="_x0000_s6363" style="position:absolute;left:5743;top:3153;width:7;height:2" coordorigin="5743,3153" coordsize="7,2">
              <v:shape id="_x0000_s6364" style="position:absolute;left:5743;top:3153;width:7;height:2" coordorigin="5743,3153" coordsize="7,0" path="m5750,3153r-7,e" filled="f" strokecolor="#00c" strokeweight=".1216mm">
                <v:path arrowok="t"/>
              </v:shape>
            </v:group>
            <v:group id="_x0000_s6361" style="position:absolute;left:5739;top:3167;width:7;height:2" coordorigin="5739,3167" coordsize="7,2">
              <v:shape id="_x0000_s6362" style="position:absolute;left:5739;top:3167;width:7;height:2" coordorigin="5739,3167" coordsize="7,0" path="m5739,3167r7,e" filled="f" strokecolor="#00c" strokeweight=".1635mm">
                <v:path arrowok="t"/>
              </v:shape>
            </v:group>
            <v:group id="_x0000_s6359" style="position:absolute;left:5743;top:3174;width:2;height:63" coordorigin="5743,3174" coordsize="2,63">
              <v:shape id="_x0000_s6360" style="position:absolute;left:5743;top:3174;width:2;height:63" coordorigin="5743,3174" coordsize="0,63" path="m5743,3174r,62e" filled="f" strokecolor="#00c" strokeweight=".1216mm">
                <v:path arrowok="t"/>
              </v:shape>
            </v:group>
            <v:group id="_x0000_s6357" style="position:absolute;left:5739;top:3246;width:7;height:2" coordorigin="5739,3246" coordsize="7,2">
              <v:shape id="_x0000_s6358" style="position:absolute;left:5739;top:3246;width:7;height:2" coordorigin="5739,3246" coordsize="7,0" path="m5739,3246r7,e" filled="f" strokecolor="#00c" strokeweight=".28508mm">
                <v:path arrowok="t"/>
              </v:shape>
            </v:group>
            <v:group id="_x0000_s6355" style="position:absolute;left:5743;top:3257;width:7;height:2" coordorigin="5743,3257" coordsize="7,2">
              <v:shape id="_x0000_s6356" style="position:absolute;left:5743;top:3257;width:7;height:2" coordorigin="5743,3257" coordsize="7,0" path="m5743,3257r7,e" filled="f" strokecolor="#00c" strokeweight=".1216mm">
                <v:path arrowok="t"/>
              </v:shape>
            </v:group>
            <v:group id="_x0000_s6353" style="position:absolute;left:5746;top:3263;width:14;height:2" coordorigin="5746,3263" coordsize="14,2">
              <v:shape id="_x0000_s6354" style="position:absolute;left:5746;top:3263;width:14;height:2" coordorigin="5746,3263" coordsize="14,0" path="m5746,3263r14,e" filled="f" strokecolor="#00c" strokeweight=".1635mm">
                <v:path arrowok="t"/>
              </v:shape>
            </v:group>
            <v:group id="_x0000_s6351" style="position:absolute;left:5750;top:3263;width:7;height:2" coordorigin="5750,3263" coordsize="7,2">
              <v:shape id="_x0000_s6352" style="position:absolute;left:5750;top:3263;width:7;height:2" coordorigin="5750,3263" coordsize="7,0" path="m5750,3263r7,e" filled="f" strokecolor="#00c" strokeweight=".1216mm">
                <v:path arrowok="t"/>
              </v:shape>
            </v:group>
            <v:group id="_x0000_s6349" style="position:absolute;left:5757;top:3270;width:7;height:2" coordorigin="5757,3270" coordsize="7,2">
              <v:shape id="_x0000_s6350" style="position:absolute;left:5757;top:3270;width:7;height:2" coordorigin="5757,3270" coordsize="7,0" path="m5757,3270r7,e" filled="f" strokecolor="#00c" strokeweight=".1216mm">
                <v:path arrowok="t"/>
              </v:shape>
            </v:group>
            <v:group id="_x0000_s6347" style="position:absolute;left:5764;top:3270;width:7;height:2" coordorigin="5764,3270" coordsize="7,2">
              <v:shape id="_x0000_s6348" style="position:absolute;left:5764;top:3270;width:7;height:2" coordorigin="5764,3270" coordsize="7,0" path="m5764,3270r6,e" filled="f" strokecolor="#00c" strokeweight=".1216mm">
                <v:path arrowok="t"/>
              </v:shape>
            </v:group>
            <v:group id="_x0000_s6345" style="position:absolute;left:5770;top:3270;width:7;height:2" coordorigin="5770,3270" coordsize="7,2">
              <v:shape id="_x0000_s6346" style="position:absolute;left:5770;top:3270;width:7;height:2" coordorigin="5770,3270" coordsize="7,0" path="m5770,3270r7,e" filled="f" strokecolor="#00c" strokeweight=".1216mm">
                <v:path arrowok="t"/>
              </v:shape>
            </v:group>
            <v:group id="_x0000_s6343" style="position:absolute;left:5777;top:3270;width:7;height:2" coordorigin="5777,3270" coordsize="7,2">
              <v:shape id="_x0000_s6344" style="position:absolute;left:5777;top:3270;width:7;height:2" coordorigin="5777,3270" coordsize="7,0" path="m5777,3270r7,e" filled="f" strokecolor="#00c" strokeweight=".1216mm">
                <v:path arrowok="t"/>
              </v:shape>
            </v:group>
            <v:group id="_x0000_s6341" style="position:absolute;left:5784;top:3270;width:7;height:2" coordorigin="5784,3270" coordsize="7,2">
              <v:shape id="_x0000_s6342" style="position:absolute;left:5784;top:3270;width:7;height:2" coordorigin="5784,3270" coordsize="7,0" path="m5784,3270r7,e" filled="f" strokecolor="#00c" strokeweight=".1216mm">
                <v:path arrowok="t"/>
              </v:shape>
            </v:group>
            <v:group id="_x0000_s6339" style="position:absolute;left:5788;top:3260;width:21;height:2" coordorigin="5788,3260" coordsize="21,2">
              <v:shape id="_x0000_s6340" style="position:absolute;left:5788;top:3260;width:21;height:2" coordorigin="5788,3260" coordsize="21,0" path="m5788,3260r20,e" filled="f" strokecolor="#00c" strokeweight=".28508mm">
                <v:path arrowok="t"/>
              </v:shape>
            </v:group>
            <v:group id="_x0000_s6337" style="position:absolute;left:5791;top:3263;width:7;height:2" coordorigin="5791,3263" coordsize="7,2">
              <v:shape id="_x0000_s6338" style="position:absolute;left:5791;top:3263;width:7;height:2" coordorigin="5791,3263" coordsize="7,0" path="m5791,3263r7,e" filled="f" strokecolor="#00c" strokeweight=".1216mm">
                <v:path arrowok="t"/>
              </v:shape>
            </v:group>
            <v:group id="_x0000_s6335" style="position:absolute;left:5798;top:3257;width:7;height:2" coordorigin="5798,3257" coordsize="7,2">
              <v:shape id="_x0000_s6336" style="position:absolute;left:5798;top:3257;width:7;height:2" coordorigin="5798,3257" coordsize="7,0" path="m5798,3257r7,e" filled="f" strokecolor="#00c" strokeweight=".1216mm">
                <v:path arrowok="t"/>
              </v:shape>
            </v:group>
            <v:group id="_x0000_s6332" style="position:absolute;left:5801;top:3243;width:7;height:2" coordorigin="5801,3243" coordsize="7,2">
              <v:shape id="_x0000_s6334" style="position:absolute;left:5801;top:3243;width:7;height:2" coordorigin="5801,3243" coordsize="7,0" path="m5801,3243r7,e" filled="f" strokecolor="#00c" strokeweight=".1635mm">
                <v:path arrowok="t"/>
              </v:shape>
              <v:shape id="_x0000_s6333" type="#_x0000_t75" style="position:absolute;left:5300;top:2807;width:271;height:915">
                <v:imagedata r:id="rId39" o:title=""/>
              </v:shape>
            </v:group>
            <v:group id="_x0000_s6330" style="position:absolute;left:5378;top:2867;width:2;height:676" coordorigin="5378,2867" coordsize="2,676">
              <v:shape id="_x0000_s6331" style="position:absolute;left:5378;top:2867;width:2;height:676" coordorigin="5378,2867" coordsize="0,676" path="m5378,2867r,676e" filled="f" strokecolor="#00d000" strokeweight=".64319mm">
                <v:path arrowok="t"/>
              </v:shape>
            </v:group>
            <v:group id="_x0000_s6328" style="position:absolute;left:5364;top:3539;width:28;height:2" coordorigin="5364,3539" coordsize="28,2">
              <v:shape id="_x0000_s6329" style="position:absolute;left:5364;top:3539;width:28;height:2" coordorigin="5364,3539" coordsize="28,0" path="m5391,3539r-27,e" filled="f" strokeweight=".1062mm">
                <v:path arrowok="t"/>
              </v:shape>
            </v:group>
            <v:group id="_x0000_s6326" style="position:absolute;left:5364;top:2871;width:2;height:669" coordorigin="5364,2871" coordsize="2,669">
              <v:shape id="_x0000_s6327" style="position:absolute;left:5364;top:2871;width:2;height:669" coordorigin="5364,2871" coordsize="0,669" path="m5364,3539r,-668e" filled="f" strokeweight=".1062mm">
                <v:path arrowok="t"/>
              </v:shape>
            </v:group>
            <v:group id="_x0000_s6324" style="position:absolute;left:5364;top:2871;width:28;height:2" coordorigin="5364,2871" coordsize="28,2">
              <v:shape id="_x0000_s6325" style="position:absolute;left:5364;top:2871;width:28;height:2" coordorigin="5364,2871" coordsize="28,0" path="m5364,2871r27,e" filled="f" strokeweight=".1062mm">
                <v:path arrowok="t"/>
              </v:shape>
            </v:group>
            <v:group id="_x0000_s6322" style="position:absolute;left:5391;top:2871;width:2;height:669" coordorigin="5391,2871" coordsize="2,669">
              <v:shape id="_x0000_s6323" style="position:absolute;left:5391;top:2871;width:2;height:669" coordorigin="5391,2871" coordsize="0,669" path="m5391,2871r,668e" filled="f" strokeweight=".1062mm">
                <v:path arrowok="t"/>
              </v:shape>
            </v:group>
            <v:group id="_x0000_s6320" style="position:absolute;left:4137;top:3243;width:42;height:2" coordorigin="4137,3243" coordsize="42,2">
              <v:shape id="_x0000_s6321" style="position:absolute;left:4137;top:3243;width:42;height:2" coordorigin="4137,3243" coordsize="42,0" path="m4137,3243r41,e" filled="f" strokeweight=".10625mm">
                <v:path arrowok="t"/>
              </v:shape>
            </v:group>
            <v:group id="_x0000_s6318" style="position:absolute;left:4130;top:3243;width:7;height:7" coordorigin="4130,3243" coordsize="7,7">
              <v:shape id="_x0000_s6319" style="position:absolute;left:4130;top:3243;width:7;height:7" coordorigin="4130,3243" coordsize="7,7" path="m4137,3243r-7,7e" filled="f" strokeweight=".1062mm">
                <v:path arrowok="t"/>
              </v:shape>
            </v:group>
            <v:group id="_x0000_s6316" style="position:absolute;left:4116;top:3250;width:14;height:2" coordorigin="4116,3250" coordsize="14,2">
              <v:shape id="_x0000_s6317" style="position:absolute;left:4116;top:3250;width:14;height:2" coordorigin="4116,3250" coordsize="14,0" path="m4116,3250r14,e" filled="f" strokeweight=".1062mm">
                <v:path arrowok="t"/>
              </v:shape>
            </v:group>
            <v:group id="_x0000_s6314" style="position:absolute;left:4109;top:3250;width:7;height:7" coordorigin="4109,3250" coordsize="7,7">
              <v:shape id="_x0000_s6315" style="position:absolute;left:4109;top:3250;width:7;height:7" coordorigin="4109,3250" coordsize="7,7" path="m4116,3250r-7,7e" filled="f" strokeweight=".1062mm">
                <v:path arrowok="t"/>
              </v:shape>
            </v:group>
            <v:group id="_x0000_s6312" style="position:absolute;left:4102;top:3257;width:7;height:2" coordorigin="4102,3257" coordsize="7,2">
              <v:shape id="_x0000_s6313" style="position:absolute;left:4102;top:3257;width:7;height:2" coordorigin="4102,3257" coordsize="7,0" path="m4109,3257r-7,e" filled="f" strokeweight=".1062mm">
                <v:path arrowok="t"/>
              </v:shape>
            </v:group>
            <v:group id="_x0000_s6310" style="position:absolute;left:4095;top:3257;width:7;height:7" coordorigin="4095,3257" coordsize="7,7">
              <v:shape id="_x0000_s6311" style="position:absolute;left:4095;top:3257;width:7;height:7" coordorigin="4095,3257" coordsize="7,7" path="m4102,3257r-7,6e" filled="f" strokeweight=".1062mm">
                <v:path arrowok="t"/>
              </v:shape>
            </v:group>
            <v:group id="_x0000_s6308" style="position:absolute;left:4089;top:3263;width:7;height:7" coordorigin="4089,3263" coordsize="7,7">
              <v:shape id="_x0000_s6309" style="position:absolute;left:4089;top:3263;width:7;height:7" coordorigin="4089,3263" coordsize="7,7" path="m4095,3263r-6,7e" filled="f" strokeweight=".1062mm">
                <v:path arrowok="t"/>
              </v:shape>
            </v:group>
            <v:group id="_x0000_s6306" style="position:absolute;left:4082;top:3270;width:7;height:7" coordorigin="4082,3270" coordsize="7,7">
              <v:shape id="_x0000_s6307" style="position:absolute;left:4082;top:3270;width:7;height:7" coordorigin="4082,3270" coordsize="7,7" path="m4089,3270r-7,7e" filled="f" strokeweight=".1062mm">
                <v:path arrowok="t"/>
              </v:shape>
            </v:group>
            <v:group id="_x0000_s6304" style="position:absolute;left:4075;top:3277;width:7;height:7" coordorigin="4075,3277" coordsize="7,7">
              <v:shape id="_x0000_s6305" style="position:absolute;left:4075;top:3277;width:7;height:7" coordorigin="4075,3277" coordsize="7,7" path="m4082,3277r-7,7e" filled="f" strokeweight=".1062mm">
                <v:path arrowok="t"/>
              </v:shape>
            </v:group>
            <v:group id="_x0000_s6302" style="position:absolute;left:4068;top:3284;width:7;height:7" coordorigin="4068,3284" coordsize="7,7">
              <v:shape id="_x0000_s6303" style="position:absolute;left:4068;top:3284;width:7;height:7" coordorigin="4068,3284" coordsize="7,7" path="m4075,3284r-7,7e" filled="f" strokeweight=".1062mm">
                <v:path arrowok="t"/>
              </v:shape>
            </v:group>
            <v:group id="_x0000_s6300" style="position:absolute;left:4065;top:3294;width:7;height:2" coordorigin="4065,3294" coordsize="7,2">
              <v:shape id="_x0000_s6301" style="position:absolute;left:4065;top:3294;width:7;height:2" coordorigin="4065,3294" coordsize="7,0" path="m4065,3294r6,e" filled="f" strokeweight=".1216mm">
                <v:path arrowok="t"/>
              </v:shape>
            </v:group>
            <v:group id="_x0000_s6298" style="position:absolute;left:4061;top:3298;width:7;height:7" coordorigin="4061,3298" coordsize="7,7">
              <v:shape id="_x0000_s6299" style="position:absolute;left:4061;top:3298;width:7;height:7" coordorigin="4061,3298" coordsize="7,7" path="m4068,3298r-7,7e" filled="f" strokeweight=".1062mm">
                <v:path arrowok="t"/>
              </v:shape>
            </v:group>
            <v:group id="_x0000_s6296" style="position:absolute;left:4058;top:3308;width:7;height:2" coordorigin="4058,3308" coordsize="7,2">
              <v:shape id="_x0000_s6297" style="position:absolute;left:4058;top:3308;width:7;height:2" coordorigin="4058,3308" coordsize="7,0" path="m4058,3308r6,e" filled="f" strokeweight=".1216mm">
                <v:path arrowok="t"/>
              </v:shape>
            </v:group>
            <v:group id="_x0000_s6294" style="position:absolute;left:4054;top:3312;width:7;height:7" coordorigin="4054,3312" coordsize="7,7">
              <v:shape id="_x0000_s6295" style="position:absolute;left:4054;top:3312;width:7;height:7" coordorigin="4054,3312" coordsize="7,7" path="m4061,3312r-7,7e" filled="f" strokeweight=".1062mm">
                <v:path arrowok="t"/>
              </v:shape>
            </v:group>
            <v:group id="_x0000_s6292" style="position:absolute;left:4051;top:3329;width:7;height:2" coordorigin="4051,3329" coordsize="7,2">
              <v:shape id="_x0000_s6293" style="position:absolute;left:4051;top:3329;width:7;height:2" coordorigin="4051,3329" coordsize="7,0" path="m4051,3329r6,e" filled="f" strokeweight=".28508mm">
                <v:path arrowok="t"/>
              </v:shape>
            </v:group>
            <v:group id="_x0000_s6290" style="position:absolute;left:4051;top:3350;width:7;height:2" coordorigin="4051,3350" coordsize="7,2">
              <v:shape id="_x0000_s6291" style="position:absolute;left:4051;top:3350;width:7;height:2" coordorigin="4051,3350" coordsize="7,0" path="m4051,3350r6,e" filled="f" strokeweight=".28508mm">
                <v:path arrowok="t"/>
              </v:shape>
            </v:group>
            <v:group id="_x0000_s6288" style="position:absolute;left:4051;top:3367;width:7;height:2" coordorigin="4051,3367" coordsize="7,2">
              <v:shape id="_x0000_s6289" style="position:absolute;left:4051;top:3367;width:7;height:2" coordorigin="4051,3367" coordsize="7,0" path="m4051,3367r6,e" filled="f" strokeweight=".1635mm">
                <v:path arrowok="t"/>
              </v:shape>
            </v:group>
            <v:group id="_x0000_s6286" style="position:absolute;left:4054;top:3374;width:7;height:7" coordorigin="4054,3374" coordsize="7,7">
              <v:shape id="_x0000_s6287" style="position:absolute;left:4054;top:3374;width:7;height:7" coordorigin="4054,3374" coordsize="7,7" path="m4054,3374r7,7e" filled="f" strokeweight=".1062mm">
                <v:path arrowok="t"/>
              </v:shape>
            </v:group>
            <v:group id="_x0000_s6284" style="position:absolute;left:4058;top:3384;width:7;height:2" coordorigin="4058,3384" coordsize="7,2">
              <v:shape id="_x0000_s6285" style="position:absolute;left:4058;top:3384;width:7;height:2" coordorigin="4058,3384" coordsize="7,0" path="m4058,3384r6,e" filled="f" strokeweight=".1216mm">
                <v:path arrowok="t"/>
              </v:shape>
            </v:group>
            <v:group id="_x0000_s6282" style="position:absolute;left:4061;top:3387;width:7;height:7" coordorigin="4061,3387" coordsize="7,7">
              <v:shape id="_x0000_s6283" style="position:absolute;left:4061;top:3387;width:7;height:7" coordorigin="4061,3387" coordsize="7,7" path="m4061,3387r7,7e" filled="f" strokeweight=".1062mm">
                <v:path arrowok="t"/>
              </v:shape>
            </v:group>
            <v:group id="_x0000_s6280" style="position:absolute;left:4065;top:3398;width:7;height:2" coordorigin="4065,3398" coordsize="7,2">
              <v:shape id="_x0000_s6281" style="position:absolute;left:4065;top:3398;width:7;height:2" coordorigin="4065,3398" coordsize="7,0" path="m4065,3398r6,e" filled="f" strokeweight=".1216mm">
                <v:path arrowok="t"/>
              </v:shape>
            </v:group>
            <v:group id="_x0000_s6278" style="position:absolute;left:4068;top:3401;width:7;height:7" coordorigin="4068,3401" coordsize="7,7">
              <v:shape id="_x0000_s6279" style="position:absolute;left:4068;top:3401;width:7;height:7" coordorigin="4068,3401" coordsize="7,7" path="m4068,3401r7,7e" filled="f" strokeweight=".1062mm">
                <v:path arrowok="t"/>
              </v:shape>
            </v:group>
            <v:group id="_x0000_s6276" style="position:absolute;left:4075;top:3408;width:7;height:7" coordorigin="4075,3408" coordsize="7,7">
              <v:shape id="_x0000_s6277" style="position:absolute;left:4075;top:3408;width:7;height:7" coordorigin="4075,3408" coordsize="7,7" path="m4075,3408r7,7e" filled="f" strokeweight=".1062mm">
                <v:path arrowok="t"/>
              </v:shape>
            </v:group>
            <v:group id="_x0000_s6274" style="position:absolute;left:4082;top:3415;width:7;height:7" coordorigin="4082,3415" coordsize="7,7">
              <v:shape id="_x0000_s6275" style="position:absolute;left:4082;top:3415;width:7;height:7" coordorigin="4082,3415" coordsize="7,7" path="m4082,3415r7,7e" filled="f" strokeweight=".1062mm">
                <v:path arrowok="t"/>
              </v:shape>
            </v:group>
            <v:group id="_x0000_s6272" style="position:absolute;left:4089;top:3422;width:7;height:7" coordorigin="4089,3422" coordsize="7,7">
              <v:shape id="_x0000_s6273" style="position:absolute;left:4089;top:3422;width:7;height:7" coordorigin="4089,3422" coordsize="7,7" path="m4089,3422r6,7e" filled="f" strokeweight=".1062mm">
                <v:path arrowok="t"/>
              </v:shape>
            </v:group>
            <v:group id="_x0000_s6270" style="position:absolute;left:4095;top:3429;width:7;height:2" coordorigin="4095,3429" coordsize="7,2">
              <v:shape id="_x0000_s6271" style="position:absolute;left:4095;top:3429;width:7;height:2" coordorigin="4095,3429" coordsize="7,0" path="m4095,3429r7,e" filled="f" strokeweight=".1062mm">
                <v:path arrowok="t"/>
              </v:shape>
            </v:group>
            <v:group id="_x0000_s6268" style="position:absolute;left:4102;top:3429;width:7;height:7" coordorigin="4102,3429" coordsize="7,7">
              <v:shape id="_x0000_s6269" style="position:absolute;left:4102;top:3429;width:7;height:7" coordorigin="4102,3429" coordsize="7,7" path="m4102,3429r7,7e" filled="f" strokeweight=".1062mm">
                <v:path arrowok="t"/>
              </v:shape>
            </v:group>
            <v:group id="_x0000_s6266" style="position:absolute;left:4109;top:3436;width:7;height:2" coordorigin="4109,3436" coordsize="7,2">
              <v:shape id="_x0000_s6267" style="position:absolute;left:4109;top:3436;width:7;height:2" coordorigin="4109,3436" coordsize="7,0" path="m4109,3436r7,e" filled="f" strokeweight=".1062mm">
                <v:path arrowok="t"/>
              </v:shape>
            </v:group>
            <v:group id="_x0000_s6264" style="position:absolute;left:4116;top:3436;width:7;height:7" coordorigin="4116,3436" coordsize="7,7">
              <v:shape id="_x0000_s6265" style="position:absolute;left:4116;top:3436;width:7;height:7" coordorigin="4116,3436" coordsize="7,7" path="m4116,3436r7,7e" filled="f" strokeweight=".1062mm">
                <v:path arrowok="t"/>
              </v:shape>
            </v:group>
            <v:group id="_x0000_s6262" style="position:absolute;left:4123;top:3443;width:14;height:2" coordorigin="4123,3443" coordsize="14,2">
              <v:shape id="_x0000_s6263" style="position:absolute;left:4123;top:3443;width:14;height:2" coordorigin="4123,3443" coordsize="14,0" path="m4123,3443r14,e" filled="f" strokeweight=".1062mm">
                <v:path arrowok="t"/>
              </v:shape>
            </v:group>
            <v:group id="_x0000_s6260" style="position:absolute;left:4137;top:3443;width:7;height:7" coordorigin="4137,3443" coordsize="7,7">
              <v:shape id="_x0000_s6261" style="position:absolute;left:4137;top:3443;width:7;height:7" coordorigin="4137,3443" coordsize="7,7" path="m4137,3443r7,7e" filled="f" strokeweight=".1062mm">
                <v:path arrowok="t"/>
              </v:shape>
            </v:group>
            <v:group id="_x0000_s6258" style="position:absolute;left:4144;top:3450;width:14;height:2" coordorigin="4144,3450" coordsize="14,2">
              <v:shape id="_x0000_s6259" style="position:absolute;left:4144;top:3450;width:14;height:2" coordorigin="4144,3450" coordsize="14,0" path="m4144,3450r14,e" filled="f" strokeweight=".1062mm">
                <v:path arrowok="t"/>
              </v:shape>
            </v:group>
            <v:group id="_x0000_s6256" style="position:absolute;left:4158;top:3443;width:7;height:7" coordorigin="4158,3443" coordsize="7,7">
              <v:shape id="_x0000_s6257" style="position:absolute;left:4158;top:3443;width:7;height:7" coordorigin="4158,3443" coordsize="7,7" path="m4158,3450r6,-7e" filled="f" strokeweight=".1062mm">
                <v:path arrowok="t"/>
              </v:shape>
            </v:group>
            <v:group id="_x0000_s6254" style="position:absolute;left:4164;top:3423;width:63;height:2" coordorigin="4164,3423" coordsize="63,2">
              <v:shape id="_x0000_s6255" style="position:absolute;left:4164;top:3423;width:63;height:2" coordorigin="4164,3423" coordsize="63,0" path="m4164,3423r62,e" filled="f" strokeweight=".1349mm">
                <v:path arrowok="t"/>
              </v:shape>
            </v:group>
            <v:group id="_x0000_s6252" style="position:absolute;left:4223;top:3419;width:7;height:2" coordorigin="4223,3419" coordsize="7,2">
              <v:shape id="_x0000_s6253" style="position:absolute;left:4223;top:3419;width:7;height:2" coordorigin="4223,3419" coordsize="7,0" path="m4223,3419r6,e" filled="f" strokeweight=".1216mm">
                <v:path arrowok="t"/>
              </v:shape>
            </v:group>
            <v:group id="_x0000_s6250" style="position:absolute;left:4226;top:3408;width:7;height:7" coordorigin="4226,3408" coordsize="7,7">
              <v:shape id="_x0000_s6251" style="position:absolute;left:4226;top:3408;width:7;height:7" coordorigin="4226,3408" coordsize="7,7" path="m4226,3415r7,-7e" filled="f" strokeweight=".1062mm">
                <v:path arrowok="t"/>
              </v:shape>
            </v:group>
            <v:group id="_x0000_s6248" style="position:absolute;left:4230;top:3405;width:7;height:2" coordorigin="4230,3405" coordsize="7,2">
              <v:shape id="_x0000_s6249" style="position:absolute;left:4230;top:3405;width:7;height:2" coordorigin="4230,3405" coordsize="7,0" path="m4230,3405r6,e" filled="f" strokeweight=".1216mm">
                <v:path arrowok="t"/>
              </v:shape>
            </v:group>
            <v:group id="_x0000_s6246" style="position:absolute;left:4233;top:3401;width:7;height:2" coordorigin="4233,3401" coordsize="7,2">
              <v:shape id="_x0000_s6247" style="position:absolute;left:4233;top:3401;width:7;height:2" coordorigin="4233,3401" coordsize="7,0" path="m4233,3401r7,e" filled="f" strokeweight=".1062mm">
                <v:path arrowok="t"/>
              </v:shape>
            </v:group>
            <v:group id="_x0000_s6244" style="position:absolute;left:4237;top:3398;width:7;height:2" coordorigin="4237,3398" coordsize="7,2">
              <v:shape id="_x0000_s6245" style="position:absolute;left:4237;top:3398;width:7;height:2" coordorigin="4237,3398" coordsize="7,0" path="m4237,3398r6,e" filled="f" strokeweight=".1216mm">
                <v:path arrowok="t"/>
              </v:shape>
            </v:group>
            <v:group id="_x0000_s6242" style="position:absolute;left:4240;top:3387;width:7;height:7" coordorigin="4240,3387" coordsize="7,7">
              <v:shape id="_x0000_s6243" style="position:absolute;left:4240;top:3387;width:7;height:7" coordorigin="4240,3387" coordsize="7,7" path="m4240,3394r7,-7e" filled="f" strokeweight=".1062mm">
                <v:path arrowok="t"/>
              </v:shape>
            </v:group>
            <v:group id="_x0000_s6240" style="position:absolute;left:4244;top:3381;width:7;height:2" coordorigin="4244,3381" coordsize="7,2">
              <v:shape id="_x0000_s6241" style="position:absolute;left:4244;top:3381;width:7;height:2" coordorigin="4244,3381" coordsize="7,0" path="m4244,3381r6,e" filled="f" strokeweight=".1635mm">
                <v:path arrowok="t"/>
              </v:shape>
            </v:group>
            <v:group id="_x0000_s6238" style="position:absolute;left:4247;top:3374;width:7;height:2" coordorigin="4247,3374" coordsize="7,2">
              <v:shape id="_x0000_s6239" style="position:absolute;left:4247;top:3374;width:7;height:2" coordorigin="4247,3374" coordsize="7,0" path="m4247,3374r7,e" filled="f" strokeweight=".1062mm">
                <v:path arrowok="t"/>
              </v:shape>
            </v:group>
            <v:group id="_x0000_s6236" style="position:absolute;left:4251;top:3363;width:7;height:2" coordorigin="4251,3363" coordsize="7,2">
              <v:shape id="_x0000_s6237" style="position:absolute;left:4251;top:3363;width:7;height:2" coordorigin="4251,3363" coordsize="7,0" path="m4251,3363r6,e" filled="f" strokeweight=".28508mm">
                <v:path arrowok="t"/>
              </v:shape>
            </v:group>
            <v:group id="_x0000_s6234" style="position:absolute;left:4251;top:3343;width:7;height:2" coordorigin="4251,3343" coordsize="7,2">
              <v:shape id="_x0000_s6235" style="position:absolute;left:4251;top:3343;width:7;height:2" coordorigin="4251,3343" coordsize="7,0" path="m4251,3343r6,e" filled="f" strokeweight=".28508mm">
                <v:path arrowok="t"/>
              </v:shape>
            </v:group>
            <v:group id="_x0000_s6232" style="position:absolute;left:4251;top:3325;width:7;height:2" coordorigin="4251,3325" coordsize="7,2">
              <v:shape id="_x0000_s6233" style="position:absolute;left:4251;top:3325;width:7;height:2" coordorigin="4251,3325" coordsize="7,0" path="m4251,3325r6,e" filled="f" strokeweight=".1635mm">
                <v:path arrowok="t"/>
              </v:shape>
            </v:group>
            <v:group id="_x0000_s6230" style="position:absolute;left:4247;top:3319;width:7;height:2" coordorigin="4247,3319" coordsize="7,2">
              <v:shape id="_x0000_s6231" style="position:absolute;left:4247;top:3319;width:7;height:2" coordorigin="4247,3319" coordsize="7,0" path="m4254,3319r-7,e" filled="f" strokeweight=".1062mm">
                <v:path arrowok="t"/>
              </v:shape>
            </v:group>
            <v:group id="_x0000_s6228" style="position:absolute;left:4244;top:3312;width:7;height:2" coordorigin="4244,3312" coordsize="7,2">
              <v:shape id="_x0000_s6229" style="position:absolute;left:4244;top:3312;width:7;height:2" coordorigin="4244,3312" coordsize="7,0" path="m4244,3312r6,e" filled="f" strokeweight=".1635mm">
                <v:path arrowok="t"/>
              </v:shape>
            </v:group>
            <v:group id="_x0000_s6226" style="position:absolute;left:4240;top:3298;width:7;height:7" coordorigin="4240,3298" coordsize="7,7">
              <v:shape id="_x0000_s6227" style="position:absolute;left:4240;top:3298;width:7;height:7" coordorigin="4240,3298" coordsize="7,7" path="m4247,3305r-7,-7e" filled="f" strokeweight=".1062mm">
                <v:path arrowok="t"/>
              </v:shape>
            </v:group>
            <v:group id="_x0000_s6224" style="position:absolute;left:4237;top:3294;width:7;height:2" coordorigin="4237,3294" coordsize="7,2">
              <v:shape id="_x0000_s6225" style="position:absolute;left:4237;top:3294;width:7;height:2" coordorigin="4237,3294" coordsize="7,0" path="m4237,3294r6,e" filled="f" strokeweight=".1216mm">
                <v:path arrowok="t"/>
              </v:shape>
            </v:group>
            <v:group id="_x0000_s6222" style="position:absolute;left:4233;top:3284;width:7;height:7" coordorigin="4233,3284" coordsize="7,7">
              <v:shape id="_x0000_s6223" style="position:absolute;left:4233;top:3284;width:7;height:7" coordorigin="4233,3284" coordsize="7,7" path="m4240,3291r-7,-7e" filled="f" strokeweight=".1062mm">
                <v:path arrowok="t"/>
              </v:shape>
            </v:group>
            <v:group id="_x0000_s6220" style="position:absolute;left:4230;top:3281;width:7;height:2" coordorigin="4230,3281" coordsize="7,2">
              <v:shape id="_x0000_s6221" style="position:absolute;left:4230;top:3281;width:7;height:2" coordorigin="4230,3281" coordsize="7,0" path="m4230,3281r6,e" filled="f" strokeweight=".1216mm">
                <v:path arrowok="t"/>
              </v:shape>
            </v:group>
            <v:group id="_x0000_s6218" style="position:absolute;left:4213;top:3270;width:21;height:2" coordorigin="4213,3270" coordsize="21,2">
              <v:shape id="_x0000_s6219" style="position:absolute;left:4213;top:3270;width:21;height:2" coordorigin="4213,3270" coordsize="21,0" path="m4213,3270r20,e" filled="f" strokeweight=".34939mm">
                <v:path arrowok="t"/>
              </v:shape>
            </v:group>
            <v:group id="_x0000_s6216" style="position:absolute;left:4220;top:3274;width:14;height:2" coordorigin="4220,3274" coordsize="14,2">
              <v:shape id="_x0000_s6217" style="position:absolute;left:4220;top:3274;width:14;height:2" coordorigin="4220,3274" coordsize="14,0" path="m4220,3274r13,e" filled="f" strokeweight=".04192mm">
                <v:path arrowok="t"/>
              </v:shape>
            </v:group>
            <v:group id="_x0000_s6214" style="position:absolute;left:4217;top:3267;width:7;height:2" coordorigin="4217,3267" coordsize="7,2">
              <v:shape id="_x0000_s6215" style="position:absolute;left:4217;top:3267;width:7;height:2" coordorigin="4217,3267" coordsize="7,0" path="m4217,3267r6,e" filled="f" strokeweight=".1216mm">
                <v:path arrowok="t"/>
              </v:shape>
            </v:group>
            <v:group id="_x0000_s6212" style="position:absolute;left:4206;top:3257;width:7;height:7" coordorigin="4206,3257" coordsize="7,7">
              <v:shape id="_x0000_s6213" style="position:absolute;left:4206;top:3257;width:7;height:7" coordorigin="4206,3257" coordsize="7,7" path="m4213,3263r-7,-6e" filled="f" strokeweight=".1062mm">
                <v:path arrowok="t"/>
              </v:shape>
            </v:group>
            <v:group id="_x0000_s6210" style="position:absolute;left:4185;top:3253;width:21;height:2" coordorigin="4185,3253" coordsize="21,2">
              <v:shape id="_x0000_s6211" style="position:absolute;left:4185;top:3253;width:21;height:2" coordorigin="4185,3253" coordsize="21,0" path="m4185,3253r21,e" filled="f" strokeweight=".22781mm">
                <v:path arrowok="t"/>
              </v:shape>
            </v:group>
            <v:group id="_x0000_s6208" style="position:absolute;left:4196;top:3253;width:7;height:2" coordorigin="4196,3253" coordsize="7,2">
              <v:shape id="_x0000_s6209" style="position:absolute;left:4196;top:3253;width:7;height:2" coordorigin="4196,3253" coordsize="7,0" path="m4196,3253r6,e" filled="f" strokeweight=".1216mm">
                <v:path arrowok="t"/>
              </v:shape>
            </v:group>
            <v:group id="_x0000_s6206" style="position:absolute;left:4178;top:3243;width:7;height:7" coordorigin="4178,3243" coordsize="7,7">
              <v:shape id="_x0000_s6207" style="position:absolute;left:4178;top:3243;width:7;height:7" coordorigin="4178,3243" coordsize="7,7" path="m4185,3250r-7,-7e" filled="f" strokeweight=".1062mm">
                <v:path arrowok="t"/>
              </v:shape>
            </v:group>
            <v:group id="_x0000_s6204" style="position:absolute;left:4137;top:3098;width:7;height:7" coordorigin="4137,3098" coordsize="7,7">
              <v:shape id="_x0000_s6205" style="position:absolute;left:4137;top:3098;width:7;height:7" coordorigin="4137,3098" coordsize="7,7" path="m4144,3098r-7,7e" filled="f" strokeweight=".1062mm">
                <v:path arrowok="t"/>
              </v:shape>
            </v:group>
            <v:group id="_x0000_s6202" style="position:absolute;left:4109;top:3108;width:28;height:2" coordorigin="4109,3108" coordsize="28,2">
              <v:shape id="_x0000_s6203" style="position:absolute;left:4109;top:3108;width:28;height:2" coordorigin="4109,3108" coordsize="28,0" path="m4109,3108r28,e" filled="f" strokeweight=".22781mm">
                <v:path arrowok="t"/>
              </v:shape>
            </v:group>
            <v:group id="_x0000_s6200" style="position:absolute;left:4113;top:3108;width:7;height:2" coordorigin="4113,3108" coordsize="7,2">
              <v:shape id="_x0000_s6201" style="position:absolute;left:4113;top:3108;width:7;height:2" coordorigin="4113,3108" coordsize="7,0" path="m4113,3108r6,e" filled="f" strokeweight=".1216mm">
                <v:path arrowok="t"/>
              </v:shape>
            </v:group>
            <v:group id="_x0000_s6198" style="position:absolute;left:4102;top:3112;width:7;height:7" coordorigin="4102,3112" coordsize="7,7">
              <v:shape id="_x0000_s6199" style="position:absolute;left:4102;top:3112;width:7;height:7" coordorigin="4102,3112" coordsize="7,7" path="m4109,3112r-7,7e" filled="f" strokeweight=".1062mm">
                <v:path arrowok="t"/>
              </v:shape>
            </v:group>
            <v:group id="_x0000_s6196" style="position:absolute;left:4095;top:3119;width:7;height:2" coordorigin="4095,3119" coordsize="7,2">
              <v:shape id="_x0000_s6197" style="position:absolute;left:4095;top:3119;width:7;height:2" coordorigin="4095,3119" coordsize="7,0" path="m4102,3119r-7,e" filled="f" strokeweight=".1062mm">
                <v:path arrowok="t"/>
              </v:shape>
            </v:group>
            <v:group id="_x0000_s6194" style="position:absolute;left:4089;top:3119;width:7;height:7" coordorigin="4089,3119" coordsize="7,7">
              <v:shape id="_x0000_s6195" style="position:absolute;left:4089;top:3119;width:7;height:7" coordorigin="4089,3119" coordsize="7,7" path="m4095,3119r-6,7e" filled="f" strokeweight=".1062mm">
                <v:path arrowok="t"/>
              </v:shape>
            </v:group>
            <v:group id="_x0000_s6192" style="position:absolute;left:4082;top:3126;width:7;height:7" coordorigin="4082,3126" coordsize="7,7">
              <v:shape id="_x0000_s6193" style="position:absolute;left:4082;top:3126;width:7;height:7" coordorigin="4082,3126" coordsize="7,7" path="m4089,3126r-7,6e" filled="f" strokeweight=".1062mm">
                <v:path arrowok="t"/>
              </v:shape>
            </v:group>
            <v:group id="_x0000_s6190" style="position:absolute;left:4075;top:3132;width:7;height:7" coordorigin="4075,3132" coordsize="7,7">
              <v:shape id="_x0000_s6191" style="position:absolute;left:4075;top:3132;width:7;height:7" coordorigin="4075,3132" coordsize="7,7" path="m4082,3132r-7,7e" filled="f" strokeweight=".1062mm">
                <v:path arrowok="t"/>
              </v:shape>
            </v:group>
            <v:group id="_x0000_s6188" style="position:absolute;left:4072;top:3143;width:7;height:2" coordorigin="4072,3143" coordsize="7,2">
              <v:shape id="_x0000_s6189" style="position:absolute;left:4072;top:3143;width:7;height:2" coordorigin="4072,3143" coordsize="7,0" path="m4072,3143r6,e" filled="f" strokeweight=".1216mm">
                <v:path arrowok="t"/>
              </v:shape>
            </v:group>
            <v:group id="_x0000_s6186" style="position:absolute;left:4068;top:3146;width:7;height:2" coordorigin="4068,3146" coordsize="7,2">
              <v:shape id="_x0000_s6187" style="position:absolute;left:4068;top:3146;width:7;height:2" coordorigin="4068,3146" coordsize="7,0" path="m4075,3146r-7,e" filled="f" strokeweight=".1062mm">
                <v:path arrowok="t"/>
              </v:shape>
            </v:group>
            <v:group id="_x0000_s6184" style="position:absolute;left:4065;top:3150;width:7;height:2" coordorigin="4065,3150" coordsize="7,2">
              <v:shape id="_x0000_s6185" style="position:absolute;left:4065;top:3150;width:7;height:2" coordorigin="4065,3150" coordsize="7,0" path="m4065,3150r6,e" filled="f" strokeweight=".1216mm">
                <v:path arrowok="t"/>
              </v:shape>
            </v:group>
            <v:group id="_x0000_s6182" style="position:absolute;left:4061;top:3153;width:7;height:7" coordorigin="4061,3153" coordsize="7,7">
              <v:shape id="_x0000_s6183" style="position:absolute;left:4061;top:3153;width:7;height:7" coordorigin="4061,3153" coordsize="7,7" path="m4068,3153r-7,7e" filled="f" strokeweight=".1062mm">
                <v:path arrowok="t"/>
              </v:shape>
            </v:group>
            <v:group id="_x0000_s6180" style="position:absolute;left:4051;top:3170;width:13;height:2" coordorigin="4051,3170" coordsize="13,2">
              <v:shape id="_x0000_s6181" style="position:absolute;left:4051;top:3170;width:13;height:2" coordorigin="4051,3170" coordsize="13,0" path="m4051,3170r13,e" filled="f" strokeweight=".28508mm">
                <v:path arrowok="t"/>
              </v:shape>
            </v:group>
            <v:group id="_x0000_s6178" style="position:absolute;left:4054;top:3174;width:7;height:2" coordorigin="4054,3174" coordsize="7,2">
              <v:shape id="_x0000_s6179" style="position:absolute;left:4054;top:3174;width:7;height:2" coordorigin="4054,3174" coordsize="7,0" path="m4061,3174r-7,e" filled="f" strokeweight=".1062mm">
                <v:path arrowok="t"/>
              </v:shape>
            </v:group>
            <v:group id="_x0000_s6176" style="position:absolute;left:4051;top:3191;width:7;height:2" coordorigin="4051,3191" coordsize="7,2">
              <v:shape id="_x0000_s6177" style="position:absolute;left:4051;top:3191;width:7;height:2" coordorigin="4051,3191" coordsize="7,0" path="m4051,3191r6,e" filled="f" strokeweight=".28508mm">
                <v:path arrowok="t"/>
              </v:shape>
            </v:group>
            <v:group id="_x0000_s6174" style="position:absolute;left:4051;top:3212;width:7;height:2" coordorigin="4051,3212" coordsize="7,2">
              <v:shape id="_x0000_s6175" style="position:absolute;left:4051;top:3212;width:7;height:2" coordorigin="4051,3212" coordsize="7,0" path="m4051,3212r6,e" filled="f" strokeweight=".28508mm">
                <v:path arrowok="t"/>
              </v:shape>
            </v:group>
            <v:group id="_x0000_s6172" style="position:absolute;left:4051;top:3226;width:7;height:2" coordorigin="4051,3226" coordsize="7,2">
              <v:shape id="_x0000_s6173" style="position:absolute;left:4051;top:3226;width:7;height:2" coordorigin="4051,3226" coordsize="7,0" path="m4051,3226r6,e" filled="f" strokeweight=".1216mm">
                <v:path arrowok="t"/>
              </v:shape>
            </v:group>
            <v:group id="_x0000_s6170" style="position:absolute;left:4054;top:3229;width:7;height:7" coordorigin="4054,3229" coordsize="7,7">
              <v:shape id="_x0000_s6171" style="position:absolute;left:4054;top:3229;width:7;height:7" coordorigin="4054,3229" coordsize="7,7" path="m4054,3229r7,7e" filled="f" strokeweight=".1062mm">
                <v:path arrowok="t"/>
              </v:shape>
            </v:group>
            <v:group id="_x0000_s6168" style="position:absolute;left:4058;top:3239;width:7;height:2" coordorigin="4058,3239" coordsize="7,2">
              <v:shape id="_x0000_s6169" style="position:absolute;left:4058;top:3239;width:7;height:2" coordorigin="4058,3239" coordsize="7,0" path="m4058,3239r6,e" filled="f" strokeweight=".1216mm">
                <v:path arrowok="t"/>
              </v:shape>
            </v:group>
            <v:group id="_x0000_s6166" style="position:absolute;left:4061;top:3243;width:7;height:7" coordorigin="4061,3243" coordsize="7,7">
              <v:shape id="_x0000_s6167" style="position:absolute;left:4061;top:3243;width:7;height:7" coordorigin="4061,3243" coordsize="7,7" path="m4061,3243r7,7e" filled="f" strokeweight=".1062mm">
                <v:path arrowok="t"/>
              </v:shape>
            </v:group>
            <v:group id="_x0000_s6164" style="position:absolute;left:4065;top:3253;width:7;height:2" coordorigin="4065,3253" coordsize="7,2">
              <v:shape id="_x0000_s6165" style="position:absolute;left:4065;top:3253;width:7;height:2" coordorigin="4065,3253" coordsize="7,0" path="m4065,3253r6,e" filled="f" strokeweight=".1216mm">
                <v:path arrowok="t"/>
              </v:shape>
            </v:group>
            <v:group id="_x0000_s6162" style="position:absolute;left:4068;top:3257;width:7;height:7" coordorigin="4068,3257" coordsize="7,7">
              <v:shape id="_x0000_s6163" style="position:absolute;left:4068;top:3257;width:7;height:7" coordorigin="4068,3257" coordsize="7,7" path="m4068,3257r7,6e" filled="f" strokeweight=".1062mm">
                <v:path arrowok="t"/>
              </v:shape>
            </v:group>
            <v:group id="_x0000_s6160" style="position:absolute;left:4075;top:3263;width:7;height:7" coordorigin="4075,3263" coordsize="7,7">
              <v:shape id="_x0000_s6161" style="position:absolute;left:4075;top:3263;width:7;height:7" coordorigin="4075,3263" coordsize="7,7" path="m4075,3263r7,7e" filled="f" strokeweight=".1062mm">
                <v:path arrowok="t"/>
              </v:shape>
            </v:group>
            <v:group id="_x0000_s6158" style="position:absolute;left:4079;top:3274;width:7;height:2" coordorigin="4079,3274" coordsize="7,2">
              <v:shape id="_x0000_s6159" style="position:absolute;left:4079;top:3274;width:7;height:2" coordorigin="4079,3274" coordsize="7,0" path="m4079,3274r6,e" filled="f" strokeweight=".1216mm">
                <v:path arrowok="t"/>
              </v:shape>
            </v:group>
            <v:group id="_x0000_s6156" style="position:absolute;left:4082;top:3281;width:14;height:2" coordorigin="4082,3281" coordsize="14,2">
              <v:shape id="_x0000_s6157" style="position:absolute;left:4082;top:3281;width:14;height:2" coordorigin="4082,3281" coordsize="14,0" path="m4082,3281r13,e" filled="f" strokeweight=".04192mm">
                <v:path arrowok="t"/>
              </v:shape>
            </v:group>
            <v:group id="_x0000_s6154" style="position:absolute;left:4095;top:3284;width:7;height:7" coordorigin="4095,3284" coordsize="7,7">
              <v:shape id="_x0000_s6155" style="position:absolute;left:4095;top:3284;width:7;height:7" coordorigin="4095,3284" coordsize="7,7" path="m4095,3284r7,7e" filled="f" strokeweight=".1062mm">
                <v:path arrowok="t"/>
              </v:shape>
            </v:group>
            <v:group id="_x0000_s6152" style="position:absolute;left:4102;top:3297;width:28;height:2" coordorigin="4102,3297" coordsize="28,2">
              <v:shape id="_x0000_s6153" style="position:absolute;left:4102;top:3297;width:28;height:2" coordorigin="4102,3297" coordsize="28,0" path="m4102,3297r28,e" filled="f" strokeweight=".1349mm">
                <v:path arrowok="t"/>
              </v:shape>
            </v:group>
            <v:group id="_x0000_s6150" style="position:absolute;left:4130;top:3298;width:7;height:7" coordorigin="4130,3298" coordsize="7,7">
              <v:shape id="_x0000_s6151" style="position:absolute;left:4130;top:3298;width:7;height:7" coordorigin="4130,3298" coordsize="7,7" path="m4130,3298r7,7e" filled="f" strokeweight=".1062mm">
                <v:path arrowok="t"/>
              </v:shape>
            </v:group>
            <v:group id="_x0000_s6148" style="position:absolute;left:4137;top:3301;width:56;height:2" coordorigin="4137,3301" coordsize="56,2">
              <v:shape id="_x0000_s6149" style="position:absolute;left:4137;top:3301;width:56;height:2" coordorigin="4137,3301" coordsize="56,0" path="m4137,3301r55,e" filled="f" strokeweight=".22778mm">
                <v:path arrowok="t"/>
              </v:shape>
            </v:group>
            <v:group id="_x0000_s6146" style="position:absolute;left:4175;top:3301;width:7;height:2" coordorigin="4175,3301" coordsize="7,2">
              <v:shape id="_x0000_s6147" style="position:absolute;left:4175;top:3301;width:7;height:2" coordorigin="4175,3301" coordsize="7,0" path="m4175,3301r6,e" filled="f" strokeweight=".1216mm">
                <v:path arrowok="t"/>
              </v:shape>
            </v:group>
            <v:group id="_x0000_s6144" style="position:absolute;left:4192;top:3291;width:7;height:7" coordorigin="4192,3291" coordsize="7,7">
              <v:shape id="_x0000_s6145" style="position:absolute;left:4192;top:3291;width:7;height:7" coordorigin="4192,3291" coordsize="7,7" path="m4192,3298r7,-7e" filled="f" strokeweight=".1062mm">
                <v:path arrowok="t"/>
              </v:shape>
            </v:group>
            <v:group id="_x0000_s6142" style="position:absolute;left:4199;top:3291;width:7;height:2" coordorigin="4199,3291" coordsize="7,2">
              <v:shape id="_x0000_s6143" style="position:absolute;left:4199;top:3291;width:7;height:2" coordorigin="4199,3291" coordsize="7,0" path="m4199,3291r7,e" filled="f" strokeweight=".1062mm">
                <v:path arrowok="t"/>
              </v:shape>
            </v:group>
            <v:group id="_x0000_s6140" style="position:absolute;left:4206;top:3284;width:7;height:7" coordorigin="4206,3284" coordsize="7,7">
              <v:shape id="_x0000_s6141" style="position:absolute;left:4206;top:3284;width:7;height:7" coordorigin="4206,3284" coordsize="7,7" path="m4206,3291r7,-7e" filled="f" strokeweight=".1062mm">
                <v:path arrowok="t"/>
              </v:shape>
            </v:group>
            <v:group id="_x0000_s6138" style="position:absolute;left:4213;top:3277;width:7;height:7" coordorigin="4213,3277" coordsize="7,7">
              <v:shape id="_x0000_s6139" style="position:absolute;left:4213;top:3277;width:7;height:7" coordorigin="4213,3277" coordsize="7,7" path="m4213,3284r7,-7e" filled="f" strokeweight=".1062mm">
                <v:path arrowok="t"/>
              </v:shape>
            </v:group>
            <v:group id="_x0000_s6136" style="position:absolute;left:4230;top:3267;width:7;height:2" coordorigin="4230,3267" coordsize="7,2">
              <v:shape id="_x0000_s6137" style="position:absolute;left:4230;top:3267;width:7;height:2" coordorigin="4230,3267" coordsize="7,0" path="m4230,3267r6,e" filled="f" strokeweight=".1216mm">
                <v:path arrowok="t"/>
              </v:shape>
            </v:group>
            <v:group id="_x0000_s6134" style="position:absolute;left:4233;top:3257;width:7;height:7" coordorigin="4233,3257" coordsize="7,7">
              <v:shape id="_x0000_s6135" style="position:absolute;left:4233;top:3257;width:7;height:7" coordorigin="4233,3257" coordsize="7,7" path="m4233,3263r7,-6e" filled="f" strokeweight=".1062mm">
                <v:path arrowok="t"/>
              </v:shape>
            </v:group>
            <v:group id="_x0000_s6132" style="position:absolute;left:4237;top:3253;width:7;height:2" coordorigin="4237,3253" coordsize="7,2">
              <v:shape id="_x0000_s6133" style="position:absolute;left:4237;top:3253;width:7;height:2" coordorigin="4237,3253" coordsize="7,0" path="m4237,3253r6,e" filled="f" strokeweight=".1216mm">
                <v:path arrowok="t"/>
              </v:shape>
            </v:group>
            <v:group id="_x0000_s6130" style="position:absolute;left:4240;top:3250;width:7;height:2" coordorigin="4240,3250" coordsize="7,2">
              <v:shape id="_x0000_s6131" style="position:absolute;left:4240;top:3250;width:7;height:2" coordorigin="4240,3250" coordsize="7,0" path="m4240,3250r7,e" filled="f" strokeweight=".1062mm">
                <v:path arrowok="t"/>
              </v:shape>
            </v:group>
            <v:group id="_x0000_s6128" style="position:absolute;left:4244;top:3243;width:7;height:2" coordorigin="4244,3243" coordsize="7,2">
              <v:shape id="_x0000_s6129" style="position:absolute;left:4244;top:3243;width:7;height:2" coordorigin="4244,3243" coordsize="7,0" path="m4244,3243r6,e" filled="f" strokeweight=".1635mm">
                <v:path arrowok="t"/>
              </v:shape>
            </v:group>
            <v:group id="_x0000_s6126" style="position:absolute;left:4247;top:3229;width:7;height:7" coordorigin="4247,3229" coordsize="7,7">
              <v:shape id="_x0000_s6127" style="position:absolute;left:4247;top:3229;width:7;height:7" coordorigin="4247,3229" coordsize="7,7" path="m4247,3236r7,-7e" filled="f" strokeweight=".1062mm">
                <v:path arrowok="t"/>
              </v:shape>
            </v:group>
            <v:group id="_x0000_s6124" style="position:absolute;left:4251;top:3219;width:7;height:2" coordorigin="4251,3219" coordsize="7,2">
              <v:shape id="_x0000_s6125" style="position:absolute;left:4251;top:3219;width:7;height:2" coordorigin="4251,3219" coordsize="7,0" path="m4251,3219r6,e" filled="f" strokeweight=".28508mm">
                <v:path arrowok="t"/>
              </v:shape>
            </v:group>
            <v:group id="_x0000_s6122" style="position:absolute;left:4251;top:3198;width:7;height:2" coordorigin="4251,3198" coordsize="7,2">
              <v:shape id="_x0000_s6123" style="position:absolute;left:4251;top:3198;width:7;height:2" coordorigin="4251,3198" coordsize="7,0" path="m4251,3198r6,e" filled="f" strokeweight=".28508mm">
                <v:path arrowok="t"/>
              </v:shape>
            </v:group>
            <v:group id="_x0000_s6120" style="position:absolute;left:4251;top:3184;width:7;height:2" coordorigin="4251,3184" coordsize="7,2">
              <v:shape id="_x0000_s6121" style="position:absolute;left:4251;top:3184;width:7;height:2" coordorigin="4251,3184" coordsize="7,0" path="m4251,3184r6,e" filled="f" strokeweight=".1216mm">
                <v:path arrowok="t"/>
              </v:shape>
            </v:group>
            <v:group id="_x0000_s6118" style="position:absolute;left:4247;top:3174;width:7;height:7" coordorigin="4247,3174" coordsize="7,7">
              <v:shape id="_x0000_s6119" style="position:absolute;left:4247;top:3174;width:7;height:7" coordorigin="4247,3174" coordsize="7,7" path="m4254,3181r-7,-7e" filled="f" strokeweight=".1062mm">
                <v:path arrowok="t"/>
              </v:shape>
            </v:group>
            <v:group id="_x0000_s6116" style="position:absolute;left:4244;top:3167;width:7;height:2" coordorigin="4244,3167" coordsize="7,2">
              <v:shape id="_x0000_s6117" style="position:absolute;left:4244;top:3167;width:7;height:2" coordorigin="4244,3167" coordsize="7,0" path="m4244,3167r6,e" filled="f" strokeweight=".1635mm">
                <v:path arrowok="t"/>
              </v:shape>
            </v:group>
            <v:group id="_x0000_s6114" style="position:absolute;left:4240;top:3153;width:7;height:7" coordorigin="4240,3153" coordsize="7,7">
              <v:shape id="_x0000_s6115" style="position:absolute;left:4240;top:3153;width:7;height:7" coordorigin="4240,3153" coordsize="7,7" path="m4247,3160r-7,-7e" filled="f" strokeweight=".1062mm">
                <v:path arrowok="t"/>
              </v:shape>
            </v:group>
            <v:group id="_x0000_s6112" style="position:absolute;left:4237;top:3150;width:7;height:2" coordorigin="4237,3150" coordsize="7,2">
              <v:shape id="_x0000_s6113" style="position:absolute;left:4237;top:3150;width:7;height:2" coordorigin="4237,3150" coordsize="7,0" path="m4237,3150r6,e" filled="f" strokeweight=".1216mm">
                <v:path arrowok="t"/>
              </v:shape>
            </v:group>
            <v:group id="_x0000_s6110" style="position:absolute;left:4233;top:3139;width:7;height:7" coordorigin="4233,3139" coordsize="7,7">
              <v:shape id="_x0000_s6111" style="position:absolute;left:4233;top:3139;width:7;height:7" coordorigin="4233,3139" coordsize="7,7" path="m4240,3146r-7,-7e" filled="f" strokeweight=".1062mm">
                <v:path arrowok="t"/>
              </v:shape>
            </v:group>
            <v:group id="_x0000_s6108" style="position:absolute;left:4226;top:3132;width:7;height:7" coordorigin="4226,3132" coordsize="7,7">
              <v:shape id="_x0000_s6109" style="position:absolute;left:4226;top:3132;width:7;height:7" coordorigin="4226,3132" coordsize="7,7" path="m4233,3139r-7,-7e" filled="f" strokeweight=".1062mm">
                <v:path arrowok="t"/>
              </v:shape>
            </v:group>
            <v:group id="_x0000_s6106" style="position:absolute;left:4220;top:3126;width:7;height:7" coordorigin="4220,3126" coordsize="7,7">
              <v:shape id="_x0000_s6107" style="position:absolute;left:4220;top:3126;width:7;height:7" coordorigin="4220,3126" coordsize="7,7" path="m4226,3132r-6,-6e" filled="f" strokeweight=".1062mm">
                <v:path arrowok="t"/>
              </v:shape>
            </v:group>
            <v:group id="_x0000_s6104" style="position:absolute;left:4213;top:3119;width:7;height:7" coordorigin="4213,3119" coordsize="7,7">
              <v:shape id="_x0000_s6105" style="position:absolute;left:4213;top:3119;width:7;height:7" coordorigin="4213,3119" coordsize="7,7" path="m4220,3126r-7,-7e" filled="f" strokeweight=".1062mm">
                <v:path arrowok="t"/>
              </v:shape>
            </v:group>
            <v:group id="_x0000_s6102" style="position:absolute;left:4206;top:3112;width:7;height:7" coordorigin="4206,3112" coordsize="7,7">
              <v:shape id="_x0000_s6103" style="position:absolute;left:4206;top:3112;width:7;height:7" coordorigin="4206,3112" coordsize="7,7" path="m4213,3119r-7,-7e" filled="f" strokeweight=".1062mm">
                <v:path arrowok="t"/>
              </v:shape>
            </v:group>
            <v:group id="_x0000_s6100" style="position:absolute;left:4199;top:3112;width:7;height:2" coordorigin="4199,3112" coordsize="7,2">
              <v:shape id="_x0000_s6101" style="position:absolute;left:4199;top:3112;width:7;height:2" coordorigin="4199,3112" coordsize="7,0" path="m4206,3112r-7,e" filled="f" strokeweight=".1062mm">
                <v:path arrowok="t"/>
              </v:shape>
            </v:group>
            <v:group id="_x0000_s6098" style="position:absolute;left:4192;top:3105;width:7;height:7" coordorigin="4192,3105" coordsize="7,7">
              <v:shape id="_x0000_s6099" style="position:absolute;left:4192;top:3105;width:7;height:7" coordorigin="4192,3105" coordsize="7,7" path="m4199,3112r-7,-7e" filled="f" strokeweight=".1062mm">
                <v:path arrowok="t"/>
              </v:shape>
            </v:group>
            <v:group id="_x0000_s6096" style="position:absolute;left:4144;top:3103;width:49;height:2" coordorigin="4144,3103" coordsize="49,2">
              <v:shape id="_x0000_s6097" style="position:absolute;left:4144;top:3103;width:49;height:2" coordorigin="4144,3103" coordsize="49,0" path="m4144,3103r48,e" filled="f" strokeweight=".17469mm">
                <v:path arrowok="t"/>
              </v:shape>
            </v:group>
            <v:group id="_x0000_s6094" style="position:absolute;left:4156;top:3450;width:2;height:1038" coordorigin="4156,3450" coordsize="2,1038">
              <v:shape id="_x0000_s6095" style="position:absolute;left:4156;top:3450;width:2;height:1038" coordorigin="4156,3450" coordsize="0,1038" path="m4156,4487r,-1037e" filled="f" strokeweight=".14692mm">
                <v:path arrowok="t"/>
              </v:shape>
            </v:group>
            <v:group id="_x0000_s6092" style="position:absolute;left:4158;top:3067;width:2;height:38" coordorigin="4158,3067" coordsize="2,38">
              <v:shape id="_x0000_s6093" style="position:absolute;left:4158;top:3067;width:2;height:38" coordorigin="4158,3067" coordsize="0,38" path="m4158,3316r,-37e" filled="f" strokeweight=".1062mm">
                <v:path arrowok="t"/>
              </v:shape>
            </v:group>
            <v:group id="_x0000_s6090" style="position:absolute;left:4033;top:3277;width:242;height:152" coordorigin="4033,3277" coordsize="242,152">
              <v:shape id="_x0000_s6091" style="position:absolute;left:4033;top:3277;width:242;height:152" coordorigin="4033,3277" coordsize="242,152" path="m4275,3429l4033,3277e" filled="f" strokecolor="#00d000" strokeweight=".1216mm">
                <v:path arrowok="t"/>
              </v:shape>
            </v:group>
            <v:group id="_x0000_s6088" style="position:absolute;left:4033;top:3277;width:7;height:14" coordorigin="4033,3277" coordsize="7,14">
              <v:shape id="_x0000_s6089" style="position:absolute;left:4033;top:3277;width:7;height:14" coordorigin="4033,3277" coordsize="7,14" path="m4040,3291r-7,-14e" filled="f" strokecolor="#00d000" strokeweight=".1216mm">
                <v:path arrowok="t"/>
              </v:shape>
            </v:group>
            <v:group id="_x0000_s6086" style="position:absolute;left:4033;top:3277;width:21;height:2" coordorigin="4033,3277" coordsize="21,2">
              <v:shape id="_x0000_s6087" style="position:absolute;left:4033;top:3277;width:21;height:2" coordorigin="4033,3277" coordsize="21,0" path="m4054,3277r-21,e" filled="f" strokecolor="#00d000" strokeweight=".1216mm">
                <v:path arrowok="t"/>
              </v:shape>
            </v:group>
            <v:group id="_x0000_s6084" style="position:absolute;left:4133;top:3170;width:7;height:2" coordorigin="4133,3170" coordsize="7,2">
              <v:shape id="_x0000_s6085" style="position:absolute;left:4133;top:3170;width:7;height:2" coordorigin="4133,3170" coordsize="7,0" path="m4133,3170r7,e" filled="f" strokecolor="#00d000" strokeweight=".1216mm">
                <v:path arrowok="t"/>
              </v:shape>
            </v:group>
            <v:group id="_x0000_s6082" style="position:absolute;left:4137;top:3160;width:21;height:7" coordorigin="4137,3160" coordsize="21,7">
              <v:shape id="_x0000_s6083" style="position:absolute;left:4137;top:3160;width:21;height:7" coordorigin="4137,3160" coordsize="21,7" path="m4137,3167r21,-7e" filled="f" strokecolor="#00d000" strokeweight=".1216mm">
                <v:path arrowok="t"/>
              </v:shape>
            </v:group>
            <v:group id="_x0000_s6080" style="position:absolute;left:4158;top:3160;width:14;height:7" coordorigin="4158,3160" coordsize="14,7">
              <v:shape id="_x0000_s6081" style="position:absolute;left:4158;top:3160;width:14;height:7" coordorigin="4158,3160" coordsize="14,7" path="m4158,3160r13,7e" filled="f" strokecolor="#00d000" strokeweight=".1216mm">
                <v:path arrowok="t"/>
              </v:shape>
            </v:group>
            <v:group id="_x0000_s6078" style="position:absolute;left:4171;top:3167;width:2;height:28" coordorigin="4171,3167" coordsize="2,28">
              <v:shape id="_x0000_s6079" style="position:absolute;left:4171;top:3167;width:2;height:28" coordorigin="4171,3167" coordsize="0,28" path="m4171,3194r,-27e" filled="f" strokecolor="#00d000" strokeweight=".1216mm">
                <v:path arrowok="t"/>
              </v:shape>
            </v:group>
            <v:group id="_x0000_s6076" style="position:absolute;left:4137;top:3194;width:35;height:14" coordorigin="4137,3194" coordsize="35,14">
              <v:shape id="_x0000_s6077" style="position:absolute;left:4137;top:3194;width:35;height:14" coordorigin="4137,3194" coordsize="35,14" path="m4171,3194r-34,14e" filled="f" strokecolor="#00d000" strokeweight=".1216mm">
                <v:path arrowok="t"/>
              </v:shape>
            </v:group>
            <v:group id="_x0000_s6073" style="position:absolute;left:4133;top:3219;width:38;height:2" coordorigin="4133,3219" coordsize="38,2">
              <v:shape id="_x0000_s6075" style="position:absolute;left:4133;top:3219;width:38;height:2" coordorigin="4133,3219" coordsize="38,0" path="m4133,3219r38,e" filled="f" strokecolor="#00d000" strokeweight=".22428mm">
                <v:path arrowok="t"/>
              </v:shape>
              <v:shape id="_x0000_s6074" type="#_x0000_t75" style="position:absolute;left:3529;top:2421;width:542;height:891">
                <v:imagedata r:id="rId40" o:title=""/>
              </v:shape>
            </v:group>
            <v:group id="_x0000_s6071" style="position:absolute;left:3589;top:2481;width:304;height:655" coordorigin="3589,2481" coordsize="304,655">
              <v:shape id="_x0000_s6072" style="position:absolute;left:3589;top:2481;width:304;height:655" coordorigin="3589,2481" coordsize="304,655" path="m3589,2481r303,l3892,3136r-303,l3589,2481xe" stroked="f">
                <v:path arrowok="t"/>
              </v:shape>
            </v:group>
            <v:group id="_x0000_s6069" style="position:absolute;left:3730;top:2864;width:21;height:2" coordorigin="3730,2864" coordsize="21,2">
              <v:shape id="_x0000_s6070" style="position:absolute;left:3730;top:2864;width:21;height:2" coordorigin="3730,2864" coordsize="21,0" path="m3730,2864r21,e" filled="f" strokeweight=".1062mm">
                <v:path arrowok="t"/>
              </v:shape>
            </v:group>
            <v:group id="_x0000_s6067" style="position:absolute;left:3723;top:2864;width:7;height:7" coordorigin="3723,2864" coordsize="7,7">
              <v:shape id="_x0000_s6068" style="position:absolute;left:3723;top:2864;width:7;height:7" coordorigin="3723,2864" coordsize="7,7" path="m3730,2864r-7,7e" filled="f" strokeweight=".1062mm">
                <v:path arrowok="t"/>
              </v:shape>
            </v:group>
            <v:group id="_x0000_s6065" style="position:absolute;left:3682;top:2874;width:42;height:2" coordorigin="3682,2874" coordsize="42,2">
              <v:shape id="_x0000_s6066" style="position:absolute;left:3682;top:2874;width:42;height:2" coordorigin="3682,2874" coordsize="42,0" path="m3682,2874r41,e" filled="f" strokeweight=".22783mm">
                <v:path arrowok="t"/>
              </v:shape>
            </v:group>
            <v:group id="_x0000_s6063" style="position:absolute;left:3693;top:2874;width:7;height:2" coordorigin="3693,2874" coordsize="7,2">
              <v:shape id="_x0000_s6064" style="position:absolute;left:3693;top:2874;width:7;height:2" coordorigin="3693,2874" coordsize="7,0" path="m3693,2874r6,e" filled="f" strokeweight=".1216mm">
                <v:path arrowok="t"/>
              </v:shape>
            </v:group>
            <v:group id="_x0000_s6061" style="position:absolute;left:3675;top:2877;width:7;height:7" coordorigin="3675,2877" coordsize="7,7">
              <v:shape id="_x0000_s6062" style="position:absolute;left:3675;top:2877;width:7;height:7" coordorigin="3675,2877" coordsize="7,7" path="m3682,2877r-7,7e" filled="f" strokeweight=".1062mm">
                <v:path arrowok="t"/>
              </v:shape>
            </v:group>
            <v:group id="_x0000_s6059" style="position:absolute;left:3661;top:2888;width:14;height:2" coordorigin="3661,2888" coordsize="14,2">
              <v:shape id="_x0000_s6060" style="position:absolute;left:3661;top:2888;width:14;height:2" coordorigin="3661,2888" coordsize="14,0" path="m3661,2888r14,e" filled="f" strokeweight=".22781mm">
                <v:path arrowok="t"/>
              </v:shape>
            </v:group>
            <v:group id="_x0000_s6057" style="position:absolute;left:3665;top:2888;width:7;height:2" coordorigin="3665,2888" coordsize="7,2">
              <v:shape id="_x0000_s6058" style="position:absolute;left:3665;top:2888;width:7;height:2" coordorigin="3665,2888" coordsize="7,0" path="m3665,2888r6,e" filled="f" strokeweight=".1216mm">
                <v:path arrowok="t"/>
              </v:shape>
            </v:group>
            <v:group id="_x0000_s6055" style="position:absolute;left:3654;top:2891;width:7;height:7" coordorigin="3654,2891" coordsize="7,7">
              <v:shape id="_x0000_s6056" style="position:absolute;left:3654;top:2891;width:7;height:7" coordorigin="3654,2891" coordsize="7,7" path="m3661,2891r-7,7e" filled="f" strokeweight=".1062mm">
                <v:path arrowok="t"/>
              </v:shape>
            </v:group>
            <v:group id="_x0000_s6053" style="position:absolute;left:3647;top:2898;width:7;height:7" coordorigin="3647,2898" coordsize="7,7">
              <v:shape id="_x0000_s6054" style="position:absolute;left:3647;top:2898;width:7;height:7" coordorigin="3647,2898" coordsize="7,7" path="m3654,2898r-7,7e" filled="f" strokeweight=".1062mm">
                <v:path arrowok="t"/>
              </v:shape>
            </v:group>
            <v:group id="_x0000_s6051" style="position:absolute;left:3641;top:2905;width:7;height:7" coordorigin="3641,2905" coordsize="7,7">
              <v:shape id="_x0000_s6052" style="position:absolute;left:3641;top:2905;width:7;height:7" coordorigin="3641,2905" coordsize="7,7" path="m3647,2905r-6,7e" filled="f" strokeweight=".1062mm">
                <v:path arrowok="t"/>
              </v:shape>
            </v:group>
            <v:group id="_x0000_s6049" style="position:absolute;left:3634;top:2912;width:7;height:7" coordorigin="3634,2912" coordsize="7,7">
              <v:shape id="_x0000_s6050" style="position:absolute;left:3634;top:2912;width:7;height:7" coordorigin="3634,2912" coordsize="7,7" path="m3641,2912r-7,7e" filled="f" strokeweight=".1062mm">
                <v:path arrowok="t"/>
              </v:shape>
            </v:group>
            <v:group id="_x0000_s6047" style="position:absolute;left:3631;top:2926;width:7;height:2" coordorigin="3631,2926" coordsize="7,2">
              <v:shape id="_x0000_s6048" style="position:absolute;left:3631;top:2926;width:7;height:2" coordorigin="3631,2926" coordsize="7,0" path="m3631,2926r6,e" filled="f" strokeweight=".1635mm">
                <v:path arrowok="t"/>
              </v:shape>
            </v:group>
            <v:group id="_x0000_s6045" style="position:absolute;left:3627;top:2933;width:7;height:2" coordorigin="3627,2933" coordsize="7,2">
              <v:shape id="_x0000_s6046" style="position:absolute;left:3627;top:2933;width:7;height:2" coordorigin="3627,2933" coordsize="7,0" path="m3634,2933r-7,e" filled="f" strokeweight=".1062mm">
                <v:path arrowok="t"/>
              </v:shape>
            </v:group>
            <v:group id="_x0000_s6043" style="position:absolute;left:3624;top:2936;width:7;height:2" coordorigin="3624,2936" coordsize="7,2">
              <v:shape id="_x0000_s6044" style="position:absolute;left:3624;top:2936;width:7;height:2" coordorigin="3624,2936" coordsize="7,0" path="m3624,2936r6,e" filled="f" strokeweight=".1216mm">
                <v:path arrowok="t"/>
              </v:shape>
            </v:group>
            <v:group id="_x0000_s6041" style="position:absolute;left:3620;top:2939;width:7;height:7" coordorigin="3620,2939" coordsize="7,7">
              <v:shape id="_x0000_s6042" style="position:absolute;left:3620;top:2939;width:7;height:7" coordorigin="3620,2939" coordsize="7,7" path="m3627,2939r-7,7e" filled="f" strokeweight=".1062mm">
                <v:path arrowok="t"/>
              </v:shape>
            </v:group>
            <v:group id="_x0000_s6039" style="position:absolute;left:3617;top:2957;width:7;height:2" coordorigin="3617,2957" coordsize="7,2">
              <v:shape id="_x0000_s6040" style="position:absolute;left:3617;top:2957;width:7;height:2" coordorigin="3617,2957" coordsize="7,0" path="m3617,2957r6,e" filled="f" strokeweight=".28508mm">
                <v:path arrowok="t"/>
              </v:shape>
            </v:group>
            <v:group id="_x0000_s6037" style="position:absolute;left:3617;top:2977;width:7;height:2" coordorigin="3617,2977" coordsize="7,2">
              <v:shape id="_x0000_s6038" style="position:absolute;left:3617;top:2977;width:7;height:2" coordorigin="3617,2977" coordsize="7,0" path="m3617,2977r6,e" filled="f" strokeweight=".28508mm">
                <v:path arrowok="t"/>
              </v:shape>
            </v:group>
            <v:group id="_x0000_s6035" style="position:absolute;left:3617;top:2998;width:7;height:2" coordorigin="3617,2998" coordsize="7,2">
              <v:shape id="_x0000_s6036" style="position:absolute;left:3617;top:2998;width:7;height:2" coordorigin="3617,2998" coordsize="7,0" path="m3617,2998r6,e" filled="f" strokeweight=".28508mm">
                <v:path arrowok="t"/>
              </v:shape>
            </v:group>
            <v:group id="_x0000_s6033" style="position:absolute;left:3617;top:3012;width:7;height:2" coordorigin="3617,3012" coordsize="7,2">
              <v:shape id="_x0000_s6034" style="position:absolute;left:3617;top:3012;width:7;height:2" coordorigin="3617,3012" coordsize="7,0" path="m3617,3012r6,e" filled="f" strokeweight=".1216mm">
                <v:path arrowok="t"/>
              </v:shape>
            </v:group>
            <v:group id="_x0000_s6031" style="position:absolute;left:3620;top:3015;width:7;height:7" coordorigin="3620,3015" coordsize="7,7">
              <v:shape id="_x0000_s6032" style="position:absolute;left:3620;top:3015;width:7;height:7" coordorigin="3620,3015" coordsize="7,7" path="m3620,3015r7,7e" filled="f" strokeweight=".1062mm">
                <v:path arrowok="t"/>
              </v:shape>
            </v:group>
            <v:group id="_x0000_s6029" style="position:absolute;left:3624;top:3026;width:7;height:2" coordorigin="3624,3026" coordsize="7,2">
              <v:shape id="_x0000_s6030" style="position:absolute;left:3624;top:3026;width:7;height:2" coordorigin="3624,3026" coordsize="7,0" path="m3624,3026r6,e" filled="f" strokeweight=".1216mm">
                <v:path arrowok="t"/>
              </v:shape>
            </v:group>
            <v:group id="_x0000_s6027" style="position:absolute;left:3627;top:3029;width:7;height:7" coordorigin="3627,3029" coordsize="7,7">
              <v:shape id="_x0000_s6028" style="position:absolute;left:3627;top:3029;width:7;height:7" coordorigin="3627,3029" coordsize="7,7" path="m3627,3029r7,7e" filled="f" strokeweight=".1062mm">
                <v:path arrowok="t"/>
              </v:shape>
            </v:group>
            <v:group id="_x0000_s6025" style="position:absolute;left:3631;top:3039;width:7;height:2" coordorigin="3631,3039" coordsize="7,2">
              <v:shape id="_x0000_s6026" style="position:absolute;left:3631;top:3039;width:7;height:2" coordorigin="3631,3039" coordsize="7,0" path="m3631,3039r6,e" filled="f" strokeweight=".1216mm">
                <v:path arrowok="t"/>
              </v:shape>
            </v:group>
            <v:group id="_x0000_s6023" style="position:absolute;left:3634;top:3043;width:7;height:2" coordorigin="3634,3043" coordsize="7,2">
              <v:shape id="_x0000_s6024" style="position:absolute;left:3634;top:3043;width:7;height:2" coordorigin="3634,3043" coordsize="7,0" path="m3634,3043r7,e" filled="f" strokeweight=".1062mm">
                <v:path arrowok="t"/>
              </v:shape>
            </v:group>
            <v:group id="_x0000_s6021" style="position:absolute;left:3638;top:3046;width:7;height:2" coordorigin="3638,3046" coordsize="7,2">
              <v:shape id="_x0000_s6022" style="position:absolute;left:3638;top:3046;width:7;height:2" coordorigin="3638,3046" coordsize="7,0" path="m3638,3046r6,e" filled="f" strokeweight=".1216mm">
                <v:path arrowok="t"/>
              </v:shape>
            </v:group>
            <v:group id="_x0000_s6019" style="position:absolute;left:3641;top:3050;width:7;height:7" coordorigin="3641,3050" coordsize="7,7">
              <v:shape id="_x0000_s6020" style="position:absolute;left:3641;top:3050;width:7;height:7" coordorigin="3641,3050" coordsize="7,7" path="m3641,3050r6,7e" filled="f" strokeweight=".1062mm">
                <v:path arrowok="t"/>
              </v:shape>
            </v:group>
            <v:group id="_x0000_s6017" style="position:absolute;left:3647;top:3057;width:7;height:7" coordorigin="3647,3057" coordsize="7,7">
              <v:shape id="_x0000_s6018" style="position:absolute;left:3647;top:3057;width:7;height:7" coordorigin="3647,3057" coordsize="7,7" path="m3647,3057r7,7e" filled="f" strokeweight=".1062mm">
                <v:path arrowok="t"/>
              </v:shape>
            </v:group>
            <v:group id="_x0000_s6015" style="position:absolute;left:3651;top:3067;width:7;height:2" coordorigin="3651,3067" coordsize="7,2">
              <v:shape id="_x0000_s6016" style="position:absolute;left:3651;top:3067;width:7;height:2" coordorigin="3651,3067" coordsize="7,0" path="m3651,3067r6,e" filled="f" strokeweight=".1216mm">
                <v:path arrowok="t"/>
              </v:shape>
            </v:group>
            <v:group id="_x0000_s6013" style="position:absolute;left:3654;top:3070;width:7;height:2" coordorigin="3654,3070" coordsize="7,2">
              <v:shape id="_x0000_s6014" style="position:absolute;left:3654;top:3070;width:7;height:2" coordorigin="3654,3070" coordsize="7,0" path="m3654,3070r7,e" filled="f" strokeweight=".1062mm">
                <v:path arrowok="t"/>
              </v:shape>
            </v:group>
            <v:group id="_x0000_s6011" style="position:absolute;left:3661;top:3070;width:7;height:7" coordorigin="3661,3070" coordsize="7,7">
              <v:shape id="_x0000_s6012" style="position:absolute;left:3661;top:3070;width:7;height:7" coordorigin="3661,3070" coordsize="7,7" path="m3661,3070r7,7e" filled="f" strokeweight=".1062mm">
                <v:path arrowok="t"/>
              </v:shape>
            </v:group>
            <v:group id="_x0000_s6009" style="position:absolute;left:3668;top:3083;width:21;height:2" coordorigin="3668,3083" coordsize="21,2">
              <v:shape id="_x0000_s6010" style="position:absolute;left:3668;top:3083;width:21;height:2" coordorigin="3668,3083" coordsize="21,0" path="m3668,3083r21,e" filled="f" strokeweight=".1349mm">
                <v:path arrowok="t"/>
              </v:shape>
            </v:group>
            <v:group id="_x0000_s6007" style="position:absolute;left:3689;top:3084;width:7;height:7" coordorigin="3689,3084" coordsize="7,7">
              <v:shape id="_x0000_s6008" style="position:absolute;left:3689;top:3084;width:7;height:7" coordorigin="3689,3084" coordsize="7,7" path="m3689,3084r7,7e" filled="f" strokeweight=".1062mm">
                <v:path arrowok="t"/>
              </v:shape>
            </v:group>
            <v:group id="_x0000_s6005" style="position:absolute;left:3696;top:3091;width:14;height:2" coordorigin="3696,3091" coordsize="14,2">
              <v:shape id="_x0000_s6006" style="position:absolute;left:3696;top:3091;width:14;height:2" coordorigin="3696,3091" coordsize="14,0" path="m3696,3091r13,e" filled="f" strokeweight=".1062mm">
                <v:path arrowok="t"/>
              </v:shape>
            </v:group>
            <v:group id="_x0000_s6003" style="position:absolute;left:3709;top:3091;width:7;height:7" coordorigin="3709,3091" coordsize="7,7">
              <v:shape id="_x0000_s6004" style="position:absolute;left:3709;top:3091;width:7;height:7" coordorigin="3709,3091" coordsize="7,7" path="m3709,3091r7,7e" filled="f" strokeweight=".1062mm">
                <v:path arrowok="t"/>
              </v:shape>
            </v:group>
            <v:group id="_x0000_s6001" style="position:absolute;left:3716;top:3098;width:49;height:2" coordorigin="3716,3098" coordsize="49,2">
              <v:shape id="_x0000_s6002" style="position:absolute;left:3716;top:3098;width:49;height:2" coordorigin="3716,3098" coordsize="49,0" path="m3716,3098r49,e" filled="f" strokeweight=".10625mm">
                <v:path arrowok="t"/>
              </v:shape>
            </v:group>
            <v:group id="_x0000_s5999" style="position:absolute;left:3765;top:3091;width:7;height:7" coordorigin="3765,3091" coordsize="7,7">
              <v:shape id="_x0000_s6000" style="position:absolute;left:3765;top:3091;width:7;height:7" coordorigin="3765,3091" coordsize="7,7" path="m3765,3098r6,-7e" filled="f" strokeweight=".1062mm">
                <v:path arrowok="t"/>
              </v:shape>
            </v:group>
            <v:group id="_x0000_s5997" style="position:absolute;left:3771;top:3088;width:28;height:2" coordorigin="3771,3088" coordsize="28,2">
              <v:shape id="_x0000_s5998" style="position:absolute;left:3771;top:3088;width:28;height:2" coordorigin="3771,3088" coordsize="28,0" path="m3771,3088r28,e" filled="f" strokeweight=".04192mm">
                <v:path arrowok="t"/>
              </v:shape>
            </v:group>
            <v:group id="_x0000_s5995" style="position:absolute;left:3799;top:3077;width:7;height:7" coordorigin="3799,3077" coordsize="7,7">
              <v:shape id="_x0000_s5996" style="position:absolute;left:3799;top:3077;width:7;height:7" coordorigin="3799,3077" coordsize="7,7" path="m3799,3084r7,-7e" filled="f" strokeweight=".1062mm">
                <v:path arrowok="t"/>
              </v:shape>
            </v:group>
            <v:group id="_x0000_s5993" style="position:absolute;left:3806;top:3074;width:14;height:2" coordorigin="3806,3074" coordsize="14,2">
              <v:shape id="_x0000_s5994" style="position:absolute;left:3806;top:3074;width:14;height:2" coordorigin="3806,3074" coordsize="14,0" path="m3806,3074r14,e" filled="f" strokeweight=".04192mm">
                <v:path arrowok="t"/>
              </v:shape>
            </v:group>
            <v:group id="_x0000_s5991" style="position:absolute;left:3820;top:3064;width:7;height:7" coordorigin="3820,3064" coordsize="7,7">
              <v:shape id="_x0000_s5992" style="position:absolute;left:3820;top:3064;width:7;height:7" coordorigin="3820,3064" coordsize="7,7" path="m3820,3070r7,-6e" filled="f" strokeweight=".1062mm">
                <v:path arrowok="t"/>
              </v:shape>
            </v:group>
            <v:group id="_x0000_s5989" style="position:absolute;left:3827;top:3057;width:7;height:7" coordorigin="3827,3057" coordsize="7,7">
              <v:shape id="_x0000_s5990" style="position:absolute;left:3827;top:3057;width:7;height:7" coordorigin="3827,3057" coordsize="7,7" path="m3827,3064r7,-7e" filled="f" strokeweight=".1062mm">
                <v:path arrowok="t"/>
              </v:shape>
            </v:group>
            <v:group id="_x0000_s5987" style="position:absolute;left:3834;top:3057;width:7;height:2" coordorigin="3834,3057" coordsize="7,2">
              <v:shape id="_x0000_s5988" style="position:absolute;left:3834;top:3057;width:7;height:2" coordorigin="3834,3057" coordsize="7,0" path="m3834,3057r6,e" filled="f" strokeweight=".1062mm">
                <v:path arrowok="t"/>
              </v:shape>
            </v:group>
            <v:group id="_x0000_s5985" style="position:absolute;left:3837;top:3053;width:7;height:2" coordorigin="3837,3053" coordsize="7,2">
              <v:shape id="_x0000_s5986" style="position:absolute;left:3837;top:3053;width:7;height:2" coordorigin="3837,3053" coordsize="7,0" path="m3837,3053r6,e" filled="f" strokeweight=".1216mm">
                <v:path arrowok="t"/>
              </v:shape>
            </v:group>
            <v:group id="_x0000_s5983" style="position:absolute;left:3840;top:3043;width:7;height:7" coordorigin="3840,3043" coordsize="7,7">
              <v:shape id="_x0000_s5984" style="position:absolute;left:3840;top:3043;width:7;height:7" coordorigin="3840,3043" coordsize="7,7" path="m3840,3050r7,-7e" filled="f" strokeweight=".1062mm">
                <v:path arrowok="t"/>
              </v:shape>
            </v:group>
            <v:group id="_x0000_s5981" style="position:absolute;left:3844;top:3039;width:7;height:2" coordorigin="3844,3039" coordsize="7,2">
              <v:shape id="_x0000_s5982" style="position:absolute;left:3844;top:3039;width:7;height:2" coordorigin="3844,3039" coordsize="7,0" path="m3844,3039r6,e" filled="f" strokeweight=".1216mm">
                <v:path arrowok="t"/>
              </v:shape>
            </v:group>
            <v:group id="_x0000_s5979" style="position:absolute;left:3847;top:3036;width:7;height:2" coordorigin="3847,3036" coordsize="7,2">
              <v:shape id="_x0000_s5980" style="position:absolute;left:3847;top:3036;width:7;height:2" coordorigin="3847,3036" coordsize="7,0" path="m3847,3036r7,e" filled="f" strokeweight=".1062mm">
                <v:path arrowok="t"/>
              </v:shape>
            </v:group>
            <v:group id="_x0000_s5977" style="position:absolute;left:3851;top:3029;width:7;height:2" coordorigin="3851,3029" coordsize="7,2">
              <v:shape id="_x0000_s5978" style="position:absolute;left:3851;top:3029;width:7;height:2" coordorigin="3851,3029" coordsize="7,0" path="m3851,3029r6,e" filled="f" strokeweight=".1635mm">
                <v:path arrowok="t"/>
              </v:shape>
            </v:group>
            <v:group id="_x0000_s5975" style="position:absolute;left:3854;top:3015;width:7;height:7" coordorigin="3854,3015" coordsize="7,7">
              <v:shape id="_x0000_s5976" style="position:absolute;left:3854;top:3015;width:7;height:7" coordorigin="3854,3015" coordsize="7,7" path="m3854,3022r7,-7e" filled="f" strokeweight=".1062mm">
                <v:path arrowok="t"/>
              </v:shape>
            </v:group>
            <v:group id="_x0000_s5973" style="position:absolute;left:3858;top:3005;width:7;height:2" coordorigin="3858,3005" coordsize="7,2">
              <v:shape id="_x0000_s5974" style="position:absolute;left:3858;top:3005;width:7;height:2" coordorigin="3858,3005" coordsize="7,0" path="m3858,3005r6,e" filled="f" strokeweight=".28508mm">
                <v:path arrowok="t"/>
              </v:shape>
            </v:group>
            <v:group id="_x0000_s5971" style="position:absolute;left:3858;top:2984;width:7;height:2" coordorigin="3858,2984" coordsize="7,2">
              <v:shape id="_x0000_s5972" style="position:absolute;left:3858;top:2984;width:7;height:2" coordorigin="3858,2984" coordsize="7,0" path="m3858,2984r6,e" filled="f" strokeweight=".28508mm">
                <v:path arrowok="t"/>
              </v:shape>
            </v:group>
            <v:group id="_x0000_s5969" style="position:absolute;left:3858;top:2964;width:7;height:2" coordorigin="3858,2964" coordsize="7,2">
              <v:shape id="_x0000_s5970" style="position:absolute;left:3858;top:2964;width:7;height:2" coordorigin="3858,2964" coordsize="7,0" path="m3858,2964r6,e" filled="f" strokeweight=".28508mm">
                <v:path arrowok="t"/>
              </v:shape>
            </v:group>
            <v:group id="_x0000_s5967" style="position:absolute;left:3858;top:2950;width:7;height:2" coordorigin="3858,2950" coordsize="7,2">
              <v:shape id="_x0000_s5968" style="position:absolute;left:3858;top:2950;width:7;height:2" coordorigin="3858,2950" coordsize="7,0" path="m3858,2950r6,e" filled="f" strokeweight=".1216mm">
                <v:path arrowok="t"/>
              </v:shape>
            </v:group>
            <v:group id="_x0000_s5965" style="position:absolute;left:3854;top:2946;width:7;height:2" coordorigin="3854,2946" coordsize="7,2">
              <v:shape id="_x0000_s5966" style="position:absolute;left:3854;top:2946;width:7;height:2" coordorigin="3854,2946" coordsize="7,0" path="m3861,2946r-7,e" filled="f" strokeweight=".1062mm">
                <v:path arrowok="t"/>
              </v:shape>
            </v:group>
            <v:group id="_x0000_s5963" style="position:absolute;left:3851;top:2939;width:7;height:2" coordorigin="3851,2939" coordsize="7,2">
              <v:shape id="_x0000_s5964" style="position:absolute;left:3851;top:2939;width:7;height:2" coordorigin="3851,2939" coordsize="7,0" path="m3851,2939r6,e" filled="f" strokeweight=".1635mm">
                <v:path arrowok="t"/>
              </v:shape>
            </v:group>
            <v:group id="_x0000_s5961" style="position:absolute;left:3847;top:2926;width:7;height:7" coordorigin="3847,2926" coordsize="7,7">
              <v:shape id="_x0000_s5962" style="position:absolute;left:3847;top:2926;width:7;height:7" coordorigin="3847,2926" coordsize="7,7" path="m3854,2933r-7,-7e" filled="f" strokeweight=".1062mm">
                <v:path arrowok="t"/>
              </v:shape>
            </v:group>
            <v:group id="_x0000_s5959" style="position:absolute;left:3840;top:2919;width:7;height:7" coordorigin="3840,2919" coordsize="7,7">
              <v:shape id="_x0000_s5960" style="position:absolute;left:3840;top:2919;width:7;height:7" coordorigin="3840,2919" coordsize="7,7" path="m3847,2926r-7,-7e" filled="f" strokeweight=".1062mm">
                <v:path arrowok="t"/>
              </v:shape>
            </v:group>
            <v:group id="_x0000_s5957" style="position:absolute;left:3837;top:2915;width:7;height:2" coordorigin="3837,2915" coordsize="7,2">
              <v:shape id="_x0000_s5958" style="position:absolute;left:3837;top:2915;width:7;height:2" coordorigin="3837,2915" coordsize="7,0" path="m3837,2915r6,e" filled="f" strokeweight=".1216mm">
                <v:path arrowok="t"/>
              </v:shape>
            </v:group>
            <v:group id="_x0000_s5955" style="position:absolute;left:3834;top:2912;width:7;height:2" coordorigin="3834,2912" coordsize="7,2">
              <v:shape id="_x0000_s5956" style="position:absolute;left:3834;top:2912;width:7;height:2" coordorigin="3834,2912" coordsize="7,0" path="m3840,2912r-6,e" filled="f" strokeweight=".1062mm">
                <v:path arrowok="t"/>
              </v:shape>
            </v:group>
            <v:group id="_x0000_s5953" style="position:absolute;left:3831;top:2908;width:7;height:2" coordorigin="3831,2908" coordsize="7,2">
              <v:shape id="_x0000_s5954" style="position:absolute;left:3831;top:2908;width:7;height:2" coordorigin="3831,2908" coordsize="7,0" path="m3831,2908r6,e" filled="f" strokeweight=".1216mm">
                <v:path arrowok="t"/>
              </v:shape>
            </v:group>
            <v:group id="_x0000_s5951" style="position:absolute;left:3827;top:2898;width:7;height:7" coordorigin="3827,2898" coordsize="7,7">
              <v:shape id="_x0000_s5952" style="position:absolute;left:3827;top:2898;width:7;height:7" coordorigin="3827,2898" coordsize="7,7" path="m3834,2905r-7,-7e" filled="f" strokeweight=".1062mm">
                <v:path arrowok="t"/>
              </v:shape>
            </v:group>
            <v:group id="_x0000_s5949" style="position:absolute;left:3813;top:2895;width:21;height:2" coordorigin="3813,2895" coordsize="21,2">
              <v:shape id="_x0000_s5950" style="position:absolute;left:3813;top:2895;width:21;height:2" coordorigin="3813,2895" coordsize="21,0" path="m3813,2895r21,e" filled="f" strokeweight=".22781mm">
                <v:path arrowok="t"/>
              </v:shape>
            </v:group>
            <v:group id="_x0000_s5947" style="position:absolute;left:3817;top:2895;width:7;height:2" coordorigin="3817,2895" coordsize="7,2">
              <v:shape id="_x0000_s5948" style="position:absolute;left:3817;top:2895;width:7;height:2" coordorigin="3817,2895" coordsize="7,0" path="m3817,2895r6,e" filled="f" strokeweight=".1216mm">
                <v:path arrowok="t"/>
              </v:shape>
            </v:group>
            <v:group id="_x0000_s5945" style="position:absolute;left:3806;top:2884;width:7;height:7" coordorigin="3806,2884" coordsize="7,7">
              <v:shape id="_x0000_s5946" style="position:absolute;left:3806;top:2884;width:7;height:7" coordorigin="3806,2884" coordsize="7,7" path="m3813,2891r-7,-7e" filled="f" strokeweight=".1062mm">
                <v:path arrowok="t"/>
              </v:shape>
            </v:group>
            <v:group id="_x0000_s5943" style="position:absolute;left:3799;top:2877;width:7;height:7" coordorigin="3799,2877" coordsize="7,7">
              <v:shape id="_x0000_s5944" style="position:absolute;left:3799;top:2877;width:7;height:7" coordorigin="3799,2877" coordsize="7,7" path="m3806,2884r-7,-7e" filled="f" strokeweight=".1062mm">
                <v:path arrowok="t"/>
              </v:shape>
            </v:group>
            <v:group id="_x0000_s5941" style="position:absolute;left:3785;top:2877;width:14;height:2" coordorigin="3785,2877" coordsize="14,2">
              <v:shape id="_x0000_s5942" style="position:absolute;left:3785;top:2877;width:14;height:2" coordorigin="3785,2877" coordsize="14,0" path="m3785,2877r14,e" filled="f" strokeweight=".1062mm">
                <v:path arrowok="t"/>
              </v:shape>
            </v:group>
            <v:group id="_x0000_s5939" style="position:absolute;left:3778;top:2871;width:7;height:7" coordorigin="3778,2871" coordsize="7,7">
              <v:shape id="_x0000_s5940" style="position:absolute;left:3778;top:2871;width:7;height:7" coordorigin="3778,2871" coordsize="7,7" path="m3785,2877r-7,-6e" filled="f" strokeweight=".1062mm">
                <v:path arrowok="t"/>
              </v:shape>
            </v:group>
            <v:group id="_x0000_s5937" style="position:absolute;left:3758;top:2871;width:21;height:2" coordorigin="3758,2871" coordsize="21,2">
              <v:shape id="_x0000_s5938" style="position:absolute;left:3758;top:2871;width:21;height:2" coordorigin="3758,2871" coordsize="21,0" path="m3758,2871r20,e" filled="f" strokeweight=".1062mm">
                <v:path arrowok="t"/>
              </v:shape>
            </v:group>
            <v:group id="_x0000_s5935" style="position:absolute;left:3751;top:2864;width:7;height:7" coordorigin="3751,2864" coordsize="7,7">
              <v:shape id="_x0000_s5936" style="position:absolute;left:3751;top:2864;width:7;height:7" coordorigin="3751,2864" coordsize="7,7" path="m3758,2871r-7,-7e" filled="f" strokeweight=".1062mm">
                <v:path arrowok="t"/>
              </v:shape>
            </v:group>
            <v:group id="_x0000_s5933" style="position:absolute;left:3703;top:2705;width:7;height:7" coordorigin="3703,2705" coordsize="7,7">
              <v:shape id="_x0000_s5934" style="position:absolute;left:3703;top:2705;width:7;height:7" coordorigin="3703,2705" coordsize="7,7" path="m3709,2705r-6,7e" filled="f" strokeweight=".1062mm">
                <v:path arrowok="t"/>
              </v:shape>
            </v:group>
            <v:group id="_x0000_s5931" style="position:absolute;left:3696;top:2712;width:7;height:2" coordorigin="3696,2712" coordsize="7,2">
              <v:shape id="_x0000_s5932" style="position:absolute;left:3696;top:2712;width:7;height:2" coordorigin="3696,2712" coordsize="7,0" path="m3703,2712r-7,e" filled="f" strokeweight=".1062mm">
                <v:path arrowok="t"/>
              </v:shape>
            </v:group>
            <v:group id="_x0000_s5929" style="position:absolute;left:3689;top:2712;width:7;height:7" coordorigin="3689,2712" coordsize="7,7">
              <v:shape id="_x0000_s5930" style="position:absolute;left:3689;top:2712;width:7;height:7" coordorigin="3689,2712" coordsize="7,7" path="m3696,2712r-7,7e" filled="f" strokeweight=".1062mm">
                <v:path arrowok="t"/>
              </v:shape>
            </v:group>
            <v:group id="_x0000_s5927" style="position:absolute;left:3675;top:2719;width:14;height:2" coordorigin="3675,2719" coordsize="14,2">
              <v:shape id="_x0000_s5928" style="position:absolute;left:3675;top:2719;width:14;height:2" coordorigin="3675,2719" coordsize="14,0" path="m3675,2719r14,e" filled="f" strokeweight=".1062mm">
                <v:path arrowok="t"/>
              </v:shape>
            </v:group>
            <v:group id="_x0000_s5925" style="position:absolute;left:3668;top:2719;width:7;height:7" coordorigin="3668,2719" coordsize="7,7">
              <v:shape id="_x0000_s5926" style="position:absolute;left:3668;top:2719;width:7;height:7" coordorigin="3668,2719" coordsize="7,7" path="m3675,2719r-7,7e" filled="f" strokeweight=".1062mm">
                <v:path arrowok="t"/>
              </v:shape>
            </v:group>
            <v:group id="_x0000_s5923" style="position:absolute;left:3661;top:2726;width:7;height:7" coordorigin="3661,2726" coordsize="7,7">
              <v:shape id="_x0000_s5924" style="position:absolute;left:3661;top:2726;width:7;height:7" coordorigin="3661,2726" coordsize="7,7" path="m3668,2726r-7,7e" filled="f" strokeweight=".1062mm">
                <v:path arrowok="t"/>
              </v:shape>
            </v:group>
            <v:group id="_x0000_s5921" style="position:absolute;left:3654;top:2733;width:7;height:2" coordorigin="3654,2733" coordsize="7,2">
              <v:shape id="_x0000_s5922" style="position:absolute;left:3654;top:2733;width:7;height:2" coordorigin="3654,2733" coordsize="7,0" path="m3661,2733r-7,e" filled="f" strokeweight=".1062mm">
                <v:path arrowok="t"/>
              </v:shape>
            </v:group>
            <v:group id="_x0000_s5919" style="position:absolute;left:3651;top:2736;width:7;height:2" coordorigin="3651,2736" coordsize="7,2">
              <v:shape id="_x0000_s5920" style="position:absolute;left:3651;top:2736;width:7;height:2" coordorigin="3651,2736" coordsize="7,0" path="m3651,2736r6,e" filled="f" strokeweight=".1216mm">
                <v:path arrowok="t"/>
              </v:shape>
            </v:group>
            <v:group id="_x0000_s5917" style="position:absolute;left:3647;top:2740;width:7;height:7" coordorigin="3647,2740" coordsize="7,7">
              <v:shape id="_x0000_s5918" style="position:absolute;left:3647;top:2740;width:7;height:7" coordorigin="3647,2740" coordsize="7,7" path="m3654,2740r-7,6e" filled="f" strokeweight=".1062mm">
                <v:path arrowok="t"/>
              </v:shape>
            </v:group>
            <v:group id="_x0000_s5915" style="position:absolute;left:3641;top:2746;width:7;height:2" coordorigin="3641,2746" coordsize="7,2">
              <v:shape id="_x0000_s5916" style="position:absolute;left:3641;top:2746;width:7;height:2" coordorigin="3641,2746" coordsize="7,0" path="m3647,2746r-6,e" filled="f" strokeweight=".1062mm">
                <v:path arrowok="t"/>
              </v:shape>
            </v:group>
            <v:group id="_x0000_s5913" style="position:absolute;left:3638;top:2750;width:7;height:2" coordorigin="3638,2750" coordsize="7,2">
              <v:shape id="_x0000_s5914" style="position:absolute;left:3638;top:2750;width:7;height:2" coordorigin="3638,2750" coordsize="7,0" path="m3638,2750r6,e" filled="f" strokeweight=".1216mm">
                <v:path arrowok="t"/>
              </v:shape>
            </v:group>
            <v:group id="_x0000_s5911" style="position:absolute;left:3634;top:2753;width:7;height:7" coordorigin="3634,2753" coordsize="7,7">
              <v:shape id="_x0000_s5912" style="position:absolute;left:3634;top:2753;width:7;height:7" coordorigin="3634,2753" coordsize="7,7" path="m3641,2753r-7,7e" filled="f" strokeweight=".1062mm">
                <v:path arrowok="t"/>
              </v:shape>
            </v:group>
            <v:group id="_x0000_s5909" style="position:absolute;left:3631;top:2764;width:7;height:2" coordorigin="3631,2764" coordsize="7,2">
              <v:shape id="_x0000_s5910" style="position:absolute;left:3631;top:2764;width:7;height:2" coordorigin="3631,2764" coordsize="7,0" path="m3631,2764r6,e" filled="f" strokeweight=".1216mm">
                <v:path arrowok="t"/>
              </v:shape>
            </v:group>
            <v:group id="_x0000_s5907" style="position:absolute;left:3627;top:2767;width:7;height:7" coordorigin="3627,2767" coordsize="7,7">
              <v:shape id="_x0000_s5908" style="position:absolute;left:3627;top:2767;width:7;height:7" coordorigin="3627,2767" coordsize="7,7" path="m3634,2767r-7,7e" filled="f" strokeweight=".1062mm">
                <v:path arrowok="t"/>
              </v:shape>
            </v:group>
            <v:group id="_x0000_s5905" style="position:absolute;left:3624;top:2777;width:7;height:2" coordorigin="3624,2777" coordsize="7,2">
              <v:shape id="_x0000_s5906" style="position:absolute;left:3624;top:2777;width:7;height:2" coordorigin="3624,2777" coordsize="7,0" path="m3624,2777r6,e" filled="f" strokeweight=".1216mm">
                <v:path arrowok="t"/>
              </v:shape>
            </v:group>
            <v:group id="_x0000_s5903" style="position:absolute;left:3620;top:2781;width:7;height:2" coordorigin="3620,2781" coordsize="7,2">
              <v:shape id="_x0000_s5904" style="position:absolute;left:3620;top:2781;width:7;height:2" coordorigin="3620,2781" coordsize="7,0" path="m3627,2781r-7,e" filled="f" strokeweight=".1062mm">
                <v:path arrowok="t"/>
              </v:shape>
            </v:group>
            <v:group id="_x0000_s5901" style="position:absolute;left:3617;top:2791;width:7;height:2" coordorigin="3617,2791" coordsize="7,2">
              <v:shape id="_x0000_s5902" style="position:absolute;left:3617;top:2791;width:7;height:2" coordorigin="3617,2791" coordsize="7,0" path="m3617,2791r6,e" filled="f" strokeweight=".28508mm">
                <v:path arrowok="t"/>
              </v:shape>
            </v:group>
            <v:group id="_x0000_s5899" style="position:absolute;left:3617;top:2812;width:7;height:2" coordorigin="3617,2812" coordsize="7,2">
              <v:shape id="_x0000_s5900" style="position:absolute;left:3617;top:2812;width:7;height:2" coordorigin="3617,2812" coordsize="7,0" path="m3617,2812r6,e" filled="f" strokeweight=".28508mm">
                <v:path arrowok="t"/>
              </v:shape>
            </v:group>
            <v:group id="_x0000_s5897" style="position:absolute;left:3617;top:2833;width:7;height:2" coordorigin="3617,2833" coordsize="7,2">
              <v:shape id="_x0000_s5898" style="position:absolute;left:3617;top:2833;width:7;height:2" coordorigin="3617,2833" coordsize="7,0" path="m3617,2833r6,e" filled="f" strokeweight=".28508mm">
                <v:path arrowok="t"/>
              </v:shape>
            </v:group>
            <v:group id="_x0000_s5895" style="position:absolute;left:3617;top:2846;width:7;height:2" coordorigin="3617,2846" coordsize="7,2">
              <v:shape id="_x0000_s5896" style="position:absolute;left:3617;top:2846;width:7;height:2" coordorigin="3617,2846" coordsize="7,0" path="m3617,2846r6,e" filled="f" strokeweight=".1216mm">
                <v:path arrowok="t"/>
              </v:shape>
            </v:group>
            <v:group id="_x0000_s5893" style="position:absolute;left:3620;top:2850;width:7;height:7" coordorigin="3620,2850" coordsize="7,7">
              <v:shape id="_x0000_s5894" style="position:absolute;left:3620;top:2850;width:7;height:7" coordorigin="3620,2850" coordsize="7,7" path="m3620,2850r7,7e" filled="f" strokeweight=".1062mm">
                <v:path arrowok="t"/>
              </v:shape>
            </v:group>
            <v:group id="_x0000_s5891" style="position:absolute;left:3624;top:2867;width:13;height:2" coordorigin="3624,2867" coordsize="13,2">
              <v:shape id="_x0000_s5892" style="position:absolute;left:3624;top:2867;width:13;height:2" coordorigin="3624,2867" coordsize="13,0" path="m3624,2867r13,e" filled="f" strokeweight=".28508mm">
                <v:path arrowok="t"/>
              </v:shape>
            </v:group>
            <v:group id="_x0000_s5889" style="position:absolute;left:3627;top:2871;width:7;height:2" coordorigin="3627,2871" coordsize="7,2">
              <v:shape id="_x0000_s5890" style="position:absolute;left:3627;top:2871;width:7;height:2" coordorigin="3627,2871" coordsize="7,0" path="m3627,2871r7,e" filled="f" strokeweight=".1062mm">
                <v:path arrowok="t"/>
              </v:shape>
            </v:group>
            <v:group id="_x0000_s5887" style="position:absolute;left:3634;top:2877;width:7;height:7" coordorigin="3634,2877" coordsize="7,7">
              <v:shape id="_x0000_s5888" style="position:absolute;left:3634;top:2877;width:7;height:7" coordorigin="3634,2877" coordsize="7,7" path="m3634,2877r7,7e" filled="f" strokeweight=".1062mm">
                <v:path arrowok="t"/>
              </v:shape>
            </v:group>
            <v:group id="_x0000_s5885" style="position:absolute;left:3638;top:2888;width:7;height:2" coordorigin="3638,2888" coordsize="7,2">
              <v:shape id="_x0000_s5886" style="position:absolute;left:3638;top:2888;width:7;height:2" coordorigin="3638,2888" coordsize="7,0" path="m3638,2888r6,e" filled="f" strokeweight=".1216mm">
                <v:path arrowok="t"/>
              </v:shape>
            </v:group>
            <v:group id="_x0000_s5883" style="position:absolute;left:3641;top:2895;width:14;height:2" coordorigin="3641,2895" coordsize="14,2">
              <v:shape id="_x0000_s5884" style="position:absolute;left:3641;top:2895;width:14;height:2" coordorigin="3641,2895" coordsize="14,0" path="m3641,2895r13,e" filled="f" strokeweight=".04192mm">
                <v:path arrowok="t"/>
              </v:shape>
            </v:group>
            <v:group id="_x0000_s5881" style="position:absolute;left:3651;top:2902;width:7;height:2" coordorigin="3651,2902" coordsize="7,2">
              <v:shape id="_x0000_s5882" style="position:absolute;left:3651;top:2902;width:7;height:2" coordorigin="3651,2902" coordsize="7,0" path="m3651,2902r6,e" filled="f" strokeweight=".1216mm">
                <v:path arrowok="t"/>
              </v:shape>
            </v:group>
            <v:group id="_x0000_s5879" style="position:absolute;left:3654;top:2905;width:7;height:7" coordorigin="3654,2905" coordsize="7,7">
              <v:shape id="_x0000_s5880" style="position:absolute;left:3654;top:2905;width:7;height:7" coordorigin="3654,2905" coordsize="7,7" path="m3654,2905r7,7e" filled="f" strokeweight=".1062mm">
                <v:path arrowok="t"/>
              </v:shape>
            </v:group>
            <v:group id="_x0000_s5877" style="position:absolute;left:3661;top:2912;width:7;height:2" coordorigin="3661,2912" coordsize="7,2">
              <v:shape id="_x0000_s5878" style="position:absolute;left:3661;top:2912;width:7;height:2" coordorigin="3661,2912" coordsize="7,0" path="m3661,2912r7,e" filled="f" strokeweight=".1062mm">
                <v:path arrowok="t"/>
              </v:shape>
            </v:group>
            <v:group id="_x0000_s5875" style="position:absolute;left:3668;top:2912;width:7;height:7" coordorigin="3668,2912" coordsize="7,7">
              <v:shape id="_x0000_s5876" style="position:absolute;left:3668;top:2912;width:7;height:7" coordorigin="3668,2912" coordsize="7,7" path="m3668,2912r7,7e" filled="f" strokeweight=".1062mm">
                <v:path arrowok="t"/>
              </v:shape>
            </v:group>
            <v:group id="_x0000_s5873" style="position:absolute;left:3675;top:2919;width:7;height:2" coordorigin="3675,2919" coordsize="7,2">
              <v:shape id="_x0000_s5874" style="position:absolute;left:3675;top:2919;width:7;height:2" coordorigin="3675,2919" coordsize="7,0" path="m3675,2919r7,e" filled="f" strokeweight=".1062mm">
                <v:path arrowok="t"/>
              </v:shape>
            </v:group>
            <v:group id="_x0000_s5871" style="position:absolute;left:3682;top:2919;width:7;height:7" coordorigin="3682,2919" coordsize="7,7">
              <v:shape id="_x0000_s5872" style="position:absolute;left:3682;top:2919;width:7;height:7" coordorigin="3682,2919" coordsize="7,7" path="m3682,2919r7,7e" filled="f" strokeweight=".1062mm">
                <v:path arrowok="t"/>
              </v:shape>
            </v:group>
            <v:group id="_x0000_s5869" style="position:absolute;left:3689;top:2926;width:7;height:2" coordorigin="3689,2926" coordsize="7,2">
              <v:shape id="_x0000_s5870" style="position:absolute;left:3689;top:2926;width:7;height:2" coordorigin="3689,2926" coordsize="7,0" path="m3689,2926r7,e" filled="f" strokeweight=".1062mm">
                <v:path arrowok="t"/>
              </v:shape>
            </v:group>
            <v:group id="_x0000_s5867" style="position:absolute;left:3696;top:2926;width:7;height:7" coordorigin="3696,2926" coordsize="7,7">
              <v:shape id="_x0000_s5868" style="position:absolute;left:3696;top:2926;width:7;height:7" coordorigin="3696,2926" coordsize="7,7" path="m3696,2926r7,7e" filled="f" strokeweight=".1062mm">
                <v:path arrowok="t"/>
              </v:shape>
            </v:group>
            <v:group id="_x0000_s5865" style="position:absolute;left:3703;top:2933;width:76;height:2" coordorigin="3703,2933" coordsize="76,2">
              <v:shape id="_x0000_s5866" style="position:absolute;left:3703;top:2933;width:76;height:2" coordorigin="3703,2933" coordsize="76,0" path="m3703,2933r75,e" filled="f" strokeweight=".1063mm">
                <v:path arrowok="t"/>
              </v:shape>
            </v:group>
            <v:group id="_x0000_s5863" style="position:absolute;left:3778;top:2926;width:7;height:7" coordorigin="3778,2926" coordsize="7,7">
              <v:shape id="_x0000_s5864" style="position:absolute;left:3778;top:2926;width:7;height:7" coordorigin="3778,2926" coordsize="7,7" path="m3778,2933r7,-7e" filled="f" strokeweight=".1062mm">
                <v:path arrowok="t"/>
              </v:shape>
            </v:group>
            <v:group id="_x0000_s5861" style="position:absolute;left:3785;top:2926;width:7;height:2" coordorigin="3785,2926" coordsize="7,2">
              <v:shape id="_x0000_s5862" style="position:absolute;left:3785;top:2926;width:7;height:2" coordorigin="3785,2926" coordsize="7,0" path="m3785,2926r7,e" filled="f" strokeweight=".1062mm">
                <v:path arrowok="t"/>
              </v:shape>
            </v:group>
            <v:group id="_x0000_s5859" style="position:absolute;left:3792;top:2919;width:7;height:7" coordorigin="3792,2919" coordsize="7,7">
              <v:shape id="_x0000_s5860" style="position:absolute;left:3792;top:2919;width:7;height:7" coordorigin="3792,2919" coordsize="7,7" path="m3792,2926r7,-7e" filled="f" strokeweight=".1062mm">
                <v:path arrowok="t"/>
              </v:shape>
            </v:group>
            <v:group id="_x0000_s5857" style="position:absolute;left:3799;top:2919;width:7;height:2" coordorigin="3799,2919" coordsize="7,2">
              <v:shape id="_x0000_s5858" style="position:absolute;left:3799;top:2919;width:7;height:2" coordorigin="3799,2919" coordsize="7,0" path="m3799,2919r7,e" filled="f" strokeweight=".1062mm">
                <v:path arrowok="t"/>
              </v:shape>
            </v:group>
            <v:group id="_x0000_s5855" style="position:absolute;left:3806;top:2912;width:7;height:7" coordorigin="3806,2912" coordsize="7,7">
              <v:shape id="_x0000_s5856" style="position:absolute;left:3806;top:2912;width:7;height:7" coordorigin="3806,2912" coordsize="7,7" path="m3806,2919r7,-7e" filled="f" strokeweight=".1062mm">
                <v:path arrowok="t"/>
              </v:shape>
            </v:group>
            <v:group id="_x0000_s5853" style="position:absolute;left:3813;top:2905;width:7;height:7" coordorigin="3813,2905" coordsize="7,7">
              <v:shape id="_x0000_s5854" style="position:absolute;left:3813;top:2905;width:7;height:7" coordorigin="3813,2905" coordsize="7,7" path="m3813,2912r7,-7e" filled="f" strokeweight=".1062mm">
                <v:path arrowok="t"/>
              </v:shape>
            </v:group>
            <v:group id="_x0000_s5851" style="position:absolute;left:3820;top:2905;width:7;height:2" coordorigin="3820,2905" coordsize="7,2">
              <v:shape id="_x0000_s5852" style="position:absolute;left:3820;top:2905;width:7;height:2" coordorigin="3820,2905" coordsize="7,0" path="m3820,2905r7,e" filled="f" strokeweight=".1062mm">
                <v:path arrowok="t"/>
              </v:shape>
            </v:group>
            <v:group id="_x0000_s5849" style="position:absolute;left:3824;top:2902;width:7;height:2" coordorigin="3824,2902" coordsize="7,2">
              <v:shape id="_x0000_s5850" style="position:absolute;left:3824;top:2902;width:7;height:2" coordorigin="3824,2902" coordsize="7,0" path="m3824,2902r6,e" filled="f" strokeweight=".1216mm">
                <v:path arrowok="t"/>
              </v:shape>
            </v:group>
            <v:group id="_x0000_s5847" style="position:absolute;left:3834;top:2891;width:7;height:7" coordorigin="3834,2891" coordsize="7,7">
              <v:shape id="_x0000_s5848" style="position:absolute;left:3834;top:2891;width:7;height:7" coordorigin="3834,2891" coordsize="7,7" path="m3834,2898r6,-7e" filled="f" strokeweight=".1062mm">
                <v:path arrowok="t"/>
              </v:shape>
            </v:group>
            <v:group id="_x0000_s5845" style="position:absolute;left:3837;top:2888;width:7;height:2" coordorigin="3837,2888" coordsize="7,2">
              <v:shape id="_x0000_s5846" style="position:absolute;left:3837;top:2888;width:7;height:2" coordorigin="3837,2888" coordsize="7,0" path="m3837,2888r6,e" filled="f" strokeweight=".1216mm">
                <v:path arrowok="t"/>
              </v:shape>
            </v:group>
            <v:group id="_x0000_s5843" style="position:absolute;left:3840;top:2884;width:7;height:2" coordorigin="3840,2884" coordsize="7,2">
              <v:shape id="_x0000_s5844" style="position:absolute;left:3840;top:2884;width:7;height:2" coordorigin="3840,2884" coordsize="7,0" path="m3840,2884r7,e" filled="f" strokeweight=".1062mm">
                <v:path arrowok="t"/>
              </v:shape>
            </v:group>
            <v:group id="_x0000_s5841" style="position:absolute;left:3844;top:2881;width:7;height:2" coordorigin="3844,2881" coordsize="7,2">
              <v:shape id="_x0000_s5842" style="position:absolute;left:3844;top:2881;width:7;height:2" coordorigin="3844,2881" coordsize="7,0" path="m3844,2881r6,e" filled="f" strokeweight=".1216mm">
                <v:path arrowok="t"/>
              </v:shape>
            </v:group>
            <v:group id="_x0000_s5839" style="position:absolute;left:3847;top:2871;width:7;height:7" coordorigin="3847,2871" coordsize="7,7">
              <v:shape id="_x0000_s5840" style="position:absolute;left:3847;top:2871;width:7;height:7" coordorigin="3847,2871" coordsize="7,7" path="m3847,2877r7,-6e" filled="f" strokeweight=".1062mm">
                <v:path arrowok="t"/>
              </v:shape>
            </v:group>
            <v:group id="_x0000_s5837" style="position:absolute;left:3851;top:2867;width:7;height:2" coordorigin="3851,2867" coordsize="7,2">
              <v:shape id="_x0000_s5838" style="position:absolute;left:3851;top:2867;width:7;height:2" coordorigin="3851,2867" coordsize="7,0" path="m3851,2867r6,e" filled="f" strokeweight=".1216mm">
                <v:path arrowok="t"/>
              </v:shape>
            </v:group>
            <v:group id="_x0000_s5835" style="position:absolute;left:3854;top:2857;width:7;height:7" coordorigin="3854,2857" coordsize="7,7">
              <v:shape id="_x0000_s5836" style="position:absolute;left:3854;top:2857;width:7;height:7" coordorigin="3854,2857" coordsize="7,7" path="m3854,2864r7,-7e" filled="f" strokeweight=".1062mm">
                <v:path arrowok="t"/>
              </v:shape>
            </v:group>
            <v:group id="_x0000_s5833" style="position:absolute;left:3858;top:2850;width:7;height:2" coordorigin="3858,2850" coordsize="7,2">
              <v:shape id="_x0000_s5834" style="position:absolute;left:3858;top:2850;width:7;height:2" coordorigin="3858,2850" coordsize="7,0" path="m3858,2850r6,e" filled="f" strokeweight=".1635mm">
                <v:path arrowok="t"/>
              </v:shape>
            </v:group>
            <v:group id="_x0000_s5831" style="position:absolute;left:3858;top:2833;width:7;height:2" coordorigin="3858,2833" coordsize="7,2">
              <v:shape id="_x0000_s5832" style="position:absolute;left:3858;top:2833;width:7;height:2" coordorigin="3858,2833" coordsize="7,0" path="m3858,2833r6,e" filled="f" strokeweight=".28508mm">
                <v:path arrowok="t"/>
              </v:shape>
            </v:group>
            <v:group id="_x0000_s5829" style="position:absolute;left:3858;top:2812;width:7;height:2" coordorigin="3858,2812" coordsize="7,2">
              <v:shape id="_x0000_s5830" style="position:absolute;left:3858;top:2812;width:7;height:2" coordorigin="3858,2812" coordsize="7,0" path="m3858,2812r6,e" filled="f" strokeweight=".28508mm">
                <v:path arrowok="t"/>
              </v:shape>
            </v:group>
            <v:group id="_x0000_s5827" style="position:absolute;left:3858;top:2795;width:7;height:2" coordorigin="3858,2795" coordsize="7,2">
              <v:shape id="_x0000_s5828" style="position:absolute;left:3858;top:2795;width:7;height:2" coordorigin="3858,2795" coordsize="7,0" path="m3858,2795r6,e" filled="f" strokeweight=".1635mm">
                <v:path arrowok="t"/>
              </v:shape>
            </v:group>
            <v:group id="_x0000_s5825" style="position:absolute;left:3854;top:2781;width:7;height:7" coordorigin="3854,2781" coordsize="7,7">
              <v:shape id="_x0000_s5826" style="position:absolute;left:3854;top:2781;width:7;height:7" coordorigin="3854,2781" coordsize="7,7" path="m3861,2788r-7,-7e" filled="f" strokeweight=".1062mm">
                <v:path arrowok="t"/>
              </v:shape>
            </v:group>
            <v:group id="_x0000_s5823" style="position:absolute;left:3851;top:2777;width:7;height:2" coordorigin="3851,2777" coordsize="7,2">
              <v:shape id="_x0000_s5824" style="position:absolute;left:3851;top:2777;width:7;height:2" coordorigin="3851,2777" coordsize="7,0" path="m3851,2777r6,e" filled="f" strokeweight=".1216mm">
                <v:path arrowok="t"/>
              </v:shape>
            </v:group>
            <v:group id="_x0000_s5821" style="position:absolute;left:3847;top:2767;width:7;height:7" coordorigin="3847,2767" coordsize="7,7">
              <v:shape id="_x0000_s5822" style="position:absolute;left:3847;top:2767;width:7;height:7" coordorigin="3847,2767" coordsize="7,7" path="m3854,2774r-7,-7e" filled="f" strokeweight=".1062mm">
                <v:path arrowok="t"/>
              </v:shape>
            </v:group>
            <v:group id="_x0000_s5819" style="position:absolute;left:3844;top:2764;width:7;height:2" coordorigin="3844,2764" coordsize="7,2">
              <v:shape id="_x0000_s5820" style="position:absolute;left:3844;top:2764;width:7;height:2" coordorigin="3844,2764" coordsize="7,0" path="m3844,2764r6,e" filled="f" strokeweight=".1216mm">
                <v:path arrowok="t"/>
              </v:shape>
            </v:group>
            <v:group id="_x0000_s5817" style="position:absolute;left:3840;top:2753;width:7;height:7" coordorigin="3840,2753" coordsize="7,7">
              <v:shape id="_x0000_s5818" style="position:absolute;left:3840;top:2753;width:7;height:7" coordorigin="3840,2753" coordsize="7,7" path="m3847,2760r-7,-7e" filled="f" strokeweight=".1062mm">
                <v:path arrowok="t"/>
              </v:shape>
            </v:group>
            <v:group id="_x0000_s5815" style="position:absolute;left:3834;top:2746;width:7;height:7" coordorigin="3834,2746" coordsize="7,7">
              <v:shape id="_x0000_s5816" style="position:absolute;left:3834;top:2746;width:7;height:7" coordorigin="3834,2746" coordsize="7,7" path="m3840,2753r-6,-7e" filled="f" strokeweight=".1062mm">
                <v:path arrowok="t"/>
              </v:shape>
            </v:group>
            <v:group id="_x0000_s5813" style="position:absolute;left:3831;top:2743;width:7;height:2" coordorigin="3831,2743" coordsize="7,2">
              <v:shape id="_x0000_s5814" style="position:absolute;left:3831;top:2743;width:7;height:2" coordorigin="3831,2743" coordsize="7,0" path="m3831,2743r6,e" filled="f" strokeweight=".1216mm">
                <v:path arrowok="t"/>
              </v:shape>
            </v:group>
            <v:group id="_x0000_s5811" style="position:absolute;left:3827;top:2740;width:7;height:2" coordorigin="3827,2740" coordsize="7,2">
              <v:shape id="_x0000_s5812" style="position:absolute;left:3827;top:2740;width:7;height:2" coordorigin="3827,2740" coordsize="7,0" path="m3834,2740r-7,e" filled="f" strokeweight=".1062mm">
                <v:path arrowok="t"/>
              </v:shape>
            </v:group>
            <v:group id="_x0000_s5809" style="position:absolute;left:3820;top:2733;width:7;height:7" coordorigin="3820,2733" coordsize="7,7">
              <v:shape id="_x0000_s5810" style="position:absolute;left:3820;top:2733;width:7;height:7" coordorigin="3820,2733" coordsize="7,7" path="m3827,2740r-7,-7e" filled="f" strokeweight=".1062mm">
                <v:path arrowok="t"/>
              </v:shape>
            </v:group>
            <v:group id="_x0000_s5807" style="position:absolute;left:3813;top:2726;width:7;height:7" coordorigin="3813,2726" coordsize="7,7">
              <v:shape id="_x0000_s5808" style="position:absolute;left:3813;top:2726;width:7;height:7" coordorigin="3813,2726" coordsize="7,7" path="m3820,2733r-7,-7e" filled="f" strokeweight=".1062mm">
                <v:path arrowok="t"/>
              </v:shape>
            </v:group>
            <v:group id="_x0000_s5805" style="position:absolute;left:3806;top:2726;width:7;height:2" coordorigin="3806,2726" coordsize="7,2">
              <v:shape id="_x0000_s5806" style="position:absolute;left:3806;top:2726;width:7;height:2" coordorigin="3806,2726" coordsize="7,0" path="m3813,2726r-7,e" filled="f" strokeweight=".1062mm">
                <v:path arrowok="t"/>
              </v:shape>
            </v:group>
            <v:group id="_x0000_s5803" style="position:absolute;left:3803;top:2722;width:7;height:2" coordorigin="3803,2722" coordsize="7,2">
              <v:shape id="_x0000_s5804" style="position:absolute;left:3803;top:2722;width:7;height:2" coordorigin="3803,2722" coordsize="7,0" path="m3803,2722r6,e" filled="f" strokeweight=".1216mm">
                <v:path arrowok="t"/>
              </v:shape>
            </v:group>
            <v:group id="_x0000_s5801" style="position:absolute;left:3799;top:2719;width:7;height:2" coordorigin="3799,2719" coordsize="7,2">
              <v:shape id="_x0000_s5802" style="position:absolute;left:3799;top:2719;width:7;height:2" coordorigin="3799,2719" coordsize="7,0" path="m3806,2719r-7,e" filled="f" strokeweight=".1062mm">
                <v:path arrowok="t"/>
              </v:shape>
            </v:group>
            <v:group id="_x0000_s5799" style="position:absolute;left:3792;top:2712;width:7;height:7" coordorigin="3792,2712" coordsize="7,7">
              <v:shape id="_x0000_s5800" style="position:absolute;left:3792;top:2712;width:7;height:7" coordorigin="3792,2712" coordsize="7,7" path="m3799,2719r-7,-7e" filled="f" strokeweight=".1062mm">
                <v:path arrowok="t"/>
              </v:shape>
            </v:group>
            <v:group id="_x0000_s5797" style="position:absolute;left:3778;top:2712;width:14;height:2" coordorigin="3778,2712" coordsize="14,2">
              <v:shape id="_x0000_s5798" style="position:absolute;left:3778;top:2712;width:14;height:2" coordorigin="3778,2712" coordsize="14,0" path="m3778,2712r14,e" filled="f" strokeweight=".1062mm">
                <v:path arrowok="t"/>
              </v:shape>
            </v:group>
            <v:group id="_x0000_s5795" style="position:absolute;left:3771;top:2705;width:7;height:7" coordorigin="3771,2705" coordsize="7,7">
              <v:shape id="_x0000_s5796" style="position:absolute;left:3771;top:2705;width:7;height:7" coordorigin="3771,2705" coordsize="7,7" path="m3778,2712r-7,-7e" filled="f" strokeweight=".1062mm">
                <v:path arrowok="t"/>
              </v:shape>
            </v:group>
            <v:group id="_x0000_s5793" style="position:absolute;left:3709;top:2705;width:63;height:2" coordorigin="3709,2705" coordsize="63,2">
              <v:shape id="_x0000_s5794" style="position:absolute;left:3709;top:2705;width:63;height:2" coordorigin="3709,2705" coordsize="63,0" path="m3709,2705r62,e" filled="f" strokeweight=".1062mm">
                <v:path arrowok="t"/>
              </v:shape>
            </v:group>
            <v:group id="_x0000_s5791" style="position:absolute;left:3745;top:3098;width:2;height:631" coordorigin="3745,3098" coordsize="2,631">
              <v:shape id="_x0000_s5792" style="position:absolute;left:3745;top:3098;width:2;height:631" coordorigin="3745,3098" coordsize="0,631" path="m3745,3728r,-630e" filled="f" strokeweight=".1383mm">
                <v:path arrowok="t"/>
              </v:shape>
            </v:group>
            <v:group id="_x0000_s5789" style="position:absolute;left:3744;top:2671;width:2;height:35" coordorigin="3744,2671" coordsize="2,35">
              <v:shape id="_x0000_s5790" style="position:absolute;left:3744;top:2671;width:2;height:35" coordorigin="3744,2671" coordsize="0,35" path="m3744,2705r,-34e" filled="f" strokeweight=".1062mm">
                <v:path arrowok="t"/>
              </v:shape>
            </v:group>
            <v:group id="_x0000_s5787" style="position:absolute;left:3682;top:2671;width:118;height:2" coordorigin="3682,2671" coordsize="118,2">
              <v:shape id="_x0000_s5788" style="position:absolute;left:3682;top:2671;width:118;height:2" coordorigin="3682,2671" coordsize="118,0" path="m3799,2671r-117,e" filled="f" strokeweight=".1062mm">
                <v:path arrowok="t"/>
              </v:shape>
            </v:group>
            <v:group id="_x0000_s5785" style="position:absolute;left:3682;top:2519;width:2;height:152" coordorigin="3682,2519" coordsize="2,152">
              <v:shape id="_x0000_s5786" style="position:absolute;left:3682;top:2519;width:2;height:152" coordorigin="3682,2519" coordsize="0,152" path="m3682,2671r,-152e" filled="f" strokeweight=".1062mm">
                <v:path arrowok="t"/>
              </v:shape>
            </v:group>
            <v:group id="_x0000_s5783" style="position:absolute;left:3682;top:2519;width:118;height:2" coordorigin="3682,2519" coordsize="118,2">
              <v:shape id="_x0000_s5784" style="position:absolute;left:3682;top:2519;width:118;height:2" coordorigin="3682,2519" coordsize="118,0" path="m3682,2519r117,e" filled="f" strokeweight=".1062mm">
                <v:path arrowok="t"/>
              </v:shape>
            </v:group>
            <v:group id="_x0000_s5781" style="position:absolute;left:3799;top:2519;width:2;height:152" coordorigin="3799,2519" coordsize="2,152">
              <v:shape id="_x0000_s5782" style="position:absolute;left:3799;top:2519;width:2;height:152" coordorigin="3799,2519" coordsize="0,152" path="m3799,2519r,152e" filled="f" strokeweight=".1062mm">
                <v:path arrowok="t"/>
              </v:shape>
            </v:group>
            <v:group id="_x0000_s5779" style="position:absolute;left:3744;top:2485;width:2;height:35" coordorigin="3744,2485" coordsize="2,35">
              <v:shape id="_x0000_s5780" style="position:absolute;left:3744;top:2485;width:2;height:35" coordorigin="3744,2485" coordsize="0,35" path="m3744,2519r,-34e" filled="f" strokeweight=".1062mm">
                <v:path arrowok="t"/>
              </v:shape>
            </v:group>
            <v:group id="_x0000_s5777" style="position:absolute;left:3592;top:2898;width:297;height:180" coordorigin="3592,2898" coordsize="297,180">
              <v:shape id="_x0000_s5778" style="position:absolute;left:3592;top:2898;width:297;height:180" coordorigin="3592,2898" coordsize="297,180" path="m3889,3077l3592,2898e" filled="f" strokecolor="#00d000" strokeweight=".1216mm">
                <v:path arrowok="t"/>
              </v:shape>
            </v:group>
            <v:group id="_x0000_s5775" style="position:absolute;left:3592;top:2898;width:14;height:28" coordorigin="3592,2898" coordsize="14,28">
              <v:shape id="_x0000_s5776" style="position:absolute;left:3592;top:2898;width:14;height:28" coordorigin="3592,2898" coordsize="14,28" path="m3606,2926r-14,-28e" filled="f" strokecolor="#00d000" strokeweight=".1216mm">
                <v:path arrowok="t"/>
              </v:shape>
            </v:group>
            <v:group id="_x0000_s5773" style="position:absolute;left:3592;top:2898;width:28;height:2" coordorigin="3592,2898" coordsize="28,2">
              <v:shape id="_x0000_s5774" style="position:absolute;left:3592;top:2898;width:28;height:2" coordorigin="3592,2898" coordsize="28,0" path="m3620,2898r-28,e" filled="f" strokecolor="#00d000" strokeweight=".1216mm">
                <v:path arrowok="t"/>
              </v:shape>
            </v:group>
            <v:group id="_x0000_s5771" style="position:absolute;left:3716;top:2774;width:7;height:14" coordorigin="3716,2774" coordsize="7,14">
              <v:shape id="_x0000_s5772" style="position:absolute;left:3716;top:2774;width:7;height:14" coordorigin="3716,2774" coordsize="7,14" path="m3716,2788r7,-14e" filled="f" strokecolor="#00d000" strokeweight=".1216mm">
                <v:path arrowok="t"/>
              </v:shape>
            </v:group>
            <v:group id="_x0000_s5769" style="position:absolute;left:3723;top:2774;width:35;height:2" coordorigin="3723,2774" coordsize="35,2">
              <v:shape id="_x0000_s5770" style="position:absolute;left:3723;top:2774;width:35;height:2" coordorigin="3723,2774" coordsize="35,0" path="m3723,2774r35,e" filled="f" strokecolor="#00d000" strokeweight=".1216mm">
                <v:path arrowok="t"/>
              </v:shape>
            </v:group>
            <v:group id="_x0000_s5767" style="position:absolute;left:3758;top:2774;width:7;height:14" coordorigin="3758,2774" coordsize="7,14">
              <v:shape id="_x0000_s5768" style="position:absolute;left:3758;top:2774;width:7;height:14" coordorigin="3758,2774" coordsize="7,14" path="m3758,2774r7,14e" filled="f" strokecolor="#00d000" strokeweight=".1216mm">
                <v:path arrowok="t"/>
              </v:shape>
            </v:group>
            <v:group id="_x0000_s5765" style="position:absolute;left:3758;top:2788;width:7;height:21" coordorigin="3758,2788" coordsize="7,21">
              <v:shape id="_x0000_s5766" style="position:absolute;left:3758;top:2788;width:7;height:21" coordorigin="3758,2788" coordsize="7,21" path="m3765,2788r-7,20e" filled="f" strokecolor="#00d000" strokeweight=".1216mm">
                <v:path arrowok="t"/>
              </v:shape>
            </v:group>
            <v:group id="_x0000_s5763" style="position:absolute;left:3723;top:2808;width:35;height:21" coordorigin="3723,2808" coordsize="35,21">
              <v:shape id="_x0000_s5764" style="position:absolute;left:3723;top:2808;width:35;height:21" coordorigin="3723,2808" coordsize="35,21" path="m3758,2808r-35,21e" filled="f" strokecolor="#00d000" strokeweight=".1216mm">
                <v:path arrowok="t"/>
              </v:shape>
            </v:group>
            <v:group id="_x0000_s5761" style="position:absolute;left:3716;top:2829;width:7;height:14" coordorigin="3716,2829" coordsize="7,14">
              <v:shape id="_x0000_s5762" style="position:absolute;left:3716;top:2829;width:7;height:14" coordorigin="3716,2829" coordsize="7,14" path="m3723,2829r-7,14e" filled="f" strokecolor="#00d000" strokeweight=".1216mm">
                <v:path arrowok="t"/>
              </v:shape>
            </v:group>
            <v:group id="_x0000_s5759" style="position:absolute;left:3716;top:2843;width:49;height:2" coordorigin="3716,2843" coordsize="49,2">
              <v:shape id="_x0000_s5760" style="position:absolute;left:3716;top:2843;width:49;height:2" coordorigin="3716,2843" coordsize="49,0" path="m3716,2843r49,e" filled="f" strokecolor="#00d000" strokeweight=".1216mm">
                <v:path arrowok="t"/>
              </v:shape>
            </v:group>
            <v:group id="_x0000_s5757" style="position:absolute;left:3765;top:2574;width:7;height:7" coordorigin="3765,2574" coordsize="7,7">
              <v:shape id="_x0000_s5758" style="position:absolute;left:3765;top:2574;width:7;height:7" coordorigin="3765,2574" coordsize="7,7" path="m3771,2581r-6,-7e" filled="f" strokecolor="#e50000" strokeweight=".1216mm">
                <v:path arrowok="t"/>
              </v:shape>
            </v:group>
            <v:group id="_x0000_s5755" style="position:absolute;left:3758;top:2574;width:7;height:2" coordorigin="3758,2574" coordsize="7,2">
              <v:shape id="_x0000_s5756" style="position:absolute;left:3758;top:2574;width:7;height:2" coordorigin="3758,2574" coordsize="7,0" path="m3765,2574r-7,e" filled="f" strokecolor="#e50000" strokeweight=".1216mm">
                <v:path arrowok="t"/>
              </v:shape>
            </v:group>
            <v:group id="_x0000_s5753" style="position:absolute;left:3751;top:2574;width:7;height:2" coordorigin="3751,2574" coordsize="7,2">
              <v:shape id="_x0000_s5754" style="position:absolute;left:3751;top:2574;width:7;height:2" coordorigin="3751,2574" coordsize="7,0" path="m3758,2574r-7,e" filled="f" strokecolor="#e50000" strokeweight=".1216mm">
                <v:path arrowok="t"/>
              </v:shape>
            </v:group>
            <v:group id="_x0000_s5751" style="position:absolute;left:3744;top:2574;width:7;height:2" coordorigin="3744,2574" coordsize="7,2">
              <v:shape id="_x0000_s5752" style="position:absolute;left:3744;top:2574;width:7;height:2" coordorigin="3744,2574" coordsize="7,0" path="m3751,2574r-7,e" filled="f" strokecolor="#e50000" strokeweight=".1216mm">
                <v:path arrowok="t"/>
              </v:shape>
            </v:group>
            <v:group id="_x0000_s5749" style="position:absolute;left:3734;top:2581;width:14;height:2" coordorigin="3734,2581" coordsize="14,2">
              <v:shape id="_x0000_s5750" style="position:absolute;left:3734;top:2581;width:14;height:2" coordorigin="3734,2581" coordsize="14,0" path="m3734,2581r13,e" filled="f" strokecolor="#e50000" strokeweight=".1635mm">
                <v:path arrowok="t"/>
              </v:shape>
            </v:group>
            <v:group id="_x0000_s5747" style="position:absolute;left:3737;top:2581;width:7;height:2" coordorigin="3737,2581" coordsize="7,2">
              <v:shape id="_x0000_s5748" style="position:absolute;left:3737;top:2581;width:7;height:2" coordorigin="3737,2581" coordsize="7,0" path="m3744,2581r-7,e" filled="f" strokecolor="#e50000" strokeweight=".1216mm">
                <v:path arrowok="t"/>
              </v:shape>
            </v:group>
            <v:group id="_x0000_s5745" style="position:absolute;left:3734;top:2598;width:7;height:2" coordorigin="3734,2598" coordsize="7,2">
              <v:shape id="_x0000_s5746" style="position:absolute;left:3734;top:2598;width:7;height:2" coordorigin="3734,2598" coordsize="7,0" path="m3734,2598r6,e" filled="f" strokecolor="#e50000" strokeweight=".28508mm">
                <v:path arrowok="t"/>
              </v:shape>
            </v:group>
            <v:group id="_x0000_s5743" style="position:absolute;left:3737;top:2609;width:7;height:2" coordorigin="3737,2609" coordsize="7,2">
              <v:shape id="_x0000_s5744" style="position:absolute;left:3737;top:2609;width:7;height:2" coordorigin="3737,2609" coordsize="7,0" path="m3737,2609r7,e" filled="f" strokecolor="#e50000" strokeweight=".1216mm">
                <v:path arrowok="t"/>
              </v:shape>
            </v:group>
            <v:group id="_x0000_s5741" style="position:absolute;left:3740;top:2612;width:7;height:2" coordorigin="3740,2612" coordsize="7,2">
              <v:shape id="_x0000_s5742" style="position:absolute;left:3740;top:2612;width:7;height:2" coordorigin="3740,2612" coordsize="7,0" path="m3740,2612r7,e" filled="f" strokecolor="#e50000" strokeweight=".1216mm">
                <v:path arrowok="t"/>
              </v:shape>
            </v:group>
            <v:group id="_x0000_s5739" style="position:absolute;left:3744;top:2615;width:7;height:2" coordorigin="3744,2615" coordsize="7,2">
              <v:shape id="_x0000_s5740" style="position:absolute;left:3744;top:2615;width:7;height:2" coordorigin="3744,2615" coordsize="7,0" path="m3744,2615r7,e" filled="f" strokecolor="#e50000" strokeweight=".1216mm">
                <v:path arrowok="t"/>
              </v:shape>
            </v:group>
            <v:group id="_x0000_s5737" style="position:absolute;left:3751;top:2615;width:7;height:2" coordorigin="3751,2615" coordsize="7,2">
              <v:shape id="_x0000_s5738" style="position:absolute;left:3751;top:2615;width:7;height:2" coordorigin="3751,2615" coordsize="7,0" path="m3751,2615r7,e" filled="f" strokecolor="#e50000" strokeweight=".1216mm">
                <v:path arrowok="t"/>
              </v:shape>
            </v:group>
            <v:group id="_x0000_s5735" style="position:absolute;left:3758;top:2615;width:7;height:2" coordorigin="3758,2615" coordsize="7,2">
              <v:shape id="_x0000_s5736" style="position:absolute;left:3758;top:2615;width:7;height:2" coordorigin="3758,2615" coordsize="7,0" path="m3758,2615r7,e" filled="f" strokecolor="#e50000" strokeweight=".1216mm">
                <v:path arrowok="t"/>
              </v:shape>
            </v:group>
            <v:group id="_x0000_s5733" style="position:absolute;left:3765;top:2609;width:7;height:7" coordorigin="3765,2609" coordsize="7,7">
              <v:shape id="_x0000_s5734" style="position:absolute;left:3765;top:2609;width:7;height:7" coordorigin="3765,2609" coordsize="7,7" path="m3765,2615r6,-6e" filled="f" strokecolor="#e50000" strokeweight=".1216mm">
                <v:path arrowok="t"/>
              </v:shape>
            </v:group>
            <v:group id="_x0000_s5731" style="position:absolute;left:3771;top:2553;width:2;height:63" coordorigin="3771,2553" coordsize="2,63">
              <v:shape id="_x0000_s5732" style="position:absolute;left:3771;top:2553;width:2;height:63" coordorigin="3771,2553" coordsize="0,63" path="m3771,2615r,-62e" filled="f" strokecolor="#e50000" strokeweight=".1216mm">
                <v:path arrowok="t"/>
              </v:shape>
            </v:group>
            <v:group id="_x0000_s5729" style="position:absolute;left:3765;top:2553;width:7;height:2" coordorigin="3765,2553" coordsize="7,2">
              <v:shape id="_x0000_s5730" style="position:absolute;left:3765;top:2553;width:7;height:2" coordorigin="3765,2553" coordsize="7,0" path="m3771,2553r-6,e" filled="f" strokecolor="#e50000" strokeweight=".1216mm">
                <v:path arrowok="t"/>
              </v:shape>
            </v:group>
            <v:group id="_x0000_s5727" style="position:absolute;left:3758;top:2547;width:7;height:7" coordorigin="3758,2547" coordsize="7,7">
              <v:shape id="_x0000_s5728" style="position:absolute;left:3758;top:2547;width:7;height:7" coordorigin="3758,2547" coordsize="7,7" path="m3765,2553r-7,-6e" filled="f" strokecolor="#e50000" strokeweight=".1216mm">
                <v:path arrowok="t"/>
              </v:shape>
            </v:group>
            <v:group id="_x0000_s5725" style="position:absolute;left:3751;top:2547;width:7;height:2" coordorigin="3751,2547" coordsize="7,2">
              <v:shape id="_x0000_s5726" style="position:absolute;left:3751;top:2547;width:7;height:2" coordorigin="3751,2547" coordsize="7,0" path="m3758,2547r-7,e" filled="f" strokecolor="#e50000" strokeweight=".1216mm">
                <v:path arrowok="t"/>
              </v:shape>
            </v:group>
            <v:group id="_x0000_s5723" style="position:absolute;left:3744;top:2547;width:7;height:7" coordorigin="3744,2547" coordsize="7,7">
              <v:shape id="_x0000_s5724" style="position:absolute;left:3744;top:2547;width:7;height:7" coordorigin="3744,2547" coordsize="7,7" path="m3751,2547r-7,6e" filled="f" strokecolor="#e50000" strokeweight=".1216mm">
                <v:path arrowok="t"/>
              </v:shape>
            </v:group>
            <v:group id="_x0000_s5721" style="position:absolute;left:4192;top:4483;width:2;height:511" coordorigin="4192,4483" coordsize="2,511">
              <v:shape id="_x0000_s5722" style="position:absolute;left:4192;top:4483;width:2;height:511" coordorigin="4192,4483" coordsize="0,511" path="m4192,4994r,-511e" filled="f" strokeweight=".1062mm">
                <v:path arrowok="t"/>
              </v:shape>
            </v:group>
            <v:group id="_x0000_s5719" style="position:absolute;left:4116;top:4483;width:76;height:2" coordorigin="4116,4483" coordsize="76,2">
              <v:shape id="_x0000_s5720" style="position:absolute;left:4116;top:4483;width:76;height:2" coordorigin="4116,4483" coordsize="76,0" path="m4192,4483r-76,e" filled="f" strokeweight=".1062mm">
                <v:path arrowok="t"/>
              </v:shape>
            </v:group>
            <v:group id="_x0000_s5717" style="position:absolute;left:4116;top:4483;width:2;height:511" coordorigin="4116,4483" coordsize="2,511">
              <v:shape id="_x0000_s5718" style="position:absolute;left:4116;top:4483;width:2;height:511" coordorigin="4116,4483" coordsize="0,511" path="m4116,4483r,511e" filled="f" strokeweight=".1062mm">
                <v:path arrowok="t"/>
              </v:shape>
            </v:group>
            <v:group id="_x0000_s5715" style="position:absolute;left:4116;top:4994;width:76;height:2" coordorigin="4116,4994" coordsize="76,2">
              <v:shape id="_x0000_s5716" style="position:absolute;left:4116;top:4994;width:76;height:2" coordorigin="4116,4994" coordsize="76,0" path="m4116,4994r76,e" filled="f" strokeweight=".1062mm">
                <v:path arrowok="t"/>
              </v:shape>
            </v:group>
            <v:group id="_x0000_s5713" style="position:absolute;left:4137;top:4718;width:2;height:42" coordorigin="4137,4718" coordsize="2,42">
              <v:shape id="_x0000_s5714" style="position:absolute;left:4137;top:4718;width:2;height:42" coordorigin="4137,4718" coordsize="0,42" path="m4137,4759r,-41e" filled="f" strokecolor="#00c" strokeweight=".1216mm">
                <v:path arrowok="t"/>
              </v:shape>
            </v:group>
            <v:group id="_x0000_s5711" style="position:absolute;left:4123;top:4718;width:63;height:2" coordorigin="4123,4718" coordsize="63,2">
              <v:shape id="_x0000_s5712" style="position:absolute;left:4123;top:4718;width:63;height:2" coordorigin="4123,4718" coordsize="63,0" path="m4123,4718r62,e" filled="f" strokecolor="#00c" strokeweight=".1216mm">
                <v:path arrowok="t"/>
              </v:shape>
            </v:group>
            <v:group id="_x0000_s5709" style="position:absolute;left:4164;top:4718;width:2;height:21" coordorigin="4164,4718" coordsize="2,21">
              <v:shape id="_x0000_s5710" style="position:absolute;left:4164;top:4718;width:2;height:21" coordorigin="4164,4718" coordsize="0,21" path="m4164,4718r,21e" filled="f" strokecolor="#00c" strokeweight=".1216mm">
                <v:path arrowok="t"/>
              </v:shape>
            </v:group>
            <v:group id="_x0000_s5707" style="position:absolute;left:4164;top:4739;width:14;height:21" coordorigin="4164,4739" coordsize="14,21">
              <v:shape id="_x0000_s5708" style="position:absolute;left:4164;top:4739;width:14;height:21" coordorigin="4164,4739" coordsize="14,21" path="m4164,4739r14,20e" filled="f" strokecolor="#00c" strokeweight=".1216mm">
                <v:path arrowok="t"/>
              </v:shape>
            </v:group>
            <v:group id="_x0000_s5705" style="position:absolute;left:4295;top:2140;width:2;height:511" coordorigin="4295,2140" coordsize="2,511">
              <v:shape id="_x0000_s5706" style="position:absolute;left:4295;top:2140;width:2;height:511" coordorigin="4295,2140" coordsize="0,511" path="m4295,2650r,-510e" filled="f" strokeweight=".1062mm">
                <v:path arrowok="t"/>
              </v:shape>
            </v:group>
            <v:group id="_x0000_s5703" style="position:absolute;left:4220;top:2140;width:76;height:2" coordorigin="4220,2140" coordsize="76,2">
              <v:shape id="_x0000_s5704" style="position:absolute;left:4220;top:2140;width:76;height:2" coordorigin="4220,2140" coordsize="76,0" path="m4295,2140r-75,e" filled="f" strokeweight=".1062mm">
                <v:path arrowok="t"/>
              </v:shape>
            </v:group>
            <v:group id="_x0000_s5701" style="position:absolute;left:4220;top:2140;width:2;height:511" coordorigin="4220,2140" coordsize="2,511">
              <v:shape id="_x0000_s5702" style="position:absolute;left:4220;top:2140;width:2;height:511" coordorigin="4220,2140" coordsize="0,511" path="m4220,2140r,510e" filled="f" strokeweight=".1062mm">
                <v:path arrowok="t"/>
              </v:shape>
            </v:group>
            <v:group id="_x0000_s5699" style="position:absolute;left:4220;top:2650;width:76;height:2" coordorigin="4220,2650" coordsize="76,2">
              <v:shape id="_x0000_s5700" style="position:absolute;left:4220;top:2650;width:76;height:2" coordorigin="4220,2650" coordsize="76,0" path="m4220,2650r75,e" filled="f" strokeweight=".1062mm">
                <v:path arrowok="t"/>
              </v:shape>
            </v:group>
            <v:group id="_x0000_s5697" style="position:absolute;left:4240;top:2374;width:2;height:42" coordorigin="4240,2374" coordsize="2,42">
              <v:shape id="_x0000_s5698" style="position:absolute;left:4240;top:2374;width:2;height:42" coordorigin="4240,2374" coordsize="0,42" path="m4240,2416r,-42e" filled="f" strokecolor="#00c" strokeweight=".1216mm">
                <v:path arrowok="t"/>
              </v:shape>
            </v:group>
            <v:group id="_x0000_s5695" style="position:absolute;left:4226;top:2374;width:63;height:2" coordorigin="4226,2374" coordsize="63,2">
              <v:shape id="_x0000_s5696" style="position:absolute;left:4226;top:2374;width:63;height:2" coordorigin="4226,2374" coordsize="63,0" path="m4226,2374r62,e" filled="f" strokecolor="#00c" strokeweight=".1216mm">
                <v:path arrowok="t"/>
              </v:shape>
            </v:group>
            <v:group id="_x0000_s5693" style="position:absolute;left:4268;top:2374;width:2;height:21" coordorigin="4268,2374" coordsize="2,21">
              <v:shape id="_x0000_s5694" style="position:absolute;left:4268;top:2374;width:2;height:21" coordorigin="4268,2374" coordsize="0,21" path="m4268,2374r,21e" filled="f" strokecolor="#00c" strokeweight=".1216mm">
                <v:path arrowok="t"/>
              </v:shape>
            </v:group>
            <v:group id="_x0000_s5691" style="position:absolute;left:4268;top:2395;width:14;height:21" coordorigin="4268,2395" coordsize="14,21">
              <v:shape id="_x0000_s5692" style="position:absolute;left:4268;top:2395;width:14;height:21" coordorigin="4268,2395" coordsize="14,21" path="m4268,2395r14,21e" filled="f" strokecolor="#00c" strokeweight=".1216mm">
                <v:path arrowok="t"/>
              </v:shape>
            </v:group>
            <v:group id="_x0000_s5689" style="position:absolute;left:4226;top:1657;width:104;height:200" coordorigin="4226,1657" coordsize="104,200">
              <v:shape id="_x0000_s5690" style="position:absolute;left:4226;top:1657;width:104;height:200" coordorigin="4226,1657" coordsize="104,200" path="m4330,1657r-104,200e" filled="f" strokeweight=".1062mm">
                <v:path arrowok="t"/>
              </v:shape>
            </v:group>
            <v:group id="_x0000_s5687" style="position:absolute;left:4226;top:1857;width:200;height:2" coordorigin="4226,1857" coordsize="200,2">
              <v:shape id="_x0000_s5688" style="position:absolute;left:4226;top:1857;width:200;height:2" coordorigin="4226,1857" coordsize="200,0" path="m4226,1857r200,e" filled="f" strokeweight=".1062mm">
                <v:path arrowok="t"/>
              </v:shape>
            </v:group>
            <v:group id="_x0000_s5685" style="position:absolute;left:4330;top:1657;width:97;height:200" coordorigin="4330,1657" coordsize="97,200">
              <v:shape id="_x0000_s5686" style="position:absolute;left:4330;top:1657;width:97;height:200" coordorigin="4330,1657" coordsize="97,200" path="m4426,1857r-96,-200e" filled="f" strokeweight=".1062mm">
                <v:path arrowok="t"/>
              </v:shape>
            </v:group>
            <v:group id="_x0000_s5683" style="position:absolute;left:3675;top:1347;width:2;height:511" coordorigin="3675,1347" coordsize="2,511">
              <v:shape id="_x0000_s5684" style="position:absolute;left:3675;top:1347;width:2;height:511" coordorigin="3675,1347" coordsize="0,511" path="m3675,1857r,-510e" filled="f" strokeweight=".1062mm">
                <v:path arrowok="t"/>
              </v:shape>
            </v:group>
            <v:group id="_x0000_s5681" style="position:absolute;left:3599;top:1347;width:76;height:2" coordorigin="3599,1347" coordsize="76,2">
              <v:shape id="_x0000_s5682" style="position:absolute;left:3599;top:1347;width:76;height:2" coordorigin="3599,1347" coordsize="76,0" path="m3675,1347r-76,e" filled="f" strokeweight=".1062mm">
                <v:path arrowok="t"/>
              </v:shape>
            </v:group>
            <v:group id="_x0000_s5679" style="position:absolute;left:3599;top:1347;width:2;height:511" coordorigin="3599,1347" coordsize="2,511">
              <v:shape id="_x0000_s5680" style="position:absolute;left:3599;top:1347;width:2;height:511" coordorigin="3599,1347" coordsize="0,511" path="m3599,1347r,510e" filled="f" strokeweight=".1062mm">
                <v:path arrowok="t"/>
              </v:shape>
            </v:group>
            <v:group id="_x0000_s5677" style="position:absolute;left:3599;top:1857;width:76;height:2" coordorigin="3599,1857" coordsize="76,2">
              <v:shape id="_x0000_s5678" style="position:absolute;left:3599;top:1857;width:76;height:2" coordorigin="3599,1857" coordsize="76,0" path="m3599,1857r76,e" filled="f" strokeweight=".1062mm">
                <v:path arrowok="t"/>
              </v:shape>
            </v:group>
            <v:group id="_x0000_s5675" style="position:absolute;left:3620;top:1582;width:2;height:42" coordorigin="3620,1582" coordsize="2,42">
              <v:shape id="_x0000_s5676" style="position:absolute;left:3620;top:1582;width:2;height:42" coordorigin="3620,1582" coordsize="0,42" path="m3620,1623r,-41e" filled="f" strokecolor="#00c" strokeweight=".1216mm">
                <v:path arrowok="t"/>
              </v:shape>
            </v:group>
            <v:group id="_x0000_s5673" style="position:absolute;left:3606;top:1582;width:63;height:2" coordorigin="3606,1582" coordsize="63,2">
              <v:shape id="_x0000_s5674" style="position:absolute;left:3606;top:1582;width:63;height:2" coordorigin="3606,1582" coordsize="63,0" path="m3606,1582r62,e" filled="f" strokecolor="#00c" strokeweight=".1216mm">
                <v:path arrowok="t"/>
              </v:shape>
            </v:group>
            <v:group id="_x0000_s5671" style="position:absolute;left:3647;top:1582;width:2;height:21" coordorigin="3647,1582" coordsize="2,21">
              <v:shape id="_x0000_s5672" style="position:absolute;left:3647;top:1582;width:2;height:21" coordorigin="3647,1582" coordsize="0,21" path="m3647,1582r,20e" filled="f" strokecolor="#00c" strokeweight=".1216mm">
                <v:path arrowok="t"/>
              </v:shape>
            </v:group>
            <v:group id="_x0000_s5668" style="position:absolute;left:3647;top:1602;width:14;height:21" coordorigin="3647,1602" coordsize="14,21">
              <v:shape id="_x0000_s5670" style="position:absolute;left:3647;top:1602;width:14;height:21" coordorigin="3647,1602" coordsize="14,21" path="m3647,1602r14,21e" filled="f" strokecolor="#00c" strokeweight=".1216mm">
                <v:path arrowok="t"/>
              </v:shape>
              <v:shape id="_x0000_s5669" type="#_x0000_t75" style="position:absolute;left:3384;top:1904;width:1313;height:271">
                <v:imagedata r:id="rId41" o:title=""/>
              </v:shape>
            </v:group>
            <v:group id="_x0000_s5666" style="position:absolute;left:3444;top:1981;width:1076;height:2" coordorigin="3444,1981" coordsize="1076,2">
              <v:shape id="_x0000_s5667" style="position:absolute;left:3444;top:1981;width:1076;height:2" coordorigin="3444,1981" coordsize="1076,0" path="m3444,1981r1075,e" filled="f" strokecolor="#00c" strokeweight=".64319mm">
                <v:path arrowok="t"/>
              </v:shape>
            </v:group>
            <v:group id="_x0000_s5664" style="position:absolute;left:4516;top:1968;width:2;height:28" coordorigin="4516,1968" coordsize="2,28">
              <v:shape id="_x0000_s5665" style="position:absolute;left:4516;top:1968;width:2;height:28" coordorigin="4516,1968" coordsize="0,28" path="m4516,1995r,-27e" filled="f" strokeweight=".1062mm">
                <v:path arrowok="t"/>
              </v:shape>
            </v:group>
            <v:group id="_x0000_s5662" style="position:absolute;left:3448;top:1968;width:1069;height:2" coordorigin="3448,1968" coordsize="1069,2">
              <v:shape id="_x0000_s5663" style="position:absolute;left:3448;top:1968;width:1069;height:2" coordorigin="3448,1968" coordsize="1069,0" path="m4516,1968r-1068,e" filled="f" strokeweight=".1062mm">
                <v:path arrowok="t"/>
              </v:shape>
            </v:group>
            <v:group id="_x0000_s5660" style="position:absolute;left:3448;top:1968;width:2;height:28" coordorigin="3448,1968" coordsize="2,28">
              <v:shape id="_x0000_s5661" style="position:absolute;left:3448;top:1968;width:2;height:28" coordorigin="3448,1968" coordsize="0,28" path="m3448,1968r,27e" filled="f" strokeweight=".1062mm">
                <v:path arrowok="t"/>
              </v:shape>
            </v:group>
            <v:group id="_x0000_s5657" style="position:absolute;left:3448;top:1995;width:1069;height:2" coordorigin="3448,1995" coordsize="1069,2">
              <v:shape id="_x0000_s5659" style="position:absolute;left:3448;top:1995;width:1069;height:2" coordorigin="3448,1995" coordsize="1069,0" path="m3448,1995r1068,e" filled="f" strokeweight=".1062mm">
                <v:path arrowok="t"/>
              </v:shape>
              <v:shape id="_x0000_s5658" type="#_x0000_t75" style="position:absolute;left:3977;top:2765;width:680;height:271">
                <v:imagedata r:id="rId42" o:title=""/>
              </v:shape>
            </v:group>
            <v:group id="_x0000_s5655" style="position:absolute;left:4037;top:2843;width:442;height:2" coordorigin="4037,2843" coordsize="442,2">
              <v:shape id="_x0000_s5656" style="position:absolute;left:4037;top:2843;width:442;height:2" coordorigin="4037,2843" coordsize="442,0" path="m4037,2843r441,e" filled="f" strokecolor="#00c" strokeweight=".64319mm">
                <v:path arrowok="t"/>
              </v:shape>
            </v:group>
            <v:group id="_x0000_s5653" style="position:absolute;left:4475;top:2829;width:2;height:28" coordorigin="4475,2829" coordsize="2,28">
              <v:shape id="_x0000_s5654" style="position:absolute;left:4475;top:2829;width:2;height:28" coordorigin="4475,2829" coordsize="0,28" path="m4475,2857r,-28e" filled="f" strokeweight=".1062mm">
                <v:path arrowok="t"/>
              </v:shape>
            </v:group>
            <v:group id="_x0000_s5651" style="position:absolute;left:4040;top:2829;width:435;height:2" coordorigin="4040,2829" coordsize="435,2">
              <v:shape id="_x0000_s5652" style="position:absolute;left:4040;top:2829;width:435;height:2" coordorigin="4040,2829" coordsize="435,0" path="m4475,2829r-435,e" filled="f" strokeweight=".1062mm">
                <v:path arrowok="t"/>
              </v:shape>
            </v:group>
            <v:group id="_x0000_s5649" style="position:absolute;left:4040;top:2829;width:2;height:28" coordorigin="4040,2829" coordsize="2,28">
              <v:shape id="_x0000_s5650" style="position:absolute;left:4040;top:2829;width:2;height:28" coordorigin="4040,2829" coordsize="0,28" path="m4040,2829r,28e" filled="f" strokeweight=".1062mm">
                <v:path arrowok="t"/>
              </v:shape>
            </v:group>
            <v:group id="_x0000_s5646" style="position:absolute;left:4040;top:2857;width:435;height:2" coordorigin="4040,2857" coordsize="435,2">
              <v:shape id="_x0000_s5648" style="position:absolute;left:4040;top:2857;width:435;height:2" coordorigin="4040,2857" coordsize="435,0" path="m4040,2857r435,e" filled="f" strokeweight=".1062mm">
                <v:path arrowok="t"/>
              </v:shape>
              <v:shape id="_x0000_s5647" type="#_x0000_t75" style="position:absolute;left:3032;top:3662;width:1535;height:271">
                <v:imagedata r:id="rId43" o:title=""/>
              </v:shape>
            </v:group>
            <v:group id="_x0000_s5644" style="position:absolute;left:3093;top:3739;width:1296;height:2" coordorigin="3093,3739" coordsize="1296,2">
              <v:shape id="_x0000_s5645" style="position:absolute;left:3093;top:3739;width:1296;height:2" coordorigin="3093,3739" coordsize="1296,0" path="m3093,3739r1295,e" filled="f" strokecolor="#e50000" strokeweight=".64319mm">
                <v:path arrowok="t"/>
              </v:shape>
            </v:group>
            <v:group id="_x0000_s5642" style="position:absolute;left:4385;top:3725;width:2;height:28" coordorigin="4385,3725" coordsize="2,28">
              <v:shape id="_x0000_s5643" style="position:absolute;left:4385;top:3725;width:2;height:28" coordorigin="4385,3725" coordsize="0,28" path="m4385,3753r,-28e" filled="f" strokeweight=".1062mm">
                <v:path arrowok="t"/>
              </v:shape>
            </v:group>
            <v:group id="_x0000_s5640" style="position:absolute;left:3096;top:3725;width:1289;height:2" coordorigin="3096,3725" coordsize="1289,2">
              <v:shape id="_x0000_s5641" style="position:absolute;left:3096;top:3725;width:1289;height:2" coordorigin="3096,3725" coordsize="1289,0" path="m4385,3725r-1289,e" filled="f" strokeweight=".1062mm">
                <v:path arrowok="t"/>
              </v:shape>
            </v:group>
            <v:group id="_x0000_s5638" style="position:absolute;left:3096;top:3725;width:2;height:28" coordorigin="3096,3725" coordsize="2,28">
              <v:shape id="_x0000_s5639" style="position:absolute;left:3096;top:3725;width:2;height:28" coordorigin="3096,3725" coordsize="0,28" path="m3096,3725r,28e" filled="f" strokeweight=".1062mm">
                <v:path arrowok="t"/>
              </v:shape>
            </v:group>
            <v:group id="_x0000_s5636" style="position:absolute;left:3096;top:3753;width:1289;height:2" coordorigin="3096,3753" coordsize="1289,2">
              <v:shape id="_x0000_s5637" style="position:absolute;left:3096;top:3753;width:1289;height:2" coordorigin="3096,3753" coordsize="1289,0" path="m3096,3753r1289,e" filled="f" strokeweight=".1062mm">
                <v:path arrowok="t"/>
              </v:shape>
            </v:group>
            <v:group id="_x0000_s5634" style="position:absolute;left:2469;top:623;width:104;height:200" coordorigin="2469,623" coordsize="104,200">
              <v:shape id="_x0000_s5635" style="position:absolute;left:2469;top:623;width:104;height:200" coordorigin="2469,623" coordsize="104,200" path="m2572,623l2469,823e" filled="f" strokeweight=".1062mm">
                <v:path arrowok="t"/>
              </v:shape>
            </v:group>
            <v:group id="_x0000_s5632" style="position:absolute;left:2469;top:823;width:200;height:2" coordorigin="2469,823" coordsize="200,2">
              <v:shape id="_x0000_s5633" style="position:absolute;left:2469;top:823;width:200;height:2" coordorigin="2469,823" coordsize="200,0" path="m2469,823r200,e" filled="f" strokeweight=".1062mm">
                <v:path arrowok="t"/>
              </v:shape>
            </v:group>
            <v:group id="_x0000_s5630" style="position:absolute;left:2572;top:623;width:97;height:200" coordorigin="2572,623" coordsize="97,200">
              <v:shape id="_x0000_s5631" style="position:absolute;left:2572;top:623;width:97;height:200" coordorigin="2572,623" coordsize="97,200" path="m2669,823l2572,623e" filled="f" strokeweight=".1062mm">
                <v:path arrowok="t"/>
              </v:shape>
            </v:group>
            <v:group id="_x0000_s5628" style="position:absolute;left:1607;top:3;width:104;height:200" coordorigin="1607,3" coordsize="104,200">
              <v:shape id="_x0000_s5629" style="position:absolute;left:1607;top:3;width:104;height:200" coordorigin="1607,3" coordsize="104,200" path="m1710,3l1607,203e" filled="f" strokeweight=".1062mm">
                <v:path arrowok="t"/>
              </v:shape>
            </v:group>
            <v:group id="_x0000_s5626" style="position:absolute;left:1607;top:203;width:200;height:2" coordorigin="1607,203" coordsize="200,2">
              <v:shape id="_x0000_s5627" style="position:absolute;left:1607;top:203;width:200;height:2" coordorigin="1607,203" coordsize="200,0" path="m1607,203r200,e" filled="f" strokeweight=".1062mm">
                <v:path arrowok="t"/>
              </v:shape>
            </v:group>
            <v:group id="_x0000_s5623" style="position:absolute;left:1710;top:3;width:97;height:200" coordorigin="1710,3" coordsize="97,200">
              <v:shape id="_x0000_s5625" style="position:absolute;left:1710;top:3;width:97;height:200" coordorigin="1710,3" coordsize="97,200" path="m1807,203l1710,3e" filled="f" strokeweight=".1062mm">
                <v:path arrowok="t"/>
              </v:shape>
              <v:shape id="_x0000_s5624" type="#_x0000_t75" style="position:absolute;left:1123;top:250;width:1277;height:259">
                <v:imagedata r:id="rId44" o:title=""/>
              </v:shape>
            </v:group>
            <v:group id="_x0000_s5621" style="position:absolute;left:1183;top:327;width:1048;height:2" coordorigin="1183,327" coordsize="1048,2">
              <v:shape id="_x0000_s5622" style="position:absolute;left:1183;top:327;width:1048;height:2" coordorigin="1183,327" coordsize="1048,0" path="m1183,327r1048,e" filled="f" strokecolor="#00c" strokeweight=".64319mm">
                <v:path arrowok="t"/>
              </v:shape>
            </v:group>
            <v:group id="_x0000_s5619" style="position:absolute;left:2227;top:313;width:2;height:28" coordorigin="2227,313" coordsize="2,28">
              <v:shape id="_x0000_s5620" style="position:absolute;left:2227;top:313;width:2;height:28" coordorigin="2227,313" coordsize="0,28" path="m2227,341r,-28e" filled="f" strokeweight=".1062mm">
                <v:path arrowok="t"/>
              </v:shape>
            </v:group>
            <v:group id="_x0000_s5617" style="position:absolute;left:1187;top:313;width:1041;height:2" coordorigin="1187,313" coordsize="1041,2">
              <v:shape id="_x0000_s5618" style="position:absolute;left:1187;top:313;width:1041;height:2" coordorigin="1187,313" coordsize="1041,0" path="m2227,313r-1040,e" filled="f" strokeweight=".1062mm">
                <v:path arrowok="t"/>
              </v:shape>
            </v:group>
            <v:group id="_x0000_s5615" style="position:absolute;left:1187;top:313;width:2;height:28" coordorigin="1187,313" coordsize="2,28">
              <v:shape id="_x0000_s5616" style="position:absolute;left:1187;top:313;width:2;height:28" coordorigin="1187,313" coordsize="0,28" path="m1187,313r,28e" filled="f" strokeweight=".1062mm">
                <v:path arrowok="t"/>
              </v:shape>
            </v:group>
            <v:group id="_x0000_s5613" style="position:absolute;left:1187;top:341;width:1041;height:2" coordorigin="1187,341" coordsize="1041,2">
              <v:shape id="_x0000_s5614" style="position:absolute;left:1187;top:341;width:1041;height:2" coordorigin="1187,341" coordsize="1041,0" path="m1187,341r1040,e" filled="f" strokeweight=".1062mm">
                <v:path arrowok="t"/>
              </v:shape>
            </v:group>
            <v:group id="_x0000_s5611" style="position:absolute;left:2744;top:589;width:511;height:2" coordorigin="2744,589" coordsize="511,2">
              <v:shape id="_x0000_s5612" style="position:absolute;left:2744;top:589;width:511;height:2" coordorigin="2744,589" coordsize="511,0" path="m3255,589r-511,e" filled="f" strokeweight=".1062mm">
                <v:path arrowok="t"/>
              </v:shape>
            </v:group>
            <v:group id="_x0000_s5609" style="position:absolute;left:2744;top:513;width:2;height:76" coordorigin="2744,513" coordsize="2,76">
              <v:shape id="_x0000_s5610" style="position:absolute;left:2744;top:513;width:2;height:76" coordorigin="2744,513" coordsize="0,76" path="m2744,589r,-76e" filled="f" strokeweight=".1062mm">
                <v:path arrowok="t"/>
              </v:shape>
            </v:group>
            <v:group id="_x0000_s5607" style="position:absolute;left:2744;top:513;width:511;height:2" coordorigin="2744,513" coordsize="511,2">
              <v:shape id="_x0000_s5608" style="position:absolute;left:2744;top:513;width:511;height:2" coordorigin="2744,513" coordsize="511,0" path="m2744,513r511,e" filled="f" strokeweight=".1062mm">
                <v:path arrowok="t"/>
              </v:shape>
            </v:group>
            <v:group id="_x0000_s5605" style="position:absolute;left:3255;top:513;width:2;height:76" coordorigin="3255,513" coordsize="2,76">
              <v:shape id="_x0000_s5606" style="position:absolute;left:3255;top:513;width:2;height:76" coordorigin="3255,513" coordsize="0,76" path="m3255,513r,76e" filled="f" strokeweight=".1062mm">
                <v:path arrowok="t"/>
              </v:shape>
            </v:group>
            <v:group id="_x0000_s5603" style="position:absolute;left:2972;top:534;width:2;height:35" coordorigin="2972,534" coordsize="2,35">
              <v:shape id="_x0000_s5604" style="position:absolute;left:2972;top:534;width:2;height:35" coordorigin="2972,534" coordsize="0,35" path="m2972,568r,-34e" filled="f" strokecolor="#00c" strokeweight=".1216mm">
                <v:path arrowok="t"/>
              </v:shape>
            </v:group>
            <v:group id="_x0000_s5601" style="position:absolute;left:2951;top:534;width:90;height:2" coordorigin="2951,534" coordsize="90,2">
              <v:shape id="_x0000_s5602" style="position:absolute;left:2951;top:534;width:90;height:2" coordorigin="2951,534" coordsize="90,0" path="m2951,534r90,e" filled="f" strokecolor="#00c" strokeweight=".1216mm">
                <v:path arrowok="t"/>
              </v:shape>
            </v:group>
            <v:group id="_x0000_s5599" style="position:absolute;left:3020;top:534;width:2;height:21" coordorigin="3020,534" coordsize="2,21">
              <v:shape id="_x0000_s5600" style="position:absolute;left:3020;top:534;width:2;height:21" coordorigin="3020,534" coordsize="0,21" path="m3020,534r,20e" filled="f" strokecolor="#00c" strokeweight=".1216mm">
                <v:path arrowok="t"/>
              </v:shape>
            </v:group>
            <v:group id="_x0000_s5597" style="position:absolute;left:3020;top:554;width:21;height:14" coordorigin="3020,554" coordsize="21,14">
              <v:shape id="_x0000_s5598" style="position:absolute;left:3020;top:554;width:21;height:14" coordorigin="3020,554" coordsize="21,14" path="m3020,554r21,14e" filled="f" strokecolor="#00c" strokeweight=".1216mm">
                <v:path arrowok="t"/>
              </v:shape>
            </v:group>
            <v:group id="_x0000_s5595" style="position:absolute;left:4020;top:1106;width:2;height:511" coordorigin="4020,1106" coordsize="2,511">
              <v:shape id="_x0000_s5596" style="position:absolute;left:4020;top:1106;width:2;height:511" coordorigin="4020,1106" coordsize="0,511" path="m4020,1616r,-510e" filled="f" strokeweight=".1062mm">
                <v:path arrowok="t"/>
              </v:shape>
            </v:group>
            <v:group id="_x0000_s5593" style="position:absolute;left:3944;top:1106;width:76;height:2" coordorigin="3944,1106" coordsize="76,2">
              <v:shape id="_x0000_s5594" style="position:absolute;left:3944;top:1106;width:76;height:2" coordorigin="3944,1106" coordsize="76,0" path="m4020,1106r-76,e" filled="f" strokeweight=".1062mm">
                <v:path arrowok="t"/>
              </v:shape>
            </v:group>
            <v:group id="_x0000_s5591" style="position:absolute;left:3944;top:1106;width:2;height:511" coordorigin="3944,1106" coordsize="2,511">
              <v:shape id="_x0000_s5592" style="position:absolute;left:3944;top:1106;width:2;height:511" coordorigin="3944,1106" coordsize="0,511" path="m3944,1106r,510e" filled="f" strokeweight=".1062mm">
                <v:path arrowok="t"/>
              </v:shape>
            </v:group>
            <v:group id="_x0000_s5589" style="position:absolute;left:3944;top:1616;width:76;height:2" coordorigin="3944,1616" coordsize="76,2">
              <v:shape id="_x0000_s5590" style="position:absolute;left:3944;top:1616;width:76;height:2" coordorigin="3944,1616" coordsize="76,0" path="m3944,1616r76,e" filled="f" strokeweight=".1062mm">
                <v:path arrowok="t"/>
              </v:shape>
            </v:group>
            <v:group id="_x0000_s5587" style="position:absolute;left:3965;top:1340;width:2;height:42" coordorigin="3965,1340" coordsize="2,42">
              <v:shape id="_x0000_s5588" style="position:absolute;left:3965;top:1340;width:2;height:42" coordorigin="3965,1340" coordsize="0,42" path="m3965,1382r,-42e" filled="f" strokecolor="#00c" strokeweight=".1216mm">
                <v:path arrowok="t"/>
              </v:shape>
            </v:group>
            <v:group id="_x0000_s5585" style="position:absolute;left:3951;top:1340;width:63;height:2" coordorigin="3951,1340" coordsize="63,2">
              <v:shape id="_x0000_s5586" style="position:absolute;left:3951;top:1340;width:63;height:2" coordorigin="3951,1340" coordsize="63,0" path="m3951,1340r62,e" filled="f" strokecolor="#00c" strokeweight=".1216mm">
                <v:path arrowok="t"/>
              </v:shape>
            </v:group>
            <v:group id="_x0000_s5583" style="position:absolute;left:3992;top:1340;width:2;height:21" coordorigin="3992,1340" coordsize="2,21">
              <v:shape id="_x0000_s5584" style="position:absolute;left:3992;top:1340;width:2;height:21" coordorigin="3992,1340" coordsize="0,21" path="m3992,1340r,21e" filled="f" strokecolor="#00c" strokeweight=".1216mm">
                <v:path arrowok="t"/>
              </v:shape>
            </v:group>
            <v:group id="_x0000_s5580" style="position:absolute;left:3992;top:1361;width:14;height:21" coordorigin="3992,1361" coordsize="14,21">
              <v:shape id="_x0000_s5582" style="position:absolute;left:3992;top:1361;width:14;height:21" coordorigin="3992,1361" coordsize="14,21" path="m3992,1361r14,21e" filled="f" strokecolor="#00c" strokeweight=".1216mm">
                <v:path arrowok="t"/>
              </v:shape>
              <v:shape id="_x0000_s5581" type="#_x0000_t75" style="position:absolute;left:3515;top:835;width:1018;height:271">
                <v:imagedata r:id="rId45" o:title=""/>
              </v:shape>
            </v:group>
            <v:group id="_x0000_s5578" style="position:absolute;left:3575;top:913;width:779;height:2" coordorigin="3575,913" coordsize="779,2">
              <v:shape id="_x0000_s5579" style="position:absolute;left:3575;top:913;width:779;height:2" coordorigin="3575,913" coordsize="779,0" path="m3575,913r779,e" filled="f" strokecolor="#00c" strokeweight=".64319mm">
                <v:path arrowok="t"/>
              </v:shape>
            </v:group>
            <v:group id="_x0000_s5576" style="position:absolute;left:4351;top:899;width:2;height:28" coordorigin="4351,899" coordsize="2,28">
              <v:shape id="_x0000_s5577" style="position:absolute;left:4351;top:899;width:2;height:28" coordorigin="4351,899" coordsize="0,28" path="m4351,927r,-28e" filled="f" strokeweight=".1062mm">
                <v:path arrowok="t"/>
              </v:shape>
            </v:group>
            <v:group id="_x0000_s5574" style="position:absolute;left:3578;top:899;width:773;height:2" coordorigin="3578,899" coordsize="773,2">
              <v:shape id="_x0000_s5575" style="position:absolute;left:3578;top:899;width:773;height:2" coordorigin="3578,899" coordsize="773,0" path="m4351,899r-773,e" filled="f" strokeweight=".1062mm">
                <v:path arrowok="t"/>
              </v:shape>
            </v:group>
            <v:group id="_x0000_s5572" style="position:absolute;left:3578;top:899;width:2;height:28" coordorigin="3578,899" coordsize="2,28">
              <v:shape id="_x0000_s5573" style="position:absolute;left:3578;top:899;width:2;height:28" coordorigin="3578,899" coordsize="0,28" path="m3578,899r,28e" filled="f" strokeweight=".1062mm">
                <v:path arrowok="t"/>
              </v:shape>
            </v:group>
            <v:group id="_x0000_s5570" style="position:absolute;left:3578;top:927;width:773;height:2" coordorigin="3578,927" coordsize="773,2">
              <v:shape id="_x0000_s5571" style="position:absolute;left:3578;top:927;width:773;height:2" coordorigin="3578,927" coordsize="773,0" path="m3578,927r773,e" filled="f" strokeweight=".1062mm">
                <v:path arrowok="t"/>
              </v:shape>
            </v:group>
            <v:group id="_x0000_s5568" style="position:absolute;left:3252;top:555;width:524;height:350" coordorigin="3252,555" coordsize="524,350">
              <v:shape id="_x0000_s5569" style="position:absolute;left:3252;top:555;width:524;height:350" coordorigin="3252,555" coordsize="524,350" path="m3776,904r,-349l3252,555e" filled="f" strokeweight=".1062mm">
                <v:path arrowok="t"/>
              </v:shape>
            </v:group>
            <v:group id="_x0000_s5566" style="position:absolute;left:2054;top:338;width:699;height:217" coordorigin="2054,338" coordsize="699,217">
              <v:shape id="_x0000_s5567" style="position:absolute;left:2054;top:338;width:699;height:217" coordorigin="2054,338" coordsize="699,217" path="m2752,555r-698,l2054,338e" filled="f" strokeweight=".1062mm">
                <v:path arrowok="t"/>
              </v:shape>
            </v:group>
            <v:group id="_x0000_s5564" style="position:absolute;left:3987;top:928;width:2;height:181" coordorigin="3987,928" coordsize="2,181">
              <v:shape id="_x0000_s5565" style="position:absolute;left:3987;top:928;width:2;height:181" coordorigin="3987,928" coordsize="0,181" path="m3987,1109r,-181e" filled="f" strokeweight=".1062mm">
                <v:path arrowok="t"/>
              </v:shape>
            </v:group>
            <v:group id="_x0000_s5562" style="position:absolute;left:3987;top:1615;width:2;height:362" coordorigin="3987,1615" coordsize="2,362">
              <v:shape id="_x0000_s5563" style="position:absolute;left:3987;top:1615;width:2;height:362" coordorigin="3987,1615" coordsize="0,362" path="m3987,1976r,-361e" filled="f" strokeweight=".1062mm">
                <v:path arrowok="t"/>
              </v:shape>
            </v:group>
            <v:group id="_x0000_s5560" style="position:absolute;left:4054;top:554;width:104;height:200" coordorigin="4054,554" coordsize="104,200">
              <v:shape id="_x0000_s5561" style="position:absolute;left:4054;top:554;width:104;height:200" coordorigin="4054,554" coordsize="104,200" path="m4158,554l4054,754e" filled="f" strokeweight=".1062mm">
                <v:path arrowok="t"/>
              </v:shape>
            </v:group>
            <v:group id="_x0000_s5558" style="position:absolute;left:4054;top:754;width:200;height:2" coordorigin="4054,754" coordsize="200,2">
              <v:shape id="_x0000_s5559" style="position:absolute;left:4054;top:754;width:200;height:2" coordorigin="4054,754" coordsize="200,0" path="m4054,754r200,e" filled="f" strokeweight=".1062mm">
                <v:path arrowok="t"/>
              </v:shape>
            </v:group>
            <v:group id="_x0000_s5556" style="position:absolute;left:4158;top:554;width:97;height:200" coordorigin="4158,554" coordsize="97,200">
              <v:shape id="_x0000_s5557" style="position:absolute;left:4158;top:554;width:97;height:200" coordorigin="4158,554" coordsize="97,200" path="m4254,754l4158,554e" filled="f" strokeweight=".1062mm">
                <v:path arrowok="t"/>
              </v:shape>
            </v:group>
            <v:group id="_x0000_s5554" style="position:absolute;left:4155;top:754;width:2;height:151" coordorigin="4155,754" coordsize="2,151">
              <v:shape id="_x0000_s5555" style="position:absolute;left:4155;top:754;width:2;height:151" coordorigin="4155,754" coordsize="0,151" path="m4155,904r,-150e" filled="f" strokeweight=".1062mm">
                <v:path arrowok="t"/>
              </v:shape>
            </v:group>
            <v:group id="_x0000_s5552" style="position:absolute;left:3637;top:1855;width:2;height:121" coordorigin="3637,1855" coordsize="2,121">
              <v:shape id="_x0000_s5553" style="position:absolute;left:3637;top:1855;width:2;height:121" coordorigin="3637,1855" coordsize="0,121" path="m3637,1976r,-121e" filled="f" strokeweight=".1062mm">
                <v:path arrowok="t"/>
              </v:shape>
            </v:group>
            <v:group id="_x0000_s5550" style="position:absolute;left:2365;top:1347;width:2;height:511" coordorigin="2365,1347" coordsize="2,511">
              <v:shape id="_x0000_s5551" style="position:absolute;left:2365;top:1347;width:2;height:511" coordorigin="2365,1347" coordsize="0,511" path="m2365,1857r,-510e" filled="f" strokeweight=".1062mm">
                <v:path arrowok="t"/>
              </v:shape>
            </v:group>
            <v:group id="_x0000_s5548" style="position:absolute;left:2289;top:1347;width:76;height:2" coordorigin="2289,1347" coordsize="76,2">
              <v:shape id="_x0000_s5549" style="position:absolute;left:2289;top:1347;width:76;height:2" coordorigin="2289,1347" coordsize="76,0" path="m2365,1347r-76,e" filled="f" strokeweight=".1062mm">
                <v:path arrowok="t"/>
              </v:shape>
            </v:group>
            <v:group id="_x0000_s5546" style="position:absolute;left:2289;top:1347;width:2;height:511" coordorigin="2289,1347" coordsize="2,511">
              <v:shape id="_x0000_s5547" style="position:absolute;left:2289;top:1347;width:2;height:511" coordorigin="2289,1347" coordsize="0,511" path="m2289,1347r,510e" filled="f" strokeweight=".1062mm">
                <v:path arrowok="t"/>
              </v:shape>
            </v:group>
            <v:group id="_x0000_s5544" style="position:absolute;left:2289;top:1857;width:76;height:2" coordorigin="2289,1857" coordsize="76,2">
              <v:shape id="_x0000_s5545" style="position:absolute;left:2289;top:1857;width:76;height:2" coordorigin="2289,1857" coordsize="76,0" path="m2289,1857r76,e" filled="f" strokeweight=".1062mm">
                <v:path arrowok="t"/>
              </v:shape>
            </v:group>
            <v:group id="_x0000_s5542" style="position:absolute;left:2310;top:1582;width:2;height:42" coordorigin="2310,1582" coordsize="2,42">
              <v:shape id="_x0000_s5543" style="position:absolute;left:2310;top:1582;width:2;height:42" coordorigin="2310,1582" coordsize="0,42" path="m2310,1623r,-41e" filled="f" strokecolor="#00c" strokeweight=".1216mm">
                <v:path arrowok="t"/>
              </v:shape>
            </v:group>
            <v:group id="_x0000_s5540" style="position:absolute;left:2296;top:1582;width:63;height:2" coordorigin="2296,1582" coordsize="63,2">
              <v:shape id="_x0000_s5541" style="position:absolute;left:2296;top:1582;width:63;height:2" coordorigin="2296,1582" coordsize="63,0" path="m2296,1582r62,e" filled="f" strokecolor="#00c" strokeweight=".1216mm">
                <v:path arrowok="t"/>
              </v:shape>
            </v:group>
            <v:group id="_x0000_s5538" style="position:absolute;left:2338;top:1582;width:2;height:21" coordorigin="2338,1582" coordsize="2,21">
              <v:shape id="_x0000_s5539" style="position:absolute;left:2338;top:1582;width:2;height:21" coordorigin="2338,1582" coordsize="0,21" path="m2338,1582r,20e" filled="f" strokecolor="#00c" strokeweight=".1216mm">
                <v:path arrowok="t"/>
              </v:shape>
            </v:group>
            <v:group id="_x0000_s5535" style="position:absolute;left:2338;top:1602;width:14;height:21" coordorigin="2338,1602" coordsize="14,21">
              <v:shape id="_x0000_s5537" style="position:absolute;left:2338;top:1602;width:14;height:21" coordorigin="2338,1602" coordsize="14,21" path="m2338,1602r14,21e" filled="f" strokecolor="#00c" strokeweight=".1216mm">
                <v:path arrowok="t"/>
              </v:shape>
              <v:shape id="_x0000_s5536" type="#_x0000_t75" style="position:absolute;left:2054;top:973;width:1114;height:271">
                <v:imagedata r:id="rId46" o:title=""/>
              </v:shape>
            </v:group>
            <v:group id="_x0000_s5533" style="position:absolute;left:2114;top:1051;width:876;height:2" coordorigin="2114,1051" coordsize="876,2">
              <v:shape id="_x0000_s5534" style="position:absolute;left:2114;top:1051;width:876;height:2" coordorigin="2114,1051" coordsize="876,0" path="m2114,1051r875,e" filled="f" strokecolor="#00c" strokeweight=".64319mm">
                <v:path arrowok="t"/>
              </v:shape>
            </v:group>
            <v:group id="_x0000_s5531" style="position:absolute;left:2986;top:1037;width:2;height:28" coordorigin="2986,1037" coordsize="2,28">
              <v:shape id="_x0000_s5532" style="position:absolute;left:2986;top:1037;width:2;height:28" coordorigin="2986,1037" coordsize="0,28" path="m2986,1065r,-28e" filled="f" strokeweight=".1062mm">
                <v:path arrowok="t"/>
              </v:shape>
            </v:group>
            <v:group id="_x0000_s5529" style="position:absolute;left:2117;top:1037;width:869;height:2" coordorigin="2117,1037" coordsize="869,2">
              <v:shape id="_x0000_s5530" style="position:absolute;left:2117;top:1037;width:869;height:2" coordorigin="2117,1037" coordsize="869,0" path="m2986,1037r-869,e" filled="f" strokeweight=".1062mm">
                <v:path arrowok="t"/>
              </v:shape>
            </v:group>
            <v:group id="_x0000_s5527" style="position:absolute;left:2117;top:1037;width:2;height:28" coordorigin="2117,1037" coordsize="2,28">
              <v:shape id="_x0000_s5528" style="position:absolute;left:2117;top:1037;width:2;height:28" coordorigin="2117,1037" coordsize="0,28" path="m2117,1037r,28e" filled="f" strokeweight=".1062mm">
                <v:path arrowok="t"/>
              </v:shape>
            </v:group>
            <v:group id="_x0000_s5525" style="position:absolute;left:2117;top:1065;width:869;height:2" coordorigin="2117,1065" coordsize="869,2">
              <v:shape id="_x0000_s5526" style="position:absolute;left:2117;top:1065;width:869;height:2" coordorigin="2117,1065" coordsize="869,0" path="m2117,1065r869,e" filled="f" strokeweight=".1062mm">
                <v:path arrowok="t"/>
              </v:shape>
            </v:group>
            <v:group id="_x0000_s5523" style="position:absolute;left:2331;top:1061;width:2;height:296" coordorigin="2331,1061" coordsize="2,296">
              <v:shape id="_x0000_s5524" style="position:absolute;left:2331;top:1061;width:2;height:296" coordorigin="2331,1061" coordsize="0,296" path="m2331,1356r,-295e" filled="f" strokeweight=".1062mm">
                <v:path arrowok="t"/>
              </v:shape>
            </v:group>
            <v:group id="_x0000_s5521" style="position:absolute;left:2227;top:2381;width:2;height:511" coordorigin="2227,2381" coordsize="2,511">
              <v:shape id="_x0000_s5522" style="position:absolute;left:2227;top:2381;width:2;height:511" coordorigin="2227,2381" coordsize="0,511" path="m2227,2891r,-510e" filled="f" strokeweight=".1062mm">
                <v:path arrowok="t"/>
              </v:shape>
            </v:group>
            <v:group id="_x0000_s5519" style="position:absolute;left:2152;top:2381;width:76;height:2" coordorigin="2152,2381" coordsize="76,2">
              <v:shape id="_x0000_s5520" style="position:absolute;left:2152;top:2381;width:76;height:2" coordorigin="2152,2381" coordsize="76,0" path="m2227,2381r-75,e" filled="f" strokeweight=".1062mm">
                <v:path arrowok="t"/>
              </v:shape>
            </v:group>
            <v:group id="_x0000_s5517" style="position:absolute;left:2152;top:2381;width:2;height:511" coordorigin="2152,2381" coordsize="2,511">
              <v:shape id="_x0000_s5518" style="position:absolute;left:2152;top:2381;width:2;height:511" coordorigin="2152,2381" coordsize="0,511" path="m2152,2381r,510e" filled="f" strokeweight=".1062mm">
                <v:path arrowok="t"/>
              </v:shape>
            </v:group>
            <v:group id="_x0000_s5515" style="position:absolute;left:2152;top:2891;width:76;height:2" coordorigin="2152,2891" coordsize="76,2">
              <v:shape id="_x0000_s5516" style="position:absolute;left:2152;top:2891;width:76;height:2" coordorigin="2152,2891" coordsize="76,0" path="m2152,2891r75,e" filled="f" strokeweight=".1062mm">
                <v:path arrowok="t"/>
              </v:shape>
            </v:group>
            <v:group id="_x0000_s5513" style="position:absolute;left:2172;top:2615;width:2;height:42" coordorigin="2172,2615" coordsize="2,42">
              <v:shape id="_x0000_s5514" style="position:absolute;left:2172;top:2615;width:2;height:42" coordorigin="2172,2615" coordsize="0,42" path="m2172,2657r,-42e" filled="f" strokecolor="#00c" strokeweight=".1216mm">
                <v:path arrowok="t"/>
              </v:shape>
            </v:group>
            <v:group id="_x0000_s5511" style="position:absolute;left:2159;top:2615;width:63;height:2" coordorigin="2159,2615" coordsize="63,2">
              <v:shape id="_x0000_s5512" style="position:absolute;left:2159;top:2615;width:63;height:2" coordorigin="2159,2615" coordsize="63,0" path="m2159,2615r62,e" filled="f" strokecolor="#00c" strokeweight=".1216mm">
                <v:path arrowok="t"/>
              </v:shape>
            </v:group>
            <v:group id="_x0000_s5509" style="position:absolute;left:2200;top:2615;width:2;height:21" coordorigin="2200,2615" coordsize="2,21">
              <v:shape id="_x0000_s5510" style="position:absolute;left:2200;top:2615;width:2;height:21" coordorigin="2200,2615" coordsize="0,21" path="m2200,2615r,21e" filled="f" strokecolor="#00c" strokeweight=".1216mm">
                <v:path arrowok="t"/>
              </v:shape>
            </v:group>
            <v:group id="_x0000_s5507" style="position:absolute;left:2200;top:2636;width:14;height:21" coordorigin="2200,2636" coordsize="14,21">
              <v:shape id="_x0000_s5508" style="position:absolute;left:2200;top:2636;width:14;height:21" coordorigin="2200,2636" coordsize="14,21" path="m2200,2636r14,21e" filled="f" strokecolor="#00c" strokeweight=".1216mm">
                <v:path arrowok="t"/>
              </v:shape>
            </v:group>
            <v:group id="_x0000_s5505" style="position:absolute;left:1745;top:1761;width:2;height:511" coordorigin="1745,1761" coordsize="2,511">
              <v:shape id="_x0000_s5506" style="position:absolute;left:1745;top:1761;width:2;height:511" coordorigin="1745,1761" coordsize="0,511" path="m1745,2271r,-510e" filled="f" strokeweight=".1062mm">
                <v:path arrowok="t"/>
              </v:shape>
            </v:group>
            <v:group id="_x0000_s5503" style="position:absolute;left:1669;top:1761;width:76;height:2" coordorigin="1669,1761" coordsize="76,2">
              <v:shape id="_x0000_s5504" style="position:absolute;left:1669;top:1761;width:76;height:2" coordorigin="1669,1761" coordsize="76,0" path="m1745,1761r-76,e" filled="f" strokeweight=".1062mm">
                <v:path arrowok="t"/>
              </v:shape>
            </v:group>
            <v:group id="_x0000_s5501" style="position:absolute;left:1669;top:1761;width:2;height:511" coordorigin="1669,1761" coordsize="2,511">
              <v:shape id="_x0000_s5502" style="position:absolute;left:1669;top:1761;width:2;height:511" coordorigin="1669,1761" coordsize="0,511" path="m1669,1761r,510e" filled="f" strokeweight=".1062mm">
                <v:path arrowok="t"/>
              </v:shape>
            </v:group>
            <v:group id="_x0000_s5499" style="position:absolute;left:1669;top:2271;width:76;height:2" coordorigin="1669,2271" coordsize="76,2">
              <v:shape id="_x0000_s5500" style="position:absolute;left:1669;top:2271;width:76;height:2" coordorigin="1669,2271" coordsize="76,0" path="m1669,2271r76,e" filled="f" strokeweight=".1062mm">
                <v:path arrowok="t"/>
              </v:shape>
            </v:group>
            <v:group id="_x0000_s5497" style="position:absolute;left:1690;top:1995;width:2;height:42" coordorigin="1690,1995" coordsize="2,42">
              <v:shape id="_x0000_s5498" style="position:absolute;left:1690;top:1995;width:2;height:42" coordorigin="1690,1995" coordsize="0,42" path="m1690,2036r,-41e" filled="f" strokecolor="#00c" strokeweight=".1216mm">
                <v:path arrowok="t"/>
              </v:shape>
            </v:group>
            <v:group id="_x0000_s5495" style="position:absolute;left:1676;top:1995;width:63;height:2" coordorigin="1676,1995" coordsize="63,2">
              <v:shape id="_x0000_s5496" style="position:absolute;left:1676;top:1995;width:63;height:2" coordorigin="1676,1995" coordsize="63,0" path="m1676,1995r62,e" filled="f" strokecolor="#00c" strokeweight=".1216mm">
                <v:path arrowok="t"/>
              </v:shape>
            </v:group>
            <v:group id="_x0000_s5493" style="position:absolute;left:1717;top:1995;width:2;height:21" coordorigin="1717,1995" coordsize="2,21">
              <v:shape id="_x0000_s5494" style="position:absolute;left:1717;top:1995;width:2;height:21" coordorigin="1717,1995" coordsize="0,21" path="m1717,1995r,21e" filled="f" strokecolor="#00c" strokeweight=".1216mm">
                <v:path arrowok="t"/>
              </v:shape>
            </v:group>
            <v:group id="_x0000_s5490" style="position:absolute;left:1717;top:2016;width:14;height:21" coordorigin="1717,2016" coordsize="14,21">
              <v:shape id="_x0000_s5492" style="position:absolute;left:1717;top:2016;width:14;height:21" coordorigin="1717,2016" coordsize="14,21" path="m1717,2016r14,20e" filled="f" strokecolor="#00c" strokeweight=".1216mm">
                <v:path arrowok="t"/>
              </v:shape>
              <v:shape id="_x0000_s5491" type="#_x0000_t75" style="position:absolute;left:1364;top:2317;width:319;height:753">
                <v:imagedata r:id="rId47" o:title=""/>
              </v:shape>
            </v:group>
            <v:group id="_x0000_s5488" style="position:absolute;left:1423;top:2378;width:85;height:517" coordorigin="1423,2378" coordsize="85,517">
              <v:shape id="_x0000_s5489" style="position:absolute;left:1423;top:2378;width:85;height:517" coordorigin="1423,2378" coordsize="85,517" path="m1423,2895r85,l1508,2378r-85,l1423,2895xe" stroked="f">
                <v:path arrowok="t"/>
              </v:shape>
            </v:group>
            <v:group id="_x0000_s5486" style="position:absolute;left:1501;top:2381;width:7;height:511" coordorigin="1501,2381" coordsize="7,511">
              <v:shape id="_x0000_s5487" style="position:absolute;left:1501;top:2381;width:7;height:511" coordorigin="1501,2381" coordsize="7,511" path="m1501,2381r6,l1507,2891r-6,l1501,2381xe" fillcolor="black" stroked="f">
                <v:path arrowok="t"/>
              </v:shape>
            </v:group>
            <v:group id="_x0000_s5484" style="position:absolute;left:1428;top:2381;width:76;height:2" coordorigin="1428,2381" coordsize="76,2">
              <v:shape id="_x0000_s5485" style="position:absolute;left:1428;top:2381;width:76;height:2" coordorigin="1428,2381" coordsize="76,0" path="m1504,2381r-76,e" filled="f" strokeweight=".1062mm">
                <v:path arrowok="t"/>
              </v:shape>
            </v:group>
            <v:group id="_x0000_s5482" style="position:absolute;left:1428;top:2381;width:2;height:511" coordorigin="1428,2381" coordsize="2,511">
              <v:shape id="_x0000_s5483" style="position:absolute;left:1428;top:2381;width:2;height:511" coordorigin="1428,2381" coordsize="0,511" path="m1428,2381r,510e" filled="f" strokeweight=".1062mm">
                <v:path arrowok="t"/>
              </v:shape>
            </v:group>
            <v:group id="_x0000_s5480" style="position:absolute;left:1428;top:2891;width:76;height:2" coordorigin="1428,2891" coordsize="76,2">
              <v:shape id="_x0000_s5481" style="position:absolute;left:1428;top:2891;width:76;height:2" coordorigin="1428,2891" coordsize="76,0" path="m1428,2891r76,e" filled="f" strokeweight=".1062mm">
                <v:path arrowok="t"/>
              </v:shape>
            </v:group>
            <v:group id="_x0000_s5478" style="position:absolute;left:1449;top:2615;width:2;height:42" coordorigin="1449,2615" coordsize="2,42">
              <v:shape id="_x0000_s5479" style="position:absolute;left:1449;top:2615;width:2;height:42" coordorigin="1449,2615" coordsize="0,42" path="m1449,2657r,-42e" filled="f" strokecolor="#00c" strokeweight=".1216mm">
                <v:path arrowok="t"/>
              </v:shape>
            </v:group>
            <v:group id="_x0000_s5476" style="position:absolute;left:1435;top:2615;width:63;height:2" coordorigin="1435,2615" coordsize="63,2">
              <v:shape id="_x0000_s5477" style="position:absolute;left:1435;top:2615;width:63;height:2" coordorigin="1435,2615" coordsize="63,0" path="m1435,2615r62,e" filled="f" strokecolor="#00c" strokeweight=".1216mm">
                <v:path arrowok="t"/>
              </v:shape>
            </v:group>
            <v:group id="_x0000_s5474" style="position:absolute;left:1476;top:2615;width:2;height:21" coordorigin="1476,2615" coordsize="2,21">
              <v:shape id="_x0000_s5475" style="position:absolute;left:1476;top:2615;width:2;height:21" coordorigin="1476,2615" coordsize="0,21" path="m1476,2615r,21e" filled="f" strokecolor="#00c" strokeweight=".1216mm">
                <v:path arrowok="t"/>
              </v:shape>
            </v:group>
            <v:group id="_x0000_s5471" style="position:absolute;left:1476;top:2636;width:14;height:21" coordorigin="1476,2636" coordsize="14,21">
              <v:shape id="_x0000_s5473" style="position:absolute;left:1476;top:2636;width:14;height:21" coordorigin="1476,2636" coordsize="14,21" path="m1476,2636r14,21e" filled="f" strokecolor="#00c" strokeweight=".1216mm">
                <v:path arrowok="t"/>
              </v:shape>
              <v:shape id="_x0000_s5472" type="#_x0000_t75" style="position:absolute;left:1805;top:2042;width:849;height:271">
                <v:imagedata r:id="rId48" o:title=""/>
              </v:shape>
            </v:group>
            <v:group id="_x0000_s5469" style="position:absolute;left:1866;top:2119;width:614;height:2" coordorigin="1866,2119" coordsize="614,2">
              <v:shape id="_x0000_s5470" style="position:absolute;left:1866;top:2119;width:614;height:2" coordorigin="1866,2119" coordsize="614,0" path="m1866,2119r613,e" filled="f" strokecolor="#00c" strokeweight=".64319mm">
                <v:path arrowok="t"/>
              </v:shape>
            </v:group>
            <v:group id="_x0000_s5467" style="position:absolute;left:2476;top:2105;width:2;height:28" coordorigin="2476,2105" coordsize="2,28">
              <v:shape id="_x0000_s5468" style="position:absolute;left:2476;top:2105;width:2;height:28" coordorigin="2476,2105" coordsize="0,28" path="m2476,2133r,-28e" filled="f" strokeweight=".1062mm">
                <v:path arrowok="t"/>
              </v:shape>
            </v:group>
            <v:group id="_x0000_s5465" style="position:absolute;left:1869;top:2105;width:607;height:2" coordorigin="1869,2105" coordsize="607,2">
              <v:shape id="_x0000_s5466" style="position:absolute;left:1869;top:2105;width:607;height:2" coordorigin="1869,2105" coordsize="607,0" path="m2476,2105r-607,e" filled="f" strokeweight=".1062mm">
                <v:path arrowok="t"/>
              </v:shape>
            </v:group>
            <v:group id="_x0000_s5463" style="position:absolute;left:1869;top:2105;width:2;height:28" coordorigin="1869,2105" coordsize="2,28">
              <v:shape id="_x0000_s5464" style="position:absolute;left:1869;top:2105;width:2;height:28" coordorigin="1869,2105" coordsize="0,28" path="m1869,2105r,28e" filled="f" strokeweight=".1062mm">
                <v:path arrowok="t"/>
              </v:shape>
            </v:group>
            <v:group id="_x0000_s5461" style="position:absolute;left:1869;top:2133;width:607;height:2" coordorigin="1869,2133" coordsize="607,2">
              <v:shape id="_x0000_s5462" style="position:absolute;left:1869;top:2133;width:607;height:2" coordorigin="1869,2133" coordsize="607,0" path="m1869,2133r607,e" filled="f" strokeweight=".1062mm">
                <v:path arrowok="t"/>
              </v:shape>
            </v:group>
            <v:group id="_x0000_s5459" style="position:absolute;left:2331;top:1855;width:2;height:253" coordorigin="2331,1855" coordsize="2,253">
              <v:shape id="_x0000_s5460" style="position:absolute;left:2331;top:1855;width:2;height:253" coordorigin="2331,1855" coordsize="0,253" path="m2331,2108r,-253e" filled="f" strokeweight=".1062mm">
                <v:path arrowok="t"/>
              </v:shape>
            </v:group>
            <v:group id="_x0000_s5457" style="position:absolute;left:2776;top:1061;width:862;height:296" coordorigin="2776,1061" coordsize="862,296">
              <v:shape id="_x0000_s5458" style="position:absolute;left:2776;top:1061;width:862;height:296" coordorigin="2776,1061" coordsize="862,296" path="m3637,1356r,-115l2776,1241r,-180e" filled="f" strokeweight=".1062mm">
                <v:path arrowok="t"/>
              </v:shape>
            </v:group>
            <v:group id="_x0000_s5455" style="position:absolute;left:1917;top:1726;width:104;height:200" coordorigin="1917,1726" coordsize="104,200">
              <v:shape id="_x0000_s5456" style="position:absolute;left:1917;top:1726;width:104;height:200" coordorigin="1917,1726" coordsize="104,200" path="m2021,1726r-104,200e" filled="f" strokeweight=".1062mm">
                <v:path arrowok="t"/>
              </v:shape>
            </v:group>
            <v:group id="_x0000_s5453" style="position:absolute;left:1917;top:1926;width:200;height:2" coordorigin="1917,1926" coordsize="200,2">
              <v:shape id="_x0000_s5454" style="position:absolute;left:1917;top:1926;width:200;height:2" coordorigin="1917,1926" coordsize="200,0" path="m1917,1926r200,e" filled="f" strokeweight=".1062mm">
                <v:path arrowok="t"/>
              </v:shape>
            </v:group>
            <v:group id="_x0000_s5451" style="position:absolute;left:2021;top:1726;width:97;height:200" coordorigin="2021,1726" coordsize="97,200">
              <v:shape id="_x0000_s5452" style="position:absolute;left:2021;top:1726;width:97;height:200" coordorigin="2021,1726" coordsize="97,200" path="m2117,1926r-96,-200e" filled="f" strokeweight=".1062mm">
                <v:path arrowok="t"/>
              </v:shape>
            </v:group>
            <v:group id="_x0000_s5449" style="position:absolute;left:2018;top:1928;width:2;height:181" coordorigin="2018,1928" coordsize="2,181">
              <v:shape id="_x0000_s5450" style="position:absolute;left:2018;top:1928;width:2;height:181" coordorigin="2018,1928" coordsize="0,181" path="m2018,2108r,-180e" filled="f" strokeweight=".1062mm">
                <v:path arrowok="t"/>
              </v:shape>
            </v:group>
            <v:group id="_x0000_s5446" style="position:absolute;left:2192;top:2132;width:2;height:253" coordorigin="2192,2132" coordsize="2,253">
              <v:shape id="_x0000_s5448" style="position:absolute;left:2192;top:2132;width:2;height:253" coordorigin="2192,2132" coordsize="0,253" path="m2192,2385r,-253e" filled="f" strokeweight=".1062mm">
                <v:path arrowok="t"/>
              </v:shape>
              <v:shape id="_x0000_s5447" type="#_x0000_t75" style="position:absolute;left:1902;top:3662;width:488;height:650">
                <v:imagedata r:id="rId49" o:title=""/>
              </v:shape>
            </v:group>
            <v:group id="_x0000_s5444" style="position:absolute;left:1962;top:3722;width:249;height:414" coordorigin="1962,3722" coordsize="249,414">
              <v:shape id="_x0000_s5445" style="position:absolute;left:1962;top:3722;width:249;height:414" coordorigin="1962,3722" coordsize="249,414" path="m1962,3722r248,l2210,4135r-248,l1962,3722xe" stroked="f">
                <v:path arrowok="t"/>
              </v:shape>
            </v:group>
            <v:group id="_x0000_s5442" style="position:absolute;left:2069;top:3898;width:42;height:2" coordorigin="2069,3898" coordsize="42,2">
              <v:shape id="_x0000_s5443" style="position:absolute;left:2069;top:3898;width:42;height:2" coordorigin="2069,3898" coordsize="42,0" path="m2069,3898r41,e" filled="f" strokeweight=".10625mm">
                <v:path arrowok="t"/>
              </v:shape>
            </v:group>
            <v:group id="_x0000_s5440" style="position:absolute;left:2062;top:3898;width:7;height:7" coordorigin="2062,3898" coordsize="7,7">
              <v:shape id="_x0000_s5441" style="position:absolute;left:2062;top:3898;width:7;height:7" coordorigin="2062,3898" coordsize="7,7" path="m2069,3898r-7,6e" filled="f" strokeweight=".1062mm">
                <v:path arrowok="t"/>
              </v:shape>
            </v:group>
            <v:group id="_x0000_s5438" style="position:absolute;left:2048;top:3904;width:14;height:2" coordorigin="2048,3904" coordsize="14,2">
              <v:shape id="_x0000_s5439" style="position:absolute;left:2048;top:3904;width:14;height:2" coordorigin="2048,3904" coordsize="14,0" path="m2048,3904r14,e" filled="f" strokeweight=".1062mm">
                <v:path arrowok="t"/>
              </v:shape>
            </v:group>
            <v:group id="_x0000_s5436" style="position:absolute;left:2041;top:3904;width:7;height:7" coordorigin="2041,3904" coordsize="7,7">
              <v:shape id="_x0000_s5437" style="position:absolute;left:2041;top:3904;width:7;height:7" coordorigin="2041,3904" coordsize="7,7" path="m2048,3904r-7,7e" filled="f" strokeweight=".1062mm">
                <v:path arrowok="t"/>
              </v:shape>
            </v:group>
            <v:group id="_x0000_s5434" style="position:absolute;left:2034;top:3911;width:7;height:2" coordorigin="2034,3911" coordsize="7,2">
              <v:shape id="_x0000_s5435" style="position:absolute;left:2034;top:3911;width:7;height:2" coordorigin="2034,3911" coordsize="7,0" path="m2041,3911r-7,e" filled="f" strokeweight=".1062mm">
                <v:path arrowok="t"/>
              </v:shape>
            </v:group>
            <v:group id="_x0000_s5432" style="position:absolute;left:2028;top:3911;width:7;height:7" coordorigin="2028,3911" coordsize="7,7">
              <v:shape id="_x0000_s5433" style="position:absolute;left:2028;top:3911;width:7;height:7" coordorigin="2028,3911" coordsize="7,7" path="m2034,3911r-6,7e" filled="f" strokeweight=".1062mm">
                <v:path arrowok="t"/>
              </v:shape>
            </v:group>
            <v:group id="_x0000_s5430" style="position:absolute;left:2021;top:3918;width:7;height:7" coordorigin="2021,3918" coordsize="7,7">
              <v:shape id="_x0000_s5431" style="position:absolute;left:2021;top:3918;width:7;height:7" coordorigin="2021,3918" coordsize="7,7" path="m2028,3918r-7,7e" filled="f" strokeweight=".1062mm">
                <v:path arrowok="t"/>
              </v:shape>
            </v:group>
            <v:group id="_x0000_s5428" style="position:absolute;left:2014;top:3925;width:7;height:7" coordorigin="2014,3925" coordsize="7,7">
              <v:shape id="_x0000_s5429" style="position:absolute;left:2014;top:3925;width:7;height:7" coordorigin="2014,3925" coordsize="7,7" path="m2021,3925r-7,7e" filled="f" strokeweight=".1062mm">
                <v:path arrowok="t"/>
              </v:shape>
            </v:group>
            <v:group id="_x0000_s5426" style="position:absolute;left:2007;top:3932;width:7;height:7" coordorigin="2007,3932" coordsize="7,7">
              <v:shape id="_x0000_s5427" style="position:absolute;left:2007;top:3932;width:7;height:7" coordorigin="2007,3932" coordsize="7,7" path="m2014,3932r-7,7e" filled="f" strokeweight=".1062mm">
                <v:path arrowok="t"/>
              </v:shape>
            </v:group>
            <v:group id="_x0000_s5424" style="position:absolute;left:2000;top:3939;width:7;height:7" coordorigin="2000,3939" coordsize="7,7">
              <v:shape id="_x0000_s5425" style="position:absolute;left:2000;top:3939;width:7;height:7" coordorigin="2000,3939" coordsize="7,7" path="m2007,3939r-7,7e" filled="f" strokeweight=".1062mm">
                <v:path arrowok="t"/>
              </v:shape>
            </v:group>
            <v:group id="_x0000_s5422" style="position:absolute;left:1997;top:3949;width:7;height:2" coordorigin="1997,3949" coordsize="7,2">
              <v:shape id="_x0000_s5423" style="position:absolute;left:1997;top:3949;width:7;height:2" coordorigin="1997,3949" coordsize="7,0" path="m1997,3949r6,e" filled="f" strokeweight=".1216mm">
                <v:path arrowok="t"/>
              </v:shape>
            </v:group>
            <v:group id="_x0000_s5420" style="position:absolute;left:1993;top:3953;width:7;height:7" coordorigin="1993,3953" coordsize="7,7">
              <v:shape id="_x0000_s5421" style="position:absolute;left:1993;top:3953;width:7;height:7" coordorigin="1993,3953" coordsize="7,7" path="m2000,3953r-7,7e" filled="f" strokeweight=".1062mm">
                <v:path arrowok="t"/>
              </v:shape>
            </v:group>
            <v:group id="_x0000_s5418" style="position:absolute;left:1990;top:3963;width:7;height:2" coordorigin="1990,3963" coordsize="7,2">
              <v:shape id="_x0000_s5419" style="position:absolute;left:1990;top:3963;width:7;height:2" coordorigin="1990,3963" coordsize="7,0" path="m1990,3963r6,e" filled="f" strokeweight=".1216mm">
                <v:path arrowok="t"/>
              </v:shape>
            </v:group>
            <v:group id="_x0000_s5416" style="position:absolute;left:1986;top:3967;width:7;height:7" coordorigin="1986,3967" coordsize="7,7">
              <v:shape id="_x0000_s5417" style="position:absolute;left:1986;top:3967;width:7;height:7" coordorigin="1986,3967" coordsize="7,7" path="m1993,3967r-7,6e" filled="f" strokeweight=".1062mm">
                <v:path arrowok="t"/>
              </v:shape>
            </v:group>
            <v:group id="_x0000_s5414" style="position:absolute;left:1983;top:3984;width:7;height:2" coordorigin="1983,3984" coordsize="7,2">
              <v:shape id="_x0000_s5415" style="position:absolute;left:1983;top:3984;width:7;height:2" coordorigin="1983,3984" coordsize="7,0" path="m1983,3984r6,e" filled="f" strokeweight=".28508mm">
                <v:path arrowok="t"/>
              </v:shape>
            </v:group>
            <v:group id="_x0000_s5412" style="position:absolute;left:1983;top:4004;width:7;height:2" coordorigin="1983,4004" coordsize="7,2">
              <v:shape id="_x0000_s5413" style="position:absolute;left:1983;top:4004;width:7;height:2" coordorigin="1983,4004" coordsize="7,0" path="m1983,4004r6,e" filled="f" strokeweight=".28508mm">
                <v:path arrowok="t"/>
              </v:shape>
            </v:group>
            <v:group id="_x0000_s5410" style="position:absolute;left:1983;top:4022;width:7;height:2" coordorigin="1983,4022" coordsize="7,2">
              <v:shape id="_x0000_s5411" style="position:absolute;left:1983;top:4022;width:7;height:2" coordorigin="1983,4022" coordsize="7,0" path="m1983,4022r6,e" filled="f" strokeweight=".1635mm">
                <v:path arrowok="t"/>
              </v:shape>
            </v:group>
            <v:group id="_x0000_s5408" style="position:absolute;left:1986;top:4029;width:7;height:7" coordorigin="1986,4029" coordsize="7,7">
              <v:shape id="_x0000_s5409" style="position:absolute;left:1986;top:4029;width:7;height:7" coordorigin="1986,4029" coordsize="7,7" path="m1986,4029r7,6e" filled="f" strokeweight=".1062mm">
                <v:path arrowok="t"/>
              </v:shape>
            </v:group>
            <v:group id="_x0000_s5406" style="position:absolute;left:1990;top:4039;width:7;height:2" coordorigin="1990,4039" coordsize="7,2">
              <v:shape id="_x0000_s5407" style="position:absolute;left:1990;top:4039;width:7;height:2" coordorigin="1990,4039" coordsize="7,0" path="m1990,4039r6,e" filled="f" strokeweight=".1216mm">
                <v:path arrowok="t"/>
              </v:shape>
            </v:group>
            <v:group id="_x0000_s5404" style="position:absolute;left:1993;top:4042;width:7;height:7" coordorigin="1993,4042" coordsize="7,7">
              <v:shape id="_x0000_s5405" style="position:absolute;left:1993;top:4042;width:7;height:7" coordorigin="1993,4042" coordsize="7,7" path="m1993,4042r7,7e" filled="f" strokeweight=".1062mm">
                <v:path arrowok="t"/>
              </v:shape>
            </v:group>
            <v:group id="_x0000_s5402" style="position:absolute;left:1997;top:4053;width:7;height:2" coordorigin="1997,4053" coordsize="7,2">
              <v:shape id="_x0000_s5403" style="position:absolute;left:1997;top:4053;width:7;height:2" coordorigin="1997,4053" coordsize="7,0" path="m1997,4053r6,e" filled="f" strokeweight=".1216mm">
                <v:path arrowok="t"/>
              </v:shape>
            </v:group>
            <v:group id="_x0000_s5400" style="position:absolute;left:2000;top:4056;width:7;height:7" coordorigin="2000,4056" coordsize="7,7">
              <v:shape id="_x0000_s5401" style="position:absolute;left:2000;top:4056;width:7;height:7" coordorigin="2000,4056" coordsize="7,7" path="m2000,4056r7,7e" filled="f" strokeweight=".1062mm">
                <v:path arrowok="t"/>
              </v:shape>
            </v:group>
            <v:group id="_x0000_s5398" style="position:absolute;left:2007;top:4063;width:7;height:7" coordorigin="2007,4063" coordsize="7,7">
              <v:shape id="_x0000_s5399" style="position:absolute;left:2007;top:4063;width:7;height:7" coordorigin="2007,4063" coordsize="7,7" path="m2007,4063r7,7e" filled="f" strokeweight=".1062mm">
                <v:path arrowok="t"/>
              </v:shape>
            </v:group>
            <v:group id="_x0000_s5396" style="position:absolute;left:2014;top:4070;width:7;height:7" coordorigin="2014,4070" coordsize="7,7">
              <v:shape id="_x0000_s5397" style="position:absolute;left:2014;top:4070;width:7;height:7" coordorigin="2014,4070" coordsize="7,7" path="m2014,4070r7,7e" filled="f" strokeweight=".1062mm">
                <v:path arrowok="t"/>
              </v:shape>
            </v:group>
            <v:group id="_x0000_s5394" style="position:absolute;left:2021;top:4077;width:7;height:7" coordorigin="2021,4077" coordsize="7,7">
              <v:shape id="_x0000_s5395" style="position:absolute;left:2021;top:4077;width:7;height:7" coordorigin="2021,4077" coordsize="7,7" path="m2021,4077r7,7e" filled="f" strokeweight=".1062mm">
                <v:path arrowok="t"/>
              </v:shape>
            </v:group>
            <v:group id="_x0000_s5392" style="position:absolute;left:2028;top:4084;width:7;height:2" coordorigin="2028,4084" coordsize="7,2">
              <v:shape id="_x0000_s5393" style="position:absolute;left:2028;top:4084;width:7;height:2" coordorigin="2028,4084" coordsize="7,0" path="m2028,4084r6,e" filled="f" strokeweight=".1062mm">
                <v:path arrowok="t"/>
              </v:shape>
            </v:group>
            <v:group id="_x0000_s5390" style="position:absolute;left:2034;top:4084;width:7;height:7" coordorigin="2034,4084" coordsize="7,7">
              <v:shape id="_x0000_s5391" style="position:absolute;left:2034;top:4084;width:7;height:7" coordorigin="2034,4084" coordsize="7,7" path="m2034,4084r7,7e" filled="f" strokeweight=".1062mm">
                <v:path arrowok="t"/>
              </v:shape>
            </v:group>
            <v:group id="_x0000_s5388" style="position:absolute;left:2041;top:4091;width:7;height:2" coordorigin="2041,4091" coordsize="7,2">
              <v:shape id="_x0000_s5389" style="position:absolute;left:2041;top:4091;width:7;height:2" coordorigin="2041,4091" coordsize="7,0" path="m2041,4091r7,e" filled="f" strokeweight=".1062mm">
                <v:path arrowok="t"/>
              </v:shape>
            </v:group>
            <v:group id="_x0000_s5386" style="position:absolute;left:2048;top:4091;width:7;height:7" coordorigin="2048,4091" coordsize="7,7">
              <v:shape id="_x0000_s5387" style="position:absolute;left:2048;top:4091;width:7;height:7" coordorigin="2048,4091" coordsize="7,7" path="m2048,4091r7,6e" filled="f" strokeweight=".1062mm">
                <v:path arrowok="t"/>
              </v:shape>
            </v:group>
            <v:group id="_x0000_s5384" style="position:absolute;left:2055;top:4097;width:14;height:2" coordorigin="2055,4097" coordsize="14,2">
              <v:shape id="_x0000_s5385" style="position:absolute;left:2055;top:4097;width:14;height:2" coordorigin="2055,4097" coordsize="14,0" path="m2055,4097r14,e" filled="f" strokeweight=".1062mm">
                <v:path arrowok="t"/>
              </v:shape>
            </v:group>
            <v:group id="_x0000_s5382" style="position:absolute;left:2069;top:4097;width:7;height:7" coordorigin="2069,4097" coordsize="7,7">
              <v:shape id="_x0000_s5383" style="position:absolute;left:2069;top:4097;width:7;height:7" coordorigin="2069,4097" coordsize="7,7" path="m2069,4097r7,7e" filled="f" strokeweight=".1062mm">
                <v:path arrowok="t"/>
              </v:shape>
            </v:group>
            <v:group id="_x0000_s5380" style="position:absolute;left:2076;top:4104;width:14;height:2" coordorigin="2076,4104" coordsize="14,2">
              <v:shape id="_x0000_s5381" style="position:absolute;left:2076;top:4104;width:14;height:2" coordorigin="2076,4104" coordsize="14,0" path="m2076,4104r14,e" filled="f" strokeweight=".1062mm">
                <v:path arrowok="t"/>
              </v:shape>
            </v:group>
            <v:group id="_x0000_s5378" style="position:absolute;left:2090;top:4097;width:7;height:7" coordorigin="2090,4097" coordsize="7,7">
              <v:shape id="_x0000_s5379" style="position:absolute;left:2090;top:4097;width:7;height:7" coordorigin="2090,4097" coordsize="7,7" path="m2090,4104r6,-7e" filled="f" strokeweight=".1062mm">
                <v:path arrowok="t"/>
              </v:shape>
            </v:group>
            <v:group id="_x0000_s5376" style="position:absolute;left:2096;top:4078;width:63;height:2" coordorigin="2096,4078" coordsize="63,2">
              <v:shape id="_x0000_s5377" style="position:absolute;left:2096;top:4078;width:63;height:2" coordorigin="2096,4078" coordsize="63,0" path="m2096,4078r63,e" filled="f" strokeweight=".1349mm">
                <v:path arrowok="t"/>
              </v:shape>
            </v:group>
            <v:group id="_x0000_s5374" style="position:absolute;left:2156;top:4073;width:7;height:2" coordorigin="2156,4073" coordsize="7,2">
              <v:shape id="_x0000_s5375" style="position:absolute;left:2156;top:4073;width:7;height:2" coordorigin="2156,4073" coordsize="7,0" path="m2156,4073r6,e" filled="f" strokeweight=".1216mm">
                <v:path arrowok="t"/>
              </v:shape>
            </v:group>
            <v:group id="_x0000_s5372" style="position:absolute;left:2159;top:4063;width:7;height:7" coordorigin="2159,4063" coordsize="7,7">
              <v:shape id="_x0000_s5373" style="position:absolute;left:2159;top:4063;width:7;height:7" coordorigin="2159,4063" coordsize="7,7" path="m2159,4070r6,-7e" filled="f" strokeweight=".1062mm">
                <v:path arrowok="t"/>
              </v:shape>
            </v:group>
            <v:group id="_x0000_s5370" style="position:absolute;left:2162;top:4060;width:7;height:2" coordorigin="2162,4060" coordsize="7,2">
              <v:shape id="_x0000_s5371" style="position:absolute;left:2162;top:4060;width:7;height:2" coordorigin="2162,4060" coordsize="7,0" path="m2162,4060r6,e" filled="f" strokeweight=".1216mm">
                <v:path arrowok="t"/>
              </v:shape>
            </v:group>
            <v:group id="_x0000_s5368" style="position:absolute;left:2165;top:4056;width:7;height:2" coordorigin="2165,4056" coordsize="7,2">
              <v:shape id="_x0000_s5369" style="position:absolute;left:2165;top:4056;width:7;height:2" coordorigin="2165,4056" coordsize="7,0" path="m2165,4056r7,e" filled="f" strokeweight=".1062mm">
                <v:path arrowok="t"/>
              </v:shape>
            </v:group>
            <v:group id="_x0000_s5366" style="position:absolute;left:2169;top:4053;width:7;height:2" coordorigin="2169,4053" coordsize="7,2">
              <v:shape id="_x0000_s5367" style="position:absolute;left:2169;top:4053;width:7;height:2" coordorigin="2169,4053" coordsize="7,0" path="m2169,4053r6,e" filled="f" strokeweight=".1216mm">
                <v:path arrowok="t"/>
              </v:shape>
            </v:group>
            <v:group id="_x0000_s5364" style="position:absolute;left:2172;top:4042;width:7;height:7" coordorigin="2172,4042" coordsize="7,7">
              <v:shape id="_x0000_s5365" style="position:absolute;left:2172;top:4042;width:7;height:7" coordorigin="2172,4042" coordsize="7,7" path="m2172,4049r7,-7e" filled="f" strokeweight=".1062mm">
                <v:path arrowok="t"/>
              </v:shape>
            </v:group>
            <v:group id="_x0000_s5362" style="position:absolute;left:2176;top:4035;width:7;height:2" coordorigin="2176,4035" coordsize="7,2">
              <v:shape id="_x0000_s5363" style="position:absolute;left:2176;top:4035;width:7;height:2" coordorigin="2176,4035" coordsize="7,0" path="m2176,4035r6,e" filled="f" strokeweight=".1635mm">
                <v:path arrowok="t"/>
              </v:shape>
            </v:group>
            <v:group id="_x0000_s5360" style="position:absolute;left:2179;top:4029;width:7;height:2" coordorigin="2179,4029" coordsize="7,2">
              <v:shape id="_x0000_s5361" style="position:absolute;left:2179;top:4029;width:7;height:2" coordorigin="2179,4029" coordsize="7,0" path="m2179,4029r7,e" filled="f" strokeweight=".1062mm">
                <v:path arrowok="t"/>
              </v:shape>
            </v:group>
            <v:group id="_x0000_s5358" style="position:absolute;left:2183;top:4018;width:7;height:2" coordorigin="2183,4018" coordsize="7,2">
              <v:shape id="_x0000_s5359" style="position:absolute;left:2183;top:4018;width:7;height:2" coordorigin="2183,4018" coordsize="7,0" path="m2183,4018r6,e" filled="f" strokeweight=".28508mm">
                <v:path arrowok="t"/>
              </v:shape>
            </v:group>
            <v:group id="_x0000_s5356" style="position:absolute;left:2183;top:3998;width:7;height:2" coordorigin="2183,3998" coordsize="7,2">
              <v:shape id="_x0000_s5357" style="position:absolute;left:2183;top:3998;width:7;height:2" coordorigin="2183,3998" coordsize="7,0" path="m2183,3998r6,e" filled="f" strokeweight=".28508mm">
                <v:path arrowok="t"/>
              </v:shape>
            </v:group>
            <v:group id="_x0000_s5354" style="position:absolute;left:2183;top:3980;width:7;height:2" coordorigin="2183,3980" coordsize="7,2">
              <v:shape id="_x0000_s5355" style="position:absolute;left:2183;top:3980;width:7;height:2" coordorigin="2183,3980" coordsize="7,0" path="m2183,3980r6,e" filled="f" strokeweight=".1635mm">
                <v:path arrowok="t"/>
              </v:shape>
            </v:group>
            <v:group id="_x0000_s5352" style="position:absolute;left:2179;top:3973;width:7;height:2" coordorigin="2179,3973" coordsize="7,2">
              <v:shape id="_x0000_s5353" style="position:absolute;left:2179;top:3973;width:7;height:2" coordorigin="2179,3973" coordsize="7,0" path="m2186,3973r-7,e" filled="f" strokeweight=".1062mm">
                <v:path arrowok="t"/>
              </v:shape>
            </v:group>
            <v:group id="_x0000_s5350" style="position:absolute;left:2176;top:3967;width:7;height:2" coordorigin="2176,3967" coordsize="7,2">
              <v:shape id="_x0000_s5351" style="position:absolute;left:2176;top:3967;width:7;height:2" coordorigin="2176,3967" coordsize="7,0" path="m2176,3967r6,e" filled="f" strokeweight=".1635mm">
                <v:path arrowok="t"/>
              </v:shape>
            </v:group>
            <v:group id="_x0000_s5348" style="position:absolute;left:2172;top:3953;width:7;height:7" coordorigin="2172,3953" coordsize="7,7">
              <v:shape id="_x0000_s5349" style="position:absolute;left:2172;top:3953;width:7;height:7" coordorigin="2172,3953" coordsize="7,7" path="m2179,3960r-7,-7e" filled="f" strokeweight=".1062mm">
                <v:path arrowok="t"/>
              </v:shape>
            </v:group>
            <v:group id="_x0000_s5346" style="position:absolute;left:2169;top:3949;width:7;height:2" coordorigin="2169,3949" coordsize="7,2">
              <v:shape id="_x0000_s5347" style="position:absolute;left:2169;top:3949;width:7;height:2" coordorigin="2169,3949" coordsize="7,0" path="m2169,3949r6,e" filled="f" strokeweight=".1216mm">
                <v:path arrowok="t"/>
              </v:shape>
            </v:group>
            <v:group id="_x0000_s5344" style="position:absolute;left:2165;top:3939;width:7;height:7" coordorigin="2165,3939" coordsize="7,7">
              <v:shape id="_x0000_s5345" style="position:absolute;left:2165;top:3939;width:7;height:7" coordorigin="2165,3939" coordsize="7,7" path="m2172,3946r-7,-7e" filled="f" strokeweight=".1062mm">
                <v:path arrowok="t"/>
              </v:shape>
            </v:group>
            <v:group id="_x0000_s5342" style="position:absolute;left:2162;top:3935;width:7;height:2" coordorigin="2162,3935" coordsize="7,2">
              <v:shape id="_x0000_s5343" style="position:absolute;left:2162;top:3935;width:7;height:2" coordorigin="2162,3935" coordsize="7,0" path="m2162,3935r6,e" filled="f" strokeweight=".1216mm">
                <v:path arrowok="t"/>
              </v:shape>
            </v:group>
            <v:group id="_x0000_s5340" style="position:absolute;left:2145;top:3925;width:21;height:2" coordorigin="2145,3925" coordsize="21,2">
              <v:shape id="_x0000_s5341" style="position:absolute;left:2145;top:3925;width:21;height:2" coordorigin="2145,3925" coordsize="21,0" path="m2145,3925r20,e" filled="f" strokeweight=".34939mm">
                <v:path arrowok="t"/>
              </v:shape>
            </v:group>
            <v:group id="_x0000_s5338" style="position:absolute;left:2156;top:3929;width:7;height:2" coordorigin="2156,3929" coordsize="7,2">
              <v:shape id="_x0000_s5339" style="position:absolute;left:2156;top:3929;width:7;height:2" coordorigin="2156,3929" coordsize="7,0" path="m2156,3929r6,e" filled="f" strokeweight=".04192mm">
                <v:path arrowok="t"/>
              </v:shape>
            </v:group>
            <v:group id="_x0000_s5336" style="position:absolute;left:2149;top:3922;width:7;height:2" coordorigin="2149,3922" coordsize="7,2">
              <v:shape id="_x0000_s5337" style="position:absolute;left:2149;top:3922;width:7;height:2" coordorigin="2149,3922" coordsize="7,0" path="m2149,3922r6,e" filled="f" strokeweight=".1216mm">
                <v:path arrowok="t"/>
              </v:shape>
            </v:group>
            <v:group id="_x0000_s5334" style="position:absolute;left:2138;top:3911;width:7;height:7" coordorigin="2138,3911" coordsize="7,7">
              <v:shape id="_x0000_s5335" style="position:absolute;left:2138;top:3911;width:7;height:7" coordorigin="2138,3911" coordsize="7,7" path="m2145,3918r-7,-7e" filled="f" strokeweight=".1062mm">
                <v:path arrowok="t"/>
              </v:shape>
            </v:group>
            <v:group id="_x0000_s5332" style="position:absolute;left:2117;top:3908;width:21;height:2" coordorigin="2117,3908" coordsize="21,2">
              <v:shape id="_x0000_s5333" style="position:absolute;left:2117;top:3908;width:21;height:2" coordorigin="2117,3908" coordsize="21,0" path="m2117,3908r21,e" filled="f" strokeweight=".22781mm">
                <v:path arrowok="t"/>
              </v:shape>
            </v:group>
            <v:group id="_x0000_s5330" style="position:absolute;left:2128;top:3908;width:7;height:2" coordorigin="2128,3908" coordsize="7,2">
              <v:shape id="_x0000_s5331" style="position:absolute;left:2128;top:3908;width:7;height:2" coordorigin="2128,3908" coordsize="7,0" path="m2128,3908r6,e" filled="f" strokeweight=".1216mm">
                <v:path arrowok="t"/>
              </v:shape>
            </v:group>
            <v:group id="_x0000_s5328" style="position:absolute;left:2110;top:3898;width:7;height:7" coordorigin="2110,3898" coordsize="7,7">
              <v:shape id="_x0000_s5329" style="position:absolute;left:2110;top:3898;width:7;height:7" coordorigin="2110,3898" coordsize="7,7" path="m2117,3904r-7,-6e" filled="f" strokeweight=".1062mm">
                <v:path arrowok="t"/>
              </v:shape>
            </v:group>
            <v:group id="_x0000_s5326" style="position:absolute;left:2069;top:3753;width:7;height:7" coordorigin="2069,3753" coordsize="7,7">
              <v:shape id="_x0000_s5327" style="position:absolute;left:2069;top:3753;width:7;height:7" coordorigin="2069,3753" coordsize="7,7" path="m2076,3753r-7,7e" filled="f" strokeweight=".1062mm">
                <v:path arrowok="t"/>
              </v:shape>
            </v:group>
            <v:group id="_x0000_s5324" style="position:absolute;left:2041;top:3763;width:28;height:2" coordorigin="2041,3763" coordsize="28,2">
              <v:shape id="_x0000_s5325" style="position:absolute;left:2041;top:3763;width:28;height:2" coordorigin="2041,3763" coordsize="28,0" path="m2041,3763r28,e" filled="f" strokeweight=".22781mm">
                <v:path arrowok="t"/>
              </v:shape>
            </v:group>
            <v:group id="_x0000_s5322" style="position:absolute;left:2045;top:3763;width:7;height:2" coordorigin="2045,3763" coordsize="7,2">
              <v:shape id="_x0000_s5323" style="position:absolute;left:2045;top:3763;width:7;height:2" coordorigin="2045,3763" coordsize="7,0" path="m2045,3763r6,e" filled="f" strokeweight=".1216mm">
                <v:path arrowok="t"/>
              </v:shape>
            </v:group>
            <v:group id="_x0000_s5320" style="position:absolute;left:2034;top:3767;width:7;height:7" coordorigin="2034,3767" coordsize="7,7">
              <v:shape id="_x0000_s5321" style="position:absolute;left:2034;top:3767;width:7;height:7" coordorigin="2034,3767" coordsize="7,7" path="m2041,3767r-7,7e" filled="f" strokeweight=".1062mm">
                <v:path arrowok="t"/>
              </v:shape>
            </v:group>
            <v:group id="_x0000_s5318" style="position:absolute;left:2028;top:3774;width:7;height:2" coordorigin="2028,3774" coordsize="7,2">
              <v:shape id="_x0000_s5319" style="position:absolute;left:2028;top:3774;width:7;height:2" coordorigin="2028,3774" coordsize="7,0" path="m2034,3774r-6,e" filled="f" strokeweight=".1062mm">
                <v:path arrowok="t"/>
              </v:shape>
            </v:group>
            <v:group id="_x0000_s5316" style="position:absolute;left:2021;top:3774;width:7;height:7" coordorigin="2021,3774" coordsize="7,7">
              <v:shape id="_x0000_s5317" style="position:absolute;left:2021;top:3774;width:7;height:7" coordorigin="2021,3774" coordsize="7,7" path="m2028,3774r-7,6e" filled="f" strokeweight=".1062mm">
                <v:path arrowok="t"/>
              </v:shape>
            </v:group>
            <v:group id="_x0000_s5314" style="position:absolute;left:2014;top:3780;width:7;height:7" coordorigin="2014,3780" coordsize="7,7">
              <v:shape id="_x0000_s5315" style="position:absolute;left:2014;top:3780;width:7;height:7" coordorigin="2014,3780" coordsize="7,7" path="m2021,3780r-7,7e" filled="f" strokeweight=".1062mm">
                <v:path arrowok="t"/>
              </v:shape>
            </v:group>
            <v:group id="_x0000_s5312" style="position:absolute;left:2007;top:3787;width:7;height:7" coordorigin="2007,3787" coordsize="7,7">
              <v:shape id="_x0000_s5313" style="position:absolute;left:2007;top:3787;width:7;height:7" coordorigin="2007,3787" coordsize="7,7" path="m2014,3787r-7,7e" filled="f" strokeweight=".1062mm">
                <v:path arrowok="t"/>
              </v:shape>
            </v:group>
            <v:group id="_x0000_s5310" style="position:absolute;left:2004;top:3798;width:7;height:2" coordorigin="2004,3798" coordsize="7,2">
              <v:shape id="_x0000_s5311" style="position:absolute;left:2004;top:3798;width:7;height:2" coordorigin="2004,3798" coordsize="7,0" path="m2004,3798r6,e" filled="f" strokeweight=".1216mm">
                <v:path arrowok="t"/>
              </v:shape>
            </v:group>
            <v:group id="_x0000_s5308" style="position:absolute;left:2000;top:3801;width:7;height:2" coordorigin="2000,3801" coordsize="7,2">
              <v:shape id="_x0000_s5309" style="position:absolute;left:2000;top:3801;width:7;height:2" coordorigin="2000,3801" coordsize="7,0" path="m2007,3801r-7,e" filled="f" strokeweight=".1062mm">
                <v:path arrowok="t"/>
              </v:shape>
            </v:group>
            <v:group id="_x0000_s5306" style="position:absolute;left:1997;top:3805;width:7;height:2" coordorigin="1997,3805" coordsize="7,2">
              <v:shape id="_x0000_s5307" style="position:absolute;left:1997;top:3805;width:7;height:2" coordorigin="1997,3805" coordsize="7,0" path="m1997,3805r6,e" filled="f" strokeweight=".1216mm">
                <v:path arrowok="t"/>
              </v:shape>
            </v:group>
            <v:group id="_x0000_s5304" style="position:absolute;left:1993;top:3808;width:7;height:7" coordorigin="1993,3808" coordsize="7,7">
              <v:shape id="_x0000_s5305" style="position:absolute;left:1993;top:3808;width:7;height:7" coordorigin="1993,3808" coordsize="7,7" path="m2000,3808r-7,7e" filled="f" strokeweight=".1062mm">
                <v:path arrowok="t"/>
              </v:shape>
            </v:group>
            <v:group id="_x0000_s5302" style="position:absolute;left:1986;top:3824;width:10;height:2" coordorigin="1986,3824" coordsize="10,2">
              <v:shape id="_x0000_s5303" style="position:absolute;left:1986;top:3824;width:10;height:2" coordorigin="1986,3824" coordsize="10,0" path="m1986,3824r10,e" filled="f" strokeweight=".25644mm">
                <v:path arrowok="t"/>
              </v:shape>
            </v:group>
            <v:group id="_x0000_s5300" style="position:absolute;left:1983;top:3839;width:7;height:2" coordorigin="1983,3839" coordsize="7,2">
              <v:shape id="_x0000_s5301" style="position:absolute;left:1983;top:3839;width:7;height:2" coordorigin="1983,3839" coordsize="7,0" path="m1983,3839r6,e" filled="f" strokeweight=".28508mm">
                <v:path arrowok="t"/>
              </v:shape>
            </v:group>
            <v:group id="_x0000_s5298" style="position:absolute;left:1983;top:3860;width:7;height:2" coordorigin="1983,3860" coordsize="7,2">
              <v:shape id="_x0000_s5299" style="position:absolute;left:1983;top:3860;width:7;height:2" coordorigin="1983,3860" coordsize="7,0" path="m1983,3860r6,e" filled="f" strokeweight=".28508mm">
                <v:path arrowok="t"/>
              </v:shape>
            </v:group>
            <v:group id="_x0000_s5296" style="position:absolute;left:1983;top:3877;width:7;height:2" coordorigin="1983,3877" coordsize="7,2">
              <v:shape id="_x0000_s5297" style="position:absolute;left:1983;top:3877;width:7;height:2" coordorigin="1983,3877" coordsize="7,0" path="m1983,3877r6,e" filled="f" strokeweight=".1635mm">
                <v:path arrowok="t"/>
              </v:shape>
            </v:group>
            <v:group id="_x0000_s5294" style="position:absolute;left:1986;top:3884;width:7;height:7" coordorigin="1986,3884" coordsize="7,7">
              <v:shape id="_x0000_s5295" style="position:absolute;left:1986;top:3884;width:7;height:7" coordorigin="1986,3884" coordsize="7,7" path="m1986,3884r7,7e" filled="f" strokeweight=".1062mm">
                <v:path arrowok="t"/>
              </v:shape>
            </v:group>
            <v:group id="_x0000_s5292" style="position:absolute;left:1990;top:3894;width:7;height:2" coordorigin="1990,3894" coordsize="7,2">
              <v:shape id="_x0000_s5293" style="position:absolute;left:1990;top:3894;width:7;height:2" coordorigin="1990,3894" coordsize="7,0" path="m1990,3894r6,e" filled="f" strokeweight=".1216mm">
                <v:path arrowok="t"/>
              </v:shape>
            </v:group>
            <v:group id="_x0000_s5290" style="position:absolute;left:1993;top:3898;width:7;height:7" coordorigin="1993,3898" coordsize="7,7">
              <v:shape id="_x0000_s5291" style="position:absolute;left:1993;top:3898;width:7;height:7" coordorigin="1993,3898" coordsize="7,7" path="m1993,3898r7,6e" filled="f" strokeweight=".1062mm">
                <v:path arrowok="t"/>
              </v:shape>
            </v:group>
            <v:group id="_x0000_s5288" style="position:absolute;left:1997;top:3908;width:7;height:2" coordorigin="1997,3908" coordsize="7,2">
              <v:shape id="_x0000_s5289" style="position:absolute;left:1997;top:3908;width:7;height:2" coordorigin="1997,3908" coordsize="7,0" path="m1997,3908r6,e" filled="f" strokeweight=".1216mm">
                <v:path arrowok="t"/>
              </v:shape>
            </v:group>
            <v:group id="_x0000_s5286" style="position:absolute;left:2000;top:3911;width:7;height:7" coordorigin="2000,3911" coordsize="7,7">
              <v:shape id="_x0000_s5287" style="position:absolute;left:2000;top:3911;width:7;height:7" coordorigin="2000,3911" coordsize="7,7" path="m2000,3911r7,7e" filled="f" strokeweight=".1062mm">
                <v:path arrowok="t"/>
              </v:shape>
            </v:group>
            <v:group id="_x0000_s5284" style="position:absolute;left:2007;top:3918;width:7;height:7" coordorigin="2007,3918" coordsize="7,7">
              <v:shape id="_x0000_s5285" style="position:absolute;left:2007;top:3918;width:7;height:7" coordorigin="2007,3918" coordsize="7,7" path="m2007,3918r7,7e" filled="f" strokeweight=".1062mm">
                <v:path arrowok="t"/>
              </v:shape>
            </v:group>
            <v:group id="_x0000_s5282" style="position:absolute;left:2011;top:3929;width:7;height:2" coordorigin="2011,3929" coordsize="7,2">
              <v:shape id="_x0000_s5283" style="position:absolute;left:2011;top:3929;width:7;height:2" coordorigin="2011,3929" coordsize="7,0" path="m2011,3929r6,e" filled="f" strokeweight=".1216mm">
                <v:path arrowok="t"/>
              </v:shape>
            </v:group>
            <v:group id="_x0000_s5280" style="position:absolute;left:2014;top:3935;width:14;height:2" coordorigin="2014,3935" coordsize="14,2">
              <v:shape id="_x0000_s5281" style="position:absolute;left:2014;top:3935;width:14;height:2" coordorigin="2014,3935" coordsize="14,0" path="m2014,3935r14,e" filled="f" strokeweight=".04192mm">
                <v:path arrowok="t"/>
              </v:shape>
            </v:group>
            <v:group id="_x0000_s5278" style="position:absolute;left:2028;top:3939;width:7;height:7" coordorigin="2028,3939" coordsize="7,7">
              <v:shape id="_x0000_s5279" style="position:absolute;left:2028;top:3939;width:7;height:7" coordorigin="2028,3939" coordsize="7,7" path="m2028,3939r6,7e" filled="f" strokeweight=".1062mm">
                <v:path arrowok="t"/>
              </v:shape>
            </v:group>
            <v:group id="_x0000_s5276" style="position:absolute;left:2034;top:3952;width:28;height:2" coordorigin="2034,3952" coordsize="28,2">
              <v:shape id="_x0000_s5277" style="position:absolute;left:2034;top:3952;width:28;height:2" coordorigin="2034,3952" coordsize="28,0" path="m2034,3952r28,e" filled="f" strokeweight=".1349mm">
                <v:path arrowok="t"/>
              </v:shape>
            </v:group>
            <v:group id="_x0000_s5274" style="position:absolute;left:2062;top:3953;width:7;height:7" coordorigin="2062,3953" coordsize="7,7">
              <v:shape id="_x0000_s5275" style="position:absolute;left:2062;top:3953;width:7;height:7" coordorigin="2062,3953" coordsize="7,7" path="m2062,3953r7,7e" filled="f" strokeweight=".1062mm">
                <v:path arrowok="t"/>
              </v:shape>
            </v:group>
            <v:group id="_x0000_s5272" style="position:absolute;left:2069;top:3954;width:56;height:2" coordorigin="2069,3954" coordsize="56,2">
              <v:shape id="_x0000_s5273" style="position:absolute;left:2069;top:3954;width:56;height:2" coordorigin="2069,3954" coordsize="56,0" path="m2069,3954r55,e" filled="f" strokeweight=".1349mm">
                <v:path arrowok="t"/>
              </v:shape>
            </v:group>
            <v:group id="_x0000_s5270" style="position:absolute;left:2124;top:3946;width:7;height:7" coordorigin="2124,3946" coordsize="7,7">
              <v:shape id="_x0000_s5271" style="position:absolute;left:2124;top:3946;width:7;height:7" coordorigin="2124,3946" coordsize="7,7" path="m2124,3953r7,-7e" filled="f" strokeweight=".1062mm">
                <v:path arrowok="t"/>
              </v:shape>
            </v:group>
            <v:group id="_x0000_s5268" style="position:absolute;left:2131;top:3946;width:7;height:2" coordorigin="2131,3946" coordsize="7,2">
              <v:shape id="_x0000_s5269" style="position:absolute;left:2131;top:3946;width:7;height:2" coordorigin="2131,3946" coordsize="7,0" path="m2131,3946r7,e" filled="f" strokeweight=".1062mm">
                <v:path arrowok="t"/>
              </v:shape>
            </v:group>
            <v:group id="_x0000_s5266" style="position:absolute;left:2138;top:3939;width:7;height:7" coordorigin="2138,3939" coordsize="7,7">
              <v:shape id="_x0000_s5267" style="position:absolute;left:2138;top:3939;width:7;height:7" coordorigin="2138,3939" coordsize="7,7" path="m2138,3946r7,-7e" filled="f" strokeweight=".1062mm">
                <v:path arrowok="t"/>
              </v:shape>
            </v:group>
            <v:group id="_x0000_s5264" style="position:absolute;left:2145;top:3932;width:7;height:7" coordorigin="2145,3932" coordsize="7,7">
              <v:shape id="_x0000_s5265" style="position:absolute;left:2145;top:3932;width:7;height:7" coordorigin="2145,3932" coordsize="7,7" path="m2145,3939r7,-7e" filled="f" strokeweight=".1062mm">
                <v:path arrowok="t"/>
              </v:shape>
            </v:group>
            <v:group id="_x0000_s5262" style="position:absolute;left:2152;top:3929;width:14;height:2" coordorigin="2152,3929" coordsize="14,2">
              <v:shape id="_x0000_s5263" style="position:absolute;left:2152;top:3929;width:14;height:2" coordorigin="2152,3929" coordsize="14,0" path="m2152,3929r13,e" filled="f" strokeweight=".22781mm">
                <v:path arrowok="t"/>
              </v:shape>
            </v:group>
            <v:group id="_x0000_s5260" style="position:absolute;left:2162;top:3922;width:7;height:2" coordorigin="2162,3922" coordsize="7,2">
              <v:shape id="_x0000_s5261" style="position:absolute;left:2162;top:3922;width:7;height:2" coordorigin="2162,3922" coordsize="7,0" path="m2162,3922r6,e" filled="f" strokeweight=".1216mm">
                <v:path arrowok="t"/>
              </v:shape>
            </v:group>
            <v:group id="_x0000_s5258" style="position:absolute;left:2165;top:3911;width:7;height:7" coordorigin="2165,3911" coordsize="7,7">
              <v:shape id="_x0000_s5259" style="position:absolute;left:2165;top:3911;width:7;height:7" coordorigin="2165,3911" coordsize="7,7" path="m2165,3918r7,-7e" filled="f" strokeweight=".1062mm">
                <v:path arrowok="t"/>
              </v:shape>
            </v:group>
            <v:group id="_x0000_s5256" style="position:absolute;left:2169;top:3908;width:7;height:2" coordorigin="2169,3908" coordsize="7,2">
              <v:shape id="_x0000_s5257" style="position:absolute;left:2169;top:3908;width:7;height:2" coordorigin="2169,3908" coordsize="7,0" path="m2169,3908r6,e" filled="f" strokeweight=".1216mm">
                <v:path arrowok="t"/>
              </v:shape>
            </v:group>
            <v:group id="_x0000_s5254" style="position:absolute;left:2172;top:3904;width:7;height:2" coordorigin="2172,3904" coordsize="7,2">
              <v:shape id="_x0000_s5255" style="position:absolute;left:2172;top:3904;width:7;height:2" coordorigin="2172,3904" coordsize="7,0" path="m2172,3904r7,e" filled="f" strokeweight=".1062mm">
                <v:path arrowok="t"/>
              </v:shape>
            </v:group>
            <v:group id="_x0000_s5252" style="position:absolute;left:2176;top:3898;width:7;height:2" coordorigin="2176,3898" coordsize="7,2">
              <v:shape id="_x0000_s5253" style="position:absolute;left:2176;top:3898;width:7;height:2" coordorigin="2176,3898" coordsize="7,0" path="m2176,3898r6,e" filled="f" strokeweight=".1635mm">
                <v:path arrowok="t"/>
              </v:shape>
            </v:group>
            <v:group id="_x0000_s5250" style="position:absolute;left:2179;top:3884;width:7;height:7" coordorigin="2179,3884" coordsize="7,7">
              <v:shape id="_x0000_s5251" style="position:absolute;left:2179;top:3884;width:7;height:7" coordorigin="2179,3884" coordsize="7,7" path="m2179,3891r7,-7e" filled="f" strokeweight=".1062mm">
                <v:path arrowok="t"/>
              </v:shape>
            </v:group>
            <v:group id="_x0000_s5248" style="position:absolute;left:2183;top:3880;width:7;height:2" coordorigin="2183,3880" coordsize="7,2">
              <v:shape id="_x0000_s5249" style="position:absolute;left:2183;top:3880;width:7;height:2" coordorigin="2183,3880" coordsize="7,0" path="m2183,3880r6,e" filled="f" strokeweight=".1216mm">
                <v:path arrowok="t"/>
              </v:shape>
            </v:group>
            <v:group id="_x0000_s5246" style="position:absolute;left:2183;top:3870;width:7;height:2" coordorigin="2183,3870" coordsize="7,2">
              <v:shape id="_x0000_s5247" style="position:absolute;left:2183;top:3870;width:7;height:2" coordorigin="2183,3870" coordsize="7,0" path="m2183,3870r6,e" filled="f" strokeweight=".1635mm">
                <v:path arrowok="t"/>
              </v:shape>
            </v:group>
            <v:group id="_x0000_s5244" style="position:absolute;left:2183;top:3853;width:7;height:2" coordorigin="2183,3853" coordsize="7,2">
              <v:shape id="_x0000_s5245" style="position:absolute;left:2183;top:3853;width:7;height:2" coordorigin="2183,3853" coordsize="7,0" path="m2183,3853r6,e" filled="f" strokeweight=".28508mm">
                <v:path arrowok="t"/>
              </v:shape>
            </v:group>
            <v:group id="_x0000_s5242" style="position:absolute;left:2183;top:3839;width:7;height:2" coordorigin="2183,3839" coordsize="7,2">
              <v:shape id="_x0000_s5243" style="position:absolute;left:2183;top:3839;width:7;height:2" coordorigin="2183,3839" coordsize="7,0" path="m2183,3839r6,e" filled="f" strokeweight=".1216mm">
                <v:path arrowok="t"/>
              </v:shape>
            </v:group>
            <v:group id="_x0000_s5240" style="position:absolute;left:2179;top:3829;width:7;height:7" coordorigin="2179,3829" coordsize="7,7">
              <v:shape id="_x0000_s5241" style="position:absolute;left:2179;top:3829;width:7;height:7" coordorigin="2179,3829" coordsize="7,7" path="m2186,3836r-7,-7e" filled="f" strokeweight=".1062mm">
                <v:path arrowok="t"/>
              </v:shape>
            </v:group>
            <v:group id="_x0000_s5238" style="position:absolute;left:2176;top:3822;width:7;height:2" coordorigin="2176,3822" coordsize="7,2">
              <v:shape id="_x0000_s5239" style="position:absolute;left:2176;top:3822;width:7;height:2" coordorigin="2176,3822" coordsize="7,0" path="m2176,3822r6,e" filled="f" strokeweight=".1635mm">
                <v:path arrowok="t"/>
              </v:shape>
            </v:group>
            <v:group id="_x0000_s5236" style="position:absolute;left:2172;top:3808;width:7;height:7" coordorigin="2172,3808" coordsize="7,7">
              <v:shape id="_x0000_s5237" style="position:absolute;left:2172;top:3808;width:7;height:7" coordorigin="2172,3808" coordsize="7,7" path="m2179,3815r-7,-7e" filled="f" strokeweight=".1062mm">
                <v:path arrowok="t"/>
              </v:shape>
            </v:group>
            <v:group id="_x0000_s5234" style="position:absolute;left:2169;top:3805;width:7;height:2" coordorigin="2169,3805" coordsize="7,2">
              <v:shape id="_x0000_s5235" style="position:absolute;left:2169;top:3805;width:7;height:2" coordorigin="2169,3805" coordsize="7,0" path="m2169,3805r6,e" filled="f" strokeweight=".1216mm">
                <v:path arrowok="t"/>
              </v:shape>
            </v:group>
            <v:group id="_x0000_s5232" style="position:absolute;left:2165;top:3794;width:7;height:7" coordorigin="2165,3794" coordsize="7,7">
              <v:shape id="_x0000_s5233" style="position:absolute;left:2165;top:3794;width:7;height:7" coordorigin="2165,3794" coordsize="7,7" path="m2172,3801r-7,-7e" filled="f" strokeweight=".1062mm">
                <v:path arrowok="t"/>
              </v:shape>
            </v:group>
            <v:group id="_x0000_s5230" style="position:absolute;left:2159;top:3787;width:7;height:7" coordorigin="2159,3787" coordsize="7,7">
              <v:shape id="_x0000_s5231" style="position:absolute;left:2159;top:3787;width:7;height:7" coordorigin="2159,3787" coordsize="7,7" path="m2165,3794r-6,-7e" filled="f" strokeweight=".1062mm">
                <v:path arrowok="t"/>
              </v:shape>
            </v:group>
            <v:group id="_x0000_s5228" style="position:absolute;left:2152;top:3780;width:7;height:7" coordorigin="2152,3780" coordsize="7,7">
              <v:shape id="_x0000_s5229" style="position:absolute;left:2152;top:3780;width:7;height:7" coordorigin="2152,3780" coordsize="7,7" path="m2159,3787r-7,-7e" filled="f" strokeweight=".1062mm">
                <v:path arrowok="t"/>
              </v:shape>
            </v:group>
            <v:group id="_x0000_s5226" style="position:absolute;left:2145;top:3774;width:7;height:7" coordorigin="2145,3774" coordsize="7,7">
              <v:shape id="_x0000_s5227" style="position:absolute;left:2145;top:3774;width:7;height:7" coordorigin="2145,3774" coordsize="7,7" path="m2152,3780r-7,-6e" filled="f" strokeweight=".1062mm">
                <v:path arrowok="t"/>
              </v:shape>
            </v:group>
            <v:group id="_x0000_s5224" style="position:absolute;left:2138;top:3767;width:7;height:7" coordorigin="2138,3767" coordsize="7,7">
              <v:shape id="_x0000_s5225" style="position:absolute;left:2138;top:3767;width:7;height:7" coordorigin="2138,3767" coordsize="7,7" path="m2145,3774r-7,-7e" filled="f" strokeweight=".1062mm">
                <v:path arrowok="t"/>
              </v:shape>
            </v:group>
            <v:group id="_x0000_s5222" style="position:absolute;left:2131;top:3767;width:7;height:2" coordorigin="2131,3767" coordsize="7,2">
              <v:shape id="_x0000_s5223" style="position:absolute;left:2131;top:3767;width:7;height:2" coordorigin="2131,3767" coordsize="7,0" path="m2138,3767r-7,e" filled="f" strokeweight=".1062mm">
                <v:path arrowok="t"/>
              </v:shape>
            </v:group>
            <v:group id="_x0000_s5220" style="position:absolute;left:2124;top:3760;width:7;height:7" coordorigin="2124,3760" coordsize="7,7">
              <v:shape id="_x0000_s5221" style="position:absolute;left:2124;top:3760;width:7;height:7" coordorigin="2124,3760" coordsize="7,7" path="m2131,3767r-7,-7e" filled="f" strokeweight=".1062mm">
                <v:path arrowok="t"/>
              </v:shape>
            </v:group>
            <v:group id="_x0000_s5218" style="position:absolute;left:2076;top:3758;width:49;height:2" coordorigin="2076,3758" coordsize="49,2">
              <v:shape id="_x0000_s5219" style="position:absolute;left:2076;top:3758;width:49;height:2" coordorigin="2076,3758" coordsize="49,0" path="m2076,3758r48,e" filled="f" strokeweight=".17469mm">
                <v:path arrowok="t"/>
              </v:shape>
            </v:group>
            <v:group id="_x0000_s5216" style="position:absolute;left:2083;top:3753;width:7;height:2" coordorigin="2083,3753" coordsize="7,2">
              <v:shape id="_x0000_s5217" style="position:absolute;left:2083;top:3753;width:7;height:2" coordorigin="2083,3753" coordsize="7,0" path="m2090,3753r-7,e" filled="f" strokeweight=".1062mm">
                <v:path arrowok="t"/>
              </v:shape>
            </v:group>
            <v:group id="_x0000_s5214" style="position:absolute;left:2090;top:4104;width:2;height:281" coordorigin="2090,4104" coordsize="2,281">
              <v:shape id="_x0000_s5215" style="position:absolute;left:2090;top:4104;width:2;height:281" coordorigin="2090,4104" coordsize="0,281" path="m2090,4384r,-280e" filled="f" strokeweight=".1109mm">
                <v:path arrowok="t"/>
              </v:shape>
            </v:group>
            <v:group id="_x0000_s5212" style="position:absolute;left:2093;top:3475;width:2;height:285" coordorigin="2093,3475" coordsize="2,285">
              <v:shape id="_x0000_s5213" style="position:absolute;left:2093;top:3475;width:2;height:285" coordorigin="2093,3475" coordsize="0,285" path="m2093,3759r,-284e" filled="f" strokeweight=".22781mm">
                <v:path arrowok="t"/>
              </v:shape>
            </v:group>
            <v:group id="_x0000_s5210" style="position:absolute;left:1966;top:3932;width:242;height:152" coordorigin="1966,3932" coordsize="242,152">
              <v:shape id="_x0000_s5211" style="position:absolute;left:1966;top:3932;width:242;height:152" coordorigin="1966,3932" coordsize="242,152" path="m2207,4084l1966,3932e" filled="f" strokecolor="#00d000" strokeweight=".1216mm">
                <v:path arrowok="t"/>
              </v:shape>
            </v:group>
            <v:group id="_x0000_s5208" style="position:absolute;left:1966;top:3932;width:7;height:14" coordorigin="1966,3932" coordsize="7,14">
              <v:shape id="_x0000_s5209" style="position:absolute;left:1966;top:3932;width:7;height:14" coordorigin="1966,3932" coordsize="7,14" path="m1972,3946r-6,-14e" filled="f" strokecolor="#00d000" strokeweight=".1216mm">
                <v:path arrowok="t"/>
              </v:shape>
            </v:group>
            <v:group id="_x0000_s5206" style="position:absolute;left:1966;top:3932;width:21;height:2" coordorigin="1966,3932" coordsize="21,2">
              <v:shape id="_x0000_s5207" style="position:absolute;left:1966;top:3932;width:21;height:2" coordorigin="1966,3932" coordsize="21,0" path="m1986,3932r-20,e" filled="f" strokecolor="#00d000" strokeweight=".1216mm">
                <v:path arrowok="t"/>
              </v:shape>
            </v:group>
            <v:group id="_x0000_s5204" style="position:absolute;left:2065;top:3825;width:7;height:2" coordorigin="2065,3825" coordsize="7,2">
              <v:shape id="_x0000_s5205" style="position:absolute;left:2065;top:3825;width:7;height:2" coordorigin="2065,3825" coordsize="7,0" path="m2065,3825r7,e" filled="f" strokecolor="#00d000" strokeweight=".1216mm">
                <v:path arrowok="t"/>
              </v:shape>
            </v:group>
            <v:group id="_x0000_s5202" style="position:absolute;left:2069;top:3815;width:21;height:7" coordorigin="2069,3815" coordsize="21,7">
              <v:shape id="_x0000_s5203" style="position:absolute;left:2069;top:3815;width:21;height:7" coordorigin="2069,3815" coordsize="21,7" path="m2069,3822r21,-7e" filled="f" strokecolor="#00d000" strokeweight=".1216mm">
                <v:path arrowok="t"/>
              </v:shape>
            </v:group>
            <v:group id="_x0000_s5200" style="position:absolute;left:2090;top:3815;width:14;height:7" coordorigin="2090,3815" coordsize="14,7">
              <v:shape id="_x0000_s5201" style="position:absolute;left:2090;top:3815;width:14;height:7" coordorigin="2090,3815" coordsize="14,7" path="m2090,3815r13,7e" filled="f" strokecolor="#00d000" strokeweight=".1216mm">
                <v:path arrowok="t"/>
              </v:shape>
            </v:group>
            <v:group id="_x0000_s5198" style="position:absolute;left:2103;top:3822;width:2;height:28" coordorigin="2103,3822" coordsize="2,28">
              <v:shape id="_x0000_s5199" style="position:absolute;left:2103;top:3822;width:2;height:28" coordorigin="2103,3822" coordsize="0,28" path="m2103,3849r,-27e" filled="f" strokecolor="#00d000" strokeweight=".1216mm">
                <v:path arrowok="t"/>
              </v:shape>
            </v:group>
            <v:group id="_x0000_s5196" style="position:absolute;left:2069;top:3849;width:35;height:14" coordorigin="2069,3849" coordsize="35,14">
              <v:shape id="_x0000_s5197" style="position:absolute;left:2069;top:3849;width:35;height:14" coordorigin="2069,3849" coordsize="35,14" path="m2103,3849r-34,14e" filled="f" strokecolor="#00d000" strokeweight=".1216mm">
                <v:path arrowok="t"/>
              </v:shape>
            </v:group>
            <v:group id="_x0000_s5193" style="position:absolute;left:2065;top:3874;width:38;height:2" coordorigin="2065,3874" coordsize="38,2">
              <v:shape id="_x0000_s5195" style="position:absolute;left:2065;top:3874;width:38;height:2" coordorigin="2065,3874" coordsize="38,0" path="m2065,3874r38,e" filled="f" strokecolor="#00d000" strokeweight=".22428mm">
                <v:path arrowok="t"/>
              </v:shape>
              <v:shape id="_x0000_s5194" type="#_x0000_t75" style="position:absolute;left:1412;top:3593;width:500;height:512">
                <v:imagedata r:id="rId50" o:title=""/>
              </v:shape>
            </v:group>
            <v:group id="_x0000_s5191" style="position:absolute;left:1473;top:3653;width:262;height:276" coordorigin="1473,3653" coordsize="262,276">
              <v:shape id="_x0000_s5192" style="position:absolute;left:1473;top:3653;width:262;height:276" coordorigin="1473,3653" coordsize="262,276" path="m1473,3653r262,l1735,3929r-262,l1473,3653xe" stroked="f">
                <v:path arrowok="t"/>
              </v:shape>
            </v:group>
            <v:group id="_x0000_s5189" style="position:absolute;left:1728;top:3784;width:7;height:2" coordorigin="1728,3784" coordsize="7,2">
              <v:shape id="_x0000_s5190" style="position:absolute;left:1728;top:3784;width:7;height:2" coordorigin="1728,3784" coordsize="7,0" path="m1728,3784r7,e" filled="f" strokeweight=".28178mm">
                <v:path arrowok="t"/>
              </v:shape>
            </v:group>
            <v:group id="_x0000_s5187" style="position:absolute;left:1728;top:3770;width:7;height:2" coordorigin="1728,3770" coordsize="7,2">
              <v:shape id="_x0000_s5188" style="position:absolute;left:1728;top:3770;width:7;height:2" coordorigin="1728,3770" coordsize="7,0" path="m1728,3770r7,e" filled="f" strokeweight=".1216mm">
                <v:path arrowok="t"/>
              </v:shape>
            </v:group>
            <v:group id="_x0000_s5185" style="position:absolute;left:1724;top:3760;width:7;height:7" coordorigin="1724,3760" coordsize="7,7">
              <v:shape id="_x0000_s5186" style="position:absolute;left:1724;top:3760;width:7;height:7" coordorigin="1724,3760" coordsize="7,7" path="m1731,3767r-7,-7e" filled="f" strokeweight=".1216mm">
                <v:path arrowok="t"/>
              </v:shape>
            </v:group>
            <v:group id="_x0000_s5183" style="position:absolute;left:1721;top:3749;width:7;height:2" coordorigin="1721,3749" coordsize="7,2">
              <v:shape id="_x0000_s5184" style="position:absolute;left:1721;top:3749;width:7;height:2" coordorigin="1721,3749" coordsize="7,0" path="m1721,3749r7,e" filled="f" strokeweight=".28508mm">
                <v:path arrowok="t"/>
              </v:shape>
            </v:group>
            <v:group id="_x0000_s5181" style="position:absolute;left:1717;top:3732;width:7;height:7" coordorigin="1717,3732" coordsize="7,7">
              <v:shape id="_x0000_s5182" style="position:absolute;left:1717;top:3732;width:7;height:7" coordorigin="1717,3732" coordsize="7,7" path="m1724,3739r-7,-7e" filled="f" strokeweight=".1216mm">
                <v:path arrowok="t"/>
              </v:shape>
            </v:group>
            <v:group id="_x0000_s5179" style="position:absolute;left:1714;top:3729;width:7;height:2" coordorigin="1714,3729" coordsize="7,2">
              <v:shape id="_x0000_s5180" style="position:absolute;left:1714;top:3729;width:7;height:2" coordorigin="1714,3729" coordsize="7,0" path="m1714,3729r7,e" filled="f" strokeweight=".1216mm">
                <v:path arrowok="t"/>
              </v:shape>
            </v:group>
            <v:group id="_x0000_s5177" style="position:absolute;left:1710;top:3718;width:7;height:7" coordorigin="1710,3718" coordsize="7,7">
              <v:shape id="_x0000_s5178" style="position:absolute;left:1710;top:3718;width:7;height:7" coordorigin="1710,3718" coordsize="7,7" path="m1717,3725r-7,-7e" filled="f" strokeweight=".1216mm">
                <v:path arrowok="t"/>
              </v:shape>
            </v:group>
            <v:group id="_x0000_s5175" style="position:absolute;left:1700;top:3711;width:14;height:2" coordorigin="1700,3711" coordsize="14,2">
              <v:shape id="_x0000_s5176" style="position:absolute;left:1700;top:3711;width:14;height:2" coordorigin="1700,3711" coordsize="14,0" path="m1700,3711r14,e" filled="f" strokeweight=".1635mm">
                <v:path arrowok="t"/>
              </v:shape>
            </v:group>
            <v:group id="_x0000_s5173" style="position:absolute;left:1704;top:3711;width:7;height:2" coordorigin="1704,3711" coordsize="7,2">
              <v:shape id="_x0000_s5174" style="position:absolute;left:1704;top:3711;width:7;height:2" coordorigin="1704,3711" coordsize="7,0" path="m1710,3711r-6,e" filled="f" strokeweight=".1216mm">
                <v:path arrowok="t"/>
              </v:shape>
            </v:group>
            <v:group id="_x0000_s5171" style="position:absolute;left:1697;top:3698;width:7;height:7" coordorigin="1697,3698" coordsize="7,7">
              <v:shape id="_x0000_s5172" style="position:absolute;left:1697;top:3698;width:7;height:7" coordorigin="1697,3698" coordsize="7,7" path="m1704,3705r-7,-7e" filled="f" strokeweight=".1216mm">
                <v:path arrowok="t"/>
              </v:shape>
            </v:group>
            <v:group id="_x0000_s5169" style="position:absolute;left:1690;top:3698;width:7;height:2" coordorigin="1690,3698" coordsize="7,2">
              <v:shape id="_x0000_s5170" style="position:absolute;left:1690;top:3698;width:7;height:2" coordorigin="1690,3698" coordsize="7,0" path="m1697,3698r-7,e" filled="f" strokeweight=".1216mm">
                <v:path arrowok="t"/>
              </v:shape>
            </v:group>
            <v:group id="_x0000_s5167" style="position:absolute;left:1686;top:3694;width:7;height:2" coordorigin="1686,3694" coordsize="7,2">
              <v:shape id="_x0000_s5168" style="position:absolute;left:1686;top:3694;width:7;height:2" coordorigin="1686,3694" coordsize="7,0" path="m1686,3694r7,e" filled="f" strokeweight=".1216mm">
                <v:path arrowok="t"/>
              </v:shape>
            </v:group>
            <v:group id="_x0000_s5165" style="position:absolute;left:1683;top:3684;width:7;height:7" coordorigin="1683,3684" coordsize="7,7">
              <v:shape id="_x0000_s5166" style="position:absolute;left:1683;top:3684;width:7;height:7" coordorigin="1683,3684" coordsize="7,7" path="m1690,3691r-7,-7e" filled="f" strokeweight=".1216mm">
                <v:path arrowok="t"/>
              </v:shape>
            </v:group>
            <v:group id="_x0000_s5163" style="position:absolute;left:1676;top:3684;width:7;height:2" coordorigin="1676,3684" coordsize="7,2">
              <v:shape id="_x0000_s5164" style="position:absolute;left:1676;top:3684;width:7;height:2" coordorigin="1676,3684" coordsize="7,0" path="m1683,3684r-7,e" filled="f" strokeweight=".1216mm">
                <v:path arrowok="t"/>
              </v:shape>
            </v:group>
            <v:group id="_x0000_s5161" style="position:absolute;left:1669;top:3677;width:7;height:7" coordorigin="1669,3677" coordsize="7,7">
              <v:shape id="_x0000_s5162" style="position:absolute;left:1669;top:3677;width:7;height:7" coordorigin="1669,3677" coordsize="7,7" path="m1676,3684r-7,-7e" filled="f" strokeweight=".1216mm">
                <v:path arrowok="t"/>
              </v:shape>
            </v:group>
            <v:group id="_x0000_s5159" style="position:absolute;left:1662;top:3670;width:7;height:7" coordorigin="1662,3670" coordsize="7,7">
              <v:shape id="_x0000_s5160" style="position:absolute;left:1662;top:3670;width:7;height:7" coordorigin="1662,3670" coordsize="7,7" path="m1669,3677r-7,-7e" filled="f" strokeweight=".1216mm">
                <v:path arrowok="t"/>
              </v:shape>
            </v:group>
            <v:group id="_x0000_s5157" style="position:absolute;left:1655;top:3670;width:7;height:2" coordorigin="1655,3670" coordsize="7,2">
              <v:shape id="_x0000_s5158" style="position:absolute;left:1655;top:3670;width:7;height:2" coordorigin="1655,3670" coordsize="7,0" path="m1662,3670r-7,e" filled="f" strokeweight=".1216mm">
                <v:path arrowok="t"/>
              </v:shape>
            </v:group>
            <v:group id="_x0000_s5155" style="position:absolute;left:1648;top:3663;width:7;height:7" coordorigin="1648,3663" coordsize="7,7">
              <v:shape id="_x0000_s5156" style="position:absolute;left:1648;top:3663;width:7;height:7" coordorigin="1648,3663" coordsize="7,7" path="m1655,3670r-7,-7e" filled="f" strokeweight=".1216mm">
                <v:path arrowok="t"/>
              </v:shape>
            </v:group>
            <v:group id="_x0000_s5153" style="position:absolute;left:1642;top:3663;width:7;height:2" coordorigin="1642,3663" coordsize="7,2">
              <v:shape id="_x0000_s5154" style="position:absolute;left:1642;top:3663;width:7;height:2" coordorigin="1642,3663" coordsize="7,0" path="m1648,3663r-6,e" filled="f" strokeweight=".1216mm">
                <v:path arrowok="t"/>
              </v:shape>
            </v:group>
            <v:group id="_x0000_s5151" style="position:absolute;left:1635;top:3663;width:7;height:2" coordorigin="1635,3663" coordsize="7,2">
              <v:shape id="_x0000_s5152" style="position:absolute;left:1635;top:3663;width:7;height:2" coordorigin="1635,3663" coordsize="7,0" path="m1642,3663r-7,e" filled="f" strokeweight=".1216mm">
                <v:path arrowok="t"/>
              </v:shape>
            </v:group>
            <v:group id="_x0000_s5149" style="position:absolute;left:1631;top:3660;width:7;height:2" coordorigin="1631,3660" coordsize="7,2">
              <v:shape id="_x0000_s5150" style="position:absolute;left:1631;top:3660;width:7;height:2" coordorigin="1631,3660" coordsize="7,0" path="m1631,3660r7,e" filled="f" strokeweight=".1216mm">
                <v:path arrowok="t"/>
              </v:shape>
            </v:group>
            <v:group id="_x0000_s5147" style="position:absolute;left:1628;top:3656;width:7;height:2" coordorigin="1628,3656" coordsize="7,2">
              <v:shape id="_x0000_s5148" style="position:absolute;left:1628;top:3656;width:7;height:2" coordorigin="1628,3656" coordsize="7,0" path="m1635,3656r-7,e" filled="f" strokeweight=".1216mm">
                <v:path arrowok="t"/>
              </v:shape>
            </v:group>
            <v:group id="_x0000_s5145" style="position:absolute;left:1621;top:3656;width:7;height:2" coordorigin="1621,3656" coordsize="7,2">
              <v:shape id="_x0000_s5146" style="position:absolute;left:1621;top:3656;width:7;height:2" coordorigin="1621,3656" coordsize="7,0" path="m1628,3656r-7,e" filled="f" strokeweight=".1216mm">
                <v:path arrowok="t"/>
              </v:shape>
            </v:group>
            <v:group id="_x0000_s5143" style="position:absolute;left:1614;top:3656;width:7;height:2" coordorigin="1614,3656" coordsize="7,2">
              <v:shape id="_x0000_s5144" style="position:absolute;left:1614;top:3656;width:7;height:2" coordorigin="1614,3656" coordsize="7,0" path="m1621,3656r-7,e" filled="f" strokeweight=".1216mm">
                <v:path arrowok="t"/>
              </v:shape>
            </v:group>
            <v:group id="_x0000_s5141" style="position:absolute;left:1607;top:3656;width:7;height:2" coordorigin="1607,3656" coordsize="7,2">
              <v:shape id="_x0000_s5142" style="position:absolute;left:1607;top:3656;width:7;height:2" coordorigin="1607,3656" coordsize="7,0" path="m1614,3656r-7,e" filled="f" strokeweight=".1216mm">
                <v:path arrowok="t"/>
              </v:shape>
            </v:group>
            <v:group id="_x0000_s5139" style="position:absolute;left:1600;top:3656;width:7;height:2" coordorigin="1600,3656" coordsize="7,2">
              <v:shape id="_x0000_s5140" style="position:absolute;left:1600;top:3656;width:7;height:2" coordorigin="1600,3656" coordsize="7,0" path="m1607,3656r-7,e" filled="f" strokeweight=".1216mm">
                <v:path arrowok="t"/>
              </v:shape>
            </v:group>
            <v:group id="_x0000_s5137" style="position:absolute;left:1593;top:3656;width:7;height:2" coordorigin="1593,3656" coordsize="7,2">
              <v:shape id="_x0000_s5138" style="position:absolute;left:1593;top:3656;width:7;height:2" coordorigin="1593,3656" coordsize="7,0" path="m1600,3656r-7,e" filled="f" strokeweight=".1216mm">
                <v:path arrowok="t"/>
              </v:shape>
            </v:group>
            <v:group id="_x0000_s5135" style="position:absolute;left:1586;top:3656;width:7;height:2" coordorigin="1586,3656" coordsize="7,2">
              <v:shape id="_x0000_s5136" style="position:absolute;left:1586;top:3656;width:7;height:2" coordorigin="1586,3656" coordsize="7,0" path="m1593,3656r-7,e" filled="f" strokeweight=".1216mm">
                <v:path arrowok="t"/>
              </v:shape>
            </v:group>
            <v:group id="_x0000_s5133" style="position:absolute;left:1580;top:3656;width:7;height:2" coordorigin="1580,3656" coordsize="7,2">
              <v:shape id="_x0000_s5134" style="position:absolute;left:1580;top:3656;width:7;height:2" coordorigin="1580,3656" coordsize="7,0" path="m1586,3656r-6,e" filled="f" strokeweight=".1216mm">
                <v:path arrowok="t"/>
              </v:shape>
            </v:group>
            <v:group id="_x0000_s5131" style="position:absolute;left:1573;top:3656;width:7;height:7" coordorigin="1573,3656" coordsize="7,7">
              <v:shape id="_x0000_s5132" style="position:absolute;left:1573;top:3656;width:7;height:7" coordorigin="1573,3656" coordsize="7,7" path="m1580,3656r-7,7e" filled="f" strokeweight=".1216mm">
                <v:path arrowok="t"/>
              </v:shape>
            </v:group>
            <v:group id="_x0000_s5129" style="position:absolute;left:1566;top:3663;width:7;height:2" coordorigin="1566,3663" coordsize="7,2">
              <v:shape id="_x0000_s5130" style="position:absolute;left:1566;top:3663;width:7;height:2" coordorigin="1566,3663" coordsize="7,0" path="m1573,3663r-7,e" filled="f" strokeweight=".1216mm">
                <v:path arrowok="t"/>
              </v:shape>
            </v:group>
            <v:group id="_x0000_s5127" style="position:absolute;left:1559;top:3663;width:7;height:2" coordorigin="1559,3663" coordsize="7,2">
              <v:shape id="_x0000_s5128" style="position:absolute;left:1559;top:3663;width:7;height:2" coordorigin="1559,3663" coordsize="7,0" path="m1566,3663r-7,e" filled="f" strokeweight=".1216mm">
                <v:path arrowok="t"/>
              </v:shape>
            </v:group>
            <v:group id="_x0000_s5125" style="position:absolute;left:1552;top:3663;width:7;height:7" coordorigin="1552,3663" coordsize="7,7">
              <v:shape id="_x0000_s5126" style="position:absolute;left:1552;top:3663;width:7;height:7" coordorigin="1552,3663" coordsize="7,7" path="m1559,3663r-7,7e" filled="f" strokeweight=".1216mm">
                <v:path arrowok="t"/>
              </v:shape>
            </v:group>
            <v:group id="_x0000_s5123" style="position:absolute;left:1545;top:3670;width:7;height:2" coordorigin="1545,3670" coordsize="7,2">
              <v:shape id="_x0000_s5124" style="position:absolute;left:1545;top:3670;width:7;height:2" coordorigin="1545,3670" coordsize="7,0" path="m1552,3670r-7,e" filled="f" strokeweight=".1216mm">
                <v:path arrowok="t"/>
              </v:shape>
            </v:group>
            <v:group id="_x0000_s5121" style="position:absolute;left:1538;top:3670;width:7;height:7" coordorigin="1538,3670" coordsize="7,7">
              <v:shape id="_x0000_s5122" style="position:absolute;left:1538;top:3670;width:7;height:7" coordorigin="1538,3670" coordsize="7,7" path="m1545,3670r-7,7e" filled="f" strokeweight=".1216mm">
                <v:path arrowok="t"/>
              </v:shape>
            </v:group>
            <v:group id="_x0000_s5119" style="position:absolute;left:1531;top:3677;width:7;height:2" coordorigin="1531,3677" coordsize="7,2">
              <v:shape id="_x0000_s5120" style="position:absolute;left:1531;top:3677;width:7;height:2" coordorigin="1531,3677" coordsize="7,0" path="m1538,3677r-7,e" filled="f" strokeweight=".1216mm">
                <v:path arrowok="t"/>
              </v:shape>
            </v:group>
            <v:group id="_x0000_s5117" style="position:absolute;left:1528;top:3680;width:7;height:2" coordorigin="1528,3680" coordsize="7,2">
              <v:shape id="_x0000_s5118" style="position:absolute;left:1528;top:3680;width:7;height:2" coordorigin="1528,3680" coordsize="7,0" path="m1528,3680r7,e" filled="f" strokeweight=".1216mm">
                <v:path arrowok="t"/>
              </v:shape>
            </v:group>
            <v:group id="_x0000_s5115" style="position:absolute;left:1524;top:3684;width:7;height:2" coordorigin="1524,3684" coordsize="7,2">
              <v:shape id="_x0000_s5116" style="position:absolute;left:1524;top:3684;width:7;height:2" coordorigin="1524,3684" coordsize="7,0" path="m1531,3684r-7,e" filled="f" strokeweight=".1216mm">
                <v:path arrowok="t"/>
              </v:shape>
            </v:group>
            <v:group id="_x0000_s5113" style="position:absolute;left:1517;top:3684;width:7;height:7" coordorigin="1517,3684" coordsize="7,7">
              <v:shape id="_x0000_s5114" style="position:absolute;left:1517;top:3684;width:7;height:7" coordorigin="1517,3684" coordsize="7,7" path="m1524,3684r-7,7e" filled="f" strokeweight=".1216mm">
                <v:path arrowok="t"/>
              </v:shape>
            </v:group>
            <v:group id="_x0000_s5111" style="position:absolute;left:1511;top:3691;width:7;height:7" coordorigin="1511,3691" coordsize="7,7">
              <v:shape id="_x0000_s5112" style="position:absolute;left:1511;top:3691;width:7;height:7" coordorigin="1511,3691" coordsize="7,7" path="m1517,3691r-6,7e" filled="f" strokeweight=".1216mm">
                <v:path arrowok="t"/>
              </v:shape>
            </v:group>
            <v:group id="_x0000_s5109" style="position:absolute;left:1504;top:3698;width:7;height:7" coordorigin="1504,3698" coordsize="7,7">
              <v:shape id="_x0000_s5110" style="position:absolute;left:1504;top:3698;width:7;height:7" coordorigin="1504,3698" coordsize="7,7" path="m1511,3698r-7,7e" filled="f" strokeweight=".1216mm">
                <v:path arrowok="t"/>
              </v:shape>
            </v:group>
            <v:group id="_x0000_s5107" style="position:absolute;left:1500;top:3708;width:7;height:2" coordorigin="1500,3708" coordsize="7,2">
              <v:shape id="_x0000_s5108" style="position:absolute;left:1500;top:3708;width:7;height:2" coordorigin="1500,3708" coordsize="7,0" path="m1500,3708r7,e" filled="f" strokeweight=".1216mm">
                <v:path arrowok="t"/>
              </v:shape>
            </v:group>
            <v:group id="_x0000_s5105" style="position:absolute;left:1497;top:3711;width:7;height:7" coordorigin="1497,3711" coordsize="7,7">
              <v:shape id="_x0000_s5106" style="position:absolute;left:1497;top:3711;width:7;height:7" coordorigin="1497,3711" coordsize="7,7" path="m1504,3711r-7,7e" filled="f" strokeweight=".1216mm">
                <v:path arrowok="t"/>
              </v:shape>
            </v:group>
            <v:group id="_x0000_s5103" style="position:absolute;left:1490;top:3718;width:7;height:7" coordorigin="1490,3718" coordsize="7,7">
              <v:shape id="_x0000_s5104" style="position:absolute;left:1490;top:3718;width:7;height:7" coordorigin="1490,3718" coordsize="7,7" path="m1497,3718r-7,7e" filled="f" strokeweight=".1216mm">
                <v:path arrowok="t"/>
              </v:shape>
            </v:group>
            <v:group id="_x0000_s5101" style="position:absolute;left:1486;top:3729;width:7;height:2" coordorigin="1486,3729" coordsize="7,2">
              <v:shape id="_x0000_s5102" style="position:absolute;left:1486;top:3729;width:7;height:2" coordorigin="1486,3729" coordsize="7,0" path="m1486,3729r7,e" filled="f" strokeweight=".1216mm">
                <v:path arrowok="t"/>
              </v:shape>
            </v:group>
            <v:group id="_x0000_s5099" style="position:absolute;left:1483;top:3732;width:7;height:7" coordorigin="1483,3732" coordsize="7,7">
              <v:shape id="_x0000_s5100" style="position:absolute;left:1483;top:3732;width:7;height:7" coordorigin="1483,3732" coordsize="7,7" path="m1490,3732r-7,7e" filled="f" strokeweight=".1216mm">
                <v:path arrowok="t"/>
              </v:shape>
            </v:group>
            <v:group id="_x0000_s5097" style="position:absolute;left:1480;top:3749;width:7;height:2" coordorigin="1480,3749" coordsize="7,2">
              <v:shape id="_x0000_s5098" style="position:absolute;left:1480;top:3749;width:7;height:2" coordorigin="1480,3749" coordsize="7,0" path="m1480,3749r6,e" filled="f" strokeweight=".28508mm">
                <v:path arrowok="t"/>
              </v:shape>
            </v:group>
            <v:group id="_x0000_s5095" style="position:absolute;left:1476;top:3760;width:7;height:7" coordorigin="1476,3760" coordsize="7,7">
              <v:shape id="_x0000_s5096" style="position:absolute;left:1476;top:3760;width:7;height:7" coordorigin="1476,3760" coordsize="7,7" path="m1483,3760r-7,7e" filled="f" strokeweight=".1216mm">
                <v:path arrowok="t"/>
              </v:shape>
            </v:group>
            <v:group id="_x0000_s5093" style="position:absolute;left:1473;top:3777;width:7;height:2" coordorigin="1473,3777" coordsize="7,2">
              <v:shape id="_x0000_s5094" style="position:absolute;left:1473;top:3777;width:7;height:2" coordorigin="1473,3777" coordsize="7,0" path="m1473,3777r7,e" filled="f" strokeweight=".28508mm">
                <v:path arrowok="t"/>
              </v:shape>
            </v:group>
            <v:group id="_x0000_s5091" style="position:absolute;left:1473;top:3798;width:7;height:2" coordorigin="1473,3798" coordsize="7,2">
              <v:shape id="_x0000_s5092" style="position:absolute;left:1473;top:3798;width:7;height:2" coordorigin="1473,3798" coordsize="7,0" path="m1473,3798r7,e" filled="f" strokeweight=".28508mm">
                <v:path arrowok="t"/>
              </v:shape>
            </v:group>
            <v:group id="_x0000_s5089" style="position:absolute;left:1473;top:3818;width:14;height:2" coordorigin="1473,3818" coordsize="14,2">
              <v:shape id="_x0000_s5090" style="position:absolute;left:1473;top:3818;width:14;height:2" coordorigin="1473,3818" coordsize="14,0" path="m1473,3818r13,e" filled="f" strokeweight=".28508mm">
                <v:path arrowok="t"/>
              </v:shape>
            </v:group>
            <v:group id="_x0000_s5087" style="position:absolute;left:1476;top:3822;width:7;height:2" coordorigin="1476,3822" coordsize="7,2">
              <v:shape id="_x0000_s5088" style="position:absolute;left:1476;top:3822;width:7;height:2" coordorigin="1476,3822" coordsize="7,0" path="m1476,3822r7,e" filled="f" strokeweight=".1216mm">
                <v:path arrowok="t"/>
              </v:shape>
            </v:group>
            <v:group id="_x0000_s5085" style="position:absolute;left:1480;top:3832;width:7;height:2" coordorigin="1480,3832" coordsize="7,2">
              <v:shape id="_x0000_s5086" style="position:absolute;left:1480;top:3832;width:7;height:2" coordorigin="1480,3832" coordsize="7,0" path="m1480,3832r6,e" filled="f" strokeweight=".1216mm">
                <v:path arrowok="t"/>
              </v:shape>
            </v:group>
            <v:group id="_x0000_s5083" style="position:absolute;left:1483;top:3836;width:7;height:7" coordorigin="1483,3836" coordsize="7,7">
              <v:shape id="_x0000_s5084" style="position:absolute;left:1483;top:3836;width:7;height:7" coordorigin="1483,3836" coordsize="7,7" path="m1483,3836r7,6e" filled="f" strokeweight=".1216mm">
                <v:path arrowok="t"/>
              </v:shape>
            </v:group>
            <v:group id="_x0000_s5081" style="position:absolute;left:1486;top:3849;width:7;height:2" coordorigin="1486,3849" coordsize="7,2">
              <v:shape id="_x0000_s5082" style="position:absolute;left:1486;top:3849;width:7;height:2" coordorigin="1486,3849" coordsize="7,0" path="m1486,3849r7,e" filled="f" strokeweight=".1635mm">
                <v:path arrowok="t"/>
              </v:shape>
            </v:group>
            <v:group id="_x0000_s5079" style="position:absolute;left:1490;top:3856;width:7;height:7" coordorigin="1490,3856" coordsize="7,7">
              <v:shape id="_x0000_s5080" style="position:absolute;left:1490;top:3856;width:7;height:7" coordorigin="1490,3856" coordsize="7,7" path="m1490,3856r7,7e" filled="f" strokeweight=".1216mm">
                <v:path arrowok="t"/>
              </v:shape>
            </v:group>
            <v:group id="_x0000_s5077" style="position:absolute;left:1493;top:3870;width:14;height:2" coordorigin="1493,3870" coordsize="14,2">
              <v:shape id="_x0000_s5078" style="position:absolute;left:1493;top:3870;width:14;height:2" coordorigin="1493,3870" coordsize="14,0" path="m1493,3870r14,e" filled="f" strokeweight=".1635mm">
                <v:path arrowok="t"/>
              </v:shape>
            </v:group>
            <v:group id="_x0000_s5075" style="position:absolute;left:1497;top:3870;width:7;height:2" coordorigin="1497,3870" coordsize="7,2">
              <v:shape id="_x0000_s5076" style="position:absolute;left:1497;top:3870;width:7;height:2" coordorigin="1497,3870" coordsize="7,0" path="m1497,3870r7,e" filled="f" strokeweight=".1216mm">
                <v:path arrowok="t"/>
              </v:shape>
            </v:group>
            <v:group id="_x0000_s5073" style="position:absolute;left:1504;top:3877;width:7;height:7" coordorigin="1504,3877" coordsize="7,7">
              <v:shape id="_x0000_s5074" style="position:absolute;left:1504;top:3877;width:7;height:7" coordorigin="1504,3877" coordsize="7,7" path="m1504,3877r7,7e" filled="f" strokeweight=".1216mm">
                <v:path arrowok="t"/>
              </v:shape>
            </v:group>
            <v:group id="_x0000_s5071" style="position:absolute;left:1511;top:3884;width:7;height:7" coordorigin="1511,3884" coordsize="7,7">
              <v:shape id="_x0000_s5072" style="position:absolute;left:1511;top:3884;width:7;height:7" coordorigin="1511,3884" coordsize="7,7" path="m1511,3884r6,7e" filled="f" strokeweight=".1216mm">
                <v:path arrowok="t"/>
              </v:shape>
            </v:group>
            <v:group id="_x0000_s5069" style="position:absolute;left:1517;top:3891;width:7;height:7" coordorigin="1517,3891" coordsize="7,7">
              <v:shape id="_x0000_s5070" style="position:absolute;left:1517;top:3891;width:7;height:7" coordorigin="1517,3891" coordsize="7,7" path="m1517,3891r7,7e" filled="f" strokeweight=".1216mm">
                <v:path arrowok="t"/>
              </v:shape>
            </v:group>
            <v:group id="_x0000_s5067" style="position:absolute;left:1524;top:3898;width:7;height:2" coordorigin="1524,3898" coordsize="7,2">
              <v:shape id="_x0000_s5068" style="position:absolute;left:1524;top:3898;width:7;height:2" coordorigin="1524,3898" coordsize="7,0" path="m1524,3898r7,e" filled="f" strokeweight=".1216mm">
                <v:path arrowok="t"/>
              </v:shape>
            </v:group>
            <v:group id="_x0000_s5065" style="position:absolute;left:1531;top:3898;width:7;height:7" coordorigin="1531,3898" coordsize="7,7">
              <v:shape id="_x0000_s5066" style="position:absolute;left:1531;top:3898;width:7;height:7" coordorigin="1531,3898" coordsize="7,7" path="m1531,3898r7,6e" filled="f" strokeweight=".1216mm">
                <v:path arrowok="t"/>
              </v:shape>
            </v:group>
            <v:group id="_x0000_s5063" style="position:absolute;left:1538;top:3904;width:7;height:7" coordorigin="1538,3904" coordsize="7,7">
              <v:shape id="_x0000_s5064" style="position:absolute;left:1538;top:3904;width:7;height:7" coordorigin="1538,3904" coordsize="7,7" path="m1538,3904r7,7e" filled="f" strokeweight=".1216mm">
                <v:path arrowok="t"/>
              </v:shape>
            </v:group>
            <v:group id="_x0000_s5061" style="position:absolute;left:1545;top:3911;width:7;height:2" coordorigin="1545,3911" coordsize="7,2">
              <v:shape id="_x0000_s5062" style="position:absolute;left:1545;top:3911;width:7;height:2" coordorigin="1545,3911" coordsize="7,0" path="m1545,3911r7,e" filled="f" strokeweight=".1216mm">
                <v:path arrowok="t"/>
              </v:shape>
            </v:group>
            <v:group id="_x0000_s5059" style="position:absolute;left:1552;top:3911;width:7;height:7" coordorigin="1552,3911" coordsize="7,7">
              <v:shape id="_x0000_s5060" style="position:absolute;left:1552;top:3911;width:7;height:7" coordorigin="1552,3911" coordsize="7,7" path="m1552,3911r7,7e" filled="f" strokeweight=".1216mm">
                <v:path arrowok="t"/>
              </v:shape>
            </v:group>
            <v:group id="_x0000_s5057" style="position:absolute;left:1559;top:3918;width:7;height:2" coordorigin="1559,3918" coordsize="7,2">
              <v:shape id="_x0000_s5058" style="position:absolute;left:1559;top:3918;width:7;height:2" coordorigin="1559,3918" coordsize="7,0" path="m1559,3918r7,e" filled="f" strokeweight=".1216mm">
                <v:path arrowok="t"/>
              </v:shape>
            </v:group>
            <v:group id="_x0000_s5055" style="position:absolute;left:1566;top:3918;width:7;height:2" coordorigin="1566,3918" coordsize="7,2">
              <v:shape id="_x0000_s5056" style="position:absolute;left:1566;top:3918;width:7;height:2" coordorigin="1566,3918" coordsize="7,0" path="m1566,3918r7,e" filled="f" strokeweight=".1216mm">
                <v:path arrowok="t"/>
              </v:shape>
            </v:group>
            <v:group id="_x0000_s5053" style="position:absolute;left:1573;top:3918;width:7;height:7" coordorigin="1573,3918" coordsize="7,7">
              <v:shape id="_x0000_s5054" style="position:absolute;left:1573;top:3918;width:7;height:7" coordorigin="1573,3918" coordsize="7,7" path="m1573,3918r7,7e" filled="f" strokeweight=".1216mm">
                <v:path arrowok="t"/>
              </v:shape>
            </v:group>
            <v:group id="_x0000_s5051" style="position:absolute;left:1580;top:3925;width:7;height:2" coordorigin="1580,3925" coordsize="7,2">
              <v:shape id="_x0000_s5052" style="position:absolute;left:1580;top:3925;width:7;height:2" coordorigin="1580,3925" coordsize="7,0" path="m1580,3925r6,e" filled="f" strokeweight=".1216mm">
                <v:path arrowok="t"/>
              </v:shape>
            </v:group>
            <v:group id="_x0000_s5049" style="position:absolute;left:1586;top:3925;width:7;height:2" coordorigin="1586,3925" coordsize="7,2">
              <v:shape id="_x0000_s5050" style="position:absolute;left:1586;top:3925;width:7;height:2" coordorigin="1586,3925" coordsize="7,0" path="m1586,3925r7,e" filled="f" strokeweight=".1216mm">
                <v:path arrowok="t"/>
              </v:shape>
            </v:group>
            <v:group id="_x0000_s5047" style="position:absolute;left:1593;top:3925;width:7;height:2" coordorigin="1593,3925" coordsize="7,2">
              <v:shape id="_x0000_s5048" style="position:absolute;left:1593;top:3925;width:7;height:2" coordorigin="1593,3925" coordsize="7,0" path="m1593,3925r7,e" filled="f" strokeweight=".1216mm">
                <v:path arrowok="t"/>
              </v:shape>
            </v:group>
            <v:group id="_x0000_s5045" style="position:absolute;left:1600;top:3925;width:7;height:2" coordorigin="1600,3925" coordsize="7,2">
              <v:shape id="_x0000_s5046" style="position:absolute;left:1600;top:3925;width:7;height:2" coordorigin="1600,3925" coordsize="7,0" path="m1600,3925r7,e" filled="f" strokeweight=".1216mm">
                <v:path arrowok="t"/>
              </v:shape>
            </v:group>
            <v:group id="_x0000_s5043" style="position:absolute;left:1607;top:3925;width:7;height:2" coordorigin="1607,3925" coordsize="7,2">
              <v:shape id="_x0000_s5044" style="position:absolute;left:1607;top:3925;width:7;height:2" coordorigin="1607,3925" coordsize="7,0" path="m1607,3925r7,e" filled="f" strokeweight=".1216mm">
                <v:path arrowok="t"/>
              </v:shape>
            </v:group>
            <v:group id="_x0000_s5041" style="position:absolute;left:1614;top:3925;width:7;height:2" coordorigin="1614,3925" coordsize="7,2">
              <v:shape id="_x0000_s5042" style="position:absolute;left:1614;top:3925;width:7;height:2" coordorigin="1614,3925" coordsize="7,0" path="m1614,3925r7,e" filled="f" strokeweight=".1216mm">
                <v:path arrowok="t"/>
              </v:shape>
            </v:group>
            <v:group id="_x0000_s5039" style="position:absolute;left:1621;top:3925;width:7;height:2" coordorigin="1621,3925" coordsize="7,2">
              <v:shape id="_x0000_s5040" style="position:absolute;left:1621;top:3925;width:7;height:2" coordorigin="1621,3925" coordsize="7,0" path="m1621,3925r7,e" filled="f" strokeweight=".1216mm">
                <v:path arrowok="t"/>
              </v:shape>
            </v:group>
            <v:group id="_x0000_s5037" style="position:absolute;left:1628;top:3918;width:7;height:7" coordorigin="1628,3918" coordsize="7,7">
              <v:shape id="_x0000_s5038" style="position:absolute;left:1628;top:3918;width:7;height:7" coordorigin="1628,3918" coordsize="7,7" path="m1628,3925r7,-7e" filled="f" strokeweight=".1216mm">
                <v:path arrowok="t"/>
              </v:shape>
            </v:group>
            <v:group id="_x0000_s5035" style="position:absolute;left:1635;top:3918;width:7;height:2" coordorigin="1635,3918" coordsize="7,2">
              <v:shape id="_x0000_s5036" style="position:absolute;left:1635;top:3918;width:7;height:2" coordorigin="1635,3918" coordsize="7,0" path="m1635,3918r7,e" filled="f" strokeweight=".1216mm">
                <v:path arrowok="t"/>
              </v:shape>
            </v:group>
            <v:group id="_x0000_s5033" style="position:absolute;left:1642;top:3918;width:7;height:2" coordorigin="1642,3918" coordsize="7,2">
              <v:shape id="_x0000_s5034" style="position:absolute;left:1642;top:3918;width:7;height:2" coordorigin="1642,3918" coordsize="7,0" path="m1642,3918r6,e" filled="f" strokeweight=".1216mm">
                <v:path arrowok="t"/>
              </v:shape>
            </v:group>
            <v:group id="_x0000_s5031" style="position:absolute;left:1648;top:3911;width:7;height:7" coordorigin="1648,3911" coordsize="7,7">
              <v:shape id="_x0000_s5032" style="position:absolute;left:1648;top:3911;width:7;height:7" coordorigin="1648,3911" coordsize="7,7" path="m1648,3918r7,-7e" filled="f" strokeweight=".1216mm">
                <v:path arrowok="t"/>
              </v:shape>
            </v:group>
            <v:group id="_x0000_s5029" style="position:absolute;left:1655;top:3911;width:7;height:2" coordorigin="1655,3911" coordsize="7,2">
              <v:shape id="_x0000_s5030" style="position:absolute;left:1655;top:3911;width:7;height:2" coordorigin="1655,3911" coordsize="7,0" path="m1655,3911r7,e" filled="f" strokeweight=".1216mm">
                <v:path arrowok="t"/>
              </v:shape>
            </v:group>
            <v:group id="_x0000_s5027" style="position:absolute;left:1662;top:3904;width:7;height:7" coordorigin="1662,3904" coordsize="7,7">
              <v:shape id="_x0000_s5028" style="position:absolute;left:1662;top:3904;width:7;height:7" coordorigin="1662,3904" coordsize="7,7" path="m1662,3911r7,-7e" filled="f" strokeweight=".1216mm">
                <v:path arrowok="t"/>
              </v:shape>
            </v:group>
            <v:group id="_x0000_s5025" style="position:absolute;left:1669;top:3904;width:7;height:2" coordorigin="1669,3904" coordsize="7,2">
              <v:shape id="_x0000_s5026" style="position:absolute;left:1669;top:3904;width:7;height:2" coordorigin="1669,3904" coordsize="7,0" path="m1669,3904r7,e" filled="f" strokeweight=".1216mm">
                <v:path arrowok="t"/>
              </v:shape>
            </v:group>
            <v:group id="_x0000_s5023" style="position:absolute;left:1676;top:3898;width:7;height:7" coordorigin="1676,3898" coordsize="7,7">
              <v:shape id="_x0000_s5024" style="position:absolute;left:1676;top:3898;width:7;height:7" coordorigin="1676,3898" coordsize="7,7" path="m1676,3904r7,-6e" filled="f" strokeweight=".1216mm">
                <v:path arrowok="t"/>
              </v:shape>
            </v:group>
            <v:group id="_x0000_s5021" style="position:absolute;left:1683;top:3891;width:7;height:7" coordorigin="1683,3891" coordsize="7,7">
              <v:shape id="_x0000_s5022" style="position:absolute;left:1683;top:3891;width:7;height:7" coordorigin="1683,3891" coordsize="7,7" path="m1683,3898r7,-7e" filled="f" strokeweight=".1216mm">
                <v:path arrowok="t"/>
              </v:shape>
            </v:group>
            <v:group id="_x0000_s5019" style="position:absolute;left:1690;top:3884;width:7;height:7" coordorigin="1690,3884" coordsize="7,7">
              <v:shape id="_x0000_s5020" style="position:absolute;left:1690;top:3884;width:7;height:7" coordorigin="1690,3884" coordsize="7,7" path="m1690,3891r7,-7e" filled="f" strokeweight=".1216mm">
                <v:path arrowok="t"/>
              </v:shape>
            </v:group>
            <v:group id="_x0000_s5017" style="position:absolute;left:1697;top:3877;width:7;height:7" coordorigin="1697,3877" coordsize="7,7">
              <v:shape id="_x0000_s5018" style="position:absolute;left:1697;top:3877;width:7;height:7" coordorigin="1697,3877" coordsize="7,7" path="m1697,3884r7,-7e" filled="f" strokeweight=".1216mm">
                <v:path arrowok="t"/>
              </v:shape>
            </v:group>
            <v:group id="_x0000_s5015" style="position:absolute;left:1700;top:3873;width:7;height:2" coordorigin="1700,3873" coordsize="7,2">
              <v:shape id="_x0000_s5016" style="position:absolute;left:1700;top:3873;width:7;height:2" coordorigin="1700,3873" coordsize="7,0" path="m1700,3873r7,e" filled="f" strokeweight=".1216mm">
                <v:path arrowok="t"/>
              </v:shape>
            </v:group>
            <v:group id="_x0000_s5013" style="position:absolute;left:1704;top:3863;width:7;height:7" coordorigin="1704,3863" coordsize="7,7">
              <v:shape id="_x0000_s5014" style="position:absolute;left:1704;top:3863;width:7;height:7" coordorigin="1704,3863" coordsize="7,7" path="m1704,3870r6,-7e" filled="f" strokeweight=".1216mm">
                <v:path arrowok="t"/>
              </v:shape>
            </v:group>
            <v:group id="_x0000_s5011" style="position:absolute;left:1707;top:3856;width:14;height:2" coordorigin="1707,3856" coordsize="14,2">
              <v:shape id="_x0000_s5012" style="position:absolute;left:1707;top:3856;width:14;height:2" coordorigin="1707,3856" coordsize="14,0" path="m1707,3856r14,e" filled="f" strokeweight=".1635mm">
                <v:path arrowok="t"/>
              </v:shape>
            </v:group>
            <v:group id="_x0000_s5009" style="position:absolute;left:1710;top:3856;width:7;height:2" coordorigin="1710,3856" coordsize="7,2">
              <v:shape id="_x0000_s5010" style="position:absolute;left:1710;top:3856;width:7;height:2" coordorigin="1710,3856" coordsize="7,0" path="m1710,3856r7,e" filled="f" strokeweight=".1216mm">
                <v:path arrowok="t"/>
              </v:shape>
            </v:group>
            <v:group id="_x0000_s5007" style="position:absolute;left:1717;top:3842;width:7;height:7" coordorigin="1717,3842" coordsize="7,7">
              <v:shape id="_x0000_s5008" style="position:absolute;left:1717;top:3842;width:7;height:7" coordorigin="1717,3842" coordsize="7,7" path="m1717,3849r7,-7e" filled="f" strokeweight=".1216mm">
                <v:path arrowok="t"/>
              </v:shape>
            </v:group>
            <v:group id="_x0000_s5005" style="position:absolute;left:1721;top:3832;width:7;height:2" coordorigin="1721,3832" coordsize="7,2">
              <v:shape id="_x0000_s5006" style="position:absolute;left:1721;top:3832;width:7;height:2" coordorigin="1721,3832" coordsize="7,0" path="m1721,3832r7,e" filled="f" strokeweight=".28508mm">
                <v:path arrowok="t"/>
              </v:shape>
            </v:group>
            <v:group id="_x0000_s5003" style="position:absolute;left:1724;top:3815;width:7;height:7" coordorigin="1724,3815" coordsize="7,7">
              <v:shape id="_x0000_s5004" style="position:absolute;left:1724;top:3815;width:7;height:7" coordorigin="1724,3815" coordsize="7,7" path="m1724,3822r7,-7e" filled="f" strokeweight=".1216mm">
                <v:path arrowok="t"/>
              </v:shape>
            </v:group>
            <v:group id="_x0000_s5001" style="position:absolute;left:1728;top:3805;width:7;height:2" coordorigin="1728,3805" coordsize="7,2">
              <v:shape id="_x0000_s5002" style="position:absolute;left:1728;top:3805;width:7;height:2" coordorigin="1728,3805" coordsize="7,0" path="m1728,3805r7,e" filled="f" strokeweight=".28508mm">
                <v:path arrowok="t"/>
              </v:shape>
            </v:group>
            <v:group id="_x0000_s4999" style="position:absolute;left:1728;top:3791;width:7;height:2" coordorigin="1728,3791" coordsize="7,2">
              <v:shape id="_x0000_s5000" style="position:absolute;left:1728;top:3791;width:7;height:2" coordorigin="1728,3791" coordsize="7,0" path="m1728,3791r7,e" filled="f" strokeweight=".1216mm">
                <v:path arrowok="t"/>
              </v:shape>
            </v:group>
            <v:group id="_x0000_s4997" style="position:absolute;left:1573;top:3760;width:2;height:63" coordorigin="1573,3760" coordsize="2,63">
              <v:shape id="_x0000_s4998" style="position:absolute;left:1573;top:3760;width:2;height:63" coordorigin="1573,3760" coordsize="0,63" path="m1573,3822r,-62e" filled="f" strokeweight=".1216mm">
                <v:path arrowok="t"/>
              </v:shape>
            </v:group>
            <v:group id="_x0000_s4995" style="position:absolute;left:1631;top:3749;width:7;height:2" coordorigin="1631,3749" coordsize="7,2">
              <v:shape id="_x0000_s4996" style="position:absolute;left:1631;top:3749;width:7;height:2" coordorigin="1631,3749" coordsize="7,0" path="m1631,3749r7,e" filled="f" strokecolor="#00c" strokeweight=".28508mm">
                <v:path arrowok="t"/>
              </v:shape>
            </v:group>
            <v:group id="_x0000_s4993" style="position:absolute;left:1628;top:3739;width:7;height:2" coordorigin="1628,3739" coordsize="7,2">
              <v:shape id="_x0000_s4994" style="position:absolute;left:1628;top:3739;width:7;height:2" coordorigin="1628,3739" coordsize="7,0" path="m1635,3739r-7,e" filled="f" strokecolor="#00c" strokeweight=".1216mm">
                <v:path arrowok="t"/>
              </v:shape>
            </v:group>
            <v:group id="_x0000_s4991" style="position:absolute;left:1617;top:3732;width:14;height:2" coordorigin="1617,3732" coordsize="14,2">
              <v:shape id="_x0000_s4992" style="position:absolute;left:1617;top:3732;width:14;height:2" coordorigin="1617,3732" coordsize="14,0" path="m1617,3732r14,e" filled="f" strokecolor="#00c" strokeweight=".1635mm">
                <v:path arrowok="t"/>
              </v:shape>
            </v:group>
            <v:group id="_x0000_s4989" style="position:absolute;left:1621;top:3732;width:7;height:2" coordorigin="1621,3732" coordsize="7,2">
              <v:shape id="_x0000_s4990" style="position:absolute;left:1621;top:3732;width:7;height:2" coordorigin="1621,3732" coordsize="7,0" path="m1628,3732r-7,e" filled="f" strokecolor="#00c" strokeweight=".1216mm">
                <v:path arrowok="t"/>
              </v:shape>
            </v:group>
            <v:group id="_x0000_s4987" style="position:absolute;left:1614;top:3725;width:7;height:2" coordorigin="1614,3725" coordsize="7,2">
              <v:shape id="_x0000_s4988" style="position:absolute;left:1614;top:3725;width:7;height:2" coordorigin="1614,3725" coordsize="7,0" path="m1621,3725r-7,e" filled="f" strokecolor="#00c" strokeweight=".1216mm">
                <v:path arrowok="t"/>
              </v:shape>
            </v:group>
            <v:group id="_x0000_s4985" style="position:absolute;left:1607;top:3725;width:7;height:2" coordorigin="1607,3725" coordsize="7,2">
              <v:shape id="_x0000_s4986" style="position:absolute;left:1607;top:3725;width:7;height:2" coordorigin="1607,3725" coordsize="7,0" path="m1614,3725r-7,e" filled="f" strokecolor="#00c" strokeweight=".1216mm">
                <v:path arrowok="t"/>
              </v:shape>
            </v:group>
            <v:group id="_x0000_s4983" style="position:absolute;left:1600;top:3725;width:7;height:2" coordorigin="1600,3725" coordsize="7,2">
              <v:shape id="_x0000_s4984" style="position:absolute;left:1600;top:3725;width:7;height:2" coordorigin="1600,3725" coordsize="7,0" path="m1607,3725r-7,e" filled="f" strokecolor="#00c" strokeweight=".1216mm">
                <v:path arrowok="t"/>
              </v:shape>
            </v:group>
            <v:group id="_x0000_s4981" style="position:absolute;left:1593;top:3725;width:7;height:2" coordorigin="1593,3725" coordsize="7,2">
              <v:shape id="_x0000_s4982" style="position:absolute;left:1593;top:3725;width:7;height:2" coordorigin="1593,3725" coordsize="7,0" path="m1600,3725r-7,e" filled="f" strokecolor="#00c" strokeweight=".1216mm">
                <v:path arrowok="t"/>
              </v:shape>
            </v:group>
            <v:group id="_x0000_s4979" style="position:absolute;left:1586;top:3725;width:7;height:2" coordorigin="1586,3725" coordsize="7,2">
              <v:shape id="_x0000_s4980" style="position:absolute;left:1586;top:3725;width:7;height:2" coordorigin="1586,3725" coordsize="7,0" path="m1593,3725r-7,e" filled="f" strokecolor="#00c" strokeweight=".1216mm">
                <v:path arrowok="t"/>
              </v:shape>
            </v:group>
            <v:group id="_x0000_s4977" style="position:absolute;left:1569;top:3736;width:21;height:2" coordorigin="1569,3736" coordsize="21,2">
              <v:shape id="_x0000_s4978" style="position:absolute;left:1569;top:3736;width:21;height:2" coordorigin="1569,3736" coordsize="21,0" path="m1569,3736r21,e" filled="f" strokecolor="#00c" strokeweight=".28508mm">
                <v:path arrowok="t"/>
              </v:shape>
            </v:group>
            <v:group id="_x0000_s4975" style="position:absolute;left:1580;top:3732;width:7;height:2" coordorigin="1580,3732" coordsize="7,2">
              <v:shape id="_x0000_s4976" style="position:absolute;left:1580;top:3732;width:7;height:2" coordorigin="1580,3732" coordsize="7,0" path="m1586,3732r-6,e" filled="f" strokecolor="#00c" strokeweight=".1216mm">
                <v:path arrowok="t"/>
              </v:shape>
            </v:group>
            <v:group id="_x0000_s4973" style="position:absolute;left:1573;top:3739;width:7;height:2" coordorigin="1573,3739" coordsize="7,2">
              <v:shape id="_x0000_s4974" style="position:absolute;left:1573;top:3739;width:7;height:2" coordorigin="1573,3739" coordsize="7,0" path="m1580,3739r-7,e" filled="f" strokecolor="#00c" strokeweight=".1216mm">
                <v:path arrowok="t"/>
              </v:shape>
            </v:group>
            <v:group id="_x0000_s4971" style="position:absolute;left:1569;top:3753;width:7;height:2" coordorigin="1569,3753" coordsize="7,2">
              <v:shape id="_x0000_s4972" style="position:absolute;left:1569;top:3753;width:7;height:2" coordorigin="1569,3753" coordsize="7,0" path="m1569,3753r7,e" filled="f" strokecolor="#00c" strokeweight=".1635mm">
                <v:path arrowok="t"/>
              </v:shape>
            </v:group>
            <v:group id="_x0000_s4969" style="position:absolute;left:1573;top:3760;width:2;height:63" coordorigin="1573,3760" coordsize="2,63">
              <v:shape id="_x0000_s4970" style="position:absolute;left:1573;top:3760;width:2;height:63" coordorigin="1573,3760" coordsize="0,63" path="m1573,3760r,62e" filled="f" strokecolor="#00c" strokeweight=".1216mm">
                <v:path arrowok="t"/>
              </v:shape>
            </v:group>
            <v:group id="_x0000_s4967" style="position:absolute;left:1569;top:3832;width:7;height:2" coordorigin="1569,3832" coordsize="7,2">
              <v:shape id="_x0000_s4968" style="position:absolute;left:1569;top:3832;width:7;height:2" coordorigin="1569,3832" coordsize="7,0" path="m1569,3832r7,e" filled="f" strokecolor="#00c" strokeweight=".28508mm">
                <v:path arrowok="t"/>
              </v:shape>
            </v:group>
            <v:group id="_x0000_s4965" style="position:absolute;left:1573;top:3842;width:7;height:2" coordorigin="1573,3842" coordsize="7,2">
              <v:shape id="_x0000_s4966" style="position:absolute;left:1573;top:3842;width:7;height:2" coordorigin="1573,3842" coordsize="7,0" path="m1573,3842r7,e" filled="f" strokecolor="#00c" strokeweight=".1216mm">
                <v:path arrowok="t"/>
              </v:shape>
            </v:group>
            <v:group id="_x0000_s4963" style="position:absolute;left:1576;top:3849;width:14;height:2" coordorigin="1576,3849" coordsize="14,2">
              <v:shape id="_x0000_s4964" style="position:absolute;left:1576;top:3849;width:14;height:2" coordorigin="1576,3849" coordsize="14,0" path="m1576,3849r14,e" filled="f" strokecolor="#00c" strokeweight=".1635mm">
                <v:path arrowok="t"/>
              </v:shape>
            </v:group>
            <v:group id="_x0000_s4961" style="position:absolute;left:1580;top:3849;width:7;height:2" coordorigin="1580,3849" coordsize="7,2">
              <v:shape id="_x0000_s4962" style="position:absolute;left:1580;top:3849;width:7;height:2" coordorigin="1580,3849" coordsize="7,0" path="m1580,3849r6,e" filled="f" strokecolor="#00c" strokeweight=".1216mm">
                <v:path arrowok="t"/>
              </v:shape>
            </v:group>
            <v:group id="_x0000_s4959" style="position:absolute;left:1586;top:3856;width:7;height:2" coordorigin="1586,3856" coordsize="7,2">
              <v:shape id="_x0000_s4960" style="position:absolute;left:1586;top:3856;width:7;height:2" coordorigin="1586,3856" coordsize="7,0" path="m1586,3856r7,e" filled="f" strokecolor="#00c" strokeweight=".1216mm">
                <v:path arrowok="t"/>
              </v:shape>
            </v:group>
            <v:group id="_x0000_s4957" style="position:absolute;left:1593;top:3856;width:7;height:2" coordorigin="1593,3856" coordsize="7,2">
              <v:shape id="_x0000_s4958" style="position:absolute;left:1593;top:3856;width:7;height:2" coordorigin="1593,3856" coordsize="7,0" path="m1593,3856r7,e" filled="f" strokecolor="#00c" strokeweight=".1216mm">
                <v:path arrowok="t"/>
              </v:shape>
            </v:group>
            <v:group id="_x0000_s4955" style="position:absolute;left:1600;top:3856;width:7;height:2" coordorigin="1600,3856" coordsize="7,2">
              <v:shape id="_x0000_s4956" style="position:absolute;left:1600;top:3856;width:7;height:2" coordorigin="1600,3856" coordsize="7,0" path="m1600,3856r7,e" filled="f" strokecolor="#00c" strokeweight=".1216mm">
                <v:path arrowok="t"/>
              </v:shape>
            </v:group>
            <v:group id="_x0000_s4953" style="position:absolute;left:1607;top:3856;width:7;height:2" coordorigin="1607,3856" coordsize="7,2">
              <v:shape id="_x0000_s4954" style="position:absolute;left:1607;top:3856;width:7;height:2" coordorigin="1607,3856" coordsize="7,0" path="m1607,3856r7,e" filled="f" strokecolor="#00c" strokeweight=".1216mm">
                <v:path arrowok="t"/>
              </v:shape>
            </v:group>
            <v:group id="_x0000_s4951" style="position:absolute;left:1614;top:3856;width:7;height:2" coordorigin="1614,3856" coordsize="7,2">
              <v:shape id="_x0000_s4952" style="position:absolute;left:1614;top:3856;width:7;height:2" coordorigin="1614,3856" coordsize="7,0" path="m1614,3856r7,e" filled="f" strokecolor="#00c" strokeweight=".1216mm">
                <v:path arrowok="t"/>
              </v:shape>
            </v:group>
            <v:group id="_x0000_s4949" style="position:absolute;left:1617;top:3846;width:21;height:2" coordorigin="1617,3846" coordsize="21,2">
              <v:shape id="_x0000_s4950" style="position:absolute;left:1617;top:3846;width:21;height:2" coordorigin="1617,3846" coordsize="21,0" path="m1617,3846r21,e" filled="f" strokecolor="#00c" strokeweight=".28508mm">
                <v:path arrowok="t"/>
              </v:shape>
            </v:group>
            <v:group id="_x0000_s4947" style="position:absolute;left:1621;top:3849;width:7;height:2" coordorigin="1621,3849" coordsize="7,2">
              <v:shape id="_x0000_s4948" style="position:absolute;left:1621;top:3849;width:7;height:2" coordorigin="1621,3849" coordsize="7,0" path="m1621,3849r7,e" filled="f" strokecolor="#00c" strokeweight=".1216mm">
                <v:path arrowok="t"/>
              </v:shape>
            </v:group>
            <v:group id="_x0000_s4945" style="position:absolute;left:1628;top:3842;width:7;height:2" coordorigin="1628,3842" coordsize="7,2">
              <v:shape id="_x0000_s4946" style="position:absolute;left:1628;top:3842;width:7;height:2" coordorigin="1628,3842" coordsize="7,0" path="m1628,3842r7,e" filled="f" strokecolor="#00c" strokeweight=".1216mm">
                <v:path arrowok="t"/>
              </v:shape>
            </v:group>
            <v:group id="_x0000_s4943" style="position:absolute;left:1631;top:3829;width:7;height:2" coordorigin="1631,3829" coordsize="7,2">
              <v:shape id="_x0000_s4944" style="position:absolute;left:1631;top:3829;width:7;height:2" coordorigin="1631,3829" coordsize="7,0" path="m1631,3829r7,e" filled="f" strokecolor="#00c" strokeweight=".1635mm">
                <v:path arrowok="t"/>
              </v:shape>
            </v:group>
            <v:group id="_x0000_s4941" style="position:absolute;left:1569;top:3998;width:207;height:207" coordorigin="1569,3998" coordsize="207,207">
              <v:shape id="_x0000_s4942" style="position:absolute;left:1569;top:3998;width:207;height:207" coordorigin="1569,3998" coordsize="207,207" path="m1569,3998r207,l1776,4204r-207,l1569,3998xe" stroked="f">
                <v:path arrowok="t"/>
              </v:shape>
            </v:group>
            <v:group id="_x0000_s4939" style="position:absolute;left:1573;top:4001;width:104;height:200" coordorigin="1573,4001" coordsize="104,200">
              <v:shape id="_x0000_s4940" style="position:absolute;left:1573;top:4001;width:104;height:200" coordorigin="1573,4001" coordsize="104,200" path="m1676,4001r-103,200e" filled="f" strokeweight=".1062mm">
                <v:path arrowok="t"/>
              </v:shape>
            </v:group>
            <v:group id="_x0000_s4937" style="position:absolute;left:1573;top:4201;width:200;height:2" coordorigin="1573,4201" coordsize="200,2">
              <v:shape id="_x0000_s4938" style="position:absolute;left:1573;top:4201;width:200;height:2" coordorigin="1573,4201" coordsize="200,0" path="m1573,4201r200,e" filled="f" strokeweight=".1062mm">
                <v:path arrowok="t"/>
              </v:shape>
            </v:group>
            <v:group id="_x0000_s4934" style="position:absolute;left:1676;top:4001;width:97;height:200" coordorigin="1676,4001" coordsize="97,200">
              <v:shape id="_x0000_s4936" style="position:absolute;left:1676;top:4001;width:97;height:200" coordorigin="1676,4001" coordsize="97,200" path="m1773,4201r-97,-200e" filled="f" strokeweight=".1062mm">
                <v:path arrowok="t"/>
              </v:shape>
              <v:shape id="_x0000_s4935" type="#_x0000_t75" style="position:absolute;left:1281;top:3386;width:1210;height:271">
                <v:imagedata r:id="rId51" o:title=""/>
              </v:shape>
            </v:group>
            <v:group id="_x0000_s4932" style="position:absolute;left:1342;top:3463;width:972;height:2" coordorigin="1342,3463" coordsize="972,2">
              <v:shape id="_x0000_s4933" style="position:absolute;left:1342;top:3463;width:972;height:2" coordorigin="1342,3463" coordsize="972,0" path="m1342,3463r972,e" filled="f" strokecolor="#00c" strokeweight=".64319mm">
                <v:path arrowok="t"/>
              </v:shape>
            </v:group>
            <v:group id="_x0000_s4930" style="position:absolute;left:2310;top:3450;width:2;height:28" coordorigin="2310,3450" coordsize="2,28">
              <v:shape id="_x0000_s4931" style="position:absolute;left:2310;top:3450;width:2;height:28" coordorigin="2310,3450" coordsize="0,28" path="m2310,3477r,-27e" filled="f" strokeweight=".1062mm">
                <v:path arrowok="t"/>
              </v:shape>
            </v:group>
            <v:group id="_x0000_s4928" style="position:absolute;left:1345;top:3450;width:966;height:2" coordorigin="1345,3450" coordsize="966,2">
              <v:shape id="_x0000_s4929" style="position:absolute;left:1345;top:3450;width:966;height:2" coordorigin="1345,3450" coordsize="966,0" path="m2310,3450r-965,e" filled="f" strokeweight=".1062mm">
                <v:path arrowok="t"/>
              </v:shape>
            </v:group>
            <v:group id="_x0000_s4926" style="position:absolute;left:1345;top:3450;width:2;height:28" coordorigin="1345,3450" coordsize="2,28">
              <v:shape id="_x0000_s4927" style="position:absolute;left:1345;top:3450;width:2;height:28" coordorigin="1345,3450" coordsize="0,28" path="m1345,3450r,27e" filled="f" strokeweight=".1062mm">
                <v:path arrowok="t"/>
              </v:shape>
            </v:group>
            <v:group id="_x0000_s4923" style="position:absolute;left:1345;top:3477;width:966;height:2" coordorigin="1345,3477" coordsize="966,2">
              <v:shape id="_x0000_s4925" style="position:absolute;left:1345;top:3477;width:966;height:2" coordorigin="1345,3477" coordsize="966,0" path="m1345,3477r965,e" filled="f" strokeweight=".1062mm">
                <v:path arrowok="t"/>
              </v:shape>
              <v:shape id="_x0000_s4924" type="#_x0000_t75" style="position:absolute;left:1392;top:4316;width:1505;height:271">
                <v:imagedata r:id="rId52" o:title=""/>
              </v:shape>
            </v:group>
            <v:group id="_x0000_s4921" style="position:absolute;left:1452;top:4394;width:1269;height:2" coordorigin="1452,4394" coordsize="1269,2">
              <v:shape id="_x0000_s4922" style="position:absolute;left:1452;top:4394;width:1269;height:2" coordorigin="1452,4394" coordsize="1269,0" path="m1452,4394r1268,e" filled="f" strokecolor="#e50000" strokeweight=".64319mm">
                <v:path arrowok="t"/>
              </v:shape>
            </v:group>
            <v:group id="_x0000_s4919" style="position:absolute;left:2717;top:4380;width:2;height:28" coordorigin="2717,4380" coordsize="2,28">
              <v:shape id="_x0000_s4920" style="position:absolute;left:2717;top:4380;width:2;height:28" coordorigin="2717,4380" coordsize="0,28" path="m2717,4408r,-28e" filled="f" strokeweight=".1062mm">
                <v:path arrowok="t"/>
              </v:shape>
            </v:group>
            <v:group id="_x0000_s4917" style="position:absolute;left:1455;top:4380;width:1262;height:2" coordorigin="1455,4380" coordsize="1262,2">
              <v:shape id="_x0000_s4918" style="position:absolute;left:1455;top:4380;width:1262;height:2" coordorigin="1455,4380" coordsize="1262,0" path="m2717,4380r-1262,e" filled="f" strokeweight=".1062mm">
                <v:path arrowok="t"/>
              </v:shape>
            </v:group>
            <v:group id="_x0000_s4915" style="position:absolute;left:1455;top:4380;width:2;height:28" coordorigin="1455,4380" coordsize="2,28">
              <v:shape id="_x0000_s4916" style="position:absolute;left:1455;top:4380;width:2;height:28" coordorigin="1455,4380" coordsize="0,28" path="m1455,4380r,28e" filled="f" strokeweight=".1062mm">
                <v:path arrowok="t"/>
              </v:shape>
            </v:group>
            <v:group id="_x0000_s4913" style="position:absolute;left:1455;top:4408;width:1262;height:2" coordorigin="1455,4408" coordsize="1262,2">
              <v:shape id="_x0000_s4914" style="position:absolute;left:1455;top:4408;width:1262;height:2" coordorigin="1455,4408" coordsize="1262,0" path="m1455,4408r1262,e" filled="f" strokeweight=".1062mm">
                <v:path arrowok="t"/>
              </v:shape>
            </v:group>
            <v:group id="_x0000_s4911" style="position:absolute;left:2192;top:2891;width:2;height:566" coordorigin="2192,2891" coordsize="2,566">
              <v:shape id="_x0000_s4912" style="position:absolute;left:2192;top:2891;width:2;height:566" coordorigin="2192,2891" coordsize="0,566" path="m2192,3457r,-566e" filled="f" strokeweight=".1062mm">
                <v:path arrowok="t"/>
              </v:shape>
            </v:group>
            <v:group id="_x0000_s4909" style="position:absolute;left:1711;top:200;width:2;height:1566" coordorigin="1711,200" coordsize="2,1566">
              <v:shape id="_x0000_s4910" style="position:absolute;left:1711;top:200;width:2;height:1566" coordorigin="1711,200" coordsize="0,1566" path="m1711,1765r,-1565e" filled="f" strokeweight=".1062mm">
                <v:path arrowok="t"/>
              </v:shape>
            </v:group>
            <v:group id="_x0000_s4907" style="position:absolute;left:1711;top:2271;width:2;height:1187" coordorigin="1711,2271" coordsize="2,1187">
              <v:shape id="_x0000_s4908" style="position:absolute;left:1711;top:2271;width:2;height:1187" coordorigin="1711,2271" coordsize="0,1187" path="m1711,3457r,-1186e" filled="f" strokeweight=".1062mm">
                <v:path arrowok="t"/>
              </v:shape>
            </v:group>
            <v:group id="_x0000_s4905" style="position:absolute;left:228;top:1003;width:104;height:200" coordorigin="228,1003" coordsize="104,200">
              <v:shape id="_x0000_s4906" style="position:absolute;left:228;top:1003;width:104;height:200" coordorigin="228,1003" coordsize="104,200" path="m332,1003l228,1202e" filled="f" strokeweight=".1062mm">
                <v:path arrowok="t"/>
              </v:shape>
            </v:group>
            <v:group id="_x0000_s4903" style="position:absolute;left:228;top:1202;width:200;height:2" coordorigin="228,1202" coordsize="200,2">
              <v:shape id="_x0000_s4904" style="position:absolute;left:228;top:1202;width:200;height:2" coordorigin="228,1202" coordsize="200,0" path="m228,1202r200,e" filled="f" strokeweight=".1062mm">
                <v:path arrowok="t"/>
              </v:shape>
            </v:group>
            <v:group id="_x0000_s4900" style="position:absolute;left:332;top:1003;width:97;height:200" coordorigin="332,1003" coordsize="97,200">
              <v:shape id="_x0000_s4902" style="position:absolute;left:332;top:1003;width:97;height:200" coordorigin="332,1003" coordsize="97,200" path="m428,1202l332,1003e" filled="f" strokeweight=".1062mm">
                <v:path arrowok="t"/>
              </v:shape>
              <v:shape id="_x0000_s4901" type="#_x0000_t75" style="position:absolute;left:68;top:1249;width:1018;height:271">
                <v:imagedata r:id="rId45" o:title=""/>
              </v:shape>
            </v:group>
            <v:group id="_x0000_s4898" style="position:absolute;left:129;top:1326;width:779;height:2" coordorigin="129,1326" coordsize="779,2">
              <v:shape id="_x0000_s4899" style="position:absolute;left:129;top:1326;width:779;height:2" coordorigin="129,1326" coordsize="779,0" path="m129,1326r778,e" filled="f" strokecolor="#00c" strokeweight=".64319mm">
                <v:path arrowok="t"/>
              </v:shape>
            </v:group>
            <v:group id="_x0000_s4896" style="position:absolute;left:904;top:1313;width:2;height:28" coordorigin="904,1313" coordsize="2,28">
              <v:shape id="_x0000_s4897" style="position:absolute;left:904;top:1313;width:2;height:28" coordorigin="904,1313" coordsize="0,28" path="m904,1340r,-27e" filled="f" strokeweight=".1062mm">
                <v:path arrowok="t"/>
              </v:shape>
            </v:group>
            <v:group id="_x0000_s4894" style="position:absolute;left:132;top:1313;width:773;height:2" coordorigin="132,1313" coordsize="773,2">
              <v:shape id="_x0000_s4895" style="position:absolute;left:132;top:1313;width:773;height:2" coordorigin="132,1313" coordsize="773,0" path="m904,1313r-772,e" filled="f" strokeweight=".1062mm">
                <v:path arrowok="t"/>
              </v:shape>
            </v:group>
            <v:group id="_x0000_s4892" style="position:absolute;left:132;top:1313;width:2;height:28" coordorigin="132,1313" coordsize="2,28">
              <v:shape id="_x0000_s4893" style="position:absolute;left:132;top:1313;width:2;height:28" coordorigin="132,1313" coordsize="0,28" path="m132,1313r,27e" filled="f" strokeweight=".1062mm">
                <v:path arrowok="t"/>
              </v:shape>
            </v:group>
            <v:group id="_x0000_s4890" style="position:absolute;left:132;top:1340;width:773;height:2" coordorigin="132,1340" coordsize="773,2">
              <v:shape id="_x0000_s4891" style="position:absolute;left:132;top:1340;width:773;height:2" coordorigin="132,1340" coordsize="773,0" path="m132,1340r772,e" filled="f" strokeweight=".1062mm">
                <v:path arrowok="t"/>
              </v:shape>
            </v:group>
            <v:group id="_x0000_s4888" style="position:absolute;left:536;top:1338;width:934;height:1048" coordorigin="536,1338" coordsize="934,1048">
              <v:shape id="_x0000_s4889" style="position:absolute;left:536;top:1338;width:934;height:1048" coordorigin="536,1338" coordsize="934,1048" path="m1470,2385r,-518l536,1867r,-529e" filled="f" strokeweight=".1062mm">
                <v:path arrowok="t"/>
              </v:shape>
            </v:group>
            <v:group id="_x0000_s4886" style="position:absolute;left:1470;top:2891;width:2;height:566" coordorigin="1470,2891" coordsize="2,566">
              <v:shape id="_x0000_s4887" style="position:absolute;left:1470;top:2891;width:2;height:566" coordorigin="1470,2891" coordsize="0,566" path="m1470,3457r,-566e" filled="f" strokeweight=".1062mm">
                <v:path arrowok="t"/>
              </v:shape>
            </v:group>
            <v:group id="_x0000_s4884" style="position:absolute;left:849;top:892;width:442;height:2" coordorigin="849,892" coordsize="442,2">
              <v:shape id="_x0000_s4885" style="position:absolute;left:849;top:892;width:442;height:2" coordorigin="849,892" coordsize="442,0" path="m849,892r441,e" filled="f" strokeweight=".1062mm">
                <v:path arrowok="t"/>
              </v:shape>
            </v:group>
            <v:group id="_x0000_s4882" style="position:absolute;left:1290;top:830;width:2;height:63" coordorigin="1290,830" coordsize="2,63">
              <v:shape id="_x0000_s4883" style="position:absolute;left:1290;top:830;width:2;height:63" coordorigin="1290,830" coordsize="0,63" path="m1290,892r,-62e" filled="f" strokeweight=".1062mm">
                <v:path arrowok="t"/>
              </v:shape>
            </v:group>
            <v:group id="_x0000_s4880" style="position:absolute;left:849;top:830;width:442;height:2" coordorigin="849,830" coordsize="442,2">
              <v:shape id="_x0000_s4881" style="position:absolute;left:849;top:830;width:442;height:2" coordorigin="849,830" coordsize="442,0" path="m1290,830r-441,e" filled="f" strokeweight=".1062mm">
                <v:path arrowok="t"/>
              </v:shape>
            </v:group>
            <v:group id="_x0000_s4878" style="position:absolute;left:849;top:830;width:2;height:63" coordorigin="849,830" coordsize="2,63">
              <v:shape id="_x0000_s4879" style="position:absolute;left:849;top:830;width:2;height:63" coordorigin="849,830" coordsize="0,63" path="m849,830r,62e" filled="f" strokeweight=".1062mm">
                <v:path arrowok="t"/>
              </v:shape>
            </v:group>
            <v:group id="_x0000_s4876" style="position:absolute;left:1049;top:844;width:2;height:35" coordorigin="1049,844" coordsize="2,35">
              <v:shape id="_x0000_s4877" style="position:absolute;left:1049;top:844;width:2;height:35" coordorigin="1049,844" coordsize="0,35" path="m1049,878r,-34e" filled="f" strokecolor="#00c" strokeweight=".1216mm">
                <v:path arrowok="t"/>
              </v:shape>
            </v:group>
            <v:group id="_x0000_s4874" style="position:absolute;left:1028;top:844;width:83;height:2" coordorigin="1028,844" coordsize="83,2">
              <v:shape id="_x0000_s4875" style="position:absolute;left:1028;top:844;width:83;height:2" coordorigin="1028,844" coordsize="83,0" path="m1028,844r83,e" filled="f" strokecolor="#00c" strokeweight=".1216mm">
                <v:path arrowok="t"/>
              </v:shape>
            </v:group>
            <v:group id="_x0000_s4872" style="position:absolute;left:1090;top:844;width:2;height:21" coordorigin="1090,844" coordsize="2,21">
              <v:shape id="_x0000_s4873" style="position:absolute;left:1090;top:844;width:2;height:21" coordorigin="1090,844" coordsize="0,21" path="m1090,844r,21e" filled="f" strokecolor="#00c" strokeweight=".1216mm">
                <v:path arrowok="t"/>
              </v:shape>
            </v:group>
            <v:group id="_x0000_s4870" style="position:absolute;left:1090;top:865;width:21;height:14" coordorigin="1090,865" coordsize="21,14">
              <v:shape id="_x0000_s4871" style="position:absolute;left:1090;top:865;width:21;height:14" coordorigin="1090,865" coordsize="21,14" path="m1090,865r21,13e" filled="f" strokecolor="#00c" strokeweight=".1216mm">
                <v:path arrowok="t"/>
              </v:shape>
            </v:group>
            <v:group id="_x0000_s4868" style="position:absolute;left:1289;top:338;width:109;height:524" coordorigin="1289,338" coordsize="109,524">
              <v:shape id="_x0000_s4869" style="position:absolute;left:1289;top:338;width:109;height:524" coordorigin="1289,338" coordsize="109,524" path="m1289,862r108,l1397,452r-30,l1367,338e" filled="f" strokeweight=".1062mm">
                <v:path arrowok="t"/>
              </v:shape>
            </v:group>
            <v:group id="_x0000_s4866" style="position:absolute;left:711;top:862;width:145;height:458" coordorigin="711,862" coordsize="145,458">
              <v:shape id="_x0000_s4867" style="position:absolute;left:711;top:862;width:145;height:458" coordorigin="711,862" coordsize="145,458" path="m711,1320r,-458l855,862e" filled="f" strokeweight=".1062mm">
                <v:path arrowok="t"/>
              </v:shape>
            </v:group>
            <v:group id="_x0000_s4864" style="position:absolute;left:332;top:1199;width:2;height:121" coordorigin="332,1199" coordsize="2,121">
              <v:shape id="_x0000_s4865" style="position:absolute;left:332;top:1199;width:2;height:121" coordorigin="332,1199" coordsize="0,121" path="m332,1320r,-121e" filled="f" strokeweight=".1062mm">
                <v:path arrowok="t"/>
              </v:shape>
            </v:group>
            <v:group id="_x0000_s4862" style="position:absolute;left:3710;top:1994;width:37;height:494" coordorigin="3710,1994" coordsize="37,494">
              <v:shape id="_x0000_s4863" style="position:absolute;left:3710;top:1994;width:37;height:494" coordorigin="3710,1994" coordsize="37,494" path="m3746,2488r,-386l3710,2102r,-108e" filled="f" strokeweight=".1062mm">
                <v:path arrowok="t"/>
              </v:shape>
            </v:group>
            <v:group id="_x0000_s4860" style="position:absolute;left:4330;top:1855;width:2;height:121" coordorigin="4330,1855" coordsize="2,121">
              <v:shape id="_x0000_s4861" style="position:absolute;left:4330;top:1855;width:2;height:121" coordorigin="4330,1855" coordsize="0,121" path="m4330,1976r,-121e" filled="f" strokeweight=".1062mm">
                <v:path arrowok="t"/>
              </v:shape>
            </v:group>
            <v:group id="_x0000_s4858" style="position:absolute;left:5390;top:3204;width:259;height:2" coordorigin="5390,3204" coordsize="259,2">
              <v:shape id="_x0000_s4859" style="position:absolute;left:5390;top:3204;width:259;height:2" coordorigin="5390,3204" coordsize="259,0" path="m5649,3204r-259,e" filled="f" strokeweight=".1062mm">
                <v:path arrowok="t"/>
              </v:shape>
            </v:group>
            <v:group id="_x0000_s4856" style="position:absolute;left:497;top:4139;width:2;height:269" coordorigin="497,4139" coordsize="2,269">
              <v:shape id="_x0000_s4857" style="position:absolute;left:497;top:4139;width:2;height:269" coordorigin="497,4139" coordsize="0,269" path="m497,4139r,269e" filled="f" strokeweight=".1062mm">
                <v:path arrowok="t"/>
              </v:shape>
            </v:group>
            <v:group id="_x0000_s4854" style="position:absolute;left:228;top:4408;width:269;height:2" coordorigin="228,4408" coordsize="269,2">
              <v:shape id="_x0000_s4855" style="position:absolute;left:228;top:4408;width:269;height:2" coordorigin="228,4408" coordsize="269,0" path="m497,4408r-269,e" filled="f" strokeweight=".1062mm">
                <v:path arrowok="t"/>
              </v:shape>
            </v:group>
            <v:group id="_x0000_s4852" style="position:absolute;left:228;top:4139;width:2;height:269" coordorigin="228,4139" coordsize="2,269">
              <v:shape id="_x0000_s4853" style="position:absolute;left:228;top:4139;width:2;height:269" coordorigin="228,4139" coordsize="0,269" path="m228,4408r,-269e" filled="f" strokeweight=".1062mm">
                <v:path arrowok="t"/>
              </v:shape>
            </v:group>
            <v:group id="_x0000_s4850" style="position:absolute;left:228;top:4139;width:269;height:2" coordorigin="228,4139" coordsize="269,2">
              <v:shape id="_x0000_s4851" style="position:absolute;left:228;top:4139;width:269;height:2" coordorigin="228,4139" coordsize="269,0" path="m228,4139r269,e" filled="f" strokeweight=".1062mm">
                <v:path arrowok="t"/>
              </v:shape>
            </v:group>
            <v:group id="_x0000_s4848" style="position:absolute;left:228;top:4139;width:269;height:269" coordorigin="228,4139" coordsize="269,269">
              <v:shape id="_x0000_s4849" style="position:absolute;left:228;top:4139;width:269;height:269" coordorigin="228,4139" coordsize="269,269" path="m497,4139l228,4408e" filled="f" strokecolor="#00c" strokeweight=".1216mm">
                <v:path arrowok="t"/>
              </v:shape>
            </v:group>
            <v:group id="_x0000_s4846" style="position:absolute;left:228;top:4139;width:269;height:269" coordorigin="228,4139" coordsize="269,269">
              <v:shape id="_x0000_s4847" style="position:absolute;left:228;top:4139;width:269;height:269" coordorigin="228,4139" coordsize="269,269" path="m228,4139r269,269e" filled="f" strokecolor="#00c" strokeweight=".1216mm">
                <v:path arrowok="t"/>
              </v:shape>
            </v:group>
            <v:group id="_x0000_s4844" style="position:absolute;left:366;top:4277;width:131;height:131" coordorigin="366,4277" coordsize="131,131">
              <v:shape id="_x0000_s4845" style="position:absolute;left:366;top:4277;width:131;height:131" coordorigin="366,4277" coordsize="131,131" path="m497,4277l366,4408e" filled="f" strokecolor="#00c" strokeweight=".1216mm">
                <v:path arrowok="t"/>
              </v:shape>
            </v:group>
            <v:group id="_x0000_s4842" style="position:absolute;left:228;top:4277;width:138;height:131" coordorigin="228,4277" coordsize="138,131">
              <v:shape id="_x0000_s4843" style="position:absolute;left:228;top:4277;width:138;height:131" coordorigin="228,4277" coordsize="138,131" path="m366,4408l228,4277e" filled="f" strokecolor="#00c" strokeweight=".1216mm">
                <v:path arrowok="t"/>
              </v:shape>
            </v:group>
            <v:group id="_x0000_s4840" style="position:absolute;left:228;top:4139;width:138;height:138" coordorigin="228,4139" coordsize="138,138">
              <v:shape id="_x0000_s4841" style="position:absolute;left:228;top:4139;width:138;height:138" coordorigin="228,4139" coordsize="138,138" path="m228,4277l366,4139e" filled="f" strokecolor="#00c" strokeweight=".1216mm">
                <v:path arrowok="t"/>
              </v:shape>
            </v:group>
            <v:group id="_x0000_s4837" style="position:absolute;left:366;top:4139;width:131;height:138" coordorigin="366,4139" coordsize="131,138">
              <v:shape id="_x0000_s4839" style="position:absolute;left:366;top:4139;width:131;height:138" coordorigin="366,4139" coordsize="131,138" path="m366,4139r131,138e" filled="f" strokecolor="#00c" strokeweight=".1216mm">
                <v:path arrowok="t"/>
              </v:shape>
              <v:shape id="_x0000_s4838" type="#_x0000_t75" style="position:absolute;left:4;top:4558;width:881;height:271">
                <v:imagedata r:id="rId53" o:title=""/>
              </v:shape>
            </v:group>
            <v:group id="_x0000_s4835" style="position:absolute;left:18;top:4635;width:690;height:2" coordorigin="18,4635" coordsize="690,2">
              <v:shape id="_x0000_s4836" style="position:absolute;left:18;top:4635;width:690;height:2" coordorigin="18,4635" coordsize="690,0" path="m18,4635r690,e" filled="f" strokecolor="#e50000" strokeweight=".64319mm">
                <v:path arrowok="t"/>
              </v:shape>
            </v:group>
            <v:group id="_x0000_s4833" style="position:absolute;left:704;top:4621;width:2;height:28" coordorigin="704,4621" coordsize="2,28">
              <v:shape id="_x0000_s4834" style="position:absolute;left:704;top:4621;width:2;height:28" coordorigin="704,4621" coordsize="0,28" path="m704,4621r,28e" filled="f" strokeweight=".1062mm">
                <v:path arrowok="t"/>
              </v:shape>
            </v:group>
            <v:group id="_x0000_s4831" style="position:absolute;left:22;top:4649;width:683;height:2" coordorigin="22,4649" coordsize="683,2">
              <v:shape id="_x0000_s4832" style="position:absolute;left:22;top:4649;width:683;height:2" coordorigin="22,4649" coordsize="683,0" path="m704,4649r-682,e" filled="f" strokeweight=".1062mm">
                <v:path arrowok="t"/>
              </v:shape>
            </v:group>
            <v:group id="_x0000_s4829" style="position:absolute;left:22;top:4621;width:2;height:28" coordorigin="22,4621" coordsize="2,28">
              <v:shape id="_x0000_s4830" style="position:absolute;left:22;top:4621;width:2;height:28" coordorigin="22,4621" coordsize="0,28" path="m22,4649r,-28e" filled="f" strokeweight=".1062mm">
                <v:path arrowok="t"/>
              </v:shape>
            </v:group>
            <v:group id="_x0000_s4827" style="position:absolute;left:22;top:4621;width:683;height:2" coordorigin="22,4621" coordsize="683,2">
              <v:shape id="_x0000_s4828" style="position:absolute;left:22;top:4621;width:683;height:2" coordorigin="22,4621" coordsize="683,0" path="m22,4621r682,e" filled="f" strokeweight=".1062mm">
                <v:path arrowok="t"/>
              </v:shape>
            </v:group>
            <v:group id="_x0000_s4825" style="position:absolute;left:368;top:4408;width:2;height:217" coordorigin="368,4408" coordsize="2,217">
              <v:shape id="_x0000_s4826" style="position:absolute;left:368;top:4408;width:2;height:217" coordorigin="368,4408" coordsize="0,217" path="m368,4408r,217e" filled="f" strokeweight=".1062mm">
                <v:path arrowok="t"/>
              </v:shape>
            </v:group>
            <v:group id="_x0000_s4823" style="position:absolute;left:4366;top:2855;width:211;height:350" coordorigin="4366,2855" coordsize="211,350">
              <v:shape id="_x0000_s4824" style="position:absolute;left:4366;top:2855;width:211;height:350" coordorigin="4366,2855" coordsize="211,350" path="m4577,3204r-211,l4366,2855e" filled="f" strokeweight=".1062mm">
                <v:path arrowok="t"/>
              </v:shape>
            </v:group>
            <v:group id="_x0000_s4821" style="position:absolute;left:4258;top:1994;width:2;height:151" coordorigin="4258,1994" coordsize="2,151">
              <v:shape id="_x0000_s4822" style="position:absolute;left:4258;top:1994;width:2;height:151" coordorigin="4258,1994" coordsize="0,151" path="m4258,2144r,-150e" filled="f" strokeweight=".1062mm">
                <v:path arrowok="t"/>
              </v:shape>
            </v:group>
            <v:group id="_x0000_s4819" style="position:absolute;left:4258;top:2650;width:2;height:187" coordorigin="4258,2650" coordsize="2,187">
              <v:shape id="_x0000_s4820" style="position:absolute;left:4258;top:2650;width:2;height:187" coordorigin="4258,2650" coordsize="0,187" path="m4258,2837r,-187e" filled="f" strokeweight=".1062mm">
                <v:path arrowok="t"/>
              </v:shape>
            </v:group>
            <v:group id="_x0000_s4817" style="position:absolute;left:2520;top:5921;width:7;height:2" coordorigin="2520,5921" coordsize="7,2">
              <v:shape id="_x0000_s4818" style="position:absolute;left:2520;top:5921;width:7;height:2" coordorigin="2520,5921" coordsize="7,0" path="m2520,5921r7,e" filled="f" strokeweight=".28178mm">
                <v:path arrowok="t"/>
              </v:shape>
            </v:group>
            <v:group id="_x0000_s4815" style="position:absolute;left:2520;top:5907;width:7;height:2" coordorigin="2520,5907" coordsize="7,2">
              <v:shape id="_x0000_s4816" style="position:absolute;left:2520;top:5907;width:7;height:2" coordorigin="2520,5907" coordsize="7,0" path="m2520,5907r7,e" filled="f" strokeweight=".1216mm">
                <v:path arrowok="t"/>
              </v:shape>
            </v:group>
            <v:group id="_x0000_s4813" style="position:absolute;left:2517;top:5897;width:7;height:7" coordorigin="2517,5897" coordsize="7,7">
              <v:shape id="_x0000_s4814" style="position:absolute;left:2517;top:5897;width:7;height:7" coordorigin="2517,5897" coordsize="7,7" path="m2524,5903r-7,-6e" filled="f" strokeweight=".1216mm">
                <v:path arrowok="t"/>
              </v:shape>
            </v:group>
            <v:group id="_x0000_s4811" style="position:absolute;left:2514;top:5886;width:7;height:2" coordorigin="2514,5886" coordsize="7,2">
              <v:shape id="_x0000_s4812" style="position:absolute;left:2514;top:5886;width:7;height:2" coordorigin="2514,5886" coordsize="7,0" path="m2514,5886r6,e" filled="f" strokeweight=".28508mm">
                <v:path arrowok="t"/>
              </v:shape>
            </v:group>
            <v:group id="_x0000_s4809" style="position:absolute;left:2510;top:5869;width:7;height:7" coordorigin="2510,5869" coordsize="7,7">
              <v:shape id="_x0000_s4810" style="position:absolute;left:2510;top:5869;width:7;height:7" coordorigin="2510,5869" coordsize="7,7" path="m2517,5876r-7,-7e" filled="f" strokeweight=".1216mm">
                <v:path arrowok="t"/>
              </v:shape>
            </v:group>
            <v:group id="_x0000_s4807" style="position:absolute;left:2507;top:5866;width:7;height:2" coordorigin="2507,5866" coordsize="7,2">
              <v:shape id="_x0000_s4808" style="position:absolute;left:2507;top:5866;width:7;height:2" coordorigin="2507,5866" coordsize="7,0" path="m2507,5866r7,e" filled="f" strokeweight=".1216mm">
                <v:path arrowok="t"/>
              </v:shape>
            </v:group>
            <v:group id="_x0000_s4805" style="position:absolute;left:2503;top:5855;width:7;height:7" coordorigin="2503,5855" coordsize="7,7">
              <v:shape id="_x0000_s4806" style="position:absolute;left:2503;top:5855;width:7;height:7" coordorigin="2503,5855" coordsize="7,7" path="m2510,5862r-7,-7e" filled="f" strokeweight=".1216mm">
                <v:path arrowok="t"/>
              </v:shape>
            </v:group>
            <v:group id="_x0000_s4803" style="position:absolute;left:2493;top:5848;width:14;height:2" coordorigin="2493,5848" coordsize="14,2">
              <v:shape id="_x0000_s4804" style="position:absolute;left:2493;top:5848;width:14;height:2" coordorigin="2493,5848" coordsize="14,0" path="m2493,5848r14,e" filled="f" strokeweight=".1635mm">
                <v:path arrowok="t"/>
              </v:shape>
            </v:group>
            <v:group id="_x0000_s4801" style="position:absolute;left:2496;top:5848;width:7;height:2" coordorigin="2496,5848" coordsize="7,2">
              <v:shape id="_x0000_s4802" style="position:absolute;left:2496;top:5848;width:7;height:2" coordorigin="2496,5848" coordsize="7,0" path="m2503,5848r-7,e" filled="f" strokeweight=".1216mm">
                <v:path arrowok="t"/>
              </v:shape>
            </v:group>
            <v:group id="_x0000_s4799" style="position:absolute;left:2489;top:5835;width:7;height:7" coordorigin="2489,5835" coordsize="7,7">
              <v:shape id="_x0000_s4800" style="position:absolute;left:2489;top:5835;width:7;height:7" coordorigin="2489,5835" coordsize="7,7" path="m2496,5841r-7,-6e" filled="f" strokeweight=".1216mm">
                <v:path arrowok="t"/>
              </v:shape>
            </v:group>
            <v:group id="_x0000_s4797" style="position:absolute;left:2482;top:5835;width:7;height:2" coordorigin="2482,5835" coordsize="7,2">
              <v:shape id="_x0000_s4798" style="position:absolute;left:2482;top:5835;width:7;height:2" coordorigin="2482,5835" coordsize="7,0" path="m2489,5835r-7,e" filled="f" strokeweight=".1216mm">
                <v:path arrowok="t"/>
              </v:shape>
            </v:group>
            <v:group id="_x0000_s4795" style="position:absolute;left:2479;top:5831;width:7;height:2" coordorigin="2479,5831" coordsize="7,2">
              <v:shape id="_x0000_s4796" style="position:absolute;left:2479;top:5831;width:7;height:2" coordorigin="2479,5831" coordsize="7,0" path="m2479,5831r7,e" filled="f" strokeweight=".1216mm">
                <v:path arrowok="t"/>
              </v:shape>
            </v:group>
            <v:group id="_x0000_s4793" style="position:absolute;left:2476;top:5821;width:7;height:7" coordorigin="2476,5821" coordsize="7,7">
              <v:shape id="_x0000_s4794" style="position:absolute;left:2476;top:5821;width:7;height:7" coordorigin="2476,5821" coordsize="7,7" path="m2482,5828r-6,-7e" filled="f" strokeweight=".1216mm">
                <v:path arrowok="t"/>
              </v:shape>
            </v:group>
            <v:group id="_x0000_s4791" style="position:absolute;left:2469;top:5821;width:7;height:2" coordorigin="2469,5821" coordsize="7,2">
              <v:shape id="_x0000_s4792" style="position:absolute;left:2469;top:5821;width:7;height:2" coordorigin="2469,5821" coordsize="7,0" path="m2476,5821r-7,e" filled="f" strokeweight=".1216mm">
                <v:path arrowok="t"/>
              </v:shape>
            </v:group>
            <v:group id="_x0000_s4789" style="position:absolute;left:2462;top:5814;width:7;height:7" coordorigin="2462,5814" coordsize="7,7">
              <v:shape id="_x0000_s4790" style="position:absolute;left:2462;top:5814;width:7;height:7" coordorigin="2462,5814" coordsize="7,7" path="m2469,5821r-7,-7e" filled="f" strokeweight=".1216mm">
                <v:path arrowok="t"/>
              </v:shape>
            </v:group>
            <v:group id="_x0000_s4787" style="position:absolute;left:2455;top:5807;width:7;height:7" coordorigin="2455,5807" coordsize="7,7">
              <v:shape id="_x0000_s4788" style="position:absolute;left:2455;top:5807;width:7;height:7" coordorigin="2455,5807" coordsize="7,7" path="m2462,5814r-7,-7e" filled="f" strokeweight=".1216mm">
                <v:path arrowok="t"/>
              </v:shape>
            </v:group>
            <v:group id="_x0000_s4785" style="position:absolute;left:2448;top:5807;width:7;height:2" coordorigin="2448,5807" coordsize="7,2">
              <v:shape id="_x0000_s4786" style="position:absolute;left:2448;top:5807;width:7;height:2" coordorigin="2448,5807" coordsize="7,0" path="m2455,5807r-7,e" filled="f" strokeweight=".1216mm">
                <v:path arrowok="t"/>
              </v:shape>
            </v:group>
            <v:group id="_x0000_s4783" style="position:absolute;left:2441;top:5800;width:7;height:7" coordorigin="2441,5800" coordsize="7,7">
              <v:shape id="_x0000_s4784" style="position:absolute;left:2441;top:5800;width:7;height:7" coordorigin="2441,5800" coordsize="7,7" path="m2448,5807r-7,-7e" filled="f" strokeweight=".1216mm">
                <v:path arrowok="t"/>
              </v:shape>
            </v:group>
            <v:group id="_x0000_s4781" style="position:absolute;left:2434;top:5800;width:7;height:2" coordorigin="2434,5800" coordsize="7,2">
              <v:shape id="_x0000_s4782" style="position:absolute;left:2434;top:5800;width:7;height:2" coordorigin="2434,5800" coordsize="7,0" path="m2441,5800r-7,e" filled="f" strokeweight=".1216mm">
                <v:path arrowok="t"/>
              </v:shape>
            </v:group>
            <v:group id="_x0000_s4779" style="position:absolute;left:2427;top:5800;width:7;height:2" coordorigin="2427,5800" coordsize="7,2">
              <v:shape id="_x0000_s4780" style="position:absolute;left:2427;top:5800;width:7;height:2" coordorigin="2427,5800" coordsize="7,0" path="m2434,5800r-7,e" filled="f" strokeweight=".1216mm">
                <v:path arrowok="t"/>
              </v:shape>
            </v:group>
            <v:group id="_x0000_s4777" style="position:absolute;left:2424;top:5797;width:7;height:2" coordorigin="2424,5797" coordsize="7,2">
              <v:shape id="_x0000_s4778" style="position:absolute;left:2424;top:5797;width:7;height:2" coordorigin="2424,5797" coordsize="7,0" path="m2424,5797r7,e" filled="f" strokeweight=".1216mm">
                <v:path arrowok="t"/>
              </v:shape>
            </v:group>
            <v:group id="_x0000_s4775" style="position:absolute;left:2420;top:5793;width:7;height:2" coordorigin="2420,5793" coordsize="7,2">
              <v:shape id="_x0000_s4776" style="position:absolute;left:2420;top:5793;width:7;height:2" coordorigin="2420,5793" coordsize="7,0" path="m2427,5793r-7,e" filled="f" strokeweight=".1216mm">
                <v:path arrowok="t"/>
              </v:shape>
            </v:group>
            <v:group id="_x0000_s4773" style="position:absolute;left:2414;top:5793;width:7;height:2" coordorigin="2414,5793" coordsize="7,2">
              <v:shape id="_x0000_s4774" style="position:absolute;left:2414;top:5793;width:7;height:2" coordorigin="2414,5793" coordsize="7,0" path="m2420,5793r-6,e" filled="f" strokeweight=".1216mm">
                <v:path arrowok="t"/>
              </v:shape>
            </v:group>
            <v:group id="_x0000_s4771" style="position:absolute;left:2407;top:5793;width:7;height:2" coordorigin="2407,5793" coordsize="7,2">
              <v:shape id="_x0000_s4772" style="position:absolute;left:2407;top:5793;width:7;height:2" coordorigin="2407,5793" coordsize="7,0" path="m2414,5793r-7,e" filled="f" strokeweight=".1216mm">
                <v:path arrowok="t"/>
              </v:shape>
            </v:group>
            <v:group id="_x0000_s4769" style="position:absolute;left:2400;top:5793;width:7;height:2" coordorigin="2400,5793" coordsize="7,2">
              <v:shape id="_x0000_s4770" style="position:absolute;left:2400;top:5793;width:7;height:2" coordorigin="2400,5793" coordsize="7,0" path="m2407,5793r-7,e" filled="f" strokeweight=".1216mm">
                <v:path arrowok="t"/>
              </v:shape>
            </v:group>
            <v:group id="_x0000_s4767" style="position:absolute;left:2393;top:5793;width:7;height:2" coordorigin="2393,5793" coordsize="7,2">
              <v:shape id="_x0000_s4768" style="position:absolute;left:2393;top:5793;width:7;height:2" coordorigin="2393,5793" coordsize="7,0" path="m2400,5793r-7,e" filled="f" strokeweight=".1216mm">
                <v:path arrowok="t"/>
              </v:shape>
            </v:group>
            <v:group id="_x0000_s4765" style="position:absolute;left:2386;top:5793;width:7;height:2" coordorigin="2386,5793" coordsize="7,2">
              <v:shape id="_x0000_s4766" style="position:absolute;left:2386;top:5793;width:7;height:2" coordorigin="2386,5793" coordsize="7,0" path="m2393,5793r-7,e" filled="f" strokeweight=".1216mm">
                <v:path arrowok="t"/>
              </v:shape>
            </v:group>
            <v:group id="_x0000_s4763" style="position:absolute;left:2379;top:5793;width:7;height:2" coordorigin="2379,5793" coordsize="7,2">
              <v:shape id="_x0000_s4764" style="position:absolute;left:2379;top:5793;width:7;height:2" coordorigin="2379,5793" coordsize="7,0" path="m2386,5793r-7,e" filled="f" strokeweight=".1216mm">
                <v:path arrowok="t"/>
              </v:shape>
            </v:group>
            <v:group id="_x0000_s4761" style="position:absolute;left:2372;top:5793;width:7;height:2" coordorigin="2372,5793" coordsize="7,2">
              <v:shape id="_x0000_s4762" style="position:absolute;left:2372;top:5793;width:7;height:2" coordorigin="2372,5793" coordsize="7,0" path="m2379,5793r-7,e" filled="f" strokeweight=".1216mm">
                <v:path arrowok="t"/>
              </v:shape>
            </v:group>
            <v:group id="_x0000_s4759" style="position:absolute;left:2365;top:5793;width:7;height:7" coordorigin="2365,5793" coordsize="7,7">
              <v:shape id="_x0000_s4760" style="position:absolute;left:2365;top:5793;width:7;height:7" coordorigin="2365,5793" coordsize="7,7" path="m2372,5793r-7,7e" filled="f" strokeweight=".1216mm">
                <v:path arrowok="t"/>
              </v:shape>
            </v:group>
            <v:group id="_x0000_s4757" style="position:absolute;left:2358;top:5800;width:7;height:2" coordorigin="2358,5800" coordsize="7,2">
              <v:shape id="_x0000_s4758" style="position:absolute;left:2358;top:5800;width:7;height:2" coordorigin="2358,5800" coordsize="7,0" path="m2365,5800r-7,e" filled="f" strokeweight=".1216mm">
                <v:path arrowok="t"/>
              </v:shape>
            </v:group>
            <v:group id="_x0000_s4755" style="position:absolute;left:2352;top:5800;width:7;height:2" coordorigin="2352,5800" coordsize="7,2">
              <v:shape id="_x0000_s4756" style="position:absolute;left:2352;top:5800;width:7;height:2" coordorigin="2352,5800" coordsize="7,0" path="m2358,5800r-6,e" filled="f" strokeweight=".1216mm">
                <v:path arrowok="t"/>
              </v:shape>
            </v:group>
            <v:group id="_x0000_s4753" style="position:absolute;left:2345;top:5800;width:7;height:7" coordorigin="2345,5800" coordsize="7,7">
              <v:shape id="_x0000_s4754" style="position:absolute;left:2345;top:5800;width:7;height:7" coordorigin="2345,5800" coordsize="7,7" path="m2352,5800r-7,7e" filled="f" strokeweight=".1216mm">
                <v:path arrowok="t"/>
              </v:shape>
            </v:group>
            <v:group id="_x0000_s4751" style="position:absolute;left:2338;top:5807;width:7;height:2" coordorigin="2338,5807" coordsize="7,2">
              <v:shape id="_x0000_s4752" style="position:absolute;left:2338;top:5807;width:7;height:2" coordorigin="2338,5807" coordsize="7,0" path="m2345,5807r-7,e" filled="f" strokeweight=".1216mm">
                <v:path arrowok="t"/>
              </v:shape>
            </v:group>
            <v:group id="_x0000_s4749" style="position:absolute;left:2331;top:5807;width:7;height:7" coordorigin="2331,5807" coordsize="7,7">
              <v:shape id="_x0000_s4750" style="position:absolute;left:2331;top:5807;width:7;height:7" coordorigin="2331,5807" coordsize="7,7" path="m2338,5807r-7,7e" filled="f" strokeweight=".1216mm">
                <v:path arrowok="t"/>
              </v:shape>
            </v:group>
            <v:group id="_x0000_s4747" style="position:absolute;left:2324;top:5814;width:7;height:2" coordorigin="2324,5814" coordsize="7,2">
              <v:shape id="_x0000_s4748" style="position:absolute;left:2324;top:5814;width:7;height:2" coordorigin="2324,5814" coordsize="7,0" path="m2331,5814r-7,e" filled="f" strokeweight=".1216mm">
                <v:path arrowok="t"/>
              </v:shape>
            </v:group>
            <v:group id="_x0000_s4745" style="position:absolute;left:2321;top:5817;width:7;height:2" coordorigin="2321,5817" coordsize="7,2">
              <v:shape id="_x0000_s4746" style="position:absolute;left:2321;top:5817;width:7;height:2" coordorigin="2321,5817" coordsize="7,0" path="m2321,5817r6,e" filled="f" strokeweight=".1216mm">
                <v:path arrowok="t"/>
              </v:shape>
            </v:group>
            <v:group id="_x0000_s4743" style="position:absolute;left:2317;top:5821;width:7;height:2" coordorigin="2317,5821" coordsize="7,2">
              <v:shape id="_x0000_s4744" style="position:absolute;left:2317;top:5821;width:7;height:2" coordorigin="2317,5821" coordsize="7,0" path="m2324,5821r-7,e" filled="f" strokeweight=".1216mm">
                <v:path arrowok="t"/>
              </v:shape>
            </v:group>
            <v:group id="_x0000_s4741" style="position:absolute;left:2310;top:5821;width:7;height:7" coordorigin="2310,5821" coordsize="7,7">
              <v:shape id="_x0000_s4742" style="position:absolute;left:2310;top:5821;width:7;height:7" coordorigin="2310,5821" coordsize="7,7" path="m2317,5821r-7,7e" filled="f" strokeweight=".1216mm">
                <v:path arrowok="t"/>
              </v:shape>
            </v:group>
            <v:group id="_x0000_s4739" style="position:absolute;left:2303;top:5828;width:7;height:7" coordorigin="2303,5828" coordsize="7,7">
              <v:shape id="_x0000_s4740" style="position:absolute;left:2303;top:5828;width:7;height:7" coordorigin="2303,5828" coordsize="7,7" path="m2310,5828r-7,7e" filled="f" strokeweight=".1216mm">
                <v:path arrowok="t"/>
              </v:shape>
            </v:group>
            <v:group id="_x0000_s4737" style="position:absolute;left:2296;top:5835;width:7;height:7" coordorigin="2296,5835" coordsize="7,7">
              <v:shape id="_x0000_s4738" style="position:absolute;left:2296;top:5835;width:7;height:7" coordorigin="2296,5835" coordsize="7,7" path="m2303,5835r-7,6e" filled="f" strokeweight=".1216mm">
                <v:path arrowok="t"/>
              </v:shape>
            </v:group>
            <v:group id="_x0000_s4735" style="position:absolute;left:2293;top:5845;width:7;height:2" coordorigin="2293,5845" coordsize="7,2">
              <v:shape id="_x0000_s4736" style="position:absolute;left:2293;top:5845;width:7;height:2" coordorigin="2293,5845" coordsize="7,0" path="m2293,5845r7,e" filled="f" strokeweight=".1216mm">
                <v:path arrowok="t"/>
              </v:shape>
            </v:group>
            <v:group id="_x0000_s4733" style="position:absolute;left:2289;top:5848;width:7;height:7" coordorigin="2289,5848" coordsize="7,7">
              <v:shape id="_x0000_s4734" style="position:absolute;left:2289;top:5848;width:7;height:7" coordorigin="2289,5848" coordsize="7,7" path="m2296,5848r-7,7e" filled="f" strokeweight=".1216mm">
                <v:path arrowok="t"/>
              </v:shape>
            </v:group>
            <v:group id="_x0000_s4731" style="position:absolute;left:2283;top:5855;width:7;height:7" coordorigin="2283,5855" coordsize="7,7">
              <v:shape id="_x0000_s4732" style="position:absolute;left:2283;top:5855;width:7;height:7" coordorigin="2283,5855" coordsize="7,7" path="m2289,5855r-6,7e" filled="f" strokeweight=".1216mm">
                <v:path arrowok="t"/>
              </v:shape>
            </v:group>
            <v:group id="_x0000_s4729" style="position:absolute;left:2279;top:5866;width:7;height:2" coordorigin="2279,5866" coordsize="7,2">
              <v:shape id="_x0000_s4730" style="position:absolute;left:2279;top:5866;width:7;height:2" coordorigin="2279,5866" coordsize="7,0" path="m2279,5866r7,e" filled="f" strokeweight=".1216mm">
                <v:path arrowok="t"/>
              </v:shape>
            </v:group>
            <v:group id="_x0000_s4727" style="position:absolute;left:2276;top:5869;width:7;height:7" coordorigin="2276,5869" coordsize="7,7">
              <v:shape id="_x0000_s4728" style="position:absolute;left:2276;top:5869;width:7;height:7" coordorigin="2276,5869" coordsize="7,7" path="m2283,5869r-7,7e" filled="f" strokeweight=".1216mm">
                <v:path arrowok="t"/>
              </v:shape>
            </v:group>
            <v:group id="_x0000_s4725" style="position:absolute;left:2272;top:5886;width:7;height:2" coordorigin="2272,5886" coordsize="7,2">
              <v:shape id="_x0000_s4726" style="position:absolute;left:2272;top:5886;width:7;height:2" coordorigin="2272,5886" coordsize="7,0" path="m2272,5886r7,e" filled="f" strokeweight=".28508mm">
                <v:path arrowok="t"/>
              </v:shape>
            </v:group>
            <v:group id="_x0000_s4723" style="position:absolute;left:2269;top:5897;width:7;height:7" coordorigin="2269,5897" coordsize="7,7">
              <v:shape id="_x0000_s4724" style="position:absolute;left:2269;top:5897;width:7;height:7" coordorigin="2269,5897" coordsize="7,7" path="m2276,5897r-7,6e" filled="f" strokeweight=".1216mm">
                <v:path arrowok="t"/>
              </v:shape>
            </v:group>
            <v:group id="_x0000_s4721" style="position:absolute;left:2265;top:5914;width:7;height:2" coordorigin="2265,5914" coordsize="7,2">
              <v:shape id="_x0000_s4722" style="position:absolute;left:2265;top:5914;width:7;height:2" coordorigin="2265,5914" coordsize="7,0" path="m2265,5914r7,e" filled="f" strokeweight=".28508mm">
                <v:path arrowok="t"/>
              </v:shape>
            </v:group>
            <v:group id="_x0000_s4719" style="position:absolute;left:2265;top:5934;width:7;height:2" coordorigin="2265,5934" coordsize="7,2">
              <v:shape id="_x0000_s4720" style="position:absolute;left:2265;top:5934;width:7;height:2" coordorigin="2265,5934" coordsize="7,0" path="m2265,5934r7,e" filled="f" strokeweight=".28508mm">
                <v:path arrowok="t"/>
              </v:shape>
            </v:group>
            <v:group id="_x0000_s4717" style="position:absolute;left:2265;top:5955;width:14;height:2" coordorigin="2265,5955" coordsize="14,2">
              <v:shape id="_x0000_s4718" style="position:absolute;left:2265;top:5955;width:14;height:2" coordorigin="2265,5955" coordsize="14,0" path="m2265,5955r14,e" filled="f" strokeweight=".28508mm">
                <v:path arrowok="t"/>
              </v:shape>
            </v:group>
            <v:group id="_x0000_s4715" style="position:absolute;left:2269;top:5959;width:7;height:2" coordorigin="2269,5959" coordsize="7,2">
              <v:shape id="_x0000_s4716" style="position:absolute;left:2269;top:5959;width:7;height:2" coordorigin="2269,5959" coordsize="7,0" path="m2269,5959r7,e" filled="f" strokeweight=".1216mm">
                <v:path arrowok="t"/>
              </v:shape>
            </v:group>
            <v:group id="_x0000_s4713" style="position:absolute;left:2272;top:5969;width:7;height:2" coordorigin="2272,5969" coordsize="7,2">
              <v:shape id="_x0000_s4714" style="position:absolute;left:2272;top:5969;width:7;height:2" coordorigin="2272,5969" coordsize="7,0" path="m2272,5969r7,e" filled="f" strokeweight=".1216mm">
                <v:path arrowok="t"/>
              </v:shape>
            </v:group>
            <v:group id="_x0000_s4711" style="position:absolute;left:2276;top:5972;width:7;height:7" coordorigin="2276,5972" coordsize="7,7">
              <v:shape id="_x0000_s4712" style="position:absolute;left:2276;top:5972;width:7;height:7" coordorigin="2276,5972" coordsize="7,7" path="m2276,5972r7,7e" filled="f" strokeweight=".1216mm">
                <v:path arrowok="t"/>
              </v:shape>
            </v:group>
            <v:group id="_x0000_s4709" style="position:absolute;left:2279;top:5986;width:7;height:2" coordorigin="2279,5986" coordsize="7,2">
              <v:shape id="_x0000_s4710" style="position:absolute;left:2279;top:5986;width:7;height:2" coordorigin="2279,5986" coordsize="7,0" path="m2279,5986r7,e" filled="f" strokeweight=".1635mm">
                <v:path arrowok="t"/>
              </v:shape>
            </v:group>
            <v:group id="_x0000_s4707" style="position:absolute;left:2283;top:5993;width:7;height:7" coordorigin="2283,5993" coordsize="7,7">
              <v:shape id="_x0000_s4708" style="position:absolute;left:2283;top:5993;width:7;height:7" coordorigin="2283,5993" coordsize="7,7" path="m2283,5993r6,7e" filled="f" strokeweight=".1216mm">
                <v:path arrowok="t"/>
              </v:shape>
            </v:group>
            <v:group id="_x0000_s4705" style="position:absolute;left:2286;top:6007;width:14;height:2" coordorigin="2286,6007" coordsize="14,2">
              <v:shape id="_x0000_s4706" style="position:absolute;left:2286;top:6007;width:14;height:2" coordorigin="2286,6007" coordsize="14,0" path="m2286,6007r14,e" filled="f" strokeweight=".1635mm">
                <v:path arrowok="t"/>
              </v:shape>
            </v:group>
            <v:group id="_x0000_s4703" style="position:absolute;left:2289;top:6007;width:7;height:2" coordorigin="2289,6007" coordsize="7,2">
              <v:shape id="_x0000_s4704" style="position:absolute;left:2289;top:6007;width:7;height:2" coordorigin="2289,6007" coordsize="7,0" path="m2289,6007r7,e" filled="f" strokeweight=".1216mm">
                <v:path arrowok="t"/>
              </v:shape>
            </v:group>
            <v:group id="_x0000_s4701" style="position:absolute;left:2296;top:6014;width:7;height:7" coordorigin="2296,6014" coordsize="7,7">
              <v:shape id="_x0000_s4702" style="position:absolute;left:2296;top:6014;width:7;height:7" coordorigin="2296,6014" coordsize="7,7" path="m2296,6014r7,7e" filled="f" strokeweight=".1216mm">
                <v:path arrowok="t"/>
              </v:shape>
            </v:group>
            <v:group id="_x0000_s4699" style="position:absolute;left:2303;top:6021;width:7;height:7" coordorigin="2303,6021" coordsize="7,7">
              <v:shape id="_x0000_s4700" style="position:absolute;left:2303;top:6021;width:7;height:7" coordorigin="2303,6021" coordsize="7,7" path="m2303,6021r7,7e" filled="f" strokeweight=".1216mm">
                <v:path arrowok="t"/>
              </v:shape>
            </v:group>
            <v:group id="_x0000_s4697" style="position:absolute;left:2310;top:6028;width:7;height:7" coordorigin="2310,6028" coordsize="7,7">
              <v:shape id="_x0000_s4698" style="position:absolute;left:2310;top:6028;width:7;height:7" coordorigin="2310,6028" coordsize="7,7" path="m2310,6028r7,6e" filled="f" strokeweight=".1216mm">
                <v:path arrowok="t"/>
              </v:shape>
            </v:group>
            <v:group id="_x0000_s4695" style="position:absolute;left:2317;top:6034;width:7;height:2" coordorigin="2317,6034" coordsize="7,2">
              <v:shape id="_x0000_s4696" style="position:absolute;left:2317;top:6034;width:7;height:2" coordorigin="2317,6034" coordsize="7,0" path="m2317,6034r7,e" filled="f" strokeweight=".1216mm">
                <v:path arrowok="t"/>
              </v:shape>
            </v:group>
            <v:group id="_x0000_s4693" style="position:absolute;left:2324;top:6034;width:7;height:7" coordorigin="2324,6034" coordsize="7,7">
              <v:shape id="_x0000_s4694" style="position:absolute;left:2324;top:6034;width:7;height:7" coordorigin="2324,6034" coordsize="7,7" path="m2324,6034r7,7e" filled="f" strokeweight=".1216mm">
                <v:path arrowok="t"/>
              </v:shape>
            </v:group>
            <v:group id="_x0000_s4691" style="position:absolute;left:2331;top:6041;width:7;height:7" coordorigin="2331,6041" coordsize="7,7">
              <v:shape id="_x0000_s4692" style="position:absolute;left:2331;top:6041;width:7;height:7" coordorigin="2331,6041" coordsize="7,7" path="m2331,6041r7,7e" filled="f" strokeweight=".1216mm">
                <v:path arrowok="t"/>
              </v:shape>
            </v:group>
            <v:group id="_x0000_s4689" style="position:absolute;left:2338;top:6048;width:7;height:2" coordorigin="2338,6048" coordsize="7,2">
              <v:shape id="_x0000_s4690" style="position:absolute;left:2338;top:6048;width:7;height:2" coordorigin="2338,6048" coordsize="7,0" path="m2338,6048r7,e" filled="f" strokeweight=".1216mm">
                <v:path arrowok="t"/>
              </v:shape>
            </v:group>
            <v:group id="_x0000_s4687" style="position:absolute;left:2345;top:6048;width:7;height:7" coordorigin="2345,6048" coordsize="7,7">
              <v:shape id="_x0000_s4688" style="position:absolute;left:2345;top:6048;width:7;height:7" coordorigin="2345,6048" coordsize="7,7" path="m2345,6048r7,7e" filled="f" strokeweight=".1216mm">
                <v:path arrowok="t"/>
              </v:shape>
            </v:group>
            <v:group id="_x0000_s4685" style="position:absolute;left:2352;top:6055;width:7;height:2" coordorigin="2352,6055" coordsize="7,2">
              <v:shape id="_x0000_s4686" style="position:absolute;left:2352;top:6055;width:7;height:2" coordorigin="2352,6055" coordsize="7,0" path="m2352,6055r6,e" filled="f" strokeweight=".1216mm">
                <v:path arrowok="t"/>
              </v:shape>
            </v:group>
            <v:group id="_x0000_s4683" style="position:absolute;left:2358;top:6055;width:7;height:2" coordorigin="2358,6055" coordsize="7,2">
              <v:shape id="_x0000_s4684" style="position:absolute;left:2358;top:6055;width:7;height:2" coordorigin="2358,6055" coordsize="7,0" path="m2358,6055r7,e" filled="f" strokeweight=".1216mm">
                <v:path arrowok="t"/>
              </v:shape>
            </v:group>
            <v:group id="_x0000_s4681" style="position:absolute;left:2365;top:6055;width:7;height:7" coordorigin="2365,6055" coordsize="7,7">
              <v:shape id="_x0000_s4682" style="position:absolute;left:2365;top:6055;width:7;height:7" coordorigin="2365,6055" coordsize="7,7" path="m2365,6055r7,7e" filled="f" strokeweight=".1216mm">
                <v:path arrowok="t"/>
              </v:shape>
            </v:group>
            <v:group id="_x0000_s4679" style="position:absolute;left:2372;top:6062;width:7;height:2" coordorigin="2372,6062" coordsize="7,2">
              <v:shape id="_x0000_s4680" style="position:absolute;left:2372;top:6062;width:7;height:2" coordorigin="2372,6062" coordsize="7,0" path="m2372,6062r7,e" filled="f" strokeweight=".1216mm">
                <v:path arrowok="t"/>
              </v:shape>
            </v:group>
            <v:group id="_x0000_s4677" style="position:absolute;left:2379;top:6062;width:7;height:2" coordorigin="2379,6062" coordsize="7,2">
              <v:shape id="_x0000_s4678" style="position:absolute;left:2379;top:6062;width:7;height:2" coordorigin="2379,6062" coordsize="7,0" path="m2379,6062r7,e" filled="f" strokeweight=".1216mm">
                <v:path arrowok="t"/>
              </v:shape>
            </v:group>
            <v:group id="_x0000_s4675" style="position:absolute;left:2386;top:6062;width:7;height:2" coordorigin="2386,6062" coordsize="7,2">
              <v:shape id="_x0000_s4676" style="position:absolute;left:2386;top:6062;width:7;height:2" coordorigin="2386,6062" coordsize="7,0" path="m2386,6062r7,e" filled="f" strokeweight=".1216mm">
                <v:path arrowok="t"/>
              </v:shape>
            </v:group>
            <v:group id="_x0000_s4673" style="position:absolute;left:2393;top:6062;width:7;height:2" coordorigin="2393,6062" coordsize="7,2">
              <v:shape id="_x0000_s4674" style="position:absolute;left:2393;top:6062;width:7;height:2" coordorigin="2393,6062" coordsize="7,0" path="m2393,6062r7,e" filled="f" strokeweight=".1216mm">
                <v:path arrowok="t"/>
              </v:shape>
            </v:group>
            <v:group id="_x0000_s4671" style="position:absolute;left:2400;top:6062;width:7;height:2" coordorigin="2400,6062" coordsize="7,2">
              <v:shape id="_x0000_s4672" style="position:absolute;left:2400;top:6062;width:7;height:2" coordorigin="2400,6062" coordsize="7,0" path="m2400,6062r7,e" filled="f" strokeweight=".1216mm">
                <v:path arrowok="t"/>
              </v:shape>
            </v:group>
            <v:group id="_x0000_s4669" style="position:absolute;left:2407;top:6062;width:7;height:2" coordorigin="2407,6062" coordsize="7,2">
              <v:shape id="_x0000_s4670" style="position:absolute;left:2407;top:6062;width:7;height:2" coordorigin="2407,6062" coordsize="7,0" path="m2407,6062r7,e" filled="f" strokeweight=".1216mm">
                <v:path arrowok="t"/>
              </v:shape>
            </v:group>
            <v:group id="_x0000_s4667" style="position:absolute;left:2414;top:6062;width:7;height:2" coordorigin="2414,6062" coordsize="7,2">
              <v:shape id="_x0000_s4668" style="position:absolute;left:2414;top:6062;width:7;height:2" coordorigin="2414,6062" coordsize="7,0" path="m2414,6062r6,e" filled="f" strokeweight=".1216mm">
                <v:path arrowok="t"/>
              </v:shape>
            </v:group>
            <v:group id="_x0000_s4665" style="position:absolute;left:2420;top:6055;width:7;height:7" coordorigin="2420,6055" coordsize="7,7">
              <v:shape id="_x0000_s4666" style="position:absolute;left:2420;top:6055;width:7;height:7" coordorigin="2420,6055" coordsize="7,7" path="m2420,6062r7,-7e" filled="f" strokeweight=".1216mm">
                <v:path arrowok="t"/>
              </v:shape>
            </v:group>
            <v:group id="_x0000_s4663" style="position:absolute;left:2427;top:6055;width:7;height:2" coordorigin="2427,6055" coordsize="7,2">
              <v:shape id="_x0000_s4664" style="position:absolute;left:2427;top:6055;width:7;height:2" coordorigin="2427,6055" coordsize="7,0" path="m2427,6055r7,e" filled="f" strokeweight=".1216mm">
                <v:path arrowok="t"/>
              </v:shape>
            </v:group>
            <v:group id="_x0000_s4661" style="position:absolute;left:2434;top:6055;width:7;height:2" coordorigin="2434,6055" coordsize="7,2">
              <v:shape id="_x0000_s4662" style="position:absolute;left:2434;top:6055;width:7;height:2" coordorigin="2434,6055" coordsize="7,0" path="m2434,6055r7,e" filled="f" strokeweight=".1216mm">
                <v:path arrowok="t"/>
              </v:shape>
            </v:group>
            <v:group id="_x0000_s4659" style="position:absolute;left:2441;top:6048;width:7;height:7" coordorigin="2441,6048" coordsize="7,7">
              <v:shape id="_x0000_s4660" style="position:absolute;left:2441;top:6048;width:7;height:7" coordorigin="2441,6048" coordsize="7,7" path="m2441,6055r7,-7e" filled="f" strokeweight=".1216mm">
                <v:path arrowok="t"/>
              </v:shape>
            </v:group>
            <v:group id="_x0000_s4657" style="position:absolute;left:2448;top:6048;width:7;height:2" coordorigin="2448,6048" coordsize="7,2">
              <v:shape id="_x0000_s4658" style="position:absolute;left:2448;top:6048;width:7;height:2" coordorigin="2448,6048" coordsize="7,0" path="m2448,6048r7,e" filled="f" strokeweight=".1216mm">
                <v:path arrowok="t"/>
              </v:shape>
            </v:group>
            <v:group id="_x0000_s4655" style="position:absolute;left:2455;top:6041;width:7;height:7" coordorigin="2455,6041" coordsize="7,7">
              <v:shape id="_x0000_s4656" style="position:absolute;left:2455;top:6041;width:7;height:7" coordorigin="2455,6041" coordsize="7,7" path="m2455,6048r7,-7e" filled="f" strokeweight=".1216mm">
                <v:path arrowok="t"/>
              </v:shape>
            </v:group>
            <v:group id="_x0000_s4653" style="position:absolute;left:2462;top:6041;width:7;height:2" coordorigin="2462,6041" coordsize="7,2">
              <v:shape id="_x0000_s4654" style="position:absolute;left:2462;top:6041;width:7;height:2" coordorigin="2462,6041" coordsize="7,0" path="m2462,6041r7,e" filled="f" strokeweight=".1216mm">
                <v:path arrowok="t"/>
              </v:shape>
            </v:group>
            <v:group id="_x0000_s4651" style="position:absolute;left:2469;top:6034;width:7;height:7" coordorigin="2469,6034" coordsize="7,7">
              <v:shape id="_x0000_s4652" style="position:absolute;left:2469;top:6034;width:7;height:7" coordorigin="2469,6034" coordsize="7,7" path="m2469,6041r7,-7e" filled="f" strokeweight=".1216mm">
                <v:path arrowok="t"/>
              </v:shape>
            </v:group>
            <v:group id="_x0000_s4649" style="position:absolute;left:2476;top:6028;width:7;height:7" coordorigin="2476,6028" coordsize="7,7">
              <v:shape id="_x0000_s4650" style="position:absolute;left:2476;top:6028;width:7;height:7" coordorigin="2476,6028" coordsize="7,7" path="m2476,6034r6,-6e" filled="f" strokeweight=".1216mm">
                <v:path arrowok="t"/>
              </v:shape>
            </v:group>
            <v:group id="_x0000_s4647" style="position:absolute;left:2482;top:6021;width:7;height:7" coordorigin="2482,6021" coordsize="7,7">
              <v:shape id="_x0000_s4648" style="position:absolute;left:2482;top:6021;width:7;height:7" coordorigin="2482,6021" coordsize="7,7" path="m2482,6028r7,-7e" filled="f" strokeweight=".1216mm">
                <v:path arrowok="t"/>
              </v:shape>
            </v:group>
            <v:group id="_x0000_s4645" style="position:absolute;left:2489;top:6014;width:7;height:7" coordorigin="2489,6014" coordsize="7,7">
              <v:shape id="_x0000_s4646" style="position:absolute;left:2489;top:6014;width:7;height:7" coordorigin="2489,6014" coordsize="7,7" path="m2489,6021r7,-7e" filled="f" strokeweight=".1216mm">
                <v:path arrowok="t"/>
              </v:shape>
            </v:group>
            <v:group id="_x0000_s4643" style="position:absolute;left:2493;top:6010;width:7;height:2" coordorigin="2493,6010" coordsize="7,2">
              <v:shape id="_x0000_s4644" style="position:absolute;left:2493;top:6010;width:7;height:2" coordorigin="2493,6010" coordsize="7,0" path="m2493,6010r7,e" filled="f" strokeweight=".1216mm">
                <v:path arrowok="t"/>
              </v:shape>
            </v:group>
            <v:group id="_x0000_s4641" style="position:absolute;left:2496;top:6000;width:7;height:7" coordorigin="2496,6000" coordsize="7,7">
              <v:shape id="_x0000_s4642" style="position:absolute;left:2496;top:6000;width:7;height:7" coordorigin="2496,6000" coordsize="7,7" path="m2496,6007r7,-7e" filled="f" strokeweight=".1216mm">
                <v:path arrowok="t"/>
              </v:shape>
            </v:group>
            <v:group id="_x0000_s4639" style="position:absolute;left:2500;top:5993;width:14;height:2" coordorigin="2500,5993" coordsize="14,2">
              <v:shape id="_x0000_s4640" style="position:absolute;left:2500;top:5993;width:14;height:2" coordorigin="2500,5993" coordsize="14,0" path="m2500,5993r14,e" filled="f" strokeweight=".1635mm">
                <v:path arrowok="t"/>
              </v:shape>
            </v:group>
            <v:group id="_x0000_s4637" style="position:absolute;left:2503;top:5993;width:7;height:2" coordorigin="2503,5993" coordsize="7,2">
              <v:shape id="_x0000_s4638" style="position:absolute;left:2503;top:5993;width:7;height:2" coordorigin="2503,5993" coordsize="7,0" path="m2503,5993r7,e" filled="f" strokeweight=".1216mm">
                <v:path arrowok="t"/>
              </v:shape>
            </v:group>
            <v:group id="_x0000_s4635" style="position:absolute;left:2510;top:5979;width:7;height:7" coordorigin="2510,5979" coordsize="7,7">
              <v:shape id="_x0000_s4636" style="position:absolute;left:2510;top:5979;width:7;height:7" coordorigin="2510,5979" coordsize="7,7" path="m2510,5986r7,-7e" filled="f" strokeweight=".1216mm">
                <v:path arrowok="t"/>
              </v:shape>
            </v:group>
            <v:group id="_x0000_s4633" style="position:absolute;left:2514;top:5969;width:7;height:2" coordorigin="2514,5969" coordsize="7,2">
              <v:shape id="_x0000_s4634" style="position:absolute;left:2514;top:5969;width:7;height:2" coordorigin="2514,5969" coordsize="7,0" path="m2514,5969r6,e" filled="f" strokeweight=".28508mm">
                <v:path arrowok="t"/>
              </v:shape>
            </v:group>
            <v:group id="_x0000_s4631" style="position:absolute;left:2517;top:5952;width:7;height:7" coordorigin="2517,5952" coordsize="7,7">
              <v:shape id="_x0000_s4632" style="position:absolute;left:2517;top:5952;width:7;height:7" coordorigin="2517,5952" coordsize="7,7" path="m2517,5959r7,-7e" filled="f" strokeweight=".1216mm">
                <v:path arrowok="t"/>
              </v:shape>
            </v:group>
            <v:group id="_x0000_s4629" style="position:absolute;left:2520;top:5945;width:7;height:2" coordorigin="2520,5945" coordsize="7,2">
              <v:shape id="_x0000_s4630" style="position:absolute;left:2520;top:5945;width:7;height:2" coordorigin="2520,5945" coordsize="7,0" path="m2520,5945r7,e" filled="f" strokeweight=".1635mm">
                <v:path arrowok="t"/>
              </v:shape>
            </v:group>
            <v:group id="_x0000_s4627" style="position:absolute;left:2520;top:5931;width:7;height:2" coordorigin="2520,5931" coordsize="7,2">
              <v:shape id="_x0000_s4628" style="position:absolute;left:2520;top:5931;width:7;height:2" coordorigin="2520,5931" coordsize="7,0" path="m2520,5931r7,e" filled="f" strokeweight=".1635mm">
                <v:path arrowok="t"/>
              </v:shape>
            </v:group>
            <v:group id="_x0000_s4625" style="position:absolute;left:2338;top:5924;width:21;height:2" coordorigin="2338,5924" coordsize="21,2">
              <v:shape id="_x0000_s4626" style="position:absolute;left:2338;top:5924;width:21;height:2" coordorigin="2338,5924" coordsize="21,0" path="m2338,5924r20,e" filled="f" strokecolor="#00c" strokeweight=".1216mm">
                <v:path arrowok="t"/>
              </v:shape>
            </v:group>
            <v:group id="_x0000_s4623" style="position:absolute;left:2358;top:5924;width:7;height:2" coordorigin="2358,5924" coordsize="7,2">
              <v:shape id="_x0000_s4624" style="position:absolute;left:2358;top:5924;width:7;height:2" coordorigin="2358,5924" coordsize="7,0" path="m2358,5924r7,e" filled="f" strokecolor="#00c" strokeweight=".1216mm">
                <v:path arrowok="t"/>
              </v:shape>
            </v:group>
            <v:group id="_x0000_s4621" style="position:absolute;left:2365;top:5924;width:7;height:2" coordorigin="2365,5924" coordsize="7,2">
              <v:shape id="_x0000_s4622" style="position:absolute;left:2365;top:5924;width:7;height:2" coordorigin="2365,5924" coordsize="7,0" path="m2365,5924r7,e" filled="f" strokecolor="#00c" strokeweight=".1216mm">
                <v:path arrowok="t"/>
              </v:shape>
            </v:group>
            <v:group id="_x0000_s4619" style="position:absolute;left:2369;top:5914;width:7;height:2" coordorigin="2369,5914" coordsize="7,2">
              <v:shape id="_x0000_s4620" style="position:absolute;left:2369;top:5914;width:7;height:2" coordorigin="2369,5914" coordsize="7,0" path="m2369,5914r7,e" filled="f" strokecolor="#00c" strokeweight=".28508mm">
                <v:path arrowok="t"/>
              </v:shape>
            </v:group>
            <v:group id="_x0000_s4617" style="position:absolute;left:2369;top:5897;width:7;height:2" coordorigin="2369,5897" coordsize="7,2">
              <v:shape id="_x0000_s4618" style="position:absolute;left:2369;top:5897;width:7;height:2" coordorigin="2369,5897" coordsize="7,0" path="m2369,5897r7,e" filled="f" strokecolor="#00c" strokeweight=".1635mm">
                <v:path arrowok="t"/>
              </v:shape>
            </v:group>
            <v:group id="_x0000_s4615" style="position:absolute;left:2365;top:5890;width:7;height:2" coordorigin="2365,5890" coordsize="7,2">
              <v:shape id="_x0000_s4616" style="position:absolute;left:2365;top:5890;width:7;height:2" coordorigin="2365,5890" coordsize="7,0" path="m2372,5890r-7,e" filled="f" strokecolor="#00c" strokeweight=".1216mm">
                <v:path arrowok="t"/>
              </v:shape>
            </v:group>
            <v:group id="_x0000_s4613" style="position:absolute;left:2358;top:5890;width:7;height:2" coordorigin="2358,5890" coordsize="7,2">
              <v:shape id="_x0000_s4614" style="position:absolute;left:2358;top:5890;width:7;height:2" coordorigin="2358,5890" coordsize="7,0" path="m2365,5890r-7,e" filled="f" strokecolor="#00c" strokeweight=".1216mm">
                <v:path arrowok="t"/>
              </v:shape>
            </v:group>
            <v:group id="_x0000_s4611" style="position:absolute;left:2338;top:5890;width:21;height:2" coordorigin="2338,5890" coordsize="21,2">
              <v:shape id="_x0000_s4612" style="position:absolute;left:2338;top:5890;width:21;height:2" coordorigin="2338,5890" coordsize="21,0" path="m2358,5890r-20,e" filled="f" strokecolor="#00c" strokeweight=".1216mm">
                <v:path arrowok="t"/>
              </v:shape>
            </v:group>
            <v:group id="_x0000_s4609" style="position:absolute;left:2338;top:5890;width:2;height:76" coordorigin="2338,5890" coordsize="2,76">
              <v:shape id="_x0000_s4610" style="position:absolute;left:2338;top:5890;width:2;height:76" coordorigin="2338,5890" coordsize="0,76" path="m2338,5890r,75e" filled="f" strokecolor="#00c" strokeweight=".1216mm">
                <v:path arrowok="t"/>
              </v:shape>
            </v:group>
            <v:group id="_x0000_s4607" style="position:absolute;left:2407;top:5890;width:28;height:76" coordorigin="2407,5890" coordsize="28,76">
              <v:shape id="_x0000_s4608" style="position:absolute;left:2407;top:5890;width:28;height:76" coordorigin="2407,5890" coordsize="28,76" path="m2407,5890r27,75e" filled="f" strokecolor="#00c" strokeweight=".1216mm">
                <v:path arrowok="t"/>
              </v:shape>
            </v:group>
            <v:group id="_x0000_s4605" style="position:absolute;left:2434;top:5890;width:28;height:76" coordorigin="2434,5890" coordsize="28,76">
              <v:shape id="_x0000_s4606" style="position:absolute;left:2434;top:5890;width:28;height:76" coordorigin="2434,5890" coordsize="28,76" path="m2434,5965r28,-75e" filled="f" strokecolor="#00c" strokeweight=".1216mm">
                <v:path arrowok="t"/>
              </v:shape>
            </v:group>
            <v:group id="_x0000_s4603" style="position:absolute;left:2848;top:5793;width:2;height:511" coordorigin="2848,5793" coordsize="2,511">
              <v:shape id="_x0000_s4604" style="position:absolute;left:2848;top:5793;width:2;height:511" coordorigin="2848,5793" coordsize="0,511" path="m2848,6303r,-510e" filled="f" strokeweight=".1062mm">
                <v:path arrowok="t"/>
              </v:shape>
            </v:group>
            <v:group id="_x0000_s4601" style="position:absolute;left:2772;top:5793;width:76;height:2" coordorigin="2772,5793" coordsize="76,2">
              <v:shape id="_x0000_s4602" style="position:absolute;left:2772;top:5793;width:76;height:2" coordorigin="2772,5793" coordsize="76,0" path="m2848,5793r-76,e" filled="f" strokeweight=".1062mm">
                <v:path arrowok="t"/>
              </v:shape>
            </v:group>
            <v:group id="_x0000_s4599" style="position:absolute;left:2772;top:5793;width:2;height:511" coordorigin="2772,5793" coordsize="2,511">
              <v:shape id="_x0000_s4600" style="position:absolute;left:2772;top:5793;width:2;height:511" coordorigin="2772,5793" coordsize="0,511" path="m2772,5793r,510e" filled="f" strokeweight=".1062mm">
                <v:path arrowok="t"/>
              </v:shape>
            </v:group>
            <v:group id="_x0000_s4597" style="position:absolute;left:2772;top:6303;width:76;height:2" coordorigin="2772,6303" coordsize="76,2">
              <v:shape id="_x0000_s4598" style="position:absolute;left:2772;top:6303;width:76;height:2" coordorigin="2772,6303" coordsize="76,0" path="m2772,6303r76,e" filled="f" strokeweight=".1062mm">
                <v:path arrowok="t"/>
              </v:shape>
            </v:group>
            <v:group id="_x0000_s4595" style="position:absolute;left:2793;top:6028;width:2;height:42" coordorigin="2793,6028" coordsize="2,42">
              <v:shape id="_x0000_s4596" style="position:absolute;left:2793;top:6028;width:2;height:42" coordorigin="2793,6028" coordsize="0,42" path="m2793,6069r,-41e" filled="f" strokecolor="#00c" strokeweight=".1216mm">
                <v:path arrowok="t"/>
              </v:shape>
            </v:group>
            <v:group id="_x0000_s4593" style="position:absolute;left:2779;top:6028;width:63;height:2" coordorigin="2779,6028" coordsize="63,2">
              <v:shape id="_x0000_s4594" style="position:absolute;left:2779;top:6028;width:63;height:2" coordorigin="2779,6028" coordsize="63,0" path="m2779,6028r62,e" filled="f" strokecolor="#00c" strokeweight=".1216mm">
                <v:path arrowok="t"/>
              </v:shape>
            </v:group>
            <v:group id="_x0000_s4591" style="position:absolute;left:2820;top:6028;width:2;height:21" coordorigin="2820,6028" coordsize="2,21">
              <v:shape id="_x0000_s4592" style="position:absolute;left:2820;top:6028;width:2;height:21" coordorigin="2820,6028" coordsize="0,21" path="m2820,6028r,20e" filled="f" strokecolor="#00c" strokeweight=".1216mm">
                <v:path arrowok="t"/>
              </v:shape>
            </v:group>
            <v:group id="_x0000_s4588" style="position:absolute;left:2820;top:6048;width:14;height:21" coordorigin="2820,6048" coordsize="14,21">
              <v:shape id="_x0000_s4590" style="position:absolute;left:2820;top:6048;width:14;height:21" coordorigin="2820,6048" coordsize="14,21" path="m2820,6048r14,21e" filled="f" strokecolor="#00c" strokeweight=".1216mm">
                <v:path arrowok="t"/>
              </v:shape>
              <v:shape id="_x0000_s4589" type="#_x0000_t75" style="position:absolute;left:1688;top:5488;width:1535;height:271">
                <v:imagedata r:id="rId43" o:title=""/>
              </v:shape>
            </v:group>
            <v:group id="_x0000_s4586" style="position:absolute;left:1748;top:5566;width:1296;height:2" coordorigin="1748,5566" coordsize="1296,2">
              <v:shape id="_x0000_s4587" style="position:absolute;left:1748;top:5566;width:1296;height:2" coordorigin="1748,5566" coordsize="1296,0" path="m1748,5566r1296,e" filled="f" strokecolor="#e50000" strokeweight=".64319mm">
                <v:path arrowok="t"/>
              </v:shape>
            </v:group>
            <v:group id="_x0000_s4584" style="position:absolute;left:3041;top:5552;width:2;height:28" coordorigin="3041,5552" coordsize="2,28">
              <v:shape id="_x0000_s4585" style="position:absolute;left:3041;top:5552;width:2;height:28" coordorigin="3041,5552" coordsize="0,28" path="m3041,5579r,-27e" filled="f" strokeweight=".1062mm">
                <v:path arrowok="t"/>
              </v:shape>
            </v:group>
            <v:group id="_x0000_s4582" style="position:absolute;left:1752;top:5552;width:1289;height:2" coordorigin="1752,5552" coordsize="1289,2">
              <v:shape id="_x0000_s4583" style="position:absolute;left:1752;top:5552;width:1289;height:2" coordorigin="1752,5552" coordsize="1289,0" path="m3041,5552r-1289,e" filled="f" strokeweight=".1062mm">
                <v:path arrowok="t"/>
              </v:shape>
            </v:group>
            <v:group id="_x0000_s4580" style="position:absolute;left:1752;top:5552;width:2;height:28" coordorigin="1752,5552" coordsize="2,28">
              <v:shape id="_x0000_s4581" style="position:absolute;left:1752;top:5552;width:2;height:28" coordorigin="1752,5552" coordsize="0,28" path="m1752,5552r,27e" filled="f" strokeweight=".1062mm">
                <v:path arrowok="t"/>
              </v:shape>
            </v:group>
            <v:group id="_x0000_s4578" style="position:absolute;left:1752;top:5579;width:1289;height:2" coordorigin="1752,5579" coordsize="1289,2">
              <v:shape id="_x0000_s4579" style="position:absolute;left:1752;top:5579;width:1289;height:2" coordorigin="1752,5579" coordsize="1289,0" path="m1752,5579r1289,e" filled="f" strokeweight=".1062mm">
                <v:path arrowok="t"/>
              </v:shape>
            </v:group>
            <v:group id="_x0000_s4575" style="position:absolute;left:2812;top:5577;width:2;height:223" coordorigin="2812,5577" coordsize="2,223">
              <v:shape id="_x0000_s4577" style="position:absolute;left:2812;top:5577;width:2;height:223" coordorigin="2812,5577" coordsize="0,223" path="m2812,5799r,-222e" filled="f" strokeweight=".1062mm">
                <v:path arrowok="t"/>
              </v:shape>
              <v:shape id="_x0000_s4576" type="#_x0000_t75" style="position:absolute;left:2991;top:4758;width:753;height:319">
                <v:imagedata r:id="rId54" o:title=""/>
              </v:shape>
            </v:group>
            <v:group id="_x0000_s4573" style="position:absolute;left:3051;top:4817;width:517;height:85" coordorigin="3051,4817" coordsize="517,85">
              <v:shape id="_x0000_s4574" style="position:absolute;left:3051;top:4817;width:517;height:85" coordorigin="3051,4817" coordsize="517,85" path="m3051,4902r517,l3568,4817r-517,l3051,4902xe" stroked="f">
                <v:path arrowok="t"/>
              </v:shape>
            </v:group>
            <v:group id="_x0000_s4571" style="position:absolute;left:3055;top:4894;width:511;height:7" coordorigin="3055,4894" coordsize="511,7">
              <v:shape id="_x0000_s4572" style="position:absolute;left:3055;top:4894;width:511;height:7" coordorigin="3055,4894" coordsize="511,7" path="m3055,4894r510,l3565,4900r-510,l3055,4894xe" fillcolor="black" stroked="f">
                <v:path arrowok="t"/>
              </v:shape>
            </v:group>
            <v:group id="_x0000_s4569" style="position:absolute;left:3565;top:4821;width:2;height:76" coordorigin="3565,4821" coordsize="2,76">
              <v:shape id="_x0000_s4570" style="position:absolute;left:3565;top:4821;width:2;height:76" coordorigin="3565,4821" coordsize="0,76" path="m3565,4897r,-76e" filled="f" strokeweight=".1062mm">
                <v:path arrowok="t"/>
              </v:shape>
            </v:group>
            <v:group id="_x0000_s4567" style="position:absolute;left:3055;top:4821;width:511;height:2" coordorigin="3055,4821" coordsize="511,2">
              <v:shape id="_x0000_s4568" style="position:absolute;left:3055;top:4821;width:511;height:2" coordorigin="3055,4821" coordsize="511,0" path="m3565,4821r-510,e" filled="f" strokeweight=".1062mm">
                <v:path arrowok="t"/>
              </v:shape>
            </v:group>
            <v:group id="_x0000_s4565" style="position:absolute;left:3055;top:4821;width:2;height:76" coordorigin="3055,4821" coordsize="2,76">
              <v:shape id="_x0000_s4566" style="position:absolute;left:3055;top:4821;width:2;height:76" coordorigin="3055,4821" coordsize="0,76" path="m3055,4821r,76e" filled="f" strokeweight=".1062mm">
                <v:path arrowok="t"/>
              </v:shape>
            </v:group>
            <v:group id="_x0000_s4563" style="position:absolute;left:3289;top:4842;width:2;height:35" coordorigin="3289,4842" coordsize="2,35">
              <v:shape id="_x0000_s4564" style="position:absolute;left:3289;top:4842;width:2;height:35" coordorigin="3289,4842" coordsize="0,35" path="m3289,4876r,-34e" filled="f" strokecolor="#00c" strokeweight=".1216mm">
                <v:path arrowok="t"/>
              </v:shape>
            </v:group>
            <v:group id="_x0000_s4561" style="position:absolute;left:3268;top:4842;width:90;height:2" coordorigin="3268,4842" coordsize="90,2">
              <v:shape id="_x0000_s4562" style="position:absolute;left:3268;top:4842;width:90;height:2" coordorigin="3268,4842" coordsize="90,0" path="m3268,4842r90,e" filled="f" strokecolor="#00c" strokeweight=".1216mm">
                <v:path arrowok="t"/>
              </v:shape>
            </v:group>
            <v:group id="_x0000_s4559" style="position:absolute;left:3337;top:4842;width:2;height:21" coordorigin="3337,4842" coordsize="2,21">
              <v:shape id="_x0000_s4560" style="position:absolute;left:3337;top:4842;width:2;height:21" coordorigin="3337,4842" coordsize="0,21" path="m3337,4842r,21e" filled="f" strokecolor="#00c" strokeweight=".1216mm">
                <v:path arrowok="t"/>
              </v:shape>
            </v:group>
            <v:group id="_x0000_s4557" style="position:absolute;left:3337;top:4863;width:14;height:14" coordorigin="3337,4863" coordsize="14,14">
              <v:shape id="_x0000_s4558" style="position:absolute;left:3337;top:4863;width:14;height:14" coordorigin="3337,4863" coordsize="14,14" path="m3337,4863r14,13e" filled="f" strokecolor="#00c" strokeweight=".1216mm">
                <v:path arrowok="t"/>
              </v:shape>
            </v:group>
            <v:group id="_x0000_s4555" style="position:absolute;left:2812;top:4860;width:247;height:699" coordorigin="2812,4860" coordsize="247,699">
              <v:shape id="_x0000_s4556" style="position:absolute;left:2812;top:4860;width:247;height:699" coordorigin="2812,4860" coordsize="247,699" path="m2812,5559r,-699l3059,4860e" filled="f" strokeweight=".1062mm">
                <v:path arrowok="t"/>
              </v:shape>
            </v:group>
            <v:group id="_x0000_s4553" style="position:absolute;left:3565;top:3752;width:181;height:1108" coordorigin="3565,3752" coordsize="181,1108">
              <v:shape id="_x0000_s4554" style="position:absolute;left:3565;top:3752;width:181;height:1108" coordorigin="3565,3752" coordsize="181,1108" path="m3565,4860r181,l3746,3752e" filled="f" strokeweight=".1062mm">
                <v:path arrowok="t"/>
              </v:shape>
            </v:group>
            <v:group id="_x0000_s4551" style="position:absolute;left:2676;top:4139;width:511;height:2" coordorigin="2676,4139" coordsize="511,2">
              <v:shape id="_x0000_s4552" style="position:absolute;left:2676;top:4139;width:511;height:2" coordorigin="2676,4139" coordsize="511,0" path="m2676,4139r510,e" filled="f" strokeweight=".1062mm">
                <v:path arrowok="t"/>
              </v:shape>
            </v:group>
            <v:group id="_x0000_s4549" style="position:absolute;left:3186;top:4063;width:2;height:76" coordorigin="3186,4063" coordsize="2,76">
              <v:shape id="_x0000_s4550" style="position:absolute;left:3186;top:4063;width:2;height:76" coordorigin="3186,4063" coordsize="0,76" path="m3186,4139r,-76e" filled="f" strokeweight=".1062mm">
                <v:path arrowok="t"/>
              </v:shape>
            </v:group>
            <v:group id="_x0000_s4547" style="position:absolute;left:2676;top:4063;width:511;height:2" coordorigin="2676,4063" coordsize="511,2">
              <v:shape id="_x0000_s4548" style="position:absolute;left:2676;top:4063;width:511;height:2" coordorigin="2676,4063" coordsize="511,0" path="m3186,4063r-510,e" filled="f" strokeweight=".1062mm">
                <v:path arrowok="t"/>
              </v:shape>
            </v:group>
            <v:group id="_x0000_s4545" style="position:absolute;left:2676;top:4063;width:2;height:76" coordorigin="2676,4063" coordsize="2,76">
              <v:shape id="_x0000_s4546" style="position:absolute;left:2676;top:4063;width:2;height:76" coordorigin="2676,4063" coordsize="0,76" path="m2676,4063r,76e" filled="f" strokeweight=".1062mm">
                <v:path arrowok="t"/>
              </v:shape>
            </v:group>
            <v:group id="_x0000_s4543" style="position:absolute;left:2910;top:4084;width:2;height:35" coordorigin="2910,4084" coordsize="2,35">
              <v:shape id="_x0000_s4544" style="position:absolute;left:2910;top:4084;width:2;height:35" coordorigin="2910,4084" coordsize="0,35" path="m2910,4118r,-34e" filled="f" strokecolor="#00c" strokeweight=".1216mm">
                <v:path arrowok="t"/>
              </v:shape>
            </v:group>
            <v:group id="_x0000_s4541" style="position:absolute;left:2889;top:4084;width:90;height:2" coordorigin="2889,4084" coordsize="90,2">
              <v:shape id="_x0000_s4542" style="position:absolute;left:2889;top:4084;width:90;height:2" coordorigin="2889,4084" coordsize="90,0" path="m2889,4084r90,e" filled="f" strokecolor="#00c" strokeweight=".1216mm">
                <v:path arrowok="t"/>
              </v:shape>
            </v:group>
            <v:group id="_x0000_s4539" style="position:absolute;left:2958;top:4084;width:2;height:21" coordorigin="2958,4084" coordsize="2,21">
              <v:shape id="_x0000_s4540" style="position:absolute;left:2958;top:4084;width:2;height:21" coordorigin="2958,4084" coordsize="0,21" path="m2958,4084r,20e" filled="f" strokecolor="#00c" strokeweight=".1216mm">
                <v:path arrowok="t"/>
              </v:shape>
            </v:group>
            <v:group id="_x0000_s4537" style="position:absolute;left:2958;top:4104;width:14;height:14" coordorigin="2958,4104" coordsize="14,14">
              <v:shape id="_x0000_s4538" style="position:absolute;left:2958;top:4104;width:14;height:14" coordorigin="2958,4104" coordsize="14,14" path="m2958,4104r14,14e" filled="f" strokecolor="#00c" strokeweight=".1216mm">
                <v:path arrowok="t"/>
              </v:shape>
            </v:group>
            <v:group id="_x0000_s4535" style="position:absolute;left:3186;top:3752;width:145;height:350" coordorigin="3186,3752" coordsize="145,350">
              <v:shape id="_x0000_s4536" style="position:absolute;left:3186;top:3752;width:145;height:350" coordorigin="3186,3752" coordsize="145,350" path="m3186,4101r144,l3330,3752e" filled="f" strokeweight=".1062mm">
                <v:path arrowok="t"/>
              </v:shape>
            </v:group>
            <v:group id="_x0000_s4533" style="position:absolute;left:2499;top:4101;width:181;height:283" coordorigin="2499,4101" coordsize="181,283">
              <v:shape id="_x0000_s4534" style="position:absolute;left:2499;top:4101;width:181;height:283" coordorigin="2499,4101" coordsize="181,283" path="m2499,4384r,-283l2680,4101e" filled="f" strokeweight=".1062mm">
                <v:path arrowok="t"/>
              </v:shape>
            </v:group>
            <v:group id="_x0000_s4531" style="position:absolute;left:1848;top:3070;width:104;height:200" coordorigin="1848,3070" coordsize="104,200">
              <v:shape id="_x0000_s4532" style="position:absolute;left:1848;top:3070;width:104;height:200" coordorigin="1848,3070" coordsize="104,200" path="m1952,3070r-104,200e" filled="f" strokeweight=".1062mm">
                <v:path arrowok="t"/>
              </v:shape>
            </v:group>
            <v:group id="_x0000_s4529" style="position:absolute;left:1848;top:3270;width:200;height:2" coordorigin="1848,3270" coordsize="200,2">
              <v:shape id="_x0000_s4530" style="position:absolute;left:1848;top:3270;width:200;height:2" coordorigin="1848,3270" coordsize="200,0" path="m1848,3270r200,e" filled="f" strokeweight=".1062mm">
                <v:path arrowok="t"/>
              </v:shape>
            </v:group>
            <v:group id="_x0000_s4527" style="position:absolute;left:1952;top:3070;width:97;height:200" coordorigin="1952,3070" coordsize="97,200">
              <v:shape id="_x0000_s4528" style="position:absolute;left:1952;top:3070;width:97;height:200" coordorigin="1952,3070" coordsize="97,200" path="m2048,3270r-96,-200e" filled="f" strokeweight=".1062mm">
                <v:path arrowok="t"/>
              </v:shape>
            </v:group>
            <v:group id="_x0000_s4525" style="position:absolute;left:1951;top:3270;width:2;height:187" coordorigin="1951,3270" coordsize="2,187">
              <v:shape id="_x0000_s4526" style="position:absolute;left:1951;top:3270;width:2;height:187" coordorigin="1951,3270" coordsize="0,187" path="m1951,3457r,-187e" filled="f" strokeweight=".1062mm">
                <v:path arrowok="t"/>
              </v:shape>
            </v:group>
            <v:group id="_x0000_s4523" style="position:absolute;left:1674;top:4198;width:2;height:187" coordorigin="1674,4198" coordsize="2,187">
              <v:shape id="_x0000_s4524" style="position:absolute;left:1674;top:4198;width:2;height:187" coordorigin="1674,4198" coordsize="0,187" path="m1674,4384r,-186e" filled="f" strokeweight=".1062mm">
                <v:path arrowok="t"/>
              </v:shape>
            </v:group>
            <v:group id="_x0000_s4521" style="position:absolute;left:883;top:5104;width:511;height:2" coordorigin="883,5104" coordsize="511,2">
              <v:shape id="_x0000_s4522" style="position:absolute;left:883;top:5104;width:511;height:2" coordorigin="883,5104" coordsize="511,0" path="m883,5104r510,e" filled="f" strokeweight=".1062mm">
                <v:path arrowok="t"/>
              </v:shape>
            </v:group>
            <v:group id="_x0000_s4519" style="position:absolute;left:1393;top:5028;width:2;height:76" coordorigin="1393,5028" coordsize="2,76">
              <v:shape id="_x0000_s4520" style="position:absolute;left:1393;top:5028;width:2;height:76" coordorigin="1393,5028" coordsize="0,76" path="m1393,5104r,-76e" filled="f" strokeweight=".1062mm">
                <v:path arrowok="t"/>
              </v:shape>
            </v:group>
            <v:group id="_x0000_s4517" style="position:absolute;left:883;top:5028;width:511;height:2" coordorigin="883,5028" coordsize="511,2">
              <v:shape id="_x0000_s4518" style="position:absolute;left:883;top:5028;width:511;height:2" coordorigin="883,5028" coordsize="511,0" path="m1393,5028r-510,e" filled="f" strokeweight=".1062mm">
                <v:path arrowok="t"/>
              </v:shape>
            </v:group>
            <v:group id="_x0000_s4515" style="position:absolute;left:883;top:5028;width:2;height:76" coordorigin="883,5028" coordsize="2,76">
              <v:shape id="_x0000_s4516" style="position:absolute;left:883;top:5028;width:2;height:76" coordorigin="883,5028" coordsize="0,76" path="m883,5028r,76e" filled="f" strokeweight=".1062mm">
                <v:path arrowok="t"/>
              </v:shape>
            </v:group>
            <v:group id="_x0000_s4513" style="position:absolute;left:1118;top:5049;width:2;height:35" coordorigin="1118,5049" coordsize="2,35">
              <v:shape id="_x0000_s4514" style="position:absolute;left:1118;top:5049;width:2;height:35" coordorigin="1118,5049" coordsize="0,35" path="m1118,5083r,-34e" filled="f" strokecolor="#00c" strokeweight=".1216mm">
                <v:path arrowok="t"/>
              </v:shape>
            </v:group>
            <v:group id="_x0000_s4511" style="position:absolute;left:1097;top:5049;width:90;height:2" coordorigin="1097,5049" coordsize="90,2">
              <v:shape id="_x0000_s4512" style="position:absolute;left:1097;top:5049;width:90;height:2" coordorigin="1097,5049" coordsize="90,0" path="m1097,5049r90,e" filled="f" strokecolor="#00c" strokeweight=".1216mm">
                <v:path arrowok="t"/>
              </v:shape>
            </v:group>
            <v:group id="_x0000_s4509" style="position:absolute;left:1166;top:5049;width:2;height:21" coordorigin="1166,5049" coordsize="2,21">
              <v:shape id="_x0000_s4510" style="position:absolute;left:1166;top:5049;width:2;height:21" coordorigin="1166,5049" coordsize="0,21" path="m1166,5049r,20e" filled="f" strokecolor="#00c" strokeweight=".1216mm">
                <v:path arrowok="t"/>
              </v:shape>
            </v:group>
            <v:group id="_x0000_s4507" style="position:absolute;left:1166;top:5069;width:14;height:14" coordorigin="1166,5069" coordsize="14,14">
              <v:shape id="_x0000_s4508" style="position:absolute;left:1166;top:5069;width:14;height:14" coordorigin="1166,5069" coordsize="14,14" path="m1166,5069r14,14e" filled="f" strokecolor="#00c" strokeweight=".1216mm">
                <v:path arrowok="t"/>
              </v:shape>
            </v:group>
            <v:group id="_x0000_s4505" style="position:absolute;left:536;top:4649;width:356;height:422" coordorigin="536,4649" coordsize="356,422">
              <v:shape id="_x0000_s4506" style="position:absolute;left:536;top:4649;width:356;height:422" coordorigin="536,4649" coordsize="356,422" path="m536,4649r,422l892,5071e" filled="f" strokeweight=".1062mm">
                <v:path arrowok="t"/>
              </v:shape>
            </v:group>
            <v:group id="_x0000_s4503" style="position:absolute;left:1391;top:4408;width:386;height:663" coordorigin="1391,4408" coordsize="386,663">
              <v:shape id="_x0000_s4504" style="position:absolute;left:1391;top:4408;width:386;height:663" coordorigin="1391,4408" coordsize="386,663" path="m1391,5071r386,l1777,4408e" filled="f" strokeweight=".1062mm">
                <v:path arrowok="t"/>
              </v:shape>
            </v:group>
            <v:group id="_x0000_s4501" style="position:absolute;left:3227;top:3346;width:104;height:200" coordorigin="3227,3346" coordsize="104,200">
              <v:shape id="_x0000_s4502" style="position:absolute;left:3227;top:3346;width:104;height:200" coordorigin="3227,3346" coordsize="104,200" path="m3330,3346r-103,200e" filled="f" strokeweight=".1062mm">
                <v:path arrowok="t"/>
              </v:shape>
            </v:group>
            <v:group id="_x0000_s4499" style="position:absolute;left:3227;top:3546;width:200;height:2" coordorigin="3227,3546" coordsize="200,2">
              <v:shape id="_x0000_s4500" style="position:absolute;left:3227;top:3546;width:200;height:2" coordorigin="3227,3546" coordsize="200,0" path="m3227,3546r200,e" filled="f" strokeweight=".1062mm">
                <v:path arrowok="t"/>
              </v:shape>
            </v:group>
            <v:group id="_x0000_s4497" style="position:absolute;left:3330;top:3346;width:97;height:200" coordorigin="3330,3346" coordsize="97,200">
              <v:shape id="_x0000_s4498" style="position:absolute;left:3330;top:3346;width:97;height:200" coordorigin="3330,3346" coordsize="97,200" path="m3427,3546r-97,-200e" filled="f" strokeweight=".1062mm">
                <v:path arrowok="t"/>
              </v:shape>
            </v:group>
            <v:group id="_x0000_s4495" style="position:absolute;left:3330;top:3547;width:2;height:181" coordorigin="3330,3547" coordsize="2,181">
              <v:shape id="_x0000_s4496" style="position:absolute;left:3330;top:3547;width:2;height:181" coordorigin="3330,3547" coordsize="0,181" path="m3330,3728r,-181e" filled="f" strokeweight=".1062mm">
                <v:path arrowok="t"/>
              </v:shape>
            </v:group>
            <v:group id="_x0000_s4493" style="position:absolute;left:3348;top:6955;width:7;height:2" coordorigin="3348,6955" coordsize="7,2">
              <v:shape id="_x0000_s4494" style="position:absolute;left:3348;top:6955;width:7;height:2" coordorigin="3348,6955" coordsize="7,0" path="m3348,6955r6,e" filled="f" strokeweight=".28178mm">
                <v:path arrowok="t"/>
              </v:shape>
            </v:group>
            <v:group id="_x0000_s4491" style="position:absolute;left:3348;top:6941;width:7;height:2" coordorigin="3348,6941" coordsize="7,2">
              <v:shape id="_x0000_s4492" style="position:absolute;left:3348;top:6941;width:7;height:2" coordorigin="3348,6941" coordsize="7,0" path="m3348,6941r6,e" filled="f" strokeweight=".1216mm">
                <v:path arrowok="t"/>
              </v:shape>
            </v:group>
            <v:group id="_x0000_s4489" style="position:absolute;left:3344;top:6931;width:7;height:7" coordorigin="3344,6931" coordsize="7,7">
              <v:shape id="_x0000_s4490" style="position:absolute;left:3344;top:6931;width:7;height:7" coordorigin="3344,6931" coordsize="7,7" path="m3351,6937r-7,-6e" filled="f" strokeweight=".1216mm">
                <v:path arrowok="t"/>
              </v:shape>
            </v:group>
            <v:group id="_x0000_s4487" style="position:absolute;left:3341;top:6920;width:7;height:2" coordorigin="3341,6920" coordsize="7,2">
              <v:shape id="_x0000_s4488" style="position:absolute;left:3341;top:6920;width:7;height:2" coordorigin="3341,6920" coordsize="7,0" path="m3341,6920r7,e" filled="f" strokeweight=".28508mm">
                <v:path arrowok="t"/>
              </v:shape>
            </v:group>
            <v:group id="_x0000_s4485" style="position:absolute;left:3337;top:6903;width:7;height:7" coordorigin="3337,6903" coordsize="7,7">
              <v:shape id="_x0000_s4486" style="position:absolute;left:3337;top:6903;width:7;height:7" coordorigin="3337,6903" coordsize="7,7" path="m3344,6910r-7,-7e" filled="f" strokeweight=".1216mm">
                <v:path arrowok="t"/>
              </v:shape>
            </v:group>
            <v:group id="_x0000_s4483" style="position:absolute;left:3334;top:6900;width:7;height:2" coordorigin="3334,6900" coordsize="7,2">
              <v:shape id="_x0000_s4484" style="position:absolute;left:3334;top:6900;width:7;height:2" coordorigin="3334,6900" coordsize="7,0" path="m3334,6900r7,e" filled="f" strokeweight=".1216mm">
                <v:path arrowok="t"/>
              </v:shape>
            </v:group>
            <v:group id="_x0000_s4481" style="position:absolute;left:3330;top:6889;width:7;height:7" coordorigin="3330,6889" coordsize="7,7">
              <v:shape id="_x0000_s4482" style="position:absolute;left:3330;top:6889;width:7;height:7" coordorigin="3330,6889" coordsize="7,7" path="m3337,6896r-7,-7e" filled="f" strokeweight=".1216mm">
                <v:path arrowok="t"/>
              </v:shape>
            </v:group>
            <v:group id="_x0000_s4479" style="position:absolute;left:3320;top:6882;width:14;height:2" coordorigin="3320,6882" coordsize="14,2">
              <v:shape id="_x0000_s4480" style="position:absolute;left:3320;top:6882;width:14;height:2" coordorigin="3320,6882" coordsize="14,0" path="m3320,6882r14,e" filled="f" strokeweight=".1635mm">
                <v:path arrowok="t"/>
              </v:shape>
            </v:group>
            <v:group id="_x0000_s4477" style="position:absolute;left:3323;top:6882;width:7;height:2" coordorigin="3323,6882" coordsize="7,2">
              <v:shape id="_x0000_s4478" style="position:absolute;left:3323;top:6882;width:7;height:2" coordorigin="3323,6882" coordsize="7,0" path="m3330,6882r-7,e" filled="f" strokeweight=".1216mm">
                <v:path arrowok="t"/>
              </v:shape>
            </v:group>
            <v:group id="_x0000_s4475" style="position:absolute;left:3317;top:6868;width:7;height:7" coordorigin="3317,6868" coordsize="7,7">
              <v:shape id="_x0000_s4476" style="position:absolute;left:3317;top:6868;width:7;height:7" coordorigin="3317,6868" coordsize="7,7" path="m3323,6875r-6,-7e" filled="f" strokeweight=".1216mm">
                <v:path arrowok="t"/>
              </v:shape>
            </v:group>
            <v:group id="_x0000_s4473" style="position:absolute;left:3310;top:6868;width:7;height:2" coordorigin="3310,6868" coordsize="7,2">
              <v:shape id="_x0000_s4474" style="position:absolute;left:3310;top:6868;width:7;height:2" coordorigin="3310,6868" coordsize="7,0" path="m3317,6868r-7,e" filled="f" strokeweight=".1216mm">
                <v:path arrowok="t"/>
              </v:shape>
            </v:group>
            <v:group id="_x0000_s4471" style="position:absolute;left:3306;top:6865;width:7;height:2" coordorigin="3306,6865" coordsize="7,2">
              <v:shape id="_x0000_s4472" style="position:absolute;left:3306;top:6865;width:7;height:2" coordorigin="3306,6865" coordsize="7,0" path="m3306,6865r7,e" filled="f" strokeweight=".1216mm">
                <v:path arrowok="t"/>
              </v:shape>
            </v:group>
            <v:group id="_x0000_s4469" style="position:absolute;left:3303;top:6855;width:7;height:7" coordorigin="3303,6855" coordsize="7,7">
              <v:shape id="_x0000_s4470" style="position:absolute;left:3303;top:6855;width:7;height:7" coordorigin="3303,6855" coordsize="7,7" path="m3310,6862r-7,-7e" filled="f" strokeweight=".1216mm">
                <v:path arrowok="t"/>
              </v:shape>
            </v:group>
            <v:group id="_x0000_s4467" style="position:absolute;left:3296;top:6855;width:7;height:2" coordorigin="3296,6855" coordsize="7,2">
              <v:shape id="_x0000_s4468" style="position:absolute;left:3296;top:6855;width:7;height:2" coordorigin="3296,6855" coordsize="7,0" path="m3303,6855r-7,e" filled="f" strokeweight=".1216mm">
                <v:path arrowok="t"/>
              </v:shape>
            </v:group>
            <v:group id="_x0000_s4465" style="position:absolute;left:3289;top:6848;width:7;height:7" coordorigin="3289,6848" coordsize="7,7">
              <v:shape id="_x0000_s4466" style="position:absolute;left:3289;top:6848;width:7;height:7" coordorigin="3289,6848" coordsize="7,7" path="m3296,6855r-7,-7e" filled="f" strokeweight=".1216mm">
                <v:path arrowok="t"/>
              </v:shape>
            </v:group>
            <v:group id="_x0000_s4463" style="position:absolute;left:3282;top:6841;width:7;height:7" coordorigin="3282,6841" coordsize="7,7">
              <v:shape id="_x0000_s4464" style="position:absolute;left:3282;top:6841;width:7;height:7" coordorigin="3282,6841" coordsize="7,7" path="m3289,6848r-7,-7e" filled="f" strokeweight=".1216mm">
                <v:path arrowok="t"/>
              </v:shape>
            </v:group>
            <v:group id="_x0000_s4461" style="position:absolute;left:3275;top:6841;width:7;height:2" coordorigin="3275,6841" coordsize="7,2">
              <v:shape id="_x0000_s4462" style="position:absolute;left:3275;top:6841;width:7;height:2" coordorigin="3275,6841" coordsize="7,0" path="m3282,6841r-7,e" filled="f" strokeweight=".1216mm">
                <v:path arrowok="t"/>
              </v:shape>
            </v:group>
            <v:group id="_x0000_s4459" style="position:absolute;left:3268;top:6834;width:7;height:7" coordorigin="3268,6834" coordsize="7,7">
              <v:shape id="_x0000_s4460" style="position:absolute;left:3268;top:6834;width:7;height:7" coordorigin="3268,6834" coordsize="7,7" path="m3275,6841r-7,-7e" filled="f" strokeweight=".1216mm">
                <v:path arrowok="t"/>
              </v:shape>
            </v:group>
            <v:group id="_x0000_s4457" style="position:absolute;left:3261;top:6834;width:7;height:2" coordorigin="3261,6834" coordsize="7,2">
              <v:shape id="_x0000_s4458" style="position:absolute;left:3261;top:6834;width:7;height:2" coordorigin="3261,6834" coordsize="7,0" path="m3268,6834r-7,e" filled="f" strokeweight=".1216mm">
                <v:path arrowok="t"/>
              </v:shape>
            </v:group>
            <v:group id="_x0000_s4455" style="position:absolute;left:3255;top:6834;width:7;height:2" coordorigin="3255,6834" coordsize="7,2">
              <v:shape id="_x0000_s4456" style="position:absolute;left:3255;top:6834;width:7;height:2" coordorigin="3255,6834" coordsize="7,0" path="m3261,6834r-6,e" filled="f" strokeweight=".1216mm">
                <v:path arrowok="t"/>
              </v:shape>
            </v:group>
            <v:group id="_x0000_s4453" style="position:absolute;left:3251;top:6831;width:7;height:2" coordorigin="3251,6831" coordsize="7,2">
              <v:shape id="_x0000_s4454" style="position:absolute;left:3251;top:6831;width:7;height:2" coordorigin="3251,6831" coordsize="7,0" path="m3251,6831r7,e" filled="f" strokeweight=".1216mm">
                <v:path arrowok="t"/>
              </v:shape>
            </v:group>
            <v:group id="_x0000_s4451" style="position:absolute;left:3248;top:6827;width:7;height:2" coordorigin="3248,6827" coordsize="7,2">
              <v:shape id="_x0000_s4452" style="position:absolute;left:3248;top:6827;width:7;height:2" coordorigin="3248,6827" coordsize="7,0" path="m3255,6827r-7,e" filled="f" strokeweight=".1216mm">
                <v:path arrowok="t"/>
              </v:shape>
            </v:group>
            <v:group id="_x0000_s4449" style="position:absolute;left:3241;top:6827;width:7;height:2" coordorigin="3241,6827" coordsize="7,2">
              <v:shape id="_x0000_s4450" style="position:absolute;left:3241;top:6827;width:7;height:2" coordorigin="3241,6827" coordsize="7,0" path="m3248,6827r-7,e" filled="f" strokeweight=".1216mm">
                <v:path arrowok="t"/>
              </v:shape>
            </v:group>
            <v:group id="_x0000_s4447" style="position:absolute;left:3234;top:6827;width:7;height:2" coordorigin="3234,6827" coordsize="7,2">
              <v:shape id="_x0000_s4448" style="position:absolute;left:3234;top:6827;width:7;height:2" coordorigin="3234,6827" coordsize="7,0" path="m3241,6827r-7,e" filled="f" strokeweight=".1216mm">
                <v:path arrowok="t"/>
              </v:shape>
            </v:group>
            <v:group id="_x0000_s4445" style="position:absolute;left:3227;top:6827;width:7;height:2" coordorigin="3227,6827" coordsize="7,2">
              <v:shape id="_x0000_s4446" style="position:absolute;left:3227;top:6827;width:7;height:2" coordorigin="3227,6827" coordsize="7,0" path="m3234,6827r-7,e" filled="f" strokeweight=".1216mm">
                <v:path arrowok="t"/>
              </v:shape>
            </v:group>
            <v:group id="_x0000_s4443" style="position:absolute;left:3220;top:6827;width:7;height:2" coordorigin="3220,6827" coordsize="7,2">
              <v:shape id="_x0000_s4444" style="position:absolute;left:3220;top:6827;width:7;height:2" coordorigin="3220,6827" coordsize="7,0" path="m3227,6827r-7,e" filled="f" strokeweight=".1216mm">
                <v:path arrowok="t"/>
              </v:shape>
            </v:group>
            <v:group id="_x0000_s4441" style="position:absolute;left:3213;top:6827;width:7;height:2" coordorigin="3213,6827" coordsize="7,2">
              <v:shape id="_x0000_s4442" style="position:absolute;left:3213;top:6827;width:7;height:2" coordorigin="3213,6827" coordsize="7,0" path="m3220,6827r-7,e" filled="f" strokeweight=".1216mm">
                <v:path arrowok="t"/>
              </v:shape>
            </v:group>
            <v:group id="_x0000_s4439" style="position:absolute;left:3206;top:6827;width:7;height:2" coordorigin="3206,6827" coordsize="7,2">
              <v:shape id="_x0000_s4440" style="position:absolute;left:3206;top:6827;width:7;height:2" coordorigin="3206,6827" coordsize="7,0" path="m3213,6827r-7,e" filled="f" strokeweight=".1216mm">
                <v:path arrowok="t"/>
              </v:shape>
            </v:group>
            <v:group id="_x0000_s4437" style="position:absolute;left:3199;top:6827;width:7;height:2" coordorigin="3199,6827" coordsize="7,2">
              <v:shape id="_x0000_s4438" style="position:absolute;left:3199;top:6827;width:7;height:2" coordorigin="3199,6827" coordsize="7,0" path="m3206,6827r-7,e" filled="f" strokeweight=".1216mm">
                <v:path arrowok="t"/>
              </v:shape>
            </v:group>
            <v:group id="_x0000_s4435" style="position:absolute;left:3192;top:6827;width:7;height:7" coordorigin="3192,6827" coordsize="7,7">
              <v:shape id="_x0000_s4436" style="position:absolute;left:3192;top:6827;width:7;height:7" coordorigin="3192,6827" coordsize="7,7" path="m3199,6827r-7,7e" filled="f" strokeweight=".1216mm">
                <v:path arrowok="t"/>
              </v:shape>
            </v:group>
            <v:group id="_x0000_s4433" style="position:absolute;left:3186;top:6834;width:7;height:2" coordorigin="3186,6834" coordsize="7,2">
              <v:shape id="_x0000_s4434" style="position:absolute;left:3186;top:6834;width:7;height:2" coordorigin="3186,6834" coordsize="7,0" path="m3192,6834r-6,e" filled="f" strokeweight=".1216mm">
                <v:path arrowok="t"/>
              </v:shape>
            </v:group>
            <v:group id="_x0000_s4431" style="position:absolute;left:3179;top:6834;width:7;height:2" coordorigin="3179,6834" coordsize="7,2">
              <v:shape id="_x0000_s4432" style="position:absolute;left:3179;top:6834;width:7;height:2" coordorigin="3179,6834" coordsize="7,0" path="m3186,6834r-7,e" filled="f" strokeweight=".1216mm">
                <v:path arrowok="t"/>
              </v:shape>
            </v:group>
            <v:group id="_x0000_s4429" style="position:absolute;left:3172;top:6834;width:7;height:7" coordorigin="3172,6834" coordsize="7,7">
              <v:shape id="_x0000_s4430" style="position:absolute;left:3172;top:6834;width:7;height:7" coordorigin="3172,6834" coordsize="7,7" path="m3179,6834r-7,7e" filled="f" strokeweight=".1216mm">
                <v:path arrowok="t"/>
              </v:shape>
            </v:group>
            <v:group id="_x0000_s4427" style="position:absolute;left:3165;top:6841;width:7;height:2" coordorigin="3165,6841" coordsize="7,2">
              <v:shape id="_x0000_s4428" style="position:absolute;left:3165;top:6841;width:7;height:2" coordorigin="3165,6841" coordsize="7,0" path="m3172,6841r-7,e" filled="f" strokeweight=".1216mm">
                <v:path arrowok="t"/>
              </v:shape>
            </v:group>
            <v:group id="_x0000_s4425" style="position:absolute;left:3158;top:6841;width:7;height:7" coordorigin="3158,6841" coordsize="7,7">
              <v:shape id="_x0000_s4426" style="position:absolute;left:3158;top:6841;width:7;height:7" coordorigin="3158,6841" coordsize="7,7" path="m3165,6841r-7,7e" filled="f" strokeweight=".1216mm">
                <v:path arrowok="t"/>
              </v:shape>
            </v:group>
            <v:group id="_x0000_s4423" style="position:absolute;left:3151;top:6848;width:7;height:2" coordorigin="3151,6848" coordsize="7,2">
              <v:shape id="_x0000_s4424" style="position:absolute;left:3151;top:6848;width:7;height:2" coordorigin="3151,6848" coordsize="7,0" path="m3158,6848r-7,e" filled="f" strokeweight=".1216mm">
                <v:path arrowok="t"/>
              </v:shape>
            </v:group>
            <v:group id="_x0000_s4421" style="position:absolute;left:3148;top:6851;width:7;height:2" coordorigin="3148,6851" coordsize="7,2">
              <v:shape id="_x0000_s4422" style="position:absolute;left:3148;top:6851;width:7;height:2" coordorigin="3148,6851" coordsize="7,0" path="m3148,6851r7,e" filled="f" strokeweight=".1216mm">
                <v:path arrowok="t"/>
              </v:shape>
            </v:group>
            <v:group id="_x0000_s4419" style="position:absolute;left:3144;top:6855;width:7;height:2" coordorigin="3144,6855" coordsize="7,2">
              <v:shape id="_x0000_s4420" style="position:absolute;left:3144;top:6855;width:7;height:2" coordorigin="3144,6855" coordsize="7,0" path="m3151,6855r-7,e" filled="f" strokeweight=".1216mm">
                <v:path arrowok="t"/>
              </v:shape>
            </v:group>
            <v:group id="_x0000_s4417" style="position:absolute;left:3137;top:6855;width:7;height:7" coordorigin="3137,6855" coordsize="7,7">
              <v:shape id="_x0000_s4418" style="position:absolute;left:3137;top:6855;width:7;height:7" coordorigin="3137,6855" coordsize="7,7" path="m3144,6855r-7,7e" filled="f" strokeweight=".1216mm">
                <v:path arrowok="t"/>
              </v:shape>
            </v:group>
            <v:group id="_x0000_s4415" style="position:absolute;left:3130;top:6862;width:7;height:7" coordorigin="3130,6862" coordsize="7,7">
              <v:shape id="_x0000_s4416" style="position:absolute;left:3130;top:6862;width:7;height:7" coordorigin="3130,6862" coordsize="7,7" path="m3137,6862r-7,6e" filled="f" strokeweight=".1216mm">
                <v:path arrowok="t"/>
              </v:shape>
            </v:group>
            <v:group id="_x0000_s4413" style="position:absolute;left:3124;top:6868;width:7;height:7" coordorigin="3124,6868" coordsize="7,7">
              <v:shape id="_x0000_s4414" style="position:absolute;left:3124;top:6868;width:7;height:7" coordorigin="3124,6868" coordsize="7,7" path="m3130,6868r-6,7e" filled="f" strokeweight=".1216mm">
                <v:path arrowok="t"/>
              </v:shape>
            </v:group>
            <v:group id="_x0000_s4411" style="position:absolute;left:3120;top:6879;width:7;height:2" coordorigin="3120,6879" coordsize="7,2">
              <v:shape id="_x0000_s4412" style="position:absolute;left:3120;top:6879;width:7;height:2" coordorigin="3120,6879" coordsize="7,0" path="m3120,6879r7,e" filled="f" strokeweight=".1216mm">
                <v:path arrowok="t"/>
              </v:shape>
            </v:group>
            <v:group id="_x0000_s4409" style="position:absolute;left:3117;top:6882;width:7;height:7" coordorigin="3117,6882" coordsize="7,7">
              <v:shape id="_x0000_s4410" style="position:absolute;left:3117;top:6882;width:7;height:7" coordorigin="3117,6882" coordsize="7,7" path="m3124,6882r-7,7e" filled="f" strokeweight=".1216mm">
                <v:path arrowok="t"/>
              </v:shape>
            </v:group>
            <v:group id="_x0000_s4407" style="position:absolute;left:3110;top:6889;width:7;height:7" coordorigin="3110,6889" coordsize="7,7">
              <v:shape id="_x0000_s4408" style="position:absolute;left:3110;top:6889;width:7;height:7" coordorigin="3110,6889" coordsize="7,7" path="m3117,6889r-7,7e" filled="f" strokeweight=".1216mm">
                <v:path arrowok="t"/>
              </v:shape>
            </v:group>
            <v:group id="_x0000_s4405" style="position:absolute;left:3106;top:6900;width:7;height:2" coordorigin="3106,6900" coordsize="7,2">
              <v:shape id="_x0000_s4406" style="position:absolute;left:3106;top:6900;width:7;height:2" coordorigin="3106,6900" coordsize="7,0" path="m3106,6900r7,e" filled="f" strokeweight=".1216mm">
                <v:path arrowok="t"/>
              </v:shape>
            </v:group>
            <v:group id="_x0000_s4403" style="position:absolute;left:3103;top:6903;width:7;height:7" coordorigin="3103,6903" coordsize="7,7">
              <v:shape id="_x0000_s4404" style="position:absolute;left:3103;top:6903;width:7;height:7" coordorigin="3103,6903" coordsize="7,7" path="m3110,6903r-7,7e" filled="f" strokeweight=".1216mm">
                <v:path arrowok="t"/>
              </v:shape>
            </v:group>
            <v:group id="_x0000_s4401" style="position:absolute;left:3099;top:6920;width:7;height:2" coordorigin="3099,6920" coordsize="7,2">
              <v:shape id="_x0000_s4402" style="position:absolute;left:3099;top:6920;width:7;height:2" coordorigin="3099,6920" coordsize="7,0" path="m3099,6920r7,e" filled="f" strokeweight=".28508mm">
                <v:path arrowok="t"/>
              </v:shape>
            </v:group>
            <v:group id="_x0000_s4399" style="position:absolute;left:3096;top:6931;width:7;height:7" coordorigin="3096,6931" coordsize="7,7">
              <v:shape id="_x0000_s4400" style="position:absolute;left:3096;top:6931;width:7;height:7" coordorigin="3096,6931" coordsize="7,7" path="m3103,6931r-7,6e" filled="f" strokeweight=".1216mm">
                <v:path arrowok="t"/>
              </v:shape>
            </v:group>
            <v:group id="_x0000_s4397" style="position:absolute;left:3093;top:6948;width:7;height:2" coordorigin="3093,6948" coordsize="7,2">
              <v:shape id="_x0000_s4398" style="position:absolute;left:3093;top:6948;width:7;height:2" coordorigin="3093,6948" coordsize="7,0" path="m3093,6948r6,e" filled="f" strokeweight=".28508mm">
                <v:path arrowok="t"/>
              </v:shape>
            </v:group>
            <v:group id="_x0000_s4395" style="position:absolute;left:3093;top:6968;width:7;height:2" coordorigin="3093,6968" coordsize="7,2">
              <v:shape id="_x0000_s4396" style="position:absolute;left:3093;top:6968;width:7;height:2" coordorigin="3093,6968" coordsize="7,0" path="m3093,6968r6,e" filled="f" strokeweight=".28508mm">
                <v:path arrowok="t"/>
              </v:shape>
            </v:group>
            <v:group id="_x0000_s4393" style="position:absolute;left:3093;top:6989;width:14;height:2" coordorigin="3093,6989" coordsize="14,2">
              <v:shape id="_x0000_s4394" style="position:absolute;left:3093;top:6989;width:14;height:2" coordorigin="3093,6989" coordsize="14,0" path="m3093,6989r13,e" filled="f" strokeweight=".28508mm">
                <v:path arrowok="t"/>
              </v:shape>
            </v:group>
            <v:group id="_x0000_s4391" style="position:absolute;left:3096;top:6993;width:7;height:2" coordorigin="3096,6993" coordsize="7,2">
              <v:shape id="_x0000_s4392" style="position:absolute;left:3096;top:6993;width:7;height:2" coordorigin="3096,6993" coordsize="7,0" path="m3096,6993r7,e" filled="f" strokeweight=".1216mm">
                <v:path arrowok="t"/>
              </v:shape>
            </v:group>
            <v:group id="_x0000_s4389" style="position:absolute;left:3099;top:7003;width:7;height:2" coordorigin="3099,7003" coordsize="7,2">
              <v:shape id="_x0000_s4390" style="position:absolute;left:3099;top:7003;width:7;height:2" coordorigin="3099,7003" coordsize="7,0" path="m3099,7003r7,e" filled="f" strokeweight=".1216mm">
                <v:path arrowok="t"/>
              </v:shape>
            </v:group>
            <v:group id="_x0000_s4387" style="position:absolute;left:3103;top:7006;width:7;height:7" coordorigin="3103,7006" coordsize="7,7">
              <v:shape id="_x0000_s4388" style="position:absolute;left:3103;top:7006;width:7;height:7" coordorigin="3103,7006" coordsize="7,7" path="m3103,7006r7,7e" filled="f" strokeweight=".1216mm">
                <v:path arrowok="t"/>
              </v:shape>
            </v:group>
            <v:group id="_x0000_s4385" style="position:absolute;left:3106;top:7020;width:7;height:2" coordorigin="3106,7020" coordsize="7,2">
              <v:shape id="_x0000_s4386" style="position:absolute;left:3106;top:7020;width:7;height:2" coordorigin="3106,7020" coordsize="7,0" path="m3106,7020r7,e" filled="f" strokeweight=".1635mm">
                <v:path arrowok="t"/>
              </v:shape>
            </v:group>
            <v:group id="_x0000_s4383" style="position:absolute;left:3110;top:7027;width:7;height:7" coordorigin="3110,7027" coordsize="7,7">
              <v:shape id="_x0000_s4384" style="position:absolute;left:3110;top:7027;width:7;height:7" coordorigin="3110,7027" coordsize="7,7" path="m3110,7027r7,7e" filled="f" strokeweight=".1216mm">
                <v:path arrowok="t"/>
              </v:shape>
            </v:group>
            <v:group id="_x0000_s4381" style="position:absolute;left:3113;top:7041;width:14;height:2" coordorigin="3113,7041" coordsize="14,2">
              <v:shape id="_x0000_s4382" style="position:absolute;left:3113;top:7041;width:14;height:2" coordorigin="3113,7041" coordsize="14,0" path="m3113,7041r14,e" filled="f" strokeweight=".1635mm">
                <v:path arrowok="t"/>
              </v:shape>
            </v:group>
            <v:group id="_x0000_s4379" style="position:absolute;left:3117;top:7041;width:7;height:2" coordorigin="3117,7041" coordsize="7,2">
              <v:shape id="_x0000_s4380" style="position:absolute;left:3117;top:7041;width:7;height:2" coordorigin="3117,7041" coordsize="7,0" path="m3117,7041r7,e" filled="f" strokeweight=".1216mm">
                <v:path arrowok="t"/>
              </v:shape>
            </v:group>
            <v:group id="_x0000_s4377" style="position:absolute;left:3124;top:7048;width:7;height:7" coordorigin="3124,7048" coordsize="7,7">
              <v:shape id="_x0000_s4378" style="position:absolute;left:3124;top:7048;width:7;height:7" coordorigin="3124,7048" coordsize="7,7" path="m3124,7048r6,7e" filled="f" strokeweight=".1216mm">
                <v:path arrowok="t"/>
              </v:shape>
            </v:group>
            <v:group id="_x0000_s4375" style="position:absolute;left:3130;top:7055;width:7;height:7" coordorigin="3130,7055" coordsize="7,7">
              <v:shape id="_x0000_s4376" style="position:absolute;left:3130;top:7055;width:7;height:7" coordorigin="3130,7055" coordsize="7,7" path="m3130,7055r7,6e" filled="f" strokeweight=".1216mm">
                <v:path arrowok="t"/>
              </v:shape>
            </v:group>
            <v:group id="_x0000_s4373" style="position:absolute;left:3137;top:7061;width:7;height:7" coordorigin="3137,7061" coordsize="7,7">
              <v:shape id="_x0000_s4374" style="position:absolute;left:3137;top:7061;width:7;height:7" coordorigin="3137,7061" coordsize="7,7" path="m3137,7061r7,7e" filled="f" strokeweight=".1216mm">
                <v:path arrowok="t"/>
              </v:shape>
            </v:group>
            <v:group id="_x0000_s4371" style="position:absolute;left:3144;top:7068;width:7;height:2" coordorigin="3144,7068" coordsize="7,2">
              <v:shape id="_x0000_s4372" style="position:absolute;left:3144;top:7068;width:7;height:2" coordorigin="3144,7068" coordsize="7,0" path="m3144,7068r7,e" filled="f" strokeweight=".1216mm">
                <v:path arrowok="t"/>
              </v:shape>
            </v:group>
            <v:group id="_x0000_s4369" style="position:absolute;left:3151;top:7068;width:7;height:7" coordorigin="3151,7068" coordsize="7,7">
              <v:shape id="_x0000_s4370" style="position:absolute;left:3151;top:7068;width:7;height:7" coordorigin="3151,7068" coordsize="7,7" path="m3151,7068r7,7e" filled="f" strokeweight=".1216mm">
                <v:path arrowok="t"/>
              </v:shape>
            </v:group>
            <v:group id="_x0000_s4367" style="position:absolute;left:3158;top:7075;width:7;height:7" coordorigin="3158,7075" coordsize="7,7">
              <v:shape id="_x0000_s4368" style="position:absolute;left:3158;top:7075;width:7;height:7" coordorigin="3158,7075" coordsize="7,7" path="m3158,7075r7,7e" filled="f" strokeweight=".1216mm">
                <v:path arrowok="t"/>
              </v:shape>
            </v:group>
            <v:group id="_x0000_s4365" style="position:absolute;left:3165;top:7082;width:7;height:2" coordorigin="3165,7082" coordsize="7,2">
              <v:shape id="_x0000_s4366" style="position:absolute;left:3165;top:7082;width:7;height:2" coordorigin="3165,7082" coordsize="7,0" path="m3165,7082r7,e" filled="f" strokeweight=".1216mm">
                <v:path arrowok="t"/>
              </v:shape>
            </v:group>
            <v:group id="_x0000_s4363" style="position:absolute;left:3172;top:7082;width:7;height:7" coordorigin="3172,7082" coordsize="7,7">
              <v:shape id="_x0000_s4364" style="position:absolute;left:3172;top:7082;width:7;height:7" coordorigin="3172,7082" coordsize="7,7" path="m3172,7082r7,7e" filled="f" strokeweight=".1216mm">
                <v:path arrowok="t"/>
              </v:shape>
            </v:group>
            <v:group id="_x0000_s4361" style="position:absolute;left:3179;top:7089;width:7;height:2" coordorigin="3179,7089" coordsize="7,2">
              <v:shape id="_x0000_s4362" style="position:absolute;left:3179;top:7089;width:7;height:2" coordorigin="3179,7089" coordsize="7,0" path="m3179,7089r7,e" filled="f" strokeweight=".1216mm">
                <v:path arrowok="t"/>
              </v:shape>
            </v:group>
            <v:group id="_x0000_s4359" style="position:absolute;left:3186;top:7089;width:7;height:2" coordorigin="3186,7089" coordsize="7,2">
              <v:shape id="_x0000_s4360" style="position:absolute;left:3186;top:7089;width:7;height:2" coordorigin="3186,7089" coordsize="7,0" path="m3186,7089r6,e" filled="f" strokeweight=".1216mm">
                <v:path arrowok="t"/>
              </v:shape>
            </v:group>
            <v:group id="_x0000_s4357" style="position:absolute;left:3192;top:7089;width:7;height:7" coordorigin="3192,7089" coordsize="7,7">
              <v:shape id="_x0000_s4358" style="position:absolute;left:3192;top:7089;width:7;height:7" coordorigin="3192,7089" coordsize="7,7" path="m3192,7089r7,7e" filled="f" strokeweight=".1216mm">
                <v:path arrowok="t"/>
              </v:shape>
            </v:group>
            <v:group id="_x0000_s4355" style="position:absolute;left:3199;top:7096;width:7;height:2" coordorigin="3199,7096" coordsize="7,2">
              <v:shape id="_x0000_s4356" style="position:absolute;left:3199;top:7096;width:7;height:2" coordorigin="3199,7096" coordsize="7,0" path="m3199,7096r7,e" filled="f" strokeweight=".1216mm">
                <v:path arrowok="t"/>
              </v:shape>
            </v:group>
            <v:group id="_x0000_s4353" style="position:absolute;left:3206;top:7096;width:7;height:2" coordorigin="3206,7096" coordsize="7,2">
              <v:shape id="_x0000_s4354" style="position:absolute;left:3206;top:7096;width:7;height:2" coordorigin="3206,7096" coordsize="7,0" path="m3206,7096r7,e" filled="f" strokeweight=".1216mm">
                <v:path arrowok="t"/>
              </v:shape>
            </v:group>
            <v:group id="_x0000_s4351" style="position:absolute;left:3213;top:7096;width:7;height:2" coordorigin="3213,7096" coordsize="7,2">
              <v:shape id="_x0000_s4352" style="position:absolute;left:3213;top:7096;width:7;height:2" coordorigin="3213,7096" coordsize="7,0" path="m3213,7096r7,e" filled="f" strokeweight=".1216mm">
                <v:path arrowok="t"/>
              </v:shape>
            </v:group>
            <v:group id="_x0000_s4349" style="position:absolute;left:3220;top:7096;width:7;height:2" coordorigin="3220,7096" coordsize="7,2">
              <v:shape id="_x0000_s4350" style="position:absolute;left:3220;top:7096;width:7;height:2" coordorigin="3220,7096" coordsize="7,0" path="m3220,7096r7,e" filled="f" strokeweight=".1216mm">
                <v:path arrowok="t"/>
              </v:shape>
            </v:group>
            <v:group id="_x0000_s4347" style="position:absolute;left:3227;top:7096;width:7;height:2" coordorigin="3227,7096" coordsize="7,2">
              <v:shape id="_x0000_s4348" style="position:absolute;left:3227;top:7096;width:7;height:2" coordorigin="3227,7096" coordsize="7,0" path="m3227,7096r7,e" filled="f" strokeweight=".1216mm">
                <v:path arrowok="t"/>
              </v:shape>
            </v:group>
            <v:group id="_x0000_s4345" style="position:absolute;left:3234;top:7096;width:7;height:2" coordorigin="3234,7096" coordsize="7,2">
              <v:shape id="_x0000_s4346" style="position:absolute;left:3234;top:7096;width:7;height:2" coordorigin="3234,7096" coordsize="7,0" path="m3234,7096r7,e" filled="f" strokeweight=".1216mm">
                <v:path arrowok="t"/>
              </v:shape>
            </v:group>
            <v:group id="_x0000_s4343" style="position:absolute;left:3241;top:7096;width:7;height:2" coordorigin="3241,7096" coordsize="7,2">
              <v:shape id="_x0000_s4344" style="position:absolute;left:3241;top:7096;width:7;height:2" coordorigin="3241,7096" coordsize="7,0" path="m3241,7096r7,e" filled="f" strokeweight=".1216mm">
                <v:path arrowok="t"/>
              </v:shape>
            </v:group>
            <v:group id="_x0000_s4341" style="position:absolute;left:3248;top:7089;width:7;height:7" coordorigin="3248,7089" coordsize="7,7">
              <v:shape id="_x0000_s4342" style="position:absolute;left:3248;top:7089;width:7;height:7" coordorigin="3248,7089" coordsize="7,7" path="m3248,7096r7,-7e" filled="f" strokeweight=".1216mm">
                <v:path arrowok="t"/>
              </v:shape>
            </v:group>
            <v:group id="_x0000_s4339" style="position:absolute;left:3255;top:7089;width:7;height:2" coordorigin="3255,7089" coordsize="7,2">
              <v:shape id="_x0000_s4340" style="position:absolute;left:3255;top:7089;width:7;height:2" coordorigin="3255,7089" coordsize="7,0" path="m3255,7089r6,e" filled="f" strokeweight=".1216mm">
                <v:path arrowok="t"/>
              </v:shape>
            </v:group>
            <v:group id="_x0000_s4337" style="position:absolute;left:3261;top:7089;width:7;height:2" coordorigin="3261,7089" coordsize="7,2">
              <v:shape id="_x0000_s4338" style="position:absolute;left:3261;top:7089;width:7;height:2" coordorigin="3261,7089" coordsize="7,0" path="m3261,7089r7,e" filled="f" strokeweight=".1216mm">
                <v:path arrowok="t"/>
              </v:shape>
            </v:group>
            <v:group id="_x0000_s4335" style="position:absolute;left:3268;top:7082;width:7;height:7" coordorigin="3268,7082" coordsize="7,7">
              <v:shape id="_x0000_s4336" style="position:absolute;left:3268;top:7082;width:7;height:7" coordorigin="3268,7082" coordsize="7,7" path="m3268,7089r7,-7e" filled="f" strokeweight=".1216mm">
                <v:path arrowok="t"/>
              </v:shape>
            </v:group>
            <v:group id="_x0000_s4333" style="position:absolute;left:3275;top:7082;width:7;height:2" coordorigin="3275,7082" coordsize="7,2">
              <v:shape id="_x0000_s4334" style="position:absolute;left:3275;top:7082;width:7;height:2" coordorigin="3275,7082" coordsize="7,0" path="m3275,7082r7,e" filled="f" strokeweight=".1216mm">
                <v:path arrowok="t"/>
              </v:shape>
            </v:group>
            <v:group id="_x0000_s4331" style="position:absolute;left:3282;top:7075;width:7;height:7" coordorigin="3282,7075" coordsize="7,7">
              <v:shape id="_x0000_s4332" style="position:absolute;left:3282;top:7075;width:7;height:7" coordorigin="3282,7075" coordsize="7,7" path="m3282,7082r7,-7e" filled="f" strokeweight=".1216mm">
                <v:path arrowok="t"/>
              </v:shape>
            </v:group>
            <v:group id="_x0000_s4329" style="position:absolute;left:3289;top:7075;width:7;height:2" coordorigin="3289,7075" coordsize="7,2">
              <v:shape id="_x0000_s4330" style="position:absolute;left:3289;top:7075;width:7;height:2" coordorigin="3289,7075" coordsize="7,0" path="m3289,7075r7,e" filled="f" strokeweight=".1216mm">
                <v:path arrowok="t"/>
              </v:shape>
            </v:group>
            <v:group id="_x0000_s4327" style="position:absolute;left:3296;top:7068;width:7;height:7" coordorigin="3296,7068" coordsize="7,7">
              <v:shape id="_x0000_s4328" style="position:absolute;left:3296;top:7068;width:7;height:7" coordorigin="3296,7068" coordsize="7,7" path="m3296,7075r7,-7e" filled="f" strokeweight=".1216mm">
                <v:path arrowok="t"/>
              </v:shape>
            </v:group>
            <v:group id="_x0000_s4325" style="position:absolute;left:3303;top:7061;width:7;height:7" coordorigin="3303,7061" coordsize="7,7">
              <v:shape id="_x0000_s4326" style="position:absolute;left:3303;top:7061;width:7;height:7" coordorigin="3303,7061" coordsize="7,7" path="m3303,7068r7,-7e" filled="f" strokeweight=".1216mm">
                <v:path arrowok="t"/>
              </v:shape>
            </v:group>
            <v:group id="_x0000_s4323" style="position:absolute;left:3310;top:7055;width:7;height:7" coordorigin="3310,7055" coordsize="7,7">
              <v:shape id="_x0000_s4324" style="position:absolute;left:3310;top:7055;width:7;height:7" coordorigin="3310,7055" coordsize="7,7" path="m3310,7061r7,-6e" filled="f" strokeweight=".1216mm">
                <v:path arrowok="t"/>
              </v:shape>
            </v:group>
            <v:group id="_x0000_s4321" style="position:absolute;left:3317;top:7048;width:7;height:7" coordorigin="3317,7048" coordsize="7,7">
              <v:shape id="_x0000_s4322" style="position:absolute;left:3317;top:7048;width:7;height:7" coordorigin="3317,7048" coordsize="7,7" path="m3317,7055r6,-7e" filled="f" strokeweight=".1216mm">
                <v:path arrowok="t"/>
              </v:shape>
            </v:group>
            <v:group id="_x0000_s4319" style="position:absolute;left:3320;top:7044;width:7;height:2" coordorigin="3320,7044" coordsize="7,2">
              <v:shape id="_x0000_s4320" style="position:absolute;left:3320;top:7044;width:7;height:2" coordorigin="3320,7044" coordsize="7,0" path="m3320,7044r7,e" filled="f" strokeweight=".1216mm">
                <v:path arrowok="t"/>
              </v:shape>
            </v:group>
            <v:group id="_x0000_s4317" style="position:absolute;left:3323;top:7034;width:7;height:7" coordorigin="3323,7034" coordsize="7,7">
              <v:shape id="_x0000_s4318" style="position:absolute;left:3323;top:7034;width:7;height:7" coordorigin="3323,7034" coordsize="7,7" path="m3323,7041r7,-7e" filled="f" strokeweight=".1216mm">
                <v:path arrowok="t"/>
              </v:shape>
            </v:group>
            <v:group id="_x0000_s4315" style="position:absolute;left:3327;top:7027;width:14;height:2" coordorigin="3327,7027" coordsize="14,2">
              <v:shape id="_x0000_s4316" style="position:absolute;left:3327;top:7027;width:14;height:2" coordorigin="3327,7027" coordsize="14,0" path="m3327,7027r14,e" filled="f" strokeweight=".1635mm">
                <v:path arrowok="t"/>
              </v:shape>
            </v:group>
            <v:group id="_x0000_s4313" style="position:absolute;left:3330;top:7027;width:7;height:2" coordorigin="3330,7027" coordsize="7,2">
              <v:shape id="_x0000_s4314" style="position:absolute;left:3330;top:7027;width:7;height:2" coordorigin="3330,7027" coordsize="7,0" path="m3330,7027r7,e" filled="f" strokeweight=".1216mm">
                <v:path arrowok="t"/>
              </v:shape>
            </v:group>
            <v:group id="_x0000_s4311" style="position:absolute;left:3337;top:7013;width:7;height:7" coordorigin="3337,7013" coordsize="7,7">
              <v:shape id="_x0000_s4312" style="position:absolute;left:3337;top:7013;width:7;height:7" coordorigin="3337,7013" coordsize="7,7" path="m3337,7020r7,-7e" filled="f" strokeweight=".1216mm">
                <v:path arrowok="t"/>
              </v:shape>
            </v:group>
            <v:group id="_x0000_s4309" style="position:absolute;left:3341;top:7003;width:7;height:2" coordorigin="3341,7003" coordsize="7,2">
              <v:shape id="_x0000_s4310" style="position:absolute;left:3341;top:7003;width:7;height:2" coordorigin="3341,7003" coordsize="7,0" path="m3341,7003r7,e" filled="f" strokeweight=".28508mm">
                <v:path arrowok="t"/>
              </v:shape>
            </v:group>
            <v:group id="_x0000_s4307" style="position:absolute;left:3344;top:6986;width:7;height:7" coordorigin="3344,6986" coordsize="7,7">
              <v:shape id="_x0000_s4308" style="position:absolute;left:3344;top:6986;width:7;height:7" coordorigin="3344,6986" coordsize="7,7" path="m3344,6993r7,-7e" filled="f" strokeweight=".1216mm">
                <v:path arrowok="t"/>
              </v:shape>
            </v:group>
            <v:group id="_x0000_s4305" style="position:absolute;left:3348;top:6979;width:7;height:2" coordorigin="3348,6979" coordsize="7,2">
              <v:shape id="_x0000_s4306" style="position:absolute;left:3348;top:6979;width:7;height:2" coordorigin="3348,6979" coordsize="7,0" path="m3348,6979r6,e" filled="f" strokeweight=".1635mm">
                <v:path arrowok="t"/>
              </v:shape>
            </v:group>
            <v:group id="_x0000_s4303" style="position:absolute;left:3348;top:6965;width:7;height:2" coordorigin="3348,6965" coordsize="7,2">
              <v:shape id="_x0000_s4304" style="position:absolute;left:3348;top:6965;width:7;height:2" coordorigin="3348,6965" coordsize="7,0" path="m3348,6965r6,e" filled="f" strokeweight=".1635mm">
                <v:path arrowok="t"/>
              </v:shape>
            </v:group>
            <v:group id="_x0000_s4301" style="position:absolute;left:3192;top:6931;width:2;height:63" coordorigin="3192,6931" coordsize="2,63">
              <v:shape id="_x0000_s4302" style="position:absolute;left:3192;top:6931;width:2;height:63" coordorigin="3192,6931" coordsize="0,63" path="m3192,6993r,-62e" filled="f" strokeweight=".1216mm">
                <v:path arrowok="t"/>
              </v:shape>
            </v:group>
            <v:group id="_x0000_s4299" style="position:absolute;left:3251;top:6920;width:7;height:2" coordorigin="3251,6920" coordsize="7,2">
              <v:shape id="_x0000_s4300" style="position:absolute;left:3251;top:6920;width:7;height:2" coordorigin="3251,6920" coordsize="7,0" path="m3251,6920r7,e" filled="f" strokecolor="#00c" strokeweight=".28508mm">
                <v:path arrowok="t"/>
              </v:shape>
            </v:group>
            <v:group id="_x0000_s4297" style="position:absolute;left:3248;top:6910;width:7;height:2" coordorigin="3248,6910" coordsize="7,2">
              <v:shape id="_x0000_s4298" style="position:absolute;left:3248;top:6910;width:7;height:2" coordorigin="3248,6910" coordsize="7,0" path="m3255,6910r-7,e" filled="f" strokecolor="#00c" strokeweight=".1216mm">
                <v:path arrowok="t"/>
              </v:shape>
            </v:group>
            <v:group id="_x0000_s4295" style="position:absolute;left:3237;top:6903;width:14;height:2" coordorigin="3237,6903" coordsize="14,2">
              <v:shape id="_x0000_s4296" style="position:absolute;left:3237;top:6903;width:14;height:2" coordorigin="3237,6903" coordsize="14,0" path="m3237,6903r14,e" filled="f" strokecolor="#00c" strokeweight=".1635mm">
                <v:path arrowok="t"/>
              </v:shape>
            </v:group>
            <v:group id="_x0000_s4293" style="position:absolute;left:3241;top:6903;width:7;height:2" coordorigin="3241,6903" coordsize="7,2">
              <v:shape id="_x0000_s4294" style="position:absolute;left:3241;top:6903;width:7;height:2" coordorigin="3241,6903" coordsize="7,0" path="m3248,6903r-7,e" filled="f" strokecolor="#00c" strokeweight=".1216mm">
                <v:path arrowok="t"/>
              </v:shape>
            </v:group>
            <v:group id="_x0000_s4291" style="position:absolute;left:3234;top:6896;width:7;height:2" coordorigin="3234,6896" coordsize="7,2">
              <v:shape id="_x0000_s4292" style="position:absolute;left:3234;top:6896;width:7;height:2" coordorigin="3234,6896" coordsize="7,0" path="m3241,6896r-7,e" filled="f" strokecolor="#00c" strokeweight=".1216mm">
                <v:path arrowok="t"/>
              </v:shape>
            </v:group>
            <v:group id="_x0000_s4289" style="position:absolute;left:3227;top:6896;width:7;height:2" coordorigin="3227,6896" coordsize="7,2">
              <v:shape id="_x0000_s4290" style="position:absolute;left:3227;top:6896;width:7;height:2" coordorigin="3227,6896" coordsize="7,0" path="m3234,6896r-7,e" filled="f" strokecolor="#00c" strokeweight=".1216mm">
                <v:path arrowok="t"/>
              </v:shape>
            </v:group>
            <v:group id="_x0000_s4287" style="position:absolute;left:3220;top:6896;width:7;height:2" coordorigin="3220,6896" coordsize="7,2">
              <v:shape id="_x0000_s4288" style="position:absolute;left:3220;top:6896;width:7;height:2" coordorigin="3220,6896" coordsize="7,0" path="m3227,6896r-7,e" filled="f" strokecolor="#00c" strokeweight=".1216mm">
                <v:path arrowok="t"/>
              </v:shape>
            </v:group>
            <v:group id="_x0000_s4285" style="position:absolute;left:3213;top:6896;width:7;height:2" coordorigin="3213,6896" coordsize="7,2">
              <v:shape id="_x0000_s4286" style="position:absolute;left:3213;top:6896;width:7;height:2" coordorigin="3213,6896" coordsize="7,0" path="m3220,6896r-7,e" filled="f" strokecolor="#00c" strokeweight=".1216mm">
                <v:path arrowok="t"/>
              </v:shape>
            </v:group>
            <v:group id="_x0000_s4283" style="position:absolute;left:3206;top:6896;width:7;height:2" coordorigin="3206,6896" coordsize="7,2">
              <v:shape id="_x0000_s4284" style="position:absolute;left:3206;top:6896;width:7;height:2" coordorigin="3206,6896" coordsize="7,0" path="m3213,6896r-7,e" filled="f" strokecolor="#00c" strokeweight=".1216mm">
                <v:path arrowok="t"/>
              </v:shape>
            </v:group>
            <v:group id="_x0000_s4281" style="position:absolute;left:3189;top:6906;width:21;height:2" coordorigin="3189,6906" coordsize="21,2">
              <v:shape id="_x0000_s4282" style="position:absolute;left:3189;top:6906;width:21;height:2" coordorigin="3189,6906" coordsize="21,0" path="m3189,6906r21,e" filled="f" strokecolor="#00c" strokeweight=".28508mm">
                <v:path arrowok="t"/>
              </v:shape>
            </v:group>
            <v:group id="_x0000_s4279" style="position:absolute;left:3199;top:6903;width:7;height:2" coordorigin="3199,6903" coordsize="7,2">
              <v:shape id="_x0000_s4280" style="position:absolute;left:3199;top:6903;width:7;height:2" coordorigin="3199,6903" coordsize="7,0" path="m3206,6903r-7,e" filled="f" strokecolor="#00c" strokeweight=".1216mm">
                <v:path arrowok="t"/>
              </v:shape>
            </v:group>
            <v:group id="_x0000_s4277" style="position:absolute;left:3192;top:6910;width:7;height:2" coordorigin="3192,6910" coordsize="7,2">
              <v:shape id="_x0000_s4278" style="position:absolute;left:3192;top:6910;width:7;height:2" coordorigin="3192,6910" coordsize="7,0" path="m3199,6910r-7,e" filled="f" strokecolor="#00c" strokeweight=".1216mm">
                <v:path arrowok="t"/>
              </v:shape>
            </v:group>
            <v:group id="_x0000_s4275" style="position:absolute;left:3189;top:6924;width:7;height:2" coordorigin="3189,6924" coordsize="7,2">
              <v:shape id="_x0000_s4276" style="position:absolute;left:3189;top:6924;width:7;height:2" coordorigin="3189,6924" coordsize="7,0" path="m3189,6924r7,e" filled="f" strokecolor="#00c" strokeweight=".1635mm">
                <v:path arrowok="t"/>
              </v:shape>
            </v:group>
            <v:group id="_x0000_s4273" style="position:absolute;left:3192;top:6931;width:2;height:63" coordorigin="3192,6931" coordsize="2,63">
              <v:shape id="_x0000_s4274" style="position:absolute;left:3192;top:6931;width:2;height:63" coordorigin="3192,6931" coordsize="0,63" path="m3192,6931r,62e" filled="f" strokecolor="#00c" strokeweight=".1216mm">
                <v:path arrowok="t"/>
              </v:shape>
            </v:group>
            <v:group id="_x0000_s4271" style="position:absolute;left:3189;top:7003;width:7;height:2" coordorigin="3189,7003" coordsize="7,2">
              <v:shape id="_x0000_s4272" style="position:absolute;left:3189;top:7003;width:7;height:2" coordorigin="3189,7003" coordsize="7,0" path="m3189,7003r7,e" filled="f" strokecolor="#00c" strokeweight=".28508mm">
                <v:path arrowok="t"/>
              </v:shape>
            </v:group>
            <v:group id="_x0000_s4269" style="position:absolute;left:3192;top:7013;width:7;height:2" coordorigin="3192,7013" coordsize="7,2">
              <v:shape id="_x0000_s4270" style="position:absolute;left:3192;top:7013;width:7;height:2" coordorigin="3192,7013" coordsize="7,0" path="m3192,7013r7,e" filled="f" strokecolor="#00c" strokeweight=".1216mm">
                <v:path arrowok="t"/>
              </v:shape>
            </v:group>
            <v:group id="_x0000_s4267" style="position:absolute;left:3196;top:7020;width:14;height:2" coordorigin="3196,7020" coordsize="14,2">
              <v:shape id="_x0000_s4268" style="position:absolute;left:3196;top:7020;width:14;height:2" coordorigin="3196,7020" coordsize="14,0" path="m3196,7020r14,e" filled="f" strokecolor="#00c" strokeweight=".1635mm">
                <v:path arrowok="t"/>
              </v:shape>
            </v:group>
            <v:group id="_x0000_s4265" style="position:absolute;left:3199;top:7020;width:7;height:2" coordorigin="3199,7020" coordsize="7,2">
              <v:shape id="_x0000_s4266" style="position:absolute;left:3199;top:7020;width:7;height:2" coordorigin="3199,7020" coordsize="7,0" path="m3199,7020r7,e" filled="f" strokecolor="#00c" strokeweight=".1216mm">
                <v:path arrowok="t"/>
              </v:shape>
            </v:group>
            <v:group id="_x0000_s4263" style="position:absolute;left:3206;top:7027;width:7;height:2" coordorigin="3206,7027" coordsize="7,2">
              <v:shape id="_x0000_s4264" style="position:absolute;left:3206;top:7027;width:7;height:2" coordorigin="3206,7027" coordsize="7,0" path="m3206,7027r7,e" filled="f" strokecolor="#00c" strokeweight=".1216mm">
                <v:path arrowok="t"/>
              </v:shape>
            </v:group>
            <v:group id="_x0000_s4261" style="position:absolute;left:3213;top:7027;width:7;height:2" coordorigin="3213,7027" coordsize="7,2">
              <v:shape id="_x0000_s4262" style="position:absolute;left:3213;top:7027;width:7;height:2" coordorigin="3213,7027" coordsize="7,0" path="m3213,7027r7,e" filled="f" strokecolor="#00c" strokeweight=".1216mm">
                <v:path arrowok="t"/>
              </v:shape>
            </v:group>
            <v:group id="_x0000_s4259" style="position:absolute;left:3220;top:7027;width:7;height:2" coordorigin="3220,7027" coordsize="7,2">
              <v:shape id="_x0000_s4260" style="position:absolute;left:3220;top:7027;width:7;height:2" coordorigin="3220,7027" coordsize="7,0" path="m3220,7027r7,e" filled="f" strokecolor="#00c" strokeweight=".1216mm">
                <v:path arrowok="t"/>
              </v:shape>
            </v:group>
            <v:group id="_x0000_s4257" style="position:absolute;left:3227;top:7027;width:7;height:2" coordorigin="3227,7027" coordsize="7,2">
              <v:shape id="_x0000_s4258" style="position:absolute;left:3227;top:7027;width:7;height:2" coordorigin="3227,7027" coordsize="7,0" path="m3227,7027r7,e" filled="f" strokecolor="#00c" strokeweight=".1216mm">
                <v:path arrowok="t"/>
              </v:shape>
            </v:group>
            <v:group id="_x0000_s4255" style="position:absolute;left:3234;top:7027;width:7;height:2" coordorigin="3234,7027" coordsize="7,2">
              <v:shape id="_x0000_s4256" style="position:absolute;left:3234;top:7027;width:7;height:2" coordorigin="3234,7027" coordsize="7,0" path="m3234,7027r7,e" filled="f" strokecolor="#00c" strokeweight=".1216mm">
                <v:path arrowok="t"/>
              </v:shape>
            </v:group>
            <v:group id="_x0000_s4253" style="position:absolute;left:3237;top:7017;width:21;height:2" coordorigin="3237,7017" coordsize="21,2">
              <v:shape id="_x0000_s4254" style="position:absolute;left:3237;top:7017;width:21;height:2" coordorigin="3237,7017" coordsize="21,0" path="m3237,7017r21,e" filled="f" strokecolor="#00c" strokeweight=".28508mm">
                <v:path arrowok="t"/>
              </v:shape>
            </v:group>
            <v:group id="_x0000_s4251" style="position:absolute;left:3241;top:7020;width:7;height:2" coordorigin="3241,7020" coordsize="7,2">
              <v:shape id="_x0000_s4252" style="position:absolute;left:3241;top:7020;width:7;height:2" coordorigin="3241,7020" coordsize="7,0" path="m3241,7020r7,e" filled="f" strokecolor="#00c" strokeweight=".1216mm">
                <v:path arrowok="t"/>
              </v:shape>
            </v:group>
            <v:group id="_x0000_s4249" style="position:absolute;left:3248;top:7013;width:7;height:2" coordorigin="3248,7013" coordsize="7,2">
              <v:shape id="_x0000_s4250" style="position:absolute;left:3248;top:7013;width:7;height:2" coordorigin="3248,7013" coordsize="7,0" path="m3248,7013r7,e" filled="f" strokecolor="#00c" strokeweight=".1216mm">
                <v:path arrowok="t"/>
              </v:shape>
            </v:group>
            <v:group id="_x0000_s4246" style="position:absolute;left:3251;top:6999;width:7;height:2" coordorigin="3251,6999" coordsize="7,2">
              <v:shape id="_x0000_s4248" style="position:absolute;left:3251;top:6999;width:7;height:2" coordorigin="3251,6999" coordsize="7,0" path="m3251,6999r7,e" filled="f" strokecolor="#00c" strokeweight=".1635mm">
                <v:path arrowok="t"/>
              </v:shape>
              <v:shape id="_x0000_s4247" type="#_x0000_t75" style="position:absolute;left:2557;top:6522;width:1451;height:271">
                <v:imagedata r:id="rId55" o:title=""/>
              </v:shape>
            </v:group>
            <v:group id="_x0000_s4244" style="position:absolute;left:2617;top:6600;width:1214;height:2" coordorigin="2617,6600" coordsize="1214,2">
              <v:shape id="_x0000_s4245" style="position:absolute;left:2617;top:6600;width:1214;height:2" coordorigin="2617,6600" coordsize="1214,0" path="m2617,6600r1213,e" filled="f" strokecolor="#e50000" strokeweight=".64319mm">
                <v:path arrowok="t"/>
              </v:shape>
            </v:group>
            <v:group id="_x0000_s4242" style="position:absolute;left:3827;top:6586;width:2;height:28" coordorigin="3827,6586" coordsize="2,28">
              <v:shape id="_x0000_s4243" style="position:absolute;left:3827;top:6586;width:2;height:28" coordorigin="3827,6586" coordsize="0,28" path="m3827,6613r,-27e" filled="f" strokeweight=".1062mm">
                <v:path arrowok="t"/>
              </v:shape>
            </v:group>
            <v:group id="_x0000_s4240" style="position:absolute;left:2620;top:6586;width:1207;height:2" coordorigin="2620,6586" coordsize="1207,2">
              <v:shape id="_x0000_s4241" style="position:absolute;left:2620;top:6586;width:1207;height:2" coordorigin="2620,6586" coordsize="1207,0" path="m3827,6586r-1207,e" filled="f" strokeweight=".1062mm">
                <v:path arrowok="t"/>
              </v:shape>
            </v:group>
            <v:group id="_x0000_s4238" style="position:absolute;left:2620;top:6586;width:2;height:28" coordorigin="2620,6586" coordsize="2,28">
              <v:shape id="_x0000_s4239" style="position:absolute;left:2620;top:6586;width:2;height:28" coordorigin="2620,6586" coordsize="0,28" path="m2620,6586r,27e" filled="f" strokeweight=".1062mm">
                <v:path arrowok="t"/>
              </v:shape>
            </v:group>
            <v:group id="_x0000_s4236" style="position:absolute;left:2620;top:6613;width:1207;height:2" coordorigin="2620,6613" coordsize="1207,2">
              <v:shape id="_x0000_s4237" style="position:absolute;left:2620;top:6613;width:1207;height:2" coordorigin="2620,6613" coordsize="1207,0" path="m2620,6613r1207,e" filled="f" strokeweight=".1062mm">
                <v:path arrowok="t"/>
              </v:shape>
            </v:group>
            <v:group id="_x0000_s4234" style="position:absolute;left:3124;top:6241;width:104;height:200" coordorigin="3124,6241" coordsize="104,200">
              <v:shape id="_x0000_s4235" style="position:absolute;left:3124;top:6241;width:104;height:200" coordorigin="3124,6241" coordsize="104,200" path="m3227,6241r-103,200e" filled="f" strokeweight=".1062mm">
                <v:path arrowok="t"/>
              </v:shape>
            </v:group>
            <v:group id="_x0000_s4232" style="position:absolute;left:3124;top:6441;width:200;height:2" coordorigin="3124,6441" coordsize="200,2">
              <v:shape id="_x0000_s4233" style="position:absolute;left:3124;top:6441;width:200;height:2" coordorigin="3124,6441" coordsize="200,0" path="m3124,6441r199,e" filled="f" strokeweight=".1062mm">
                <v:path arrowok="t"/>
              </v:shape>
            </v:group>
            <v:group id="_x0000_s4230" style="position:absolute;left:3227;top:6241;width:97;height:200" coordorigin="3227,6241" coordsize="97,200">
              <v:shape id="_x0000_s4231" style="position:absolute;left:3227;top:6241;width:97;height:200" coordorigin="3227,6241" coordsize="97,200" path="m3323,6441r-96,-200e" filled="f" strokeweight=".1062mm">
                <v:path arrowok="t"/>
              </v:shape>
            </v:group>
            <v:group id="_x0000_s4228" style="position:absolute;left:3228;top:6438;width:2;height:398" coordorigin="3228,6438" coordsize="2,398">
              <v:shape id="_x0000_s4229" style="position:absolute;left:3228;top:6438;width:2;height:398" coordorigin="3228,6438" coordsize="0,398" path="m3228,6835r,-397e" filled="f" strokeweight=".1062mm">
                <v:path arrowok="t"/>
              </v:shape>
            </v:group>
            <v:group id="_x0000_s4226" style="position:absolute;left:3637;top:4993;width:518;height:1602" coordorigin="3637,4993" coordsize="518,1602">
              <v:shape id="_x0000_s4227" style="position:absolute;left:3637;top:4993;width:518;height:1602" coordorigin="3637,4993" coordsize="518,1602" path="m3637,6594r,-662l4155,5932r,-939e" filled="f" strokeweight=".1062mm">
                <v:path arrowok="t"/>
              </v:shape>
            </v:group>
            <v:group id="_x0000_s4224" style="position:absolute;left:2812;top:6299;width:2;height:296" coordorigin="2812,6299" coordsize="2,296">
              <v:shape id="_x0000_s4225" style="position:absolute;left:2812;top:6299;width:2;height:296" coordorigin="2812,6299" coordsize="0,296" path="m2812,6594r,-295e" filled="f" strokeweight=".1062mm">
                <v:path arrowok="t"/>
              </v:shape>
            </v:group>
            <v:group id="_x0000_s4222" style="position:absolute;left:2434;top:4690;width:2;height:511" coordorigin="2434,4690" coordsize="2,511">
              <v:shape id="_x0000_s4223" style="position:absolute;left:2434;top:4690;width:2;height:511" coordorigin="2434,4690" coordsize="0,511" path="m2434,5200r,-510e" filled="f" strokeweight=".1062mm">
                <v:path arrowok="t"/>
              </v:shape>
            </v:group>
            <v:group id="_x0000_s4220" style="position:absolute;left:2358;top:4690;width:76;height:2" coordorigin="2358,4690" coordsize="76,2">
              <v:shape id="_x0000_s4221" style="position:absolute;left:2358;top:4690;width:76;height:2" coordorigin="2358,4690" coordsize="76,0" path="m2434,4690r-76,e" filled="f" strokeweight=".1062mm">
                <v:path arrowok="t"/>
              </v:shape>
            </v:group>
            <v:group id="_x0000_s4218" style="position:absolute;left:2358;top:4690;width:2;height:511" coordorigin="2358,4690" coordsize="2,511">
              <v:shape id="_x0000_s4219" style="position:absolute;left:2358;top:4690;width:2;height:511" coordorigin="2358,4690" coordsize="0,511" path="m2358,4690r,510e" filled="f" strokeweight=".1062mm">
                <v:path arrowok="t"/>
              </v:shape>
            </v:group>
            <v:group id="_x0000_s4216" style="position:absolute;left:2358;top:5200;width:76;height:2" coordorigin="2358,5200" coordsize="76,2">
              <v:shape id="_x0000_s4217" style="position:absolute;left:2358;top:5200;width:76;height:2" coordorigin="2358,5200" coordsize="76,0" path="m2358,5200r76,e" filled="f" strokeweight=".1062mm">
                <v:path arrowok="t"/>
              </v:shape>
            </v:group>
            <v:group id="_x0000_s4214" style="position:absolute;left:2379;top:4925;width:2;height:42" coordorigin="2379,4925" coordsize="2,42">
              <v:shape id="_x0000_s4215" style="position:absolute;left:2379;top:4925;width:2;height:42" coordorigin="2379,4925" coordsize="0,42" path="m2379,4966r,-41e" filled="f" strokecolor="#00c" strokeweight=".1216mm">
                <v:path arrowok="t"/>
              </v:shape>
            </v:group>
            <v:group id="_x0000_s4212" style="position:absolute;left:2365;top:4925;width:63;height:2" coordorigin="2365,4925" coordsize="63,2">
              <v:shape id="_x0000_s4213" style="position:absolute;left:2365;top:4925;width:63;height:2" coordorigin="2365,4925" coordsize="63,0" path="m2365,4925r62,e" filled="f" strokecolor="#00c" strokeweight=".1216mm">
                <v:path arrowok="t"/>
              </v:shape>
            </v:group>
            <v:group id="_x0000_s4210" style="position:absolute;left:2407;top:4925;width:2;height:21" coordorigin="2407,4925" coordsize="2,21">
              <v:shape id="_x0000_s4211" style="position:absolute;left:2407;top:4925;width:2;height:21" coordorigin="2407,4925" coordsize="0,21" path="m2407,4925r,20e" filled="f" strokecolor="#00c" strokeweight=".1216mm">
                <v:path arrowok="t"/>
              </v:shape>
            </v:group>
            <v:group id="_x0000_s4208" style="position:absolute;left:2407;top:4945;width:14;height:21" coordorigin="2407,4945" coordsize="14,21">
              <v:shape id="_x0000_s4209" style="position:absolute;left:2407;top:4945;width:14;height:21" coordorigin="2407,4945" coordsize="14,21" path="m2407,4945r13,21e" filled="f" strokecolor="#00c" strokeweight=".1216mm">
                <v:path arrowok="t"/>
              </v:shape>
            </v:group>
            <v:group id="_x0000_s4206" style="position:absolute;left:2397;top:4408;width:2;height:290" coordorigin="2397,4408" coordsize="2,290">
              <v:shape id="_x0000_s4207" style="position:absolute;left:2397;top:4408;width:2;height:290" coordorigin="2397,4408" coordsize="0,290" path="m2397,4698r,-290e" filled="f" strokeweight=".1062mm">
                <v:path arrowok="t"/>
              </v:shape>
            </v:group>
            <v:group id="_x0000_s4204" style="position:absolute;left:1883;top:5207;width:104;height:200" coordorigin="1883,5207" coordsize="104,200">
              <v:shape id="_x0000_s4205" style="position:absolute;left:1883;top:5207;width:104;height:200" coordorigin="1883,5207" coordsize="104,200" path="m1986,5207r-103,200e" filled="f" strokeweight=".1062mm">
                <v:path arrowok="t"/>
              </v:shape>
            </v:group>
            <v:group id="_x0000_s4202" style="position:absolute;left:1883;top:5407;width:200;height:2" coordorigin="1883,5407" coordsize="200,2">
              <v:shape id="_x0000_s4203" style="position:absolute;left:1883;top:5407;width:200;height:2" coordorigin="1883,5407" coordsize="200,0" path="m1883,5407r200,e" filled="f" strokeweight=".1062mm">
                <v:path arrowok="t"/>
              </v:shape>
            </v:group>
            <v:group id="_x0000_s4200" style="position:absolute;left:1986;top:5207;width:97;height:200" coordorigin="1986,5207" coordsize="97,200">
              <v:shape id="_x0000_s4201" style="position:absolute;left:1986;top:5207;width:97;height:200" coordorigin="1986,5207" coordsize="97,200" path="m2083,5407r-97,-200e" filled="f" strokeweight=".1062mm">
                <v:path arrowok="t"/>
              </v:shape>
            </v:group>
            <v:group id="_x0000_s4198" style="position:absolute;left:228;top:4966;width:2;height:511" coordorigin="228,4966" coordsize="2,511">
              <v:shape id="_x0000_s4199" style="position:absolute;left:228;top:4966;width:2;height:511" coordorigin="228,4966" coordsize="0,511" path="m228,4966r,510e" filled="f" strokeweight=".1062mm">
                <v:path arrowok="t"/>
              </v:shape>
            </v:group>
            <v:group id="_x0000_s4196" style="position:absolute;left:153;top:5476;width:76;height:2" coordorigin="153,5476" coordsize="76,2">
              <v:shape id="_x0000_s4197" style="position:absolute;left:153;top:5476;width:76;height:2" coordorigin="153,5476" coordsize="76,0" path="m228,5476r-75,e" filled="f" strokeweight=".1062mm">
                <v:path arrowok="t"/>
              </v:shape>
            </v:group>
            <v:group id="_x0000_s4194" style="position:absolute;left:153;top:4966;width:2;height:511" coordorigin="153,4966" coordsize="2,511">
              <v:shape id="_x0000_s4195" style="position:absolute;left:153;top:4966;width:2;height:511" coordorigin="153,4966" coordsize="0,511" path="m153,5476r,-510e" filled="f" strokeweight=".1062mm">
                <v:path arrowok="t"/>
              </v:shape>
            </v:group>
            <v:group id="_x0000_s4192" style="position:absolute;left:153;top:4966;width:76;height:2" coordorigin="153,4966" coordsize="76,2">
              <v:shape id="_x0000_s4193" style="position:absolute;left:153;top:4966;width:76;height:2" coordorigin="153,4966" coordsize="76,0" path="m153,4966r75,e" filled="f" strokeweight=".1062mm">
                <v:path arrowok="t"/>
              </v:shape>
            </v:group>
            <v:group id="_x0000_s4190" style="position:absolute;left:173;top:5200;width:2;height:42" coordorigin="173,5200" coordsize="2,42">
              <v:shape id="_x0000_s4191" style="position:absolute;left:173;top:5200;width:2;height:42" coordorigin="173,5200" coordsize="0,42" path="m173,5242r,-42e" filled="f" strokecolor="#00c" strokeweight=".1216mm">
                <v:path arrowok="t"/>
              </v:shape>
            </v:group>
            <v:group id="_x0000_s4188" style="position:absolute;left:160;top:5200;width:63;height:2" coordorigin="160,5200" coordsize="63,2">
              <v:shape id="_x0000_s4189" style="position:absolute;left:160;top:5200;width:63;height:2" coordorigin="160,5200" coordsize="63,0" path="m160,5200r62,e" filled="f" strokecolor="#00c" strokeweight=".1216mm">
                <v:path arrowok="t"/>
              </v:shape>
            </v:group>
            <v:group id="_x0000_s4186" style="position:absolute;left:201;top:5200;width:2;height:21" coordorigin="201,5200" coordsize="2,21">
              <v:shape id="_x0000_s4187" style="position:absolute;left:201;top:5200;width:2;height:21" coordorigin="201,5200" coordsize="0,21" path="m201,5200r,21e" filled="f" strokecolor="#00c" strokeweight=".1216mm">
                <v:path arrowok="t"/>
              </v:shape>
            </v:group>
            <v:group id="_x0000_s4184" style="position:absolute;left:201;top:5221;width:14;height:21" coordorigin="201,5221" coordsize="14,21">
              <v:shape id="_x0000_s4185" style="position:absolute;left:201;top:5221;width:14;height:21" coordorigin="201,5221" coordsize="14,21" path="m201,5221r14,21e" filled="f" strokecolor="#00c" strokeweight=".1216mm">
                <v:path arrowok="t"/>
              </v:shape>
            </v:group>
            <v:group id="_x0000_s4182" style="position:absolute;left:193;top:5474;width:1795;height:320" coordorigin="193,5474" coordsize="1795,320">
              <v:shape id="_x0000_s4183" style="position:absolute;left:193;top:5474;width:1795;height:320" coordorigin="193,5474" coordsize="1795,320" path="m193,5474r,319l1987,5793r,-216e" filled="f" strokeweight=".1062mm">
                <v:path arrowok="t"/>
              </v:shape>
            </v:group>
            <v:group id="_x0000_s4180" style="position:absolute;left:193;top:4649;width:2;height:326" coordorigin="193,4649" coordsize="2,326">
              <v:shape id="_x0000_s4181" style="position:absolute;left:193;top:4649;width:2;height:326" coordorigin="193,4649" coordsize="0,326" path="m193,4649r,326e" filled="f" strokeweight=".1062mm">
                <v:path arrowok="t"/>
              </v:shape>
            </v:group>
            <v:group id="_x0000_s4178" style="position:absolute;left:2397;top:5197;width:2;height:603" coordorigin="2397,5197" coordsize="2,603">
              <v:shape id="_x0000_s4179" style="position:absolute;left:2397;top:5197;width:2;height:603" coordorigin="2397,5197" coordsize="0,603" path="m2397,5799r,-602e" filled="f" strokeweight=".1062mm">
                <v:path arrowok="t"/>
              </v:shape>
            </v:group>
            <v:group id="_x0000_s4176" style="position:absolute;left:1987;top:5408;width:2;height:151" coordorigin="1987,5408" coordsize="2,151">
              <v:shape id="_x0000_s4177" style="position:absolute;left:1987;top:5408;width:2;height:151" coordorigin="1987,5408" coordsize="0,151" path="m1987,5559r,-151e" filled="f" strokeweight=".1062mm">
                <v:path arrowok="t"/>
              </v:shape>
            </v:group>
            <v:group id="_x0000_s4174" style="position:absolute;left:2572;top:820;width:2;height:223" coordorigin="2572,820" coordsize="2,223">
              <v:shape id="_x0000_s4175" style="position:absolute;left:2572;top:820;width:2;height:223" coordorigin="2572,820" coordsize="0,223" path="m2572,1043r,-223e" filled="f" strokeweight=".1062mm">
                <v:path arrowok="t"/>
              </v:shape>
            </v:group>
            <v:group id="_x0000_s4158" style="position:absolute;left:1608;top:3475;width:2;height:187" coordorigin="1608,3475" coordsize="2,187">
              <v:shape id="_x0000_s4173" style="position:absolute;left:1608;top:3475;width:2;height:187" coordorigin="1608,3475" coordsize="0,187" path="m1608,3662r,-187e" filled="f" strokeweight=".1062mm">
                <v:path arrowok="t"/>
              </v:shape>
              <v:shape id="_x0000_s4172" type="#_x0000_t202" style="position:absolute;left:2252;top:260;width:429;height:138" filled="f" stroked="f">
                <v:textbox inset="0,0,0,0">
                  <w:txbxContent>
                    <w:p w14:paraId="215BB1F2" w14:textId="77777777" w:rsidR="00025C9E" w:rsidRDefault="00025C9E">
                      <w:pPr>
                        <w:spacing w:line="138" w:lineRule="exact"/>
                        <w:rPr>
                          <w:rFonts w:ascii="Arial" w:eastAsia="Arial" w:hAnsi="Arial" w:cs="Arial"/>
                          <w:sz w:val="13"/>
                          <w:szCs w:val="13"/>
                        </w:rPr>
                      </w:pPr>
                      <w:bookmarkStart w:id="99" w:name="_bookmark54"/>
                      <w:bookmarkEnd w:id="99"/>
                      <w:r>
                        <w:rPr>
                          <w:rFonts w:ascii="Arial"/>
                          <w:w w:val="105"/>
                          <w:sz w:val="13"/>
                        </w:rPr>
                        <w:t>Bus 13</w:t>
                      </w:r>
                    </w:p>
                  </w:txbxContent>
                </v:textbox>
              </v:shape>
              <v:shape id="_x0000_s4171" type="#_x0000_t202" style="position:absolute;left:4375;top:846;width:429;height:138" filled="f" stroked="f">
                <v:textbox inset="0,0,0,0">
                  <w:txbxContent>
                    <w:p w14:paraId="355C7DEB" w14:textId="77777777" w:rsidR="00025C9E" w:rsidRDefault="00025C9E">
                      <w:pPr>
                        <w:spacing w:line="138" w:lineRule="exact"/>
                        <w:rPr>
                          <w:rFonts w:ascii="Arial" w:eastAsia="Arial" w:hAnsi="Arial" w:cs="Arial"/>
                          <w:sz w:val="13"/>
                          <w:szCs w:val="13"/>
                        </w:rPr>
                      </w:pPr>
                      <w:r>
                        <w:rPr>
                          <w:rFonts w:ascii="Arial"/>
                          <w:w w:val="105"/>
                          <w:sz w:val="13"/>
                        </w:rPr>
                        <w:t>Bus 14</w:t>
                      </w:r>
                    </w:p>
                  </w:txbxContent>
                </v:textbox>
              </v:shape>
              <v:shape id="_x0000_s4170" type="#_x0000_t202" style="position:absolute;left:3010;top:984;width:429;height:138" filled="f" stroked="f">
                <v:textbox inset="0,0,0,0">
                  <w:txbxContent>
                    <w:p w14:paraId="0F121A21" w14:textId="77777777" w:rsidR="00025C9E" w:rsidRDefault="00025C9E">
                      <w:pPr>
                        <w:spacing w:line="138" w:lineRule="exact"/>
                        <w:rPr>
                          <w:rFonts w:ascii="Arial" w:eastAsia="Arial" w:hAnsi="Arial" w:cs="Arial"/>
                          <w:sz w:val="13"/>
                          <w:szCs w:val="13"/>
                        </w:rPr>
                      </w:pPr>
                      <w:r>
                        <w:rPr>
                          <w:rFonts w:ascii="Arial"/>
                          <w:w w:val="105"/>
                          <w:sz w:val="13"/>
                        </w:rPr>
                        <w:t>Bus 10</w:t>
                      </w:r>
                    </w:p>
                  </w:txbxContent>
                </v:textbox>
              </v:shape>
              <v:shape id="_x0000_s4169" type="#_x0000_t202" style="position:absolute;left:928;top:1260;width:429;height:138" filled="f" stroked="f">
                <v:textbox inset="0,0,0,0">
                  <w:txbxContent>
                    <w:p w14:paraId="278DA07B" w14:textId="77777777" w:rsidR="00025C9E" w:rsidRDefault="00025C9E">
                      <w:pPr>
                        <w:spacing w:line="138" w:lineRule="exact"/>
                        <w:rPr>
                          <w:rFonts w:ascii="Arial" w:eastAsia="Arial" w:hAnsi="Arial" w:cs="Arial"/>
                          <w:sz w:val="13"/>
                          <w:szCs w:val="13"/>
                        </w:rPr>
                      </w:pPr>
                      <w:r>
                        <w:rPr>
                          <w:rFonts w:ascii="Arial"/>
                          <w:w w:val="105"/>
                          <w:sz w:val="13"/>
                        </w:rPr>
                        <w:t>Bus 12</w:t>
                      </w:r>
                    </w:p>
                  </w:txbxContent>
                </v:textbox>
              </v:shape>
              <v:shape id="_x0000_s4168" type="#_x0000_t202" style="position:absolute;left:4540;top:1914;width:429;height:138" filled="f" stroked="f">
                <v:textbox inset="0,0,0,0">
                  <w:txbxContent>
                    <w:p w14:paraId="16641B28" w14:textId="77777777" w:rsidR="00025C9E" w:rsidRDefault="00025C9E">
                      <w:pPr>
                        <w:spacing w:line="138" w:lineRule="exact"/>
                        <w:rPr>
                          <w:rFonts w:ascii="Arial" w:eastAsia="Arial" w:hAnsi="Arial" w:cs="Arial"/>
                          <w:sz w:val="13"/>
                          <w:szCs w:val="13"/>
                        </w:rPr>
                      </w:pPr>
                      <w:r>
                        <w:rPr>
                          <w:rFonts w:ascii="Arial"/>
                          <w:w w:val="105"/>
                          <w:sz w:val="13"/>
                        </w:rPr>
                        <w:t>Bus 09</w:t>
                      </w:r>
                    </w:p>
                  </w:txbxContent>
                </v:textbox>
              </v:shape>
              <v:shape id="_x0000_s4167" type="#_x0000_t202" style="position:absolute;left:2500;top:2052;width:419;height:138" filled="f" stroked="f">
                <v:textbox inset="0,0,0,0">
                  <w:txbxContent>
                    <w:p w14:paraId="5C63D203" w14:textId="77777777" w:rsidR="00025C9E" w:rsidRDefault="00025C9E">
                      <w:pPr>
                        <w:spacing w:line="138" w:lineRule="exact"/>
                        <w:rPr>
                          <w:rFonts w:ascii="Arial" w:eastAsia="Arial" w:hAnsi="Arial" w:cs="Arial"/>
                          <w:sz w:val="13"/>
                          <w:szCs w:val="13"/>
                        </w:rPr>
                      </w:pPr>
                      <w:r>
                        <w:rPr>
                          <w:rFonts w:ascii="Arial"/>
                          <w:w w:val="105"/>
                          <w:sz w:val="13"/>
                        </w:rPr>
                        <w:t xml:space="preserve">Bus </w:t>
                      </w:r>
                      <w:r>
                        <w:rPr>
                          <w:rFonts w:ascii="Arial"/>
                          <w:spacing w:val="-5"/>
                          <w:w w:val="105"/>
                          <w:sz w:val="13"/>
                        </w:rPr>
                        <w:t>11</w:t>
                      </w:r>
                    </w:p>
                  </w:txbxContent>
                </v:textbox>
              </v:shape>
              <v:shape id="_x0000_s4166" type="#_x0000_t202" style="position:absolute;left:4499;top:2776;width:429;height:138" filled="f" stroked="f">
                <v:textbox inset="0,0,0,0">
                  <w:txbxContent>
                    <w:p w14:paraId="563D9186" w14:textId="77777777" w:rsidR="00025C9E" w:rsidRDefault="00025C9E">
                      <w:pPr>
                        <w:spacing w:line="138" w:lineRule="exact"/>
                        <w:rPr>
                          <w:rFonts w:ascii="Arial" w:eastAsia="Arial" w:hAnsi="Arial" w:cs="Arial"/>
                          <w:sz w:val="13"/>
                          <w:szCs w:val="13"/>
                        </w:rPr>
                      </w:pPr>
                      <w:r>
                        <w:rPr>
                          <w:rFonts w:ascii="Arial"/>
                          <w:w w:val="105"/>
                          <w:sz w:val="13"/>
                        </w:rPr>
                        <w:t>Bus 07</w:t>
                      </w:r>
                    </w:p>
                  </w:txbxContent>
                </v:textbox>
              </v:shape>
              <v:shape id="_x0000_s4165" type="#_x0000_t202" style="position:absolute;left:2334;top:3396;width:429;height:138" filled="f" stroked="f">
                <v:textbox inset="0,0,0,0">
                  <w:txbxContent>
                    <w:p w14:paraId="344A7DEB" w14:textId="77777777" w:rsidR="00025C9E" w:rsidRDefault="00025C9E">
                      <w:pPr>
                        <w:spacing w:line="138" w:lineRule="exact"/>
                        <w:rPr>
                          <w:rFonts w:ascii="Arial" w:eastAsia="Arial" w:hAnsi="Arial" w:cs="Arial"/>
                          <w:sz w:val="13"/>
                          <w:szCs w:val="13"/>
                        </w:rPr>
                      </w:pPr>
                      <w:r>
                        <w:rPr>
                          <w:rFonts w:ascii="Arial"/>
                          <w:w w:val="105"/>
                          <w:sz w:val="13"/>
                        </w:rPr>
                        <w:t>Bus 06</w:t>
                      </w:r>
                    </w:p>
                  </w:txbxContent>
                </v:textbox>
              </v:shape>
              <v:shape id="_x0000_s4164" type="#_x0000_t202" style="position:absolute;left:4409;top:3672;width:429;height:138" filled="f" stroked="f">
                <v:textbox inset="0,0,0,0">
                  <w:txbxContent>
                    <w:p w14:paraId="6CBC87F6" w14:textId="77777777" w:rsidR="00025C9E" w:rsidRDefault="00025C9E">
                      <w:pPr>
                        <w:spacing w:line="138" w:lineRule="exact"/>
                        <w:rPr>
                          <w:rFonts w:ascii="Arial" w:eastAsia="Arial" w:hAnsi="Arial" w:cs="Arial"/>
                          <w:sz w:val="13"/>
                          <w:szCs w:val="13"/>
                        </w:rPr>
                      </w:pPr>
                      <w:r>
                        <w:rPr>
                          <w:rFonts w:ascii="Arial"/>
                          <w:w w:val="105"/>
                          <w:sz w:val="13"/>
                        </w:rPr>
                        <w:t>Bus 04</w:t>
                      </w:r>
                    </w:p>
                  </w:txbxContent>
                </v:textbox>
              </v:shape>
              <v:shape id="_x0000_s4163" type="#_x0000_t202" style="position:absolute;left:5163;top:3576;width:429;height:138" filled="f" stroked="f">
                <v:textbox inset="0,0,0,0">
                  <w:txbxContent>
                    <w:p w14:paraId="28F61ADC" w14:textId="77777777" w:rsidR="00025C9E" w:rsidRDefault="00025C9E">
                      <w:pPr>
                        <w:spacing w:line="138" w:lineRule="exact"/>
                        <w:rPr>
                          <w:rFonts w:ascii="Arial" w:eastAsia="Arial" w:hAnsi="Arial" w:cs="Arial"/>
                          <w:sz w:val="13"/>
                          <w:szCs w:val="13"/>
                        </w:rPr>
                      </w:pPr>
                      <w:r>
                        <w:rPr>
                          <w:rFonts w:ascii="Arial"/>
                          <w:w w:val="105"/>
                          <w:sz w:val="13"/>
                        </w:rPr>
                        <w:t>Bus 08</w:t>
                      </w:r>
                    </w:p>
                  </w:txbxContent>
                </v:textbox>
              </v:shape>
              <v:shape id="_x0000_s4162" type="#_x0000_t202" style="position:absolute;left:2741;top:4327;width:429;height:138" filled="f" stroked="f">
                <v:textbox inset="0,0,0,0">
                  <w:txbxContent>
                    <w:p w14:paraId="072A8E0F" w14:textId="77777777" w:rsidR="00025C9E" w:rsidRDefault="00025C9E">
                      <w:pPr>
                        <w:spacing w:line="138" w:lineRule="exact"/>
                        <w:rPr>
                          <w:rFonts w:ascii="Arial" w:eastAsia="Arial" w:hAnsi="Arial" w:cs="Arial"/>
                          <w:sz w:val="13"/>
                          <w:szCs w:val="13"/>
                        </w:rPr>
                      </w:pPr>
                      <w:r>
                        <w:rPr>
                          <w:rFonts w:ascii="Arial"/>
                          <w:w w:val="105"/>
                          <w:sz w:val="13"/>
                        </w:rPr>
                        <w:t>Bus 05</w:t>
                      </w:r>
                    </w:p>
                  </w:txbxContent>
                </v:textbox>
              </v:shape>
              <v:shape id="_x0000_s4161" type="#_x0000_t202" style="position:absolute;left:728;top:4568;width:429;height:138" filled="f" stroked="f">
                <v:textbox inset="0,0,0,0">
                  <w:txbxContent>
                    <w:p w14:paraId="272282BE" w14:textId="77777777" w:rsidR="00025C9E" w:rsidRDefault="00025C9E">
                      <w:pPr>
                        <w:spacing w:line="138" w:lineRule="exact"/>
                        <w:rPr>
                          <w:rFonts w:ascii="Arial" w:eastAsia="Arial" w:hAnsi="Arial" w:cs="Arial"/>
                          <w:sz w:val="13"/>
                          <w:szCs w:val="13"/>
                        </w:rPr>
                      </w:pPr>
                      <w:r>
                        <w:rPr>
                          <w:rFonts w:ascii="Arial"/>
                          <w:w w:val="105"/>
                          <w:sz w:val="13"/>
                        </w:rPr>
                        <w:t>Bus 01</w:t>
                      </w:r>
                    </w:p>
                  </w:txbxContent>
                </v:textbox>
              </v:shape>
              <v:shape id="_x0000_s4160" type="#_x0000_t202" style="position:absolute;left:3065;top:5499;width:429;height:138" filled="f" stroked="f">
                <v:textbox inset="0,0,0,0">
                  <w:txbxContent>
                    <w:p w14:paraId="4AC58A9B" w14:textId="77777777" w:rsidR="00025C9E" w:rsidRDefault="00025C9E">
                      <w:pPr>
                        <w:spacing w:line="138" w:lineRule="exact"/>
                        <w:rPr>
                          <w:rFonts w:ascii="Arial" w:eastAsia="Arial" w:hAnsi="Arial" w:cs="Arial"/>
                          <w:sz w:val="13"/>
                          <w:szCs w:val="13"/>
                        </w:rPr>
                      </w:pPr>
                      <w:r>
                        <w:rPr>
                          <w:rFonts w:ascii="Arial"/>
                          <w:w w:val="105"/>
                          <w:sz w:val="13"/>
                        </w:rPr>
                        <w:t>Bus 02</w:t>
                      </w:r>
                    </w:p>
                  </w:txbxContent>
                </v:textbox>
              </v:shape>
              <v:shape id="_x0000_s4159" type="#_x0000_t202" style="position:absolute;left:3851;top:6533;width:429;height:138" filled="f" stroked="f">
                <v:textbox inset="0,0,0,0">
                  <w:txbxContent>
                    <w:p w14:paraId="56B643BB" w14:textId="77777777" w:rsidR="00025C9E" w:rsidRDefault="00025C9E">
                      <w:pPr>
                        <w:spacing w:line="138" w:lineRule="exact"/>
                        <w:rPr>
                          <w:rFonts w:ascii="Arial" w:eastAsia="Arial" w:hAnsi="Arial" w:cs="Arial"/>
                          <w:sz w:val="13"/>
                          <w:szCs w:val="13"/>
                        </w:rPr>
                      </w:pPr>
                      <w:r>
                        <w:rPr>
                          <w:rFonts w:ascii="Arial"/>
                          <w:w w:val="105"/>
                          <w:sz w:val="13"/>
                        </w:rPr>
                        <w:t>Bus 03</w:t>
                      </w:r>
                    </w:p>
                  </w:txbxContent>
                </v:textbox>
              </v:shape>
            </v:group>
            <w10:anchorlock/>
          </v:group>
        </w:pict>
      </w:r>
    </w:p>
    <w:p w14:paraId="4C436822" w14:textId="77777777" w:rsidR="00996552" w:rsidRDefault="00996552">
      <w:pPr>
        <w:spacing w:before="13"/>
        <w:rPr>
          <w:rFonts w:ascii="宋体" w:eastAsia="宋体" w:hAnsi="宋体" w:cs="宋体"/>
          <w:sz w:val="14"/>
          <w:szCs w:val="14"/>
        </w:rPr>
      </w:pPr>
    </w:p>
    <w:p w14:paraId="50FEC6ED" w14:textId="77777777" w:rsidR="00996552" w:rsidRDefault="002D0D3F">
      <w:pPr>
        <w:tabs>
          <w:tab w:val="left" w:pos="3508"/>
        </w:tabs>
        <w:spacing w:before="35"/>
        <w:ind w:left="276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14</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电网拓扑原理图</w:t>
      </w:r>
    </w:p>
    <w:p w14:paraId="5922657C" w14:textId="77777777" w:rsidR="00996552" w:rsidRDefault="00996552">
      <w:pPr>
        <w:spacing w:before="10"/>
        <w:rPr>
          <w:rFonts w:ascii="宋体" w:eastAsia="宋体" w:hAnsi="宋体" w:cs="宋体"/>
          <w:sz w:val="20"/>
          <w:szCs w:val="20"/>
          <w:lang w:eastAsia="zh-CN"/>
        </w:rPr>
      </w:pPr>
    </w:p>
    <w:p w14:paraId="179C3BC3" w14:textId="77777777" w:rsidR="00996552" w:rsidRDefault="002D0D3F">
      <w:pPr>
        <w:pStyle w:val="a3"/>
        <w:spacing w:line="290" w:lineRule="auto"/>
        <w:ind w:right="99" w:firstLine="480"/>
      </w:pPr>
      <w:r>
        <w:rPr>
          <w:lang w:eastAsia="zh-CN"/>
        </w:rPr>
        <w:t>针对</w:t>
      </w:r>
      <w:r>
        <w:rPr>
          <w:spacing w:val="-5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14</w:t>
      </w:r>
      <w:r>
        <w:rPr>
          <w:rFonts w:ascii="Palatino Linotype" w:eastAsia="Palatino Linotype" w:hAnsi="Palatino Linotype" w:cs="Palatino Linotype"/>
          <w:spacing w:val="-1"/>
          <w:lang w:eastAsia="zh-CN"/>
        </w:rPr>
        <w:t xml:space="preserve"> </w:t>
      </w:r>
      <w:r>
        <w:rPr>
          <w:spacing w:val="-1"/>
          <w:lang w:eastAsia="zh-CN"/>
        </w:rPr>
        <w:t>算例系统，传统的复杂网络建模将其等效为无向图，如图</w:t>
      </w:r>
      <w:hyperlink w:anchor="_bookmark55" w:history="1">
        <w:r>
          <w:rPr>
            <w:rFonts w:ascii="Times New Roman" w:eastAsia="Times New Roman" w:hAnsi="Times New Roman" w:cs="Times New Roman"/>
            <w:spacing w:val="-1"/>
            <w:lang w:eastAsia="zh-CN"/>
          </w:rPr>
          <w:t>3.3</w:t>
        </w:r>
      </w:hyperlink>
      <w:r>
        <w:rPr>
          <w:spacing w:val="-1"/>
          <w:lang w:eastAsia="zh-CN"/>
        </w:rPr>
        <w:t>，</w:t>
      </w:r>
      <w:r>
        <w:rPr>
          <w:spacing w:val="62"/>
          <w:lang w:eastAsia="zh-CN"/>
        </w:rPr>
        <w:t xml:space="preserve"> </w:t>
      </w:r>
      <w:r>
        <w:rPr>
          <w:lang w:eastAsia="zh-CN"/>
        </w:rPr>
        <w:t>在电气度的计算过程中，图</w:t>
      </w:r>
      <w:hyperlink w:anchor="_bookmark55" w:history="1">
        <w:r>
          <w:rPr>
            <w:rFonts w:ascii="Times New Roman" w:eastAsia="Times New Roman" w:hAnsi="Times New Roman" w:cs="Times New Roman"/>
            <w:lang w:eastAsia="zh-CN"/>
          </w:rPr>
          <w:t>3.3</w:t>
        </w:r>
      </w:hyperlink>
      <w:r>
        <w:rPr>
          <w:lang w:eastAsia="zh-CN"/>
        </w:rPr>
        <w:t>按照支路上的视在功率大小等比例加粗图中的边； 在电气介数的计算过程中，图</w:t>
      </w:r>
      <w:hyperlink w:anchor="_bookmark55" w:history="1">
        <w:r>
          <w:rPr>
            <w:rFonts w:ascii="Times New Roman" w:eastAsia="Times New Roman" w:hAnsi="Times New Roman" w:cs="Times New Roman"/>
            <w:lang w:eastAsia="zh-CN"/>
          </w:rPr>
          <w:t>3.3</w:t>
        </w:r>
      </w:hyperlink>
      <w:r>
        <w:rPr>
          <w:lang w:eastAsia="zh-CN"/>
        </w:rPr>
        <w:t xml:space="preserve">按照支路电气介数的大小等比例加粗了图的边， </w:t>
      </w:r>
      <w:r>
        <w:rPr>
          <w:spacing w:val="2"/>
          <w:lang w:eastAsia="zh-CN"/>
        </w:rPr>
        <w:t>再根据式</w:t>
      </w:r>
      <w:hyperlink w:anchor="_bookmark51" w:history="1">
        <w:r>
          <w:rPr>
            <w:rFonts w:ascii="Times New Roman" w:eastAsia="Times New Roman" w:hAnsi="Times New Roman" w:cs="Times New Roman"/>
            <w:spacing w:val="2"/>
            <w:lang w:eastAsia="zh-CN"/>
          </w:rPr>
          <w:t>3.5</w:t>
        </w:r>
      </w:hyperlink>
      <w:r>
        <w:rPr>
          <w:spacing w:val="2"/>
          <w:lang w:eastAsia="zh-CN"/>
        </w:rPr>
        <w:t>最终计算得到各个节点的电气介数。节点的电气介数直接受支路的</w:t>
      </w:r>
      <w:r>
        <w:rPr>
          <w:spacing w:val="27"/>
          <w:lang w:eastAsia="zh-CN"/>
        </w:rPr>
        <w:t xml:space="preserve"> </w:t>
      </w:r>
      <w:r>
        <w:rPr>
          <w:lang w:eastAsia="zh-CN"/>
        </w:rPr>
        <w:t>电气介数影响</w:t>
      </w:r>
      <w:r>
        <w:rPr>
          <w:spacing w:val="-41"/>
          <w:lang w:eastAsia="zh-CN"/>
        </w:rPr>
        <w:t>。</w:t>
      </w:r>
      <w:r>
        <w:rPr>
          <w:lang w:eastAsia="zh-CN"/>
        </w:rPr>
        <w:t>而支路电气介数计算突出的是支路结构对潮流分布的影响</w:t>
      </w:r>
      <w:r>
        <w:rPr>
          <w:spacing w:val="-49"/>
          <w:lang w:eastAsia="zh-CN"/>
        </w:rPr>
        <w:t>，</w:t>
      </w:r>
      <w:r>
        <w:rPr>
          <w:lang w:eastAsia="zh-CN"/>
        </w:rPr>
        <w:t xml:space="preserve">潮流 </w:t>
      </w:r>
      <w:r>
        <w:rPr>
          <w:spacing w:val="3"/>
          <w:lang w:eastAsia="zh-CN"/>
        </w:rPr>
        <w:t>分布越大的支路其电气介数也相应的越高。而</w:t>
      </w:r>
      <w:r>
        <w:rPr>
          <w:spacing w:val="-36"/>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34"/>
          <w:lang w:eastAsia="zh-CN"/>
        </w:rPr>
        <w:t xml:space="preserve"> </w:t>
      </w:r>
      <w:r>
        <w:rPr>
          <w:spacing w:val="3"/>
          <w:lang w:eastAsia="zh-CN"/>
        </w:rPr>
        <w:t>的建模则将其等效为</w:t>
      </w:r>
      <w:r>
        <w:rPr>
          <w:spacing w:val="44"/>
          <w:lang w:eastAsia="zh-CN"/>
        </w:rPr>
        <w:t xml:space="preserve"> </w:t>
      </w:r>
      <w:r>
        <w:rPr>
          <w:spacing w:val="1"/>
          <w:lang w:eastAsia="zh-CN"/>
        </w:rPr>
        <w:t>有向图，如图</w:t>
      </w:r>
      <w:hyperlink w:anchor="_bookmark55" w:history="1">
        <w:r>
          <w:rPr>
            <w:rFonts w:ascii="Times New Roman" w:eastAsia="Times New Roman" w:hAnsi="Times New Roman" w:cs="Times New Roman"/>
            <w:spacing w:val="1"/>
            <w:lang w:eastAsia="zh-CN"/>
          </w:rPr>
          <w:t>3.4</w:t>
        </w:r>
      </w:hyperlink>
      <w:r>
        <w:rPr>
          <w:spacing w:val="1"/>
          <w:lang w:eastAsia="zh-CN"/>
        </w:rPr>
        <w:t>所示，在</w:t>
      </w:r>
      <w:r>
        <w:rPr>
          <w:spacing w:val="-41"/>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9"/>
          <w:lang w:eastAsia="zh-CN"/>
        </w:rPr>
        <w:t xml:space="preserve"> </w:t>
      </w:r>
      <w:r>
        <w:rPr>
          <w:spacing w:val="2"/>
          <w:lang w:eastAsia="zh-CN"/>
        </w:rPr>
        <w:t>计算的过程中，专注的是拓扑的出入链的</w:t>
      </w:r>
      <w:r>
        <w:rPr>
          <w:spacing w:val="28"/>
          <w:lang w:eastAsia="zh-CN"/>
        </w:rPr>
        <w:t xml:space="preserve"> </w:t>
      </w:r>
      <w:r>
        <w:rPr>
          <w:lang w:eastAsia="zh-CN"/>
        </w:rPr>
        <w:t>重要性</w:t>
      </w:r>
      <w:r>
        <w:rPr>
          <w:spacing w:val="-27"/>
          <w:lang w:eastAsia="zh-CN"/>
        </w:rPr>
        <w:t>。</w:t>
      </w:r>
      <w:r>
        <w:rPr>
          <w:lang w:eastAsia="zh-CN"/>
        </w:rPr>
        <w:t>对于该模型</w:t>
      </w:r>
      <w:r>
        <w:rPr>
          <w:spacing w:val="-32"/>
          <w:lang w:eastAsia="zh-CN"/>
        </w:rPr>
        <w:t>，</w:t>
      </w:r>
      <w:r>
        <w:rPr>
          <w:lang w:eastAsia="zh-CN"/>
        </w:rPr>
        <w:t>其迭代过程在能量转移矩阵的作用下完成</w:t>
      </w:r>
      <w:r>
        <w:rPr>
          <w:spacing w:val="-32"/>
          <w:lang w:eastAsia="zh-CN"/>
        </w:rPr>
        <w:t>，</w:t>
      </w:r>
      <w:r>
        <w:rPr>
          <w:lang w:eastAsia="zh-CN"/>
        </w:rPr>
        <w:t>而入链累计度 越高的点的</w:t>
      </w:r>
      <w:r>
        <w:rPr>
          <w:spacing w:val="-57"/>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13"/>
          <w:lang w:eastAsia="zh-CN"/>
        </w:rPr>
        <w:t xml:space="preserve"> </w:t>
      </w:r>
      <w:r>
        <w:rPr>
          <w:spacing w:val="3"/>
          <w:lang w:eastAsia="zh-CN"/>
        </w:rPr>
        <w:t>值越高。</w:t>
      </w:r>
      <w:r>
        <w:rPr>
          <w:rFonts w:ascii="Times New Roman" w:eastAsia="Times New Roman" w:hAnsi="Times New Roman" w:cs="Times New Roman"/>
          <w:i/>
          <w:spacing w:val="3"/>
        </w:rPr>
        <w:t>PangRank</w:t>
      </w:r>
      <w:r>
        <w:rPr>
          <w:rFonts w:ascii="Times New Roman" w:eastAsia="Times New Roman" w:hAnsi="Times New Roman" w:cs="Times New Roman"/>
          <w:i/>
          <w:spacing w:val="13"/>
        </w:rPr>
        <w:t xml:space="preserve"> </w:t>
      </w:r>
      <w:r>
        <w:t>衡量了拓扑节点在能量转移中所起的</w:t>
      </w:r>
      <w:r>
        <w:rPr>
          <w:spacing w:val="30"/>
        </w:rPr>
        <w:t xml:space="preserve"> </w:t>
      </w:r>
      <w:r>
        <w:t>作用。</w:t>
      </w:r>
    </w:p>
    <w:p w14:paraId="5FAD6907" w14:textId="77777777" w:rsidR="00996552" w:rsidRDefault="00996552">
      <w:pPr>
        <w:spacing w:line="290" w:lineRule="auto"/>
        <w:sectPr w:rsidR="00996552">
          <w:pgSz w:w="11910" w:h="16840"/>
          <w:pgMar w:top="1140" w:right="1520" w:bottom="1280" w:left="1680" w:header="871" w:footer="1055" w:gutter="0"/>
          <w:cols w:space="720"/>
        </w:sectPr>
      </w:pPr>
    </w:p>
    <w:p w14:paraId="1AA30C6F" w14:textId="77777777" w:rsidR="00996552" w:rsidRDefault="00996552">
      <w:pPr>
        <w:rPr>
          <w:rFonts w:ascii="宋体" w:eastAsia="宋体" w:hAnsi="宋体" w:cs="宋体"/>
          <w:sz w:val="23"/>
          <w:szCs w:val="23"/>
        </w:rPr>
      </w:pPr>
    </w:p>
    <w:p w14:paraId="7C20BE76" w14:textId="77777777" w:rsidR="00996552" w:rsidRDefault="00025C9E">
      <w:pPr>
        <w:tabs>
          <w:tab w:val="left" w:pos="4442"/>
        </w:tabs>
        <w:spacing w:line="200" w:lineRule="atLeast"/>
        <w:ind w:left="120"/>
        <w:rPr>
          <w:rFonts w:ascii="宋体" w:eastAsia="宋体" w:hAnsi="宋体" w:cs="宋体"/>
          <w:sz w:val="20"/>
          <w:szCs w:val="20"/>
        </w:rPr>
      </w:pPr>
      <w:r>
        <w:rPr>
          <w:rFonts w:ascii="宋体" w:eastAsiaTheme="minorHAnsi"/>
          <w:sz w:val="20"/>
        </w:rPr>
      </w:r>
      <w:r>
        <w:rPr>
          <w:rFonts w:ascii="宋体" w:eastAsiaTheme="minorHAnsi"/>
          <w:sz w:val="20"/>
        </w:rPr>
        <w:pict w14:anchorId="35717210">
          <v:group id="_x0000_s4139" style="width:206.85pt;height:164.15pt;mso-position-horizontal-relative:char;mso-position-vertical-relative:line" coordsize="4137,3283">
            <v:shape id="_x0000_s4156" type="#_x0000_t75" style="position:absolute;left:42;top:75;width:3919;height:3094">
              <v:imagedata r:id="rId56" o:title=""/>
            </v:shape>
            <v:group id="_x0000_s4140" style="position:absolute;left:4;top:4;width:4130;height:3276" coordorigin="4,4" coordsize="4130,3276">
              <v:shape id="_x0000_s4155" style="position:absolute;left:4;top:4;width:4130;height:3276" coordorigin="4,4" coordsize="4130,3276" path="m4,3279r4129,l4133,4,4,4r,3275xe" filled="f" strokeweight=".1257mm">
                <v:path arrowok="t"/>
              </v:shape>
              <v:shape id="_x0000_s4154" type="#_x0000_t202" style="position:absolute;left:1657;top:63;width:136;height:125" filled="f" stroked="f">
                <v:textbox inset="0,0,0,0">
                  <w:txbxContent>
                    <w:p w14:paraId="2D4D08FB" w14:textId="77777777" w:rsidR="00025C9E" w:rsidRDefault="00025C9E">
                      <w:pPr>
                        <w:spacing w:line="124" w:lineRule="exact"/>
                        <w:rPr>
                          <w:rFonts w:ascii="Microsoft Sans Serif" w:eastAsia="Microsoft Sans Serif" w:hAnsi="Microsoft Sans Serif" w:cs="Microsoft Sans Serif"/>
                          <w:sz w:val="12"/>
                          <w:szCs w:val="12"/>
                        </w:rPr>
                      </w:pPr>
                      <w:bookmarkStart w:id="100" w:name="_bookmark55"/>
                      <w:bookmarkEnd w:id="100"/>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8</w:t>
                      </w:r>
                    </w:p>
                  </w:txbxContent>
                </v:textbox>
              </v:shape>
              <v:shape id="_x0000_s4153" type="#_x0000_t202" style="position:absolute;left:1800;top:719;width:136;height:125" filled="f" stroked="f">
                <v:textbox inset="0,0,0,0">
                  <w:txbxContent>
                    <w:p w14:paraId="5FAD1AAA"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7</w:t>
                      </w:r>
                    </w:p>
                  </w:txbxContent>
                </v:textbox>
              </v:shape>
              <v:shape id="_x0000_s4152" type="#_x0000_t202" style="position:absolute;left:3684;top:1112;width:136;height:125" filled="f" stroked="f">
                <v:textbox inset="0,0,0,0">
                  <w:txbxContent>
                    <w:p w14:paraId="7BDEB4D5"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3</w:t>
                      </w:r>
                    </w:p>
                  </w:txbxContent>
                </v:textbox>
              </v:shape>
              <v:shape id="_x0000_s4151" type="#_x0000_t202" style="position:absolute;left:1236;top:1317;width:136;height:125" filled="f" stroked="f">
                <v:textbox inset="0,0,0,0">
                  <w:txbxContent>
                    <w:p w14:paraId="1F520AA7"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9</w:t>
                      </w:r>
                    </w:p>
                  </w:txbxContent>
                </v:textbox>
              </v:shape>
              <v:shape id="_x0000_s4150" type="#_x0000_t202" style="position:absolute;left:2586;top:1280;width:136;height:125" filled="f" stroked="f">
                <v:textbox inset="0,0,0,0">
                  <w:txbxContent>
                    <w:p w14:paraId="323711B5"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4</w:t>
                      </w:r>
                    </w:p>
                  </w:txbxContent>
                </v:textbox>
              </v:shape>
              <v:shape id="_x0000_s4149" type="#_x0000_t202" style="position:absolute;left:81;top:1587;width:202;height:125" filled="f" stroked="f">
                <v:textbox inset="0,0,0,0">
                  <w:txbxContent>
                    <w:p w14:paraId="28CAA506"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10</w:t>
                      </w:r>
                    </w:p>
                  </w:txbxContent>
                </v:textbox>
              </v:shape>
              <v:shape id="_x0000_s4148" type="#_x0000_t202" style="position:absolute;left:3533;top:1586;width:136;height:124" filled="f" stroked="f">
                <v:textbox inset="0,0,0,0">
                  <w:txbxContent>
                    <w:p w14:paraId="3792BD53"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sz w:val="12"/>
                        </w:rPr>
                        <w:t>2</w:t>
                      </w:r>
                    </w:p>
                  </w:txbxContent>
                </v:textbox>
              </v:shape>
              <v:shape id="_x0000_s4147" type="#_x0000_t202" style="position:absolute;left:855;top:1979;width:202;height:124" filled="f" stroked="f">
                <v:textbox inset="0,0,0,0">
                  <w:txbxContent>
                    <w:p w14:paraId="2F1775FD"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3"/>
                          <w:w w:val="105"/>
                          <w:sz w:val="12"/>
                        </w:rPr>
                        <w:t>14</w:t>
                      </w:r>
                    </w:p>
                  </w:txbxContent>
                </v:textbox>
              </v:shape>
              <v:shape id="_x0000_s4146" type="#_x0000_t202" style="position:absolute;left:2809;top:1977;width:136;height:124" filled="f" stroked="f">
                <v:textbox inset="0,0,0,0">
                  <w:txbxContent>
                    <w:p w14:paraId="19082611"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5</w:t>
                      </w:r>
                    </w:p>
                  </w:txbxContent>
                </v:textbox>
              </v:shape>
              <v:shape id="_x0000_s4145" type="#_x0000_t202" style="position:absolute;left:3927;top:2029;width:136;height:125" filled="f" stroked="f">
                <v:textbox inset="0,0,0,0">
                  <w:txbxContent>
                    <w:p w14:paraId="392A0995"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1</w:t>
                      </w:r>
                    </w:p>
                  </w:txbxContent>
                </v:textbox>
              </v:shape>
              <v:shape id="_x0000_s4144" type="#_x0000_t202" style="position:absolute;left:174;top:2202;width:202;height:125" filled="f" stroked="f">
                <v:textbox inset="0,0,0,0">
                  <w:txbxContent>
                    <w:p w14:paraId="4EACC407"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11</w:t>
                      </w:r>
                    </w:p>
                  </w:txbxContent>
                </v:textbox>
              </v:shape>
              <v:shape id="_x0000_s4143" type="#_x0000_t202" style="position:absolute;left:1469;top:2496;width:136;height:125" filled="f" stroked="f">
                <v:textbox inset="0,0,0,0">
                  <w:txbxContent>
                    <w:p w14:paraId="0E5DEB00"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6</w:t>
                      </w:r>
                    </w:p>
                  </w:txbxContent>
                </v:textbox>
              </v:shape>
              <v:shape id="_x0000_s4142" type="#_x0000_t202" style="position:absolute;left:768;top:2666;width:202;height:125" filled="f" stroked="f">
                <v:textbox inset="0,0,0,0">
                  <w:txbxContent>
                    <w:p w14:paraId="45315C7E"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13</w:t>
                      </w:r>
                    </w:p>
                  </w:txbxContent>
                </v:textbox>
              </v:shape>
              <v:shape id="_x0000_s4141" type="#_x0000_t202" style="position:absolute;left:1111;top:3084;width:202;height:125" filled="f" stroked="f">
                <v:textbox inset="0,0,0,0">
                  <w:txbxContent>
                    <w:p w14:paraId="12B613BF"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spacing w:val="-2"/>
                          <w:w w:val="105"/>
                          <w:sz w:val="12"/>
                        </w:rPr>
                        <w:t>12</w:t>
                      </w:r>
                    </w:p>
                  </w:txbxContent>
                </v:textbox>
              </v:shape>
            </v:group>
            <w10:anchorlock/>
          </v:group>
        </w:pict>
      </w:r>
      <w:r w:rsidR="002D0D3F">
        <w:rPr>
          <w:rFonts w:ascii="宋体"/>
          <w:sz w:val="20"/>
        </w:rPr>
        <w:tab/>
      </w:r>
      <w:r>
        <w:rPr>
          <w:rFonts w:ascii="宋体"/>
          <w:sz w:val="20"/>
        </w:rPr>
      </w:r>
      <w:r>
        <w:rPr>
          <w:rFonts w:ascii="宋体"/>
          <w:sz w:val="20"/>
        </w:rPr>
        <w:pict w14:anchorId="766BF2AD">
          <v:group id="_x0000_s4091" style="width:207.1pt;height:164.3pt;mso-position-horizontal-relative:char;mso-position-vertical-relative:line" coordsize="4142,3286">
            <v:group id="_x0000_s4108" style="position:absolute;left:103;top:327;width:3729;height:2707" coordorigin="103,327" coordsize="3729,2707">
              <v:shape id="_x0000_s4138" style="position:absolute;left:103;top:327;width:3729;height:2707" coordorigin="103,327" coordsize="3729,2707" path="m3729,1856r42,109l3776,1909r53,l3729,1856xe" fillcolor="#0071bc" stroked="f">
                <v:path arrowok="t"/>
              </v:shape>
              <v:shape id="_x0000_s4137" style="position:absolute;left:103;top:327;width:3729;height:2707" coordorigin="103,327" coordsize="3729,2707" path="m3829,1909r-53,l3832,1911r-3,-2xe" fillcolor="#0071bc" stroked="f">
                <v:path arrowok="t"/>
              </v:shape>
              <v:shape id="_x0000_s4136" style="position:absolute;left:103;top:327;width:3729;height:2707" coordorigin="103,327" coordsize="3729,2707" path="m3478,2016r-111,36l3474,2098r-36,-43l3478,2016xe" fillcolor="#0071bc" stroked="f">
                <v:path arrowok="t"/>
              </v:shape>
              <v:shape id="_x0000_s4135" style="position:absolute;left:103;top:327;width:3729;height:2707" coordorigin="103,327" coordsize="3729,2707" path="m3611,1466r-25,l3613,1514r-2,-48xe" fillcolor="#0071bc" stroked="f">
                <v:path arrowok="t"/>
              </v:shape>
              <v:shape id="_x0000_s4134" style="position:absolute;left:103;top:327;width:3729;height:2707" coordorigin="103,327" coordsize="3729,2707" path="m3607,1398r-72,92l3586,1466r25,l3607,1398xe" fillcolor="#0071bc" stroked="f">
                <v:path arrowok="t"/>
              </v:shape>
              <v:shape id="_x0000_s4133" style="position:absolute;left:103;top:327;width:3729;height:2707" coordorigin="103,327" coordsize="3729,2707" path="m3175,1477r-116,5l3150,1554r-24,-50l3175,1477xe" fillcolor="#0071bc" stroked="f">
                <v:path arrowok="t"/>
              </v:shape>
              <v:shape id="_x0000_s4132" style="position:absolute;left:103;top:327;width:3729;height:2707" coordorigin="103,327" coordsize="3729,2707" path="m3247,1742r-77,88l3286,1814r-53,-18l3247,1742xe" fillcolor="#0071bc" stroked="f">
                <v:path arrowok="t"/>
              </v:shape>
              <v:shape id="_x0000_s4131" style="position:absolute;left:103;top:327;width:3729;height:2707" coordorigin="103,327" coordsize="3729,2707" path="m3020,1222r44,34l3033,1302r101,-56l3020,1222xe" fillcolor="#0071bc" stroked="f">
                <v:path arrowok="t"/>
              </v:shape>
              <v:shape id="_x0000_s4130" style="position:absolute;left:103;top:327;width:3729;height:2707" coordorigin="103,327" coordsize="3729,2707" path="m2192,1049r65,96l2250,1090r55,-11l2192,1049xe" fillcolor="#0071bc" stroked="f">
                <v:path arrowok="t"/>
              </v:shape>
              <v:shape id="_x0000_s4129" style="position:absolute;left:103;top:327;width:3729;height:2707" coordorigin="103,327" coordsize="3729,2707" path="m2018,1304r-108,44l2021,1386r-40,-40l2018,1304xe" fillcolor="#0071bc" stroked="f">
                <v:path arrowok="t"/>
              </v:shape>
              <v:shape id="_x0000_s4128" style="position:absolute;left:103;top:327;width:3729;height:2707" coordorigin="103,327" coordsize="3729,2707" path="m2697,1677r-6,116l2718,1744r32,l2697,1677xe" fillcolor="#0071bc" stroked="f">
                <v:path arrowok="t"/>
              </v:shape>
              <v:shape id="_x0000_s4127" style="position:absolute;left:103;top:327;width:3729;height:2707" coordorigin="103,327" coordsize="3729,2707" path="m2750,1744r-32,l2769,1768r-19,-24xe" fillcolor="#0071bc" stroked="f">
                <v:path arrowok="t"/>
              </v:shape>
              <v:shape id="_x0000_s4126" style="position:absolute;left:103;top:327;width:3729;height:2707" coordorigin="103,327" coordsize="3729,2707" path="m2225,2208r-87,77l2255,2284r-51,-25l2225,2208xe" fillcolor="#0071bc" stroked="f">
                <v:path arrowok="t"/>
              </v:shape>
              <v:shape id="_x0000_s4125" style="position:absolute;left:103;top:327;width:3729;height:2707" coordorigin="103,327" coordsize="3729,2707" path="m828,2441r-26,l838,2484r-10,-43xe" fillcolor="#0071bc" stroked="f">
                <v:path arrowok="t"/>
              </v:shape>
              <v:shape id="_x0000_s4124" style="position:absolute;left:103;top:327;width:3729;height:2707" coordorigin="103,327" coordsize="3729,2707" path="m811,2371r-54,103l802,2441r26,l811,2371xe" fillcolor="#0071bc" stroked="f">
                <v:path arrowok="t"/>
              </v:shape>
              <v:shape id="_x0000_s4123" style="position:absolute;left:103;top:327;width:3729;height:2707" coordorigin="103,327" coordsize="3729,2707" path="m937,2382r-116,16l919,2462r-29,-48l937,2382xe" fillcolor="#0071bc" stroked="f">
                <v:path arrowok="t"/>
              </v:shape>
              <v:shape id="_x0000_s4122" style="position:absolute;left:103;top:327;width:3729;height:2707" coordorigin="103,327" coordsize="3729,2707" path="m1311,2725r-22,113l1367,2778r-41,l1311,2725xe" fillcolor="#0071bc" stroked="f">
                <v:path arrowok="t"/>
              </v:shape>
              <v:shape id="_x0000_s4121" style="position:absolute;left:103;top:327;width:3729;height:2707" coordorigin="103,327" coordsize="3729,2707" path="m1381,2767r-55,11l1367,2778r14,-11xe" fillcolor="#0071bc" stroked="f">
                <v:path arrowok="t"/>
              </v:shape>
              <v:shape id="_x0000_s4120" style="position:absolute;left:103;top:327;width:3729;height:2707" coordorigin="103,327" coordsize="3729,2707" path="m1214,2565r-96,65l1234,2644r-47,-31l1214,2565xe" fillcolor="#0071bc" stroked="f">
                <v:path arrowok="t"/>
              </v:shape>
              <v:shape id="_x0000_s4119" style="position:absolute;left:103;top:327;width:3729;height:2707" coordorigin="103,327" coordsize="3729,2707" path="m1562,961r-45,107l1622,1017r-56,-1l1562,961xe" fillcolor="#0071bc" stroked="f">
                <v:path arrowok="t"/>
              </v:shape>
              <v:shape id="_x0000_s4118" style="position:absolute;left:103;top:327;width:3729;height:2707" coordorigin="103,327" coordsize="3729,2707" path="m1665,344r63,97l1738,372r-25,l1665,344xe" fillcolor="#0071bc" stroked="f">
                <v:path arrowok="t"/>
              </v:shape>
              <v:shape id="_x0000_s4117" style="position:absolute;left:103;top:327;width:3729;height:2707" coordorigin="103,327" coordsize="3729,2707" path="m1745,327r-32,45l1738,372r7,-45xe" fillcolor="#0071bc" stroked="f">
                <v:path arrowok="t"/>
              </v:shape>
              <v:shape id="_x0000_s4116" style="position:absolute;left:103;top:327;width:3729;height:2707" coordorigin="103,327" coordsize="3729,2707" path="m755,1437r-97,64l774,1516r-47,-31l755,1437xe" fillcolor="#0071bc" stroked="f">
                <v:path arrowok="t"/>
              </v:shape>
              <v:shape id="_x0000_s4115" style="position:absolute;left:103;top:327;width:3729;height:2707" coordorigin="103,327" coordsize="3729,2707" path="m1064,1583r-19,114l1119,1636r-39,l1064,1583xe" fillcolor="#0071bc" stroked="f">
                <v:path arrowok="t"/>
              </v:shape>
              <v:shape id="_x0000_s4114" style="position:absolute;left:103;top:327;width:3729;height:2707" coordorigin="103,327" coordsize="3729,2707" path="m1135,1623r-55,13l1119,1636r16,-13xe" fillcolor="#0071bc" stroked="f">
                <v:path arrowok="t"/>
              </v:shape>
              <v:shape id="_x0000_s4113" style="position:absolute;left:103;top:327;width:3729;height:2707" coordorigin="103,327" coordsize="3729,2707" path="m127,1944r-24,113l138,2013r29,l127,1944xe" fillcolor="#0071bc" stroked="f">
                <v:path arrowok="t"/>
              </v:shape>
              <v:shape id="_x0000_s4112" style="position:absolute;left:103;top:327;width:3729;height:2707" coordorigin="103,327" coordsize="3729,2707" path="m167,2013r-29,l184,2045r-17,-32xe" fillcolor="#0071bc" stroked="f">
                <v:path arrowok="t"/>
              </v:shape>
              <v:shape id="_x0000_s4111" style="position:absolute;left:103;top:327;width:3729;height:2707" coordorigin="103,327" coordsize="3729,2707" path="m939,2923r37,110l984,2978r50,l939,2923xe" fillcolor="#0071bc" stroked="f">
                <v:path arrowok="t"/>
              </v:shape>
              <v:shape id="_x0000_s4110" style="position:absolute;left:103;top:327;width:3729;height:2707" coordorigin="103,327" coordsize="3729,2707" path="m1034,2978r-50,l1040,2982r-6,-4xe" fillcolor="#0071bc" stroked="f">
                <v:path arrowok="t"/>
              </v:shape>
              <v:shape id="_x0000_s4109" type="#_x0000_t75" style="position:absolute;left:42;top:75;width:3923;height:3096">
                <v:imagedata r:id="rId57" o:title=""/>
              </v:shape>
            </v:group>
            <v:group id="_x0000_s4092" style="position:absolute;left:3;top:3;width:4135;height:3279" coordorigin="3,3" coordsize="4135,3279">
              <v:shape id="_x0000_s4107" style="position:absolute;left:3;top:3;width:4135;height:3279" coordorigin="3,3" coordsize="4135,3279" path="m3,3282r4135,l4138,3,3,3r,3279xe" filled="f" strokeweight=".1224mm">
                <v:path arrowok="t"/>
              </v:shape>
              <v:shape id="_x0000_s4106" type="#_x0000_t202" style="position:absolute;left:1659;top:63;width:137;height:125" filled="f" stroked="f">
                <v:textbox inset="0,0,0,0">
                  <w:txbxContent>
                    <w:p w14:paraId="671ED085"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8</w:t>
                      </w:r>
                    </w:p>
                  </w:txbxContent>
                </v:textbox>
              </v:shape>
              <v:shape id="_x0000_s4105" type="#_x0000_t202" style="position:absolute;left:1801;top:720;width:137;height:125" filled="f" stroked="f">
                <v:textbox inset="0,0,0,0">
                  <w:txbxContent>
                    <w:p w14:paraId="404384F4"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7</w:t>
                      </w:r>
                    </w:p>
                  </w:txbxContent>
                </v:textbox>
              </v:shape>
              <v:shape id="_x0000_s4104" type="#_x0000_t202" style="position:absolute;left:3687;top:1113;width:136;height:125" filled="f" stroked="f">
                <v:textbox inset="0,0,0,0">
                  <w:txbxContent>
                    <w:p w14:paraId="1C031DD3"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3</w:t>
                      </w:r>
                    </w:p>
                  </w:txbxContent>
                </v:textbox>
              </v:shape>
              <v:shape id="_x0000_s4103" type="#_x0000_t202" style="position:absolute;left:1237;top:1318;width:136;height:125" filled="f" stroked="f">
                <v:textbox inset="0,0,0,0">
                  <w:txbxContent>
                    <w:p w14:paraId="7B9CD962"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w w:val="105"/>
                          <w:sz w:val="12"/>
                        </w:rPr>
                        <w:t>9</w:t>
                      </w:r>
                    </w:p>
                  </w:txbxContent>
                </v:textbox>
              </v:shape>
              <v:shape id="_x0000_s4102" type="#_x0000_t202" style="position:absolute;left:2589;top:1281;width:136;height:125" filled="f" stroked="f">
                <v:textbox inset="0,0,0,0">
                  <w:txbxContent>
                    <w:p w14:paraId="4F1D00C6"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w w:val="105"/>
                          <w:sz w:val="12"/>
                        </w:rPr>
                        <w:t>4</w:t>
                      </w:r>
                    </w:p>
                  </w:txbxContent>
                </v:textbox>
              </v:shape>
              <v:shape id="_x0000_s4101" type="#_x0000_t202" style="position:absolute;left:81;top:1588;width:202;height:125" filled="f" stroked="f">
                <v:textbox inset="0,0,0,0">
                  <w:txbxContent>
                    <w:p w14:paraId="5380E14F"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1"/>
                          <w:w w:val="104"/>
                          <w:sz w:val="12"/>
                        </w:rPr>
                        <w:t xml:space="preserve"> </w:t>
                      </w:r>
                      <w:r>
                        <w:rPr>
                          <w:rFonts w:ascii="Microsoft Sans Serif"/>
                          <w:spacing w:val="-2"/>
                          <w:sz w:val="12"/>
                        </w:rPr>
                        <w:t>10</w:t>
                      </w:r>
                    </w:p>
                  </w:txbxContent>
                </v:textbox>
              </v:shape>
              <v:shape id="_x0000_s4100" type="#_x0000_t202" style="position:absolute;left:3537;top:1587;width:136;height:125" filled="f" stroked="f">
                <v:textbox inset="0,0,0,0">
                  <w:txbxContent>
                    <w:p w14:paraId="364A0D7B"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2</w:t>
                      </w:r>
                    </w:p>
                  </w:txbxContent>
                </v:textbox>
              </v:shape>
              <v:shape id="_x0000_s4099" type="#_x0000_t202" style="position:absolute;left:856;top:1980;width:202;height:125" filled="f" stroked="f">
                <v:textbox inset="0,0,0,0">
                  <w:txbxContent>
                    <w:p w14:paraId="18EE233A"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3"/>
                          <w:w w:val="105"/>
                          <w:sz w:val="12"/>
                        </w:rPr>
                        <w:t>14</w:t>
                      </w:r>
                    </w:p>
                  </w:txbxContent>
                </v:textbox>
              </v:shape>
              <v:shape id="_x0000_s4098" type="#_x0000_t202" style="position:absolute;left:2812;top:1978;width:136;height:125" filled="f" stroked="f">
                <v:textbox inset="0,0,0,0">
                  <w:txbxContent>
                    <w:p w14:paraId="1DE0436C"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5</w:t>
                      </w:r>
                    </w:p>
                  </w:txbxContent>
                </v:textbox>
              </v:shape>
              <v:shape id="_x0000_s4097" type="#_x0000_t202" style="position:absolute;left:3931;top:2031;width:137;height:125" filled="f" stroked="f">
                <v:textbox inset="0,0,0,0">
                  <w:txbxContent>
                    <w:p w14:paraId="44DA1FF8"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1</w:t>
                      </w:r>
                    </w:p>
                  </w:txbxContent>
                </v:textbox>
              </v:shape>
              <v:shape id="_x0000_s4096" type="#_x0000_t202" style="position:absolute;left:174;top:2203;width:202;height:125" filled="f" stroked="f">
                <v:textbox inset="0,0,0,0">
                  <w:txbxContent>
                    <w:p w14:paraId="21ED50C2"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spacing w:val="-2"/>
                          <w:w w:val="105"/>
                          <w:sz w:val="12"/>
                        </w:rPr>
                        <w:t>11</w:t>
                      </w:r>
                    </w:p>
                  </w:txbxContent>
                </v:textbox>
              </v:shape>
              <v:shape id="_x0000_s4095" type="#_x0000_t202" style="position:absolute;left:1470;top:2498;width:137;height:125" filled="f" stroked="f">
                <v:textbox inset="0,0,0,0">
                  <w:txbxContent>
                    <w:p w14:paraId="352AB5DD"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1"/>
                          <w:w w:val="104"/>
                          <w:sz w:val="12"/>
                        </w:rPr>
                        <w:t xml:space="preserve"> </w:t>
                      </w:r>
                      <w:r>
                        <w:rPr>
                          <w:rFonts w:ascii="Microsoft Sans Serif"/>
                          <w:w w:val="105"/>
                          <w:sz w:val="12"/>
                        </w:rPr>
                        <w:t>6</w:t>
                      </w:r>
                    </w:p>
                  </w:txbxContent>
                </v:textbox>
              </v:shape>
              <v:shape id="_x0000_s4094" type="#_x0000_t202" style="position:absolute;left:769;top:2668;width:202;height:125" filled="f" stroked="f">
                <v:textbox inset="0,0,0,0">
                  <w:txbxContent>
                    <w:p w14:paraId="1DAF9E75"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spacing w:val="-2"/>
                          <w:w w:val="105"/>
                          <w:sz w:val="12"/>
                        </w:rPr>
                        <w:t>13</w:t>
                      </w:r>
                    </w:p>
                  </w:txbxContent>
                </v:textbox>
              </v:shape>
              <v:shape id="_x0000_s4093" type="#_x0000_t202" style="position:absolute;left:1112;top:3086;width:202;height:125" filled="f" stroked="f">
                <v:textbox inset="0,0,0,0">
                  <w:txbxContent>
                    <w:p w14:paraId="4AF7662A" w14:textId="77777777" w:rsidR="00025C9E" w:rsidRDefault="00025C9E">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2"/>
                          <w:w w:val="104"/>
                          <w:sz w:val="12"/>
                        </w:rPr>
                        <w:t xml:space="preserve"> </w:t>
                      </w:r>
                      <w:r>
                        <w:rPr>
                          <w:rFonts w:ascii="Microsoft Sans Serif"/>
                          <w:spacing w:val="-2"/>
                          <w:sz w:val="12"/>
                        </w:rPr>
                        <w:t>12</w:t>
                      </w:r>
                    </w:p>
                  </w:txbxContent>
                </v:textbox>
              </v:shape>
            </v:group>
            <w10:anchorlock/>
          </v:group>
        </w:pict>
      </w:r>
    </w:p>
    <w:p w14:paraId="0F37A14B" w14:textId="77777777" w:rsidR="00996552" w:rsidRDefault="00996552">
      <w:pPr>
        <w:spacing w:before="8"/>
        <w:rPr>
          <w:rFonts w:ascii="宋体" w:eastAsia="宋体" w:hAnsi="宋体" w:cs="宋体"/>
          <w:sz w:val="4"/>
          <w:szCs w:val="4"/>
        </w:rPr>
      </w:pPr>
    </w:p>
    <w:p w14:paraId="6433676D" w14:textId="77777777" w:rsidR="00996552" w:rsidRDefault="00996552">
      <w:pPr>
        <w:rPr>
          <w:rFonts w:ascii="宋体" w:eastAsia="宋体" w:hAnsi="宋体" w:cs="宋体"/>
          <w:sz w:val="4"/>
          <w:szCs w:val="4"/>
        </w:rPr>
        <w:sectPr w:rsidR="00996552">
          <w:pgSz w:w="11910" w:h="16840"/>
          <w:pgMar w:top="1140" w:right="1520" w:bottom="1280" w:left="1680" w:header="871" w:footer="1095" w:gutter="0"/>
          <w:cols w:space="720"/>
        </w:sectPr>
      </w:pPr>
    </w:p>
    <w:p w14:paraId="2313AEBF" w14:textId="77777777" w:rsidR="00996552" w:rsidRDefault="002D0D3F">
      <w:pPr>
        <w:tabs>
          <w:tab w:val="left" w:pos="1114"/>
        </w:tabs>
        <w:spacing w:before="35"/>
        <w:ind w:left="379"/>
        <w:rPr>
          <w:rFonts w:ascii="宋体" w:eastAsia="宋体" w:hAnsi="宋体" w:cs="宋体"/>
          <w:sz w:val="21"/>
          <w:szCs w:val="21"/>
          <w:lang w:eastAsia="zh-CN"/>
        </w:rPr>
      </w:pPr>
      <w:r>
        <w:rPr>
          <w:rFonts w:ascii="宋体" w:eastAsia="宋体" w:hAnsi="宋体" w:cs="宋体"/>
          <w:sz w:val="21"/>
          <w:szCs w:val="21"/>
          <w:lang w:eastAsia="zh-CN"/>
        </w:rPr>
        <w:lastRenderedPageBreak/>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基于传统复杂网络的拓扑建模</w:t>
      </w:r>
    </w:p>
    <w:p w14:paraId="45238950" w14:textId="77777777" w:rsidR="00996552" w:rsidRDefault="002D0D3F">
      <w:pPr>
        <w:tabs>
          <w:tab w:val="left" w:pos="1114"/>
        </w:tabs>
        <w:spacing w:before="35"/>
        <w:ind w:left="379"/>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w:t>
      </w:r>
      <w:r>
        <w:rPr>
          <w:rFonts w:ascii="宋体" w:eastAsia="宋体" w:hAnsi="宋体" w:cs="宋体"/>
          <w:spacing w:val="-47"/>
          <w:sz w:val="21"/>
          <w:szCs w:val="21"/>
          <w:lang w:eastAsia="zh-CN"/>
        </w:rPr>
        <w:t xml:space="preserve"> </w:t>
      </w:r>
      <w:r>
        <w:rPr>
          <w:rFonts w:ascii="Times New Roman" w:eastAsia="Times New Roman" w:hAnsi="Times New Roman" w:cs="Times New Roman"/>
          <w:i/>
          <w:spacing w:val="6"/>
          <w:sz w:val="21"/>
          <w:szCs w:val="21"/>
          <w:lang w:eastAsia="zh-CN"/>
        </w:rPr>
        <w:t>PageRank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的拓扑建模</w:t>
      </w:r>
    </w:p>
    <w:p w14:paraId="7F57972D" w14:textId="77777777" w:rsidR="00996552" w:rsidRDefault="00996552">
      <w:pPr>
        <w:rPr>
          <w:rFonts w:ascii="宋体" w:eastAsia="宋体" w:hAnsi="宋体" w:cs="宋体"/>
          <w:sz w:val="21"/>
          <w:szCs w:val="21"/>
          <w:lang w:eastAsia="zh-CN"/>
        </w:rPr>
        <w:sectPr w:rsidR="00996552">
          <w:type w:val="continuous"/>
          <w:pgSz w:w="11910" w:h="16840"/>
          <w:pgMar w:top="1580" w:right="1520" w:bottom="280" w:left="1680" w:header="720" w:footer="720" w:gutter="0"/>
          <w:cols w:num="2" w:space="720" w:equalWidth="0">
            <w:col w:w="3845" w:space="586"/>
            <w:col w:w="4279"/>
          </w:cols>
        </w:sectPr>
      </w:pPr>
    </w:p>
    <w:p w14:paraId="5E4FA6BC" w14:textId="77777777" w:rsidR="00996552" w:rsidRDefault="00996552">
      <w:pPr>
        <w:spacing w:before="1"/>
        <w:rPr>
          <w:rFonts w:ascii="宋体" w:eastAsia="宋体" w:hAnsi="宋体" w:cs="宋体"/>
          <w:sz w:val="20"/>
          <w:szCs w:val="20"/>
          <w:lang w:eastAsia="zh-CN"/>
        </w:rPr>
      </w:pPr>
    </w:p>
    <w:p w14:paraId="30BC7136" w14:textId="77777777" w:rsidR="00996552" w:rsidRDefault="002D0D3F">
      <w:pPr>
        <w:pStyle w:val="a3"/>
        <w:spacing w:before="26" w:line="284" w:lineRule="auto"/>
        <w:ind w:right="75" w:firstLine="480"/>
        <w:rPr>
          <w:lang w:eastAsia="zh-CN"/>
        </w:rPr>
      </w:pPr>
      <w:r>
        <w:rPr>
          <w:spacing w:val="1"/>
          <w:lang w:eastAsia="zh-CN"/>
        </w:rPr>
        <w:t>电气介数与</w:t>
      </w:r>
      <w:r>
        <w:rPr>
          <w:spacing w:val="-42"/>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8"/>
          <w:lang w:eastAsia="zh-CN"/>
        </w:rPr>
        <w:t xml:space="preserve"> </w:t>
      </w:r>
      <w:r>
        <w:rPr>
          <w:spacing w:val="1"/>
          <w:lang w:eastAsia="zh-CN"/>
        </w:rPr>
        <w:t>计算结果比较如图</w:t>
      </w:r>
      <w:hyperlink w:anchor="_bookmark56" w:history="1">
        <w:r>
          <w:rPr>
            <w:rFonts w:ascii="Times New Roman" w:eastAsia="Times New Roman" w:hAnsi="Times New Roman" w:cs="Times New Roman"/>
            <w:spacing w:val="1"/>
            <w:lang w:eastAsia="zh-CN"/>
          </w:rPr>
          <w:t>3.5</w:t>
        </w:r>
      </w:hyperlink>
      <w:r>
        <w:rPr>
          <w:spacing w:val="1"/>
          <w:lang w:eastAsia="zh-CN"/>
        </w:rPr>
        <w:t>。由于两个指标基于的拓扑模</w:t>
      </w:r>
      <w:r>
        <w:rPr>
          <w:spacing w:val="56"/>
          <w:lang w:eastAsia="zh-CN"/>
        </w:rPr>
        <w:t xml:space="preserve"> </w:t>
      </w:r>
      <w:r>
        <w:rPr>
          <w:spacing w:val="4"/>
          <w:lang w:eastAsia="zh-CN"/>
        </w:rPr>
        <w:t>型不同，所以计算的结果相差较大。首先分析复杂网络的模型，从图中可以看</w:t>
      </w:r>
      <w:r>
        <w:rPr>
          <w:spacing w:val="26"/>
          <w:lang w:eastAsia="zh-CN"/>
        </w:rPr>
        <w:t xml:space="preserve"> </w:t>
      </w:r>
      <w:r>
        <w:rPr>
          <w:spacing w:val="-2"/>
          <w:lang w:eastAsia="zh-CN"/>
        </w:rPr>
        <w:t>出，支路的电气介数直接影响到了节点的电气介数，比如</w:t>
      </w:r>
      <w:r>
        <w:rPr>
          <w:spacing w:val="-64"/>
          <w:lang w:eastAsia="zh-CN"/>
        </w:rPr>
        <w:t xml:space="preserve"> </w:t>
      </w:r>
      <w:r>
        <w:rPr>
          <w:rFonts w:ascii="Palatino Linotype" w:eastAsia="Palatino Linotype" w:hAnsi="Palatino Linotype" w:cs="Palatino Linotype"/>
          <w:spacing w:val="-8"/>
          <w:lang w:eastAsia="zh-CN"/>
        </w:rPr>
        <w:t>2</w:t>
      </w:r>
      <w:r>
        <w:rPr>
          <w:spacing w:val="-8"/>
          <w:lang w:eastAsia="zh-CN"/>
        </w:rPr>
        <w:t>、</w:t>
      </w:r>
      <w:r>
        <w:rPr>
          <w:rFonts w:ascii="Palatino Linotype" w:eastAsia="Palatino Linotype" w:hAnsi="Palatino Linotype" w:cs="Palatino Linotype"/>
          <w:spacing w:val="-8"/>
          <w:lang w:eastAsia="zh-CN"/>
        </w:rPr>
        <w:t>4</w:t>
      </w:r>
      <w:r>
        <w:rPr>
          <w:spacing w:val="-8"/>
          <w:lang w:eastAsia="zh-CN"/>
        </w:rPr>
        <w:t>、</w:t>
      </w:r>
      <w:r>
        <w:rPr>
          <w:rFonts w:ascii="Palatino Linotype" w:eastAsia="Palatino Linotype" w:hAnsi="Palatino Linotype" w:cs="Palatino Linotype"/>
          <w:spacing w:val="-8"/>
          <w:lang w:eastAsia="zh-CN"/>
        </w:rPr>
        <w:t>5</w:t>
      </w:r>
      <w:r>
        <w:rPr>
          <w:rFonts w:ascii="Palatino Linotype" w:eastAsia="Palatino Linotype" w:hAnsi="Palatino Linotype" w:cs="Palatino Linotype"/>
          <w:spacing w:val="-4"/>
          <w:lang w:eastAsia="zh-CN"/>
        </w:rPr>
        <w:t xml:space="preserve"> </w:t>
      </w:r>
      <w:r>
        <w:rPr>
          <w:lang w:eastAsia="zh-CN"/>
        </w:rPr>
        <w:t>节点由于与节</w:t>
      </w:r>
      <w:r>
        <w:rPr>
          <w:spacing w:val="26"/>
          <w:lang w:eastAsia="zh-CN"/>
        </w:rPr>
        <w:t xml:space="preserve"> </w:t>
      </w:r>
      <w:r>
        <w:rPr>
          <w:lang w:eastAsia="zh-CN"/>
        </w:rPr>
        <w:t>点相连的支路比较重要而对拓扑具有较大的影响力。而支路的重要是因为</w:t>
      </w:r>
      <w:r>
        <w:rPr>
          <w:spacing w:val="-59"/>
          <w:lang w:eastAsia="zh-CN"/>
        </w:rPr>
        <w:t xml:space="preserve"> </w:t>
      </w:r>
      <w:r>
        <w:rPr>
          <w:rFonts w:ascii="Palatino Linotype" w:eastAsia="Palatino Linotype" w:hAnsi="Palatino Linotype" w:cs="Palatino Linotype"/>
          <w:lang w:eastAsia="zh-CN"/>
        </w:rPr>
        <w:t>1</w:t>
      </w:r>
      <w:r>
        <w:rPr>
          <w:lang w:eastAsia="zh-CN"/>
        </w:rPr>
        <w:t>、</w:t>
      </w:r>
      <w:r>
        <w:rPr>
          <w:rFonts w:ascii="Palatino Linotype" w:eastAsia="Palatino Linotype" w:hAnsi="Palatino Linotype" w:cs="Palatino Linotype"/>
          <w:lang w:eastAsia="zh-CN"/>
        </w:rPr>
        <w:t>2</w:t>
      </w:r>
      <w:r>
        <w:rPr>
          <w:lang w:eastAsia="zh-CN"/>
        </w:rPr>
        <w:t xml:space="preserve">、 </w:t>
      </w:r>
      <w:r>
        <w:rPr>
          <w:rFonts w:ascii="Palatino Linotype" w:eastAsia="Palatino Linotype" w:hAnsi="Palatino Linotype" w:cs="Palatino Linotype"/>
          <w:lang w:eastAsia="zh-CN"/>
        </w:rPr>
        <w:t>3</w:t>
      </w:r>
      <w:r>
        <w:rPr>
          <w:spacing w:val="-38"/>
          <w:lang w:eastAsia="zh-CN"/>
        </w:rPr>
        <w:t>、</w:t>
      </w:r>
      <w:r>
        <w:rPr>
          <w:rFonts w:ascii="Palatino Linotype" w:eastAsia="Palatino Linotype" w:hAnsi="Palatino Linotype" w:cs="Palatino Linotype"/>
          <w:lang w:eastAsia="zh-CN"/>
        </w:rPr>
        <w:t>6</w:t>
      </w:r>
      <w:r>
        <w:rPr>
          <w:rFonts w:ascii="Palatino Linotype" w:eastAsia="Palatino Linotype" w:hAnsi="Palatino Linotype" w:cs="Palatino Linotype"/>
          <w:spacing w:val="-7"/>
          <w:lang w:eastAsia="zh-CN"/>
        </w:rPr>
        <w:t xml:space="preserve"> </w:t>
      </w:r>
      <w:r>
        <w:rPr>
          <w:lang w:eastAsia="zh-CN"/>
        </w:rPr>
        <w:t>是系统中的发电节点</w:t>
      </w:r>
      <w:r>
        <w:rPr>
          <w:spacing w:val="-42"/>
          <w:lang w:eastAsia="zh-CN"/>
        </w:rPr>
        <w:t>，</w:t>
      </w:r>
      <w:r>
        <w:rPr>
          <w:lang w:eastAsia="zh-CN"/>
        </w:rPr>
        <w:t>其功率传输分布因子较大</w:t>
      </w:r>
      <w:r>
        <w:rPr>
          <w:spacing w:val="-42"/>
          <w:lang w:eastAsia="zh-CN"/>
        </w:rPr>
        <w:t>，</w:t>
      </w:r>
      <w:r>
        <w:rPr>
          <w:lang w:eastAsia="zh-CN"/>
        </w:rPr>
        <w:t>故而电气介数较大</w:t>
      </w:r>
      <w:r>
        <w:rPr>
          <w:spacing w:val="-36"/>
          <w:lang w:eastAsia="zh-CN"/>
        </w:rPr>
        <w:t>。</w:t>
      </w:r>
      <w:r>
        <w:rPr>
          <w:lang w:eastAsia="zh-CN"/>
        </w:rPr>
        <w:t>而</w:t>
      </w:r>
      <w:r>
        <w:rPr>
          <w:spacing w:val="-68"/>
          <w:lang w:eastAsia="zh-CN"/>
        </w:rPr>
        <w:t xml:space="preserve"> </w:t>
      </w:r>
      <w:r>
        <w:rPr>
          <w:rFonts w:ascii="Palatino Linotype" w:eastAsia="Palatino Linotype" w:hAnsi="Palatino Linotype" w:cs="Palatino Linotype"/>
          <w:lang w:eastAsia="zh-CN"/>
        </w:rPr>
        <w:t>4</w:t>
      </w:r>
      <w:r>
        <w:rPr>
          <w:lang w:eastAsia="zh-CN"/>
        </w:rPr>
        <w:t>、</w:t>
      </w:r>
    </w:p>
    <w:p w14:paraId="484FE235" w14:textId="77777777" w:rsidR="00996552" w:rsidRDefault="002D0D3F">
      <w:pPr>
        <w:pStyle w:val="a3"/>
        <w:spacing w:line="272" w:lineRule="auto"/>
        <w:ind w:right="275"/>
        <w:jc w:val="both"/>
        <w:rPr>
          <w:lang w:eastAsia="zh-CN"/>
        </w:rPr>
      </w:pPr>
      <w:r>
        <w:rPr>
          <w:rFonts w:ascii="Palatino Linotype" w:eastAsia="Palatino Linotype" w:hAnsi="Palatino Linotype" w:cs="Palatino Linotype"/>
          <w:lang w:eastAsia="zh-CN"/>
        </w:rPr>
        <w:t>5</w:t>
      </w:r>
      <w:r>
        <w:rPr>
          <w:rFonts w:ascii="Palatino Linotype" w:eastAsia="Palatino Linotype" w:hAnsi="Palatino Linotype" w:cs="Palatino Linotype"/>
          <w:spacing w:val="-3"/>
          <w:lang w:eastAsia="zh-CN"/>
        </w:rPr>
        <w:t xml:space="preserve"> </w:t>
      </w:r>
      <w:r>
        <w:rPr>
          <w:spacing w:val="-1"/>
          <w:lang w:eastAsia="zh-CN"/>
        </w:rPr>
        <w:t>处于发电和负荷的中间传输点，承担了较大的传输潮流的作用，因此相连的支</w:t>
      </w:r>
      <w:r>
        <w:rPr>
          <w:spacing w:val="27"/>
          <w:lang w:eastAsia="zh-CN"/>
        </w:rPr>
        <w:t xml:space="preserve"> </w:t>
      </w:r>
      <w:r>
        <w:rPr>
          <w:spacing w:val="3"/>
          <w:lang w:eastAsia="zh-CN"/>
        </w:rPr>
        <w:t>路的电气介数都较大。节点</w:t>
      </w:r>
      <w:r>
        <w:rPr>
          <w:spacing w:val="-45"/>
          <w:lang w:eastAsia="zh-CN"/>
        </w:rPr>
        <w:t xml:space="preserve"> </w:t>
      </w:r>
      <w:r>
        <w:rPr>
          <w:rFonts w:ascii="Palatino Linotype" w:eastAsia="Palatino Linotype" w:hAnsi="Palatino Linotype" w:cs="Palatino Linotype"/>
          <w:lang w:eastAsia="zh-CN"/>
        </w:rPr>
        <w:t>8</w:t>
      </w:r>
      <w:r>
        <w:rPr>
          <w:rFonts w:ascii="Palatino Linotype" w:eastAsia="Palatino Linotype" w:hAnsi="Palatino Linotype" w:cs="Palatino Linotype"/>
          <w:spacing w:val="15"/>
          <w:lang w:eastAsia="zh-CN"/>
        </w:rPr>
        <w:t xml:space="preserve"> </w:t>
      </w:r>
      <w:r>
        <w:rPr>
          <w:spacing w:val="3"/>
          <w:lang w:eastAsia="zh-CN"/>
        </w:rPr>
        <w:t>由于发电功率几乎为零且所连支路只有一条所以</w:t>
      </w:r>
      <w:r>
        <w:rPr>
          <w:spacing w:val="29"/>
          <w:lang w:eastAsia="zh-CN"/>
        </w:rPr>
        <w:t xml:space="preserve"> </w:t>
      </w:r>
      <w:r>
        <w:rPr>
          <w:lang w:eastAsia="zh-CN"/>
        </w:rPr>
        <w:t>电气节数很小。而</w:t>
      </w:r>
      <w:r>
        <w:rPr>
          <w:spacing w:val="-57"/>
          <w:lang w:eastAsia="zh-CN"/>
        </w:rPr>
        <w:t xml:space="preserve"> </w:t>
      </w:r>
      <w:r>
        <w:rPr>
          <w:rFonts w:ascii="Palatino Linotype" w:eastAsia="Palatino Linotype" w:hAnsi="Palatino Linotype" w:cs="Palatino Linotype"/>
          <w:lang w:eastAsia="zh-CN"/>
        </w:rPr>
        <w:t>12</w:t>
      </w:r>
      <w:r>
        <w:rPr>
          <w:lang w:eastAsia="zh-CN"/>
        </w:rPr>
        <w:t>、</w:t>
      </w:r>
      <w:r>
        <w:rPr>
          <w:rFonts w:ascii="Palatino Linotype" w:eastAsia="Palatino Linotype" w:hAnsi="Palatino Linotype" w:cs="Palatino Linotype"/>
          <w:lang w:eastAsia="zh-CN"/>
        </w:rPr>
        <w:t>11</w:t>
      </w:r>
      <w:r>
        <w:rPr>
          <w:lang w:eastAsia="zh-CN"/>
        </w:rPr>
        <w:t>、</w:t>
      </w:r>
      <w:r>
        <w:rPr>
          <w:rFonts w:ascii="Palatino Linotype" w:eastAsia="Palatino Linotype" w:hAnsi="Palatino Linotype" w:cs="Palatino Linotype"/>
          <w:lang w:eastAsia="zh-CN"/>
        </w:rPr>
        <w:t>10</w:t>
      </w:r>
      <w:r>
        <w:rPr>
          <w:rFonts w:ascii="Palatino Linotype" w:eastAsia="Palatino Linotype" w:hAnsi="Palatino Linotype" w:cs="Palatino Linotype"/>
          <w:spacing w:val="3"/>
          <w:lang w:eastAsia="zh-CN"/>
        </w:rPr>
        <w:t xml:space="preserve"> </w:t>
      </w:r>
      <w:r>
        <w:rPr>
          <w:lang w:eastAsia="zh-CN"/>
        </w:rPr>
        <w:t>负荷节点相连的支路都不是主要输送支路，功率 传输因子小，所以电气介数较小。</w:t>
      </w:r>
    </w:p>
    <w:p w14:paraId="3BA5F0EF" w14:textId="77777777" w:rsidR="00996552" w:rsidRDefault="002D0D3F">
      <w:pPr>
        <w:pStyle w:val="a3"/>
        <w:spacing w:before="53" w:line="293" w:lineRule="auto"/>
        <w:ind w:right="75" w:firstLine="480"/>
        <w:rPr>
          <w:lang w:eastAsia="zh-CN"/>
        </w:rPr>
      </w:pPr>
      <w:r>
        <w:rPr>
          <w:spacing w:val="2"/>
          <w:lang w:eastAsia="zh-CN"/>
        </w:rPr>
        <w:t>反观</w:t>
      </w:r>
      <w:r>
        <w:rPr>
          <w:spacing w:val="-35"/>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35"/>
          <w:lang w:eastAsia="zh-CN"/>
        </w:rPr>
        <w:t xml:space="preserve"> </w:t>
      </w:r>
      <w:r>
        <w:rPr>
          <w:spacing w:val="3"/>
          <w:lang w:eastAsia="zh-CN"/>
        </w:rPr>
        <w:t>的模型，该模型将每个节点的重要性赋予在该节点指向其</w:t>
      </w:r>
      <w:r>
        <w:rPr>
          <w:spacing w:val="44"/>
          <w:lang w:eastAsia="zh-CN"/>
        </w:rPr>
        <w:t xml:space="preserve"> </w:t>
      </w:r>
      <w:r>
        <w:rPr>
          <w:spacing w:val="-2"/>
          <w:lang w:eastAsia="zh-CN"/>
        </w:rPr>
        <w:t>他节点的出链上，因此，那些入链累计度高的节点重要性也高。比如</w:t>
      </w:r>
      <w:r>
        <w:rPr>
          <w:spacing w:val="-64"/>
          <w:lang w:eastAsia="zh-CN"/>
        </w:rPr>
        <w:t xml:space="preserve"> </w:t>
      </w:r>
      <w:r>
        <w:rPr>
          <w:rFonts w:ascii="Palatino Linotype" w:eastAsia="Palatino Linotype" w:hAnsi="Palatino Linotype" w:cs="Palatino Linotype"/>
          <w:spacing w:val="-5"/>
          <w:lang w:eastAsia="zh-CN"/>
        </w:rPr>
        <w:t>14</w:t>
      </w:r>
      <w:r>
        <w:rPr>
          <w:spacing w:val="-5"/>
          <w:lang w:eastAsia="zh-CN"/>
        </w:rPr>
        <w:t>、</w:t>
      </w:r>
      <w:r>
        <w:rPr>
          <w:rFonts w:ascii="Palatino Linotype" w:eastAsia="Palatino Linotype" w:hAnsi="Palatino Linotype" w:cs="Palatino Linotype"/>
          <w:spacing w:val="-5"/>
          <w:lang w:eastAsia="zh-CN"/>
        </w:rPr>
        <w:t>10</w:t>
      </w:r>
      <w:r>
        <w:rPr>
          <w:spacing w:val="-5"/>
          <w:lang w:eastAsia="zh-CN"/>
        </w:rPr>
        <w:t>、</w:t>
      </w:r>
      <w:r>
        <w:rPr>
          <w:rFonts w:ascii="Palatino Linotype" w:eastAsia="Palatino Linotype" w:hAnsi="Palatino Linotype" w:cs="Palatino Linotype"/>
          <w:spacing w:val="-5"/>
          <w:lang w:eastAsia="zh-CN"/>
        </w:rPr>
        <w:t>9</w:t>
      </w:r>
      <w:r>
        <w:rPr>
          <w:spacing w:val="-5"/>
          <w:lang w:eastAsia="zh-CN"/>
        </w:rPr>
        <w:t>，</w:t>
      </w:r>
      <w:r>
        <w:rPr>
          <w:spacing w:val="28"/>
          <w:lang w:eastAsia="zh-CN"/>
        </w:rPr>
        <w:t xml:space="preserve"> </w:t>
      </w:r>
      <w:r>
        <w:rPr>
          <w:lang w:eastAsia="zh-CN"/>
        </w:rPr>
        <w:t>这些节点均是负荷节点</w:t>
      </w:r>
      <w:r>
        <w:rPr>
          <w:spacing w:val="-45"/>
          <w:lang w:eastAsia="zh-CN"/>
        </w:rPr>
        <w:t>，</w:t>
      </w:r>
      <w:r>
        <w:rPr>
          <w:lang w:eastAsia="zh-CN"/>
        </w:rPr>
        <w:t>能量最后传输给负荷</w:t>
      </w:r>
      <w:r>
        <w:rPr>
          <w:spacing w:val="-45"/>
          <w:lang w:eastAsia="zh-CN"/>
        </w:rPr>
        <w:t>，</w:t>
      </w:r>
      <w:r>
        <w:rPr>
          <w:lang w:eastAsia="zh-CN"/>
        </w:rPr>
        <w:t>由于被潮流指向的累计的节点较 多</w:t>
      </w:r>
      <w:r>
        <w:rPr>
          <w:spacing w:val="-31"/>
          <w:lang w:eastAsia="zh-CN"/>
        </w:rPr>
        <w:t>，</w:t>
      </w:r>
      <w:r>
        <w:rPr>
          <w:lang w:eastAsia="zh-CN"/>
        </w:rPr>
        <w:t>即该节点的入链节点的入链节点数较多</w:t>
      </w:r>
      <w:r>
        <w:rPr>
          <w:spacing w:val="-31"/>
          <w:lang w:eastAsia="zh-CN"/>
        </w:rPr>
        <w:t>，</w:t>
      </w:r>
      <w:r>
        <w:rPr>
          <w:lang w:eastAsia="zh-CN"/>
        </w:rPr>
        <w:t>因此重要性的权重被累计</w:t>
      </w:r>
      <w:r>
        <w:rPr>
          <w:spacing w:val="-28"/>
          <w:lang w:eastAsia="zh-CN"/>
        </w:rPr>
        <w:t>、</w:t>
      </w:r>
      <w:r>
        <w:rPr>
          <w:lang w:eastAsia="zh-CN"/>
        </w:rPr>
        <w:t xml:space="preserve">叠加的 </w:t>
      </w:r>
      <w:r>
        <w:rPr>
          <w:spacing w:val="1"/>
          <w:lang w:eastAsia="zh-CN"/>
        </w:rPr>
        <w:t>程度较大。这种模型也符合现实，实际情况中，能量被输送、汇集到负荷节点，</w:t>
      </w:r>
      <w:r>
        <w:rPr>
          <w:spacing w:val="54"/>
          <w:lang w:eastAsia="zh-CN"/>
        </w:rPr>
        <w:t xml:space="preserve"> </w:t>
      </w:r>
      <w:r>
        <w:rPr>
          <w:lang w:eastAsia="zh-CN"/>
        </w:rPr>
        <w:t>而负荷节点直接与用户相连</w:t>
      </w:r>
      <w:r>
        <w:rPr>
          <w:spacing w:val="-32"/>
          <w:lang w:eastAsia="zh-CN"/>
        </w:rPr>
        <w:t>，</w:t>
      </w:r>
      <w:r>
        <w:rPr>
          <w:lang w:eastAsia="zh-CN"/>
        </w:rPr>
        <w:t>直接影响配电质量</w:t>
      </w:r>
      <w:r>
        <w:rPr>
          <w:spacing w:val="-27"/>
          <w:lang w:eastAsia="zh-CN"/>
        </w:rPr>
        <w:t>。</w:t>
      </w:r>
      <w:r>
        <w:rPr>
          <w:lang w:eastAsia="zh-CN"/>
        </w:rPr>
        <w:t>因此</w:t>
      </w:r>
      <w:r>
        <w:rPr>
          <w:spacing w:val="-32"/>
          <w:lang w:eastAsia="zh-CN"/>
        </w:rPr>
        <w:t>，</w:t>
      </w:r>
      <w:r>
        <w:rPr>
          <w:lang w:eastAsia="zh-CN"/>
        </w:rPr>
        <w:t>负荷节点在结构中的重 要性非常高</w:t>
      </w:r>
      <w:r>
        <w:rPr>
          <w:spacing w:val="-30"/>
          <w:lang w:eastAsia="zh-CN"/>
        </w:rPr>
        <w:t>。</w:t>
      </w:r>
      <w:r>
        <w:rPr>
          <w:lang w:eastAsia="zh-CN"/>
        </w:rPr>
        <w:t>在</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17"/>
          <w:lang w:eastAsia="zh-CN"/>
        </w:rPr>
        <w:t>g</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的模型中</w:t>
      </w:r>
      <w:r>
        <w:rPr>
          <w:spacing w:val="-36"/>
          <w:lang w:eastAsia="zh-CN"/>
        </w:rPr>
        <w:t>，</w:t>
      </w:r>
      <w:r>
        <w:rPr>
          <w:lang w:eastAsia="zh-CN"/>
        </w:rPr>
        <w:t>由于发电节点是潮流起始点</w:t>
      </w:r>
      <w:r>
        <w:rPr>
          <w:spacing w:val="-36"/>
          <w:lang w:eastAsia="zh-CN"/>
        </w:rPr>
        <w:t>，</w:t>
      </w:r>
      <w:r>
        <w:rPr>
          <w:rFonts w:ascii="Palatino Linotype" w:eastAsia="Palatino Linotype" w:hAnsi="Palatino Linotype" w:cs="Palatino Linotype"/>
          <w:lang w:eastAsia="zh-CN"/>
        </w:rPr>
        <w:t>1</w:t>
      </w:r>
      <w:r>
        <w:rPr>
          <w:spacing w:val="-32"/>
          <w:lang w:eastAsia="zh-CN"/>
        </w:rPr>
        <w:t>、</w:t>
      </w:r>
      <w:r>
        <w:rPr>
          <w:rFonts w:ascii="Palatino Linotype" w:eastAsia="Palatino Linotype" w:hAnsi="Palatino Linotype" w:cs="Palatino Linotype"/>
          <w:lang w:eastAsia="zh-CN"/>
        </w:rPr>
        <w:t>8</w:t>
      </w:r>
      <w:r>
        <w:rPr>
          <w:rFonts w:ascii="Palatino Linotype" w:eastAsia="Palatino Linotype" w:hAnsi="Palatino Linotype" w:cs="Palatino Linotype"/>
          <w:spacing w:val="-6"/>
          <w:lang w:eastAsia="zh-CN"/>
        </w:rPr>
        <w:t xml:space="preserve"> </w:t>
      </w:r>
      <w:r>
        <w:rPr>
          <w:lang w:eastAsia="zh-CN"/>
        </w:rPr>
        <w:t>节点不 仅是发电节点，而且是单向输出，没有其他入链，所以其</w:t>
      </w:r>
      <w:r>
        <w:rPr>
          <w:spacing w:val="-54"/>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7"/>
          <w:lang w:eastAsia="zh-CN"/>
        </w:rPr>
        <w:t xml:space="preserve"> </w:t>
      </w:r>
      <w:r>
        <w:rPr>
          <w:lang w:eastAsia="zh-CN"/>
        </w:rPr>
        <w:t>值较小。</w:t>
      </w:r>
    </w:p>
    <w:p w14:paraId="6818C6F4" w14:textId="77777777" w:rsidR="00996552" w:rsidRDefault="002D0D3F">
      <w:pPr>
        <w:pStyle w:val="a3"/>
        <w:spacing w:before="8" w:line="300" w:lineRule="auto"/>
        <w:ind w:right="99" w:firstLine="480"/>
        <w:rPr>
          <w:lang w:eastAsia="zh-CN"/>
        </w:rPr>
      </w:pPr>
      <w:r>
        <w:rPr>
          <w:spacing w:val="1"/>
          <w:lang w:eastAsia="zh-CN"/>
        </w:rPr>
        <w:t>综上分析，电气介数与</w:t>
      </w:r>
      <w:r>
        <w:rPr>
          <w:spacing w:val="-43"/>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7"/>
          <w:lang w:eastAsia="zh-CN"/>
        </w:rPr>
        <w:t xml:space="preserve"> </w:t>
      </w:r>
      <w:r>
        <w:rPr>
          <w:spacing w:val="1"/>
          <w:lang w:eastAsia="zh-CN"/>
        </w:rPr>
        <w:t>值均对电力系统的结构特点进行了描述，</w:t>
      </w:r>
      <w:r>
        <w:rPr>
          <w:spacing w:val="50"/>
          <w:lang w:eastAsia="zh-CN"/>
        </w:rPr>
        <w:t xml:space="preserve"> </w:t>
      </w:r>
      <w:r>
        <w:rPr>
          <w:spacing w:val="3"/>
          <w:lang w:eastAsia="zh-CN"/>
        </w:rPr>
        <w:t>均反映了各个节点在拓扑中的重要程度：前者从能量传输分布的角度对系统的</w:t>
      </w:r>
      <w:r>
        <w:rPr>
          <w:spacing w:val="51"/>
          <w:lang w:eastAsia="zh-CN"/>
        </w:rPr>
        <w:t xml:space="preserve"> </w:t>
      </w:r>
      <w:r>
        <w:rPr>
          <w:lang w:eastAsia="zh-CN"/>
        </w:rPr>
        <w:t>拓扑进行了研究</w:t>
      </w:r>
      <w:r>
        <w:rPr>
          <w:spacing w:val="-32"/>
          <w:lang w:eastAsia="zh-CN"/>
        </w:rPr>
        <w:t>，</w:t>
      </w:r>
      <w:r>
        <w:rPr>
          <w:lang w:eastAsia="zh-CN"/>
        </w:rPr>
        <w:t>后者从潮流累计分布的角度对拓扑进行了分析</w:t>
      </w:r>
      <w:r>
        <w:rPr>
          <w:spacing w:val="-27"/>
          <w:lang w:eastAsia="zh-CN"/>
        </w:rPr>
        <w:t>。</w:t>
      </w:r>
      <w:r>
        <w:rPr>
          <w:lang w:eastAsia="zh-CN"/>
        </w:rPr>
        <w:t>因此</w:t>
      </w:r>
      <w:r>
        <w:rPr>
          <w:spacing w:val="-32"/>
          <w:lang w:eastAsia="zh-CN"/>
        </w:rPr>
        <w:t>，</w:t>
      </w:r>
      <w:r>
        <w:rPr>
          <w:lang w:eastAsia="zh-CN"/>
        </w:rPr>
        <w:t>本文在 第四章中将这两个指标进行了融合分析，作为结构脆弱性的综合评价指标。</w:t>
      </w:r>
    </w:p>
    <w:p w14:paraId="19957F72" w14:textId="77777777" w:rsidR="00996552" w:rsidRDefault="00996552">
      <w:pPr>
        <w:spacing w:line="300" w:lineRule="auto"/>
        <w:rPr>
          <w:lang w:eastAsia="zh-CN"/>
        </w:rPr>
        <w:sectPr w:rsidR="00996552">
          <w:type w:val="continuous"/>
          <w:pgSz w:w="11910" w:h="16840"/>
          <w:pgMar w:top="1580" w:right="1520" w:bottom="280" w:left="1680" w:header="720" w:footer="720" w:gutter="0"/>
          <w:cols w:space="720"/>
        </w:sectPr>
      </w:pPr>
    </w:p>
    <w:p w14:paraId="1746F51C" w14:textId="77777777" w:rsidR="00996552" w:rsidRDefault="00996552">
      <w:pPr>
        <w:spacing w:before="7"/>
        <w:rPr>
          <w:rFonts w:ascii="宋体" w:eastAsia="宋体" w:hAnsi="宋体" w:cs="宋体"/>
          <w:sz w:val="28"/>
          <w:szCs w:val="28"/>
          <w:lang w:eastAsia="zh-CN"/>
        </w:rPr>
      </w:pPr>
    </w:p>
    <w:p w14:paraId="1835EB98" w14:textId="77777777" w:rsidR="00996552" w:rsidRDefault="00025C9E">
      <w:pPr>
        <w:spacing w:line="200" w:lineRule="atLeast"/>
        <w:ind w:left="59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8255267">
          <v:group id="_x0000_s3955" style="width:377.95pt;height:225.85pt;mso-position-horizontal-relative:char;mso-position-vertical-relative:line" coordsize="7559,4517">
            <v:group id="_x0000_s4089" style="position:absolute;left:229;top:4483;width:7271;height:2" coordorigin="229,4483" coordsize="7271,2">
              <v:shape id="_x0000_s4090" style="position:absolute;left:229;top:4483;width:7271;height:2" coordorigin="229,4483" coordsize="7271,0" path="m229,4483r7270,e" filled="f" strokecolor="#252525" strokeweight=".1346mm">
                <v:path arrowok="t"/>
              </v:shape>
            </v:group>
            <v:group id="_x0000_s4087" style="position:absolute;left:7491;top:4450;width:68;height:68" coordorigin="7491,4450" coordsize="68,68">
              <v:shape id="_x0000_s4088" style="position:absolute;left:7491;top:4450;width:68;height:68" coordorigin="7491,4450" coordsize="68,68" path="m7491,4450r,67l7558,4483r-67,-33xe" fillcolor="#252525" stroked="f">
                <v:path arrowok="t"/>
              </v:shape>
            </v:group>
            <v:group id="_x0000_s4085" style="position:absolute;left:229;top:59;width:2;height:4426" coordorigin="229,59" coordsize="2,4426">
              <v:shape id="_x0000_s4086" style="position:absolute;left:229;top:59;width:2;height:4426" coordorigin="229,59" coordsize="0,4426" path="m229,59r,4426e" filled="f" strokecolor="#252525" strokeweight=".1346mm">
                <v:path arrowok="t"/>
              </v:shape>
            </v:group>
            <v:group id="_x0000_s4083" style="position:absolute;left:229;top:4378;width:4128;height:2" coordorigin="229,4378" coordsize="4128,2">
              <v:shape id="_x0000_s4084" style="position:absolute;left:229;top:4378;width:4128;height:2" coordorigin="229,4378" coordsize="4128,0" path="m229,4378r4127,e" filled="f" strokecolor="#0071bc" strokeweight="1.298mm">
                <v:path arrowok="t"/>
              </v:shape>
            </v:group>
            <v:group id="_x0000_s4081" style="position:absolute;left:229;top:4064;width:7223;height:2" coordorigin="229,4064" coordsize="7223,2">
              <v:shape id="_x0000_s4082" style="position:absolute;left:229;top:4064;width:7223;height:2" coordorigin="229,4064" coordsize="7223,0" path="m229,4064r7223,e" filled="f" strokecolor="#0071bc" strokeweight="1.298mm">
                <v:path arrowok="t"/>
              </v:shape>
            </v:group>
            <v:group id="_x0000_s4079" style="position:absolute;left:229;top:3751;width:3612;height:2" coordorigin="229,3751" coordsize="3612,2">
              <v:shape id="_x0000_s4080" style="position:absolute;left:229;top:3751;width:3612;height:2" coordorigin="229,3751" coordsize="3612,0" path="m229,3751r3611,e" filled="f" strokecolor="#0071bc" strokeweight="1.2989mm">
                <v:path arrowok="t"/>
              </v:shape>
            </v:group>
            <v:group id="_x0000_s4077" style="position:absolute;left:229;top:3438;width:6707;height:2" coordorigin="229,3438" coordsize="6707,2">
              <v:shape id="_x0000_s4078" style="position:absolute;left:229;top:3438;width:6707;height:2" coordorigin="229,3438" coordsize="6707,0" path="m229,3438r6707,e" filled="f" strokecolor="#0071bc" strokeweight="1.2971mm">
                <v:path arrowok="t"/>
              </v:shape>
            </v:group>
            <v:group id="_x0000_s4075" style="position:absolute;left:229;top:3125;width:6191;height:2" coordorigin="229,3125" coordsize="6191,2">
              <v:shape id="_x0000_s4076" style="position:absolute;left:229;top:3125;width:6191;height:2" coordorigin="229,3125" coordsize="6191,0" path="m229,3125r6191,e" filled="f" strokecolor="#0071bc" strokeweight="1.2989mm">
                <v:path arrowok="t"/>
              </v:shape>
            </v:group>
            <v:group id="_x0000_s4073" style="position:absolute;left:229;top:2812;width:5160;height:2" coordorigin="229,2812" coordsize="5160,2">
              <v:shape id="_x0000_s4074" style="position:absolute;left:229;top:2812;width:5160;height:2" coordorigin="229,2812" coordsize="5160,0" path="m229,2812r5159,e" filled="f" strokecolor="#0071bc" strokeweight="1.2989mm">
                <v:path arrowok="t"/>
              </v:shape>
            </v:group>
            <v:group id="_x0000_s4071" style="position:absolute;left:229;top:2499;width:4644;height:2" coordorigin="229,2499" coordsize="4644,2">
              <v:shape id="_x0000_s4072" style="position:absolute;left:229;top:2499;width:4644;height:2" coordorigin="229,2499" coordsize="4644,0" path="m229,2499r4643,e" filled="f" strokecolor="#0071bc" strokeweight="1.2971mm">
                <v:path arrowok="t"/>
              </v:shape>
            </v:group>
            <v:group id="_x0000_s4069" style="position:absolute;left:229;top:2186;width:517;height:2" coordorigin="229,2186" coordsize="517,2">
              <v:shape id="_x0000_s4070" style="position:absolute;left:229;top:2186;width:517;height:2" coordorigin="229,2186" coordsize="517,0" path="m229,2186r516,e" filled="f" strokecolor="#0071bc" strokeweight="1.2989mm">
                <v:path arrowok="t"/>
              </v:shape>
            </v:group>
            <v:group id="_x0000_s4067" style="position:absolute;left:229;top:1873;width:5676;height:2" coordorigin="229,1873" coordsize="5676,2">
              <v:shape id="_x0000_s4068" style="position:absolute;left:229;top:1873;width:5676;height:2" coordorigin="229,1873" coordsize="5676,0" path="m229,1873r5675,e" filled="f" strokecolor="#0071bc" strokeweight="1.2989mm">
                <v:path arrowok="t"/>
              </v:shape>
            </v:group>
            <v:group id="_x0000_s4065" style="position:absolute;left:229;top:1560;width:2064;height:2" coordorigin="229,1560" coordsize="2064,2">
              <v:shape id="_x0000_s4066" style="position:absolute;left:229;top:1560;width:2064;height:2" coordorigin="229,1560" coordsize="2064,0" path="m229,1560r2064,e" filled="f" strokecolor="#0071bc" strokeweight="1.2917mm">
                <v:path arrowok="t"/>
              </v:shape>
            </v:group>
            <v:group id="_x0000_s4063" style="position:absolute;left:229;top:1247;width:1548;height:2" coordorigin="229,1247" coordsize="1548,2">
              <v:shape id="_x0000_s4064" style="position:absolute;left:229;top:1247;width:1548;height:2" coordorigin="229,1247" coordsize="1548,0" path="m229,1247r1548,e" filled="f" strokecolor="#0071bc" strokeweight="1.2971mm">
                <v:path arrowok="t"/>
              </v:shape>
            </v:group>
            <v:group id="_x0000_s4061" style="position:absolute;left:229;top:934;width:1032;height:2" coordorigin="229,934" coordsize="1032,2">
              <v:shape id="_x0000_s4062" style="position:absolute;left:229;top:934;width:1032;height:2" coordorigin="229,934" coordsize="1032,0" path="m229,934r1032,e" filled="f" strokecolor="#0071bc" strokeweight="1.2989mm">
                <v:path arrowok="t"/>
              </v:shape>
            </v:group>
            <v:group id="_x0000_s4059" style="position:absolute;left:229;top:621;width:3096;height:2" coordorigin="229,621" coordsize="3096,2">
              <v:shape id="_x0000_s4060" style="position:absolute;left:229;top:621;width:3096;height:2" coordorigin="229,621" coordsize="3096,0" path="m229,621r3096,e" filled="f" strokecolor="#0071bc" strokeweight="1.2971mm">
                <v:path arrowok="t"/>
              </v:shape>
            </v:group>
            <v:group id="_x0000_s4057" style="position:absolute;left:229;top:308;width:2580;height:2" coordorigin="229,308" coordsize="2580,2">
              <v:shape id="_x0000_s4058" style="position:absolute;left:229;top:308;width:2580;height:2" coordorigin="229,308" coordsize="2580,0" path="m229,308r2580,e" filled="f" strokecolor="#0071bc" strokeweight="1.2971mm">
                <v:path arrowok="t"/>
              </v:shape>
            </v:group>
            <v:group id="_x0000_s4055" style="position:absolute;left:229;top:4288;width:517;height:2" coordorigin="229,4288" coordsize="517,2">
              <v:shape id="_x0000_s4056" style="position:absolute;left:229;top:4288;width:517;height:2" coordorigin="229,4288" coordsize="517,0" path="m229,4288r516,e" filled="f" strokecolor="#d95218" strokeweight="1.298mm">
                <v:path arrowok="t"/>
              </v:shape>
            </v:group>
            <v:group id="_x0000_s4053" style="position:absolute;left:229;top:3975;width:3096;height:2" coordorigin="229,3975" coordsize="3096,2">
              <v:shape id="_x0000_s4054" style="position:absolute;left:229;top:3975;width:3096;height:2" coordorigin="229,3975" coordsize="3096,0" path="m229,3975r3096,e" filled="f" strokecolor="#d95218" strokeweight="1.2979mm">
                <v:path arrowok="t"/>
              </v:shape>
            </v:group>
            <v:group id="_x0000_s4051" style="position:absolute;left:229;top:3662;width:4128;height:2" coordorigin="229,3662" coordsize="4128,2">
              <v:shape id="_x0000_s4052" style="position:absolute;left:229;top:3662;width:4128;height:2" coordorigin="229,3662" coordsize="4128,0" path="m229,3662r4127,e" filled="f" strokecolor="#d95218" strokeweight="1.2971mm">
                <v:path arrowok="t"/>
              </v:shape>
            </v:group>
            <v:group id="_x0000_s4049" style="position:absolute;left:229;top:3349;width:4644;height:2" coordorigin="229,3349" coordsize="4644,2">
              <v:shape id="_x0000_s4050" style="position:absolute;left:229;top:3349;width:4644;height:2" coordorigin="229,3349" coordsize="4644,0" path="m229,3349r4643,e" filled="f" strokecolor="#d95218" strokeweight="1.2971mm">
                <v:path arrowok="t"/>
              </v:shape>
            </v:group>
            <v:group id="_x0000_s4047" style="position:absolute;left:229;top:3036;width:3612;height:2" coordorigin="229,3036" coordsize="3612,2">
              <v:shape id="_x0000_s4048" style="position:absolute;left:229;top:3036;width:3612;height:2" coordorigin="229,3036" coordsize="3612,0" path="m229,3036r3611,e" filled="f" strokecolor="#d95218" strokeweight="1.2989mm">
                <v:path arrowok="t"/>
              </v:shape>
            </v:group>
            <v:group id="_x0000_s4045" style="position:absolute;left:229;top:2723;width:2580;height:2" coordorigin="229,2723" coordsize="2580,2">
              <v:shape id="_x0000_s4046" style="position:absolute;left:229;top:2723;width:2580;height:2" coordorigin="229,2723" coordsize="2580,0" path="m229,2723r2580,e" filled="f" strokecolor="#d95218" strokeweight="1.2971mm">
                <v:path arrowok="t"/>
              </v:shape>
            </v:group>
            <v:group id="_x0000_s4043" style="position:absolute;left:229;top:2410;width:5160;height:2" coordorigin="229,2410" coordsize="5160,2">
              <v:shape id="_x0000_s4044" style="position:absolute;left:229;top:2410;width:5160;height:2" coordorigin="229,2410" coordsize="5160,0" path="m229,2410r5159,e" filled="f" strokecolor="#d95218" strokeweight="1.2971mm">
                <v:path arrowok="t"/>
              </v:shape>
            </v:group>
            <v:group id="_x0000_s4041" style="position:absolute;left:229;top:2097;width:1032;height:2" coordorigin="229,2097" coordsize="1032,2">
              <v:shape id="_x0000_s4042" style="position:absolute;left:229;top:2097;width:1032;height:2" coordorigin="229,2097" coordsize="1032,0" path="m229,2097r1032,e" filled="f" strokecolor="#d95218" strokeweight="1.2989mm">
                <v:path arrowok="t"/>
              </v:shape>
            </v:group>
            <v:group id="_x0000_s4039" style="position:absolute;left:229;top:1784;width:6707;height:2" coordorigin="229,1784" coordsize="6707,2">
              <v:shape id="_x0000_s4040" style="position:absolute;left:229;top:1784;width:6707;height:2" coordorigin="229,1784" coordsize="6707,0" path="m229,1784r6707,e" filled="f" strokecolor="#d95218" strokeweight="1.2989mm">
                <v:path arrowok="t"/>
              </v:shape>
            </v:group>
            <v:group id="_x0000_s4037" style="position:absolute;left:229;top:1471;width:6191;height:2" coordorigin="229,1471" coordsize="6191,2">
              <v:shape id="_x0000_s4038" style="position:absolute;left:229;top:1471;width:6191;height:2" coordorigin="229,1471" coordsize="6191,0" path="m229,1471r6191,e" filled="f" strokecolor="#d95218" strokeweight="1.2971mm">
                <v:path arrowok="t"/>
              </v:shape>
            </v:group>
            <v:group id="_x0000_s4035" style="position:absolute;left:229;top:1157;width:1548;height:2" coordorigin="229,1157" coordsize="1548,2">
              <v:shape id="_x0000_s4036" style="position:absolute;left:229;top:1157;width:1548;height:2" coordorigin="229,1157" coordsize="1548,0" path="m229,1157r1548,e" filled="f" strokecolor="#d95218" strokeweight="1.2989mm">
                <v:path arrowok="t"/>
              </v:shape>
            </v:group>
            <v:group id="_x0000_s4033" style="position:absolute;left:229;top:844;width:2064;height:2" coordorigin="229,844" coordsize="2064,2">
              <v:shape id="_x0000_s4034" style="position:absolute;left:229;top:844;width:2064;height:2" coordorigin="229,844" coordsize="2064,0" path="m229,844r2064,e" filled="f" strokecolor="#d95218" strokeweight="1.2989mm">
                <v:path arrowok="t"/>
              </v:shape>
            </v:group>
            <v:group id="_x0000_s4031" style="position:absolute;left:229;top:531;width:5676;height:2" coordorigin="229,531" coordsize="5676,2">
              <v:shape id="_x0000_s4032" style="position:absolute;left:229;top:531;width:5676;height:2" coordorigin="229,531" coordsize="5676,0" path="m229,531r5675,e" filled="f" strokecolor="#d95218" strokeweight="1.2971mm">
                <v:path arrowok="t"/>
              </v:shape>
            </v:group>
            <v:group id="_x0000_s4029" style="position:absolute;left:229;top:218;width:7223;height:2" coordorigin="229,218" coordsize="7223,2">
              <v:shape id="_x0000_s4030" style="position:absolute;left:229;top:218;width:7223;height:2" coordorigin="229,218" coordsize="7223,0" path="m229,218r7223,e" filled="f" strokecolor="#d95218" strokeweight="1.2971mm">
                <v:path arrowok="t"/>
              </v:shape>
            </v:group>
            <v:group id="_x0000_s4027" style="position:absolute;left:229;top:3707;width:73;height:2" coordorigin="229,3707" coordsize="73,2">
              <v:shape id="_x0000_s4028" style="position:absolute;left:229;top:3707;width:73;height:2" coordorigin="229,3707" coordsize="73,0" path="m229,3707r73,e" filled="f" strokecolor="#252525" strokeweight=".1322mm">
                <v:path arrowok="t"/>
              </v:shape>
            </v:group>
            <v:group id="_x0000_s4025" style="position:absolute;left:229;top:3394;width:73;height:2" coordorigin="229,3394" coordsize="73,2">
              <v:shape id="_x0000_s4026" style="position:absolute;left:229;top:3394;width:73;height:2" coordorigin="229,3394" coordsize="73,0" path="m229,3394r73,e" filled="f" strokecolor="#252525" strokeweight=".1322mm">
                <v:path arrowok="t"/>
              </v:shape>
            </v:group>
            <v:group id="_x0000_s4023" style="position:absolute;left:229;top:3080;width:73;height:2" coordorigin="229,3080" coordsize="73,2">
              <v:shape id="_x0000_s4024" style="position:absolute;left:229;top:3080;width:73;height:2" coordorigin="229,3080" coordsize="73,0" path="m229,3080r73,e" filled="f" strokecolor="#252525" strokeweight=".1322mm">
                <v:path arrowok="t"/>
              </v:shape>
            </v:group>
            <v:group id="_x0000_s4021" style="position:absolute;left:229;top:2767;width:73;height:2" coordorigin="229,2767" coordsize="73,2">
              <v:shape id="_x0000_s4022" style="position:absolute;left:229;top:2767;width:73;height:2" coordorigin="229,2767" coordsize="73,0" path="m229,2767r73,e" filled="f" strokecolor="#252525" strokeweight=".1322mm">
                <v:path arrowok="t"/>
              </v:shape>
            </v:group>
            <v:group id="_x0000_s4019" style="position:absolute;left:229;top:2454;width:73;height:2" coordorigin="229,2454" coordsize="73,2">
              <v:shape id="_x0000_s4020" style="position:absolute;left:229;top:2454;width:73;height:2" coordorigin="229,2454" coordsize="73,0" path="m229,2454r73,e" filled="f" strokecolor="#252525" strokeweight=".1322mm">
                <v:path arrowok="t"/>
              </v:shape>
            </v:group>
            <v:group id="_x0000_s4017" style="position:absolute;left:229;top:2141;width:73;height:2" coordorigin="229,2141" coordsize="73,2">
              <v:shape id="_x0000_s4018" style="position:absolute;left:229;top:2141;width:73;height:2" coordorigin="229,2141" coordsize="73,0" path="m229,2141r73,e" filled="f" strokecolor="#252525" strokeweight=".1322mm">
                <v:path arrowok="t"/>
              </v:shape>
            </v:group>
            <v:group id="_x0000_s4015" style="position:absolute;left:229;top:1828;width:73;height:2" coordorigin="229,1828" coordsize="73,2">
              <v:shape id="_x0000_s4016" style="position:absolute;left:229;top:1828;width:73;height:2" coordorigin="229,1828" coordsize="73,0" path="m229,1828r73,e" filled="f" strokecolor="#252525" strokeweight=".1322mm">
                <v:path arrowok="t"/>
              </v:shape>
            </v:group>
            <v:group id="_x0000_s4013" style="position:absolute;left:229;top:1515;width:73;height:2" coordorigin="229,1515" coordsize="73,2">
              <v:shape id="_x0000_s4014" style="position:absolute;left:229;top:1515;width:73;height:2" coordorigin="229,1515" coordsize="73,0" path="m229,1515r73,e" filled="f" strokecolor="#252525" strokeweight=".1322mm">
                <v:path arrowok="t"/>
              </v:shape>
            </v:group>
            <v:group id="_x0000_s4011" style="position:absolute;left:229;top:1202;width:73;height:2" coordorigin="229,1202" coordsize="73,2">
              <v:shape id="_x0000_s4012" style="position:absolute;left:229;top:1202;width:73;height:2" coordorigin="229,1202" coordsize="73,0" path="m229,1202r73,e" filled="f" strokecolor="#252525" strokeweight=".1322mm">
                <v:path arrowok="t"/>
              </v:shape>
            </v:group>
            <v:group id="_x0000_s4009" style="position:absolute;left:229;top:889;width:73;height:2" coordorigin="229,889" coordsize="73,2">
              <v:shape id="_x0000_s4010" style="position:absolute;left:229;top:889;width:73;height:2" coordorigin="229,889" coordsize="73,0" path="m229,889r73,e" filled="f" strokecolor="#252525" strokeweight=".1322mm">
                <v:path arrowok="t"/>
              </v:shape>
            </v:group>
            <v:group id="_x0000_s4007" style="position:absolute;left:229;top:576;width:73;height:2" coordorigin="229,576" coordsize="73,2">
              <v:shape id="_x0000_s4008" style="position:absolute;left:229;top:576;width:73;height:2" coordorigin="229,576" coordsize="73,0" path="m229,576r73,e" filled="f" strokecolor="#252525" strokeweight=".1322mm">
                <v:path arrowok="t"/>
              </v:shape>
            </v:group>
            <v:group id="_x0000_s4005" style="position:absolute;left:229;top:263;width:73;height:2" coordorigin="229,263" coordsize="73,2">
              <v:shape id="_x0000_s4006" style="position:absolute;left:229;top:263;width:73;height:2" coordorigin="229,263" coordsize="73,0" path="m229,263r73,e" filled="f" strokecolor="#252525" strokeweight=".1322mm">
                <v:path arrowok="t"/>
              </v:shape>
            </v:group>
            <v:group id="_x0000_s4000" style="position:absolute;left:79;top:3661;width:74;height:105" coordorigin="79,3661" coordsize="74,105">
              <v:shape id="_x0000_s4004" style="position:absolute;left:79;top:3661;width:74;height:105" coordorigin="79,3661" coordsize="74,105" path="m93,3735r-14,2l80,3745r4,7l90,3758r7,5l105,3766r21,l135,3763r8,-8l109,3755r-4,-1l101,3751r-4,-4l95,3742r-2,-7xe" fillcolor="#252525" stroked="f">
                <v:path arrowok="t"/>
              </v:shape>
              <v:shape id="_x0000_s4003" style="position:absolute;left:79;top:3661;width:74;height:105" coordorigin="79,3661" coordsize="74,105" path="m144,3714r-22,l128,3716r4,4l136,3723r2,5l138,3740r-2,5l131,3749r-4,4l121,3755r22,l149,3750r4,-7l153,3727r-2,-6l147,3717r-3,-3xe" fillcolor="#252525" stroked="f">
                <v:path arrowok="t"/>
              </v:shape>
              <v:shape id="_x0000_s4002" style="position:absolute;left:79;top:3661;width:74;height:105" coordorigin="79,3661" coordsize="74,105" path="m141,3671r-21,l124,3673r7,6l133,3683r,10l131,3697r-5,3l121,3703r-5,1l108,3704r-2,11l110,3714r3,l144,3714r-1,-1l138,3710r-7,-1l137,3706r4,-3l143,3700r3,-4l147,3692r,-9l146,3679r-3,-4l141,3671xe" fillcolor="#252525" stroked="f">
                <v:path arrowok="t"/>
              </v:shape>
              <v:shape id="_x0000_s4001" style="position:absolute;left:79;top:3661;width:74;height:105" coordorigin="79,3661" coordsize="74,105" path="m120,3661r-15,l98,3663r-6,5l86,3672r-4,7l81,3687r13,3l95,3683r3,-4l101,3676r4,-3l109,3671r32,l140,3670r-4,-3l126,3662r-6,-1xe" fillcolor="#252525" stroked="f">
                <v:path arrowok="t"/>
              </v:shape>
            </v:group>
            <v:group id="_x0000_s3996" style="position:absolute;left:74;top:3348;width:78;height:103" coordorigin="74,3348" coordsize="78,103">
              <v:shape id="_x0000_s3999" style="position:absolute;left:74;top:3348;width:78;height:103" coordorigin="74,3348" coordsize="78,103" path="m137,3426r-14,l123,3451r14,l137,3426xe" fillcolor="#252525" stroked="f">
                <v:path arrowok="t"/>
              </v:shape>
              <v:shape id="_x0000_s3998" style="position:absolute;left:74;top:3348;width:78;height:103" coordorigin="74,3348" coordsize="78,103" path="m137,3348r-11,l74,3415r,11l152,3426r,-11l88,3415r35,-46l137,3369r,-21xe" fillcolor="#252525" stroked="f">
                <v:path arrowok="t"/>
              </v:shape>
              <v:shape id="_x0000_s3997" style="position:absolute;left:74;top:3348;width:78;height:103" coordorigin="74,3348" coordsize="78,103" path="m137,3369r-14,l123,3415r14,l137,3369xe" fillcolor="#252525" stroked="f">
                <v:path arrowok="t"/>
              </v:shape>
            </v:group>
            <v:group id="_x0000_s3991" style="position:absolute;left:79;top:3037;width:75;height:103" coordorigin="79,3037" coordsize="75,103">
              <v:shape id="_x0000_s3995" style="position:absolute;left:79;top:3037;width:75;height:103" coordorigin="79,3037" coordsize="75,103" path="m93,3110r-14,1l80,3120r4,7l90,3132r7,5l105,3140r23,l137,3135r6,-6l110,3129r-5,-1l97,3121r-2,-5l93,3110xe" fillcolor="#252525" stroked="f">
                <v:path arrowok="t"/>
              </v:shape>
              <v:shape id="_x0000_s3994" style="position:absolute;left:79;top:3037;width:75;height:103" coordorigin="79,3037" coordsize="75,103" path="m145,3081r-23,l128,3083r4,4l136,3091r3,6l139,3112r-3,6l132,3122r-5,5l122,3129r21,l145,3127r5,-7l153,3112r,-19l150,3085r-5,-4xe" fillcolor="#252525" stroked="f">
                <v:path arrowok="t"/>
              </v:shape>
              <v:shape id="_x0000_s3993" style="position:absolute;left:79;top:3037;width:75;height:103" coordorigin="79,3037" coordsize="75,103" path="m148,3037r-56,l82,3089r12,2l97,3088r2,-3l103,3084r3,-2l110,3081r35,l143,3079r-3,-3l97,3076r6,-27l148,3049r,-12xe" fillcolor="#252525" stroked="f">
                <v:path arrowok="t"/>
              </v:shape>
              <v:shape id="_x0000_s3992" style="position:absolute;left:79;top:3037;width:75;height:103" coordorigin="79,3037" coordsize="75,103" path="m128,3070r-17,l104,3072r-7,4l140,3076r-3,-3l128,3070xe" fillcolor="#252525" stroked="f">
                <v:path arrowok="t"/>
              </v:shape>
            </v:group>
            <v:group id="_x0000_s3986" style="position:absolute;left:78;top:2722;width:75;height:105" coordorigin="78,2722" coordsize="75,105">
              <v:shape id="_x0000_s3990" style="position:absolute;left:78;top:2722;width:75;height:105" coordorigin="78,2722" coordsize="75,105" path="m128,2722r-21,l98,2726r-10,11l81,2754r-3,23l78,2794r4,13l89,2815r8,8l106,2827r18,l130,2825r11,-6l144,2816r-31,l109,2815r-7,-4l99,2808r-2,-4l95,2800r-1,-4l94,2785r3,-6l101,2776r4,-4l92,2772r,-10l106,2736r4,-3l114,2732r30,l140,2728r-5,-4l128,2722xe" fillcolor="#252525" stroked="f">
                <v:path arrowok="t"/>
              </v:shape>
              <v:shape id="_x0000_s3989" style="position:absolute;left:78;top:2722;width:75;height:105" coordorigin="78,2722" coordsize="75,105" path="m145,2769r-22,l128,2771r4,5l136,2779r2,6l138,2799r-2,6l132,2810r-4,4l123,2816r21,l145,2815r3,-6l151,2804r1,-6l152,2782r-3,-8l145,2769xe" fillcolor="#252525" stroked="f">
                <v:path arrowok="t"/>
              </v:shape>
              <v:shape id="_x0000_s3988" style="position:absolute;left:78;top:2722;width:75;height:105" coordorigin="78,2722" coordsize="75,105" path="m129,2758r-15,l109,2759r-5,3l99,2764r-3,3l92,2772r13,l105,2771r5,-2l145,2769r-2,-2l136,2761r-7,-3xe" fillcolor="#252525" stroked="f">
                <v:path arrowok="t"/>
              </v:shape>
              <v:shape id="_x0000_s3987" style="position:absolute;left:78;top:2722;width:75;height:105" coordorigin="78,2722" coordsize="75,105" path="m144,2732r-21,l128,2734r3,4l134,2740r1,3l137,2748r13,-1l149,2739r-3,-6l144,2732xe" fillcolor="#252525" stroked="f">
                <v:path arrowok="t"/>
              </v:shape>
            </v:group>
            <v:group id="_x0000_s3984" style="position:absolute;left:80;top:2411;width:73;height:102" coordorigin="80,2411" coordsize="73,102">
              <v:shape id="_x0000_s3985" style="position:absolute;left:80;top:2411;width:73;height:102" coordorigin="80,2411" coordsize="73,102" path="m153,2411r-73,l80,2423r55,l128,2430r-7,9l115,2450r-6,10l96,2512r14,l111,2501r1,-9l115,2484r4,-13l124,2459r7,-11l138,2436r8,-9l153,2420r,-9xe" fillcolor="#252525" stroked="f">
                <v:path arrowok="t"/>
              </v:shape>
            </v:group>
            <v:group id="_x0000_s3980" style="position:absolute;left:79;top:2096;width:74;height:105" coordorigin="79,2096" coordsize="74,105">
              <v:shape id="_x0000_s3983" style="position:absolute;left:79;top:2096;width:74;height:105" coordorigin="79,2096" coordsize="74,105" path="m125,2096r-19,l98,2098r-12,10l84,2115r,12l100,2143r-7,2l88,2148r-4,4l81,2157r-2,5l79,2178r3,7l89,2191r7,7l105,2201r22,l136,2198r8,-8l112,2190r-4,-1l104,2187r-4,-2l98,2183r-2,-3l94,2176r-1,-3l93,2163r2,-5l104,2150r5,-1l144,2149r,-1l139,2145r-8,-2l137,2141r4,-3l142,2138r-31,l106,2137r-3,-3l99,2130r-1,-3l98,2117r1,-3l103,2111r3,-4l111,2106r31,l133,2098r-8,-2xe" fillcolor="#252525" stroked="f">
                <v:path arrowok="t"/>
              </v:shape>
              <v:shape id="_x0000_s3982" style="position:absolute;left:79;top:2096;width:74;height:105" coordorigin="79,2096" coordsize="74,105" path="m144,2149r-22,l128,2150r8,8l139,2164r,12l137,2180r-5,4l128,2188r-5,2l144,2190r5,-4l153,2178r,-15l151,2158r-4,-5l144,2149xe" fillcolor="#252525" stroked="f">
                <v:path arrowok="t"/>
              </v:shape>
              <v:shape id="_x0000_s3981" style="position:absolute;left:79;top:2096;width:74;height:105" coordorigin="79,2096" coordsize="74,105" path="m142,2106r-21,l125,2107r4,4l132,2114r2,4l134,2127r-2,4l129,2134r-3,3l121,2138r21,l144,2135r3,-4l148,2127r,-12l145,2109r-3,-3xe" fillcolor="#252525" stroked="f">
                <v:path arrowok="t"/>
              </v:shape>
            </v:group>
            <v:group id="_x0000_s3975" style="position:absolute;left:79;top:1783;width:74;height:105" coordorigin="79,1783" coordsize="74,105">
              <v:shape id="_x0000_s3979" style="position:absolute;left:79;top:1783;width:74;height:105" coordorigin="79,1783" coordsize="74,105" path="m94,1861r-13,1l82,1870r3,6l91,1881r6,4l104,1887r17,l128,1885r12,-8l141,1877r-33,l104,1876r-3,-3l98,1871r-2,-5l94,1861xe" fillcolor="#252525" stroked="f">
                <v:path arrowok="t"/>
              </v:shape>
              <v:shape id="_x0000_s3978" style="position:absolute;left:79;top:1783;width:74;height:105" coordorigin="79,1783" coordsize="74,105" path="m153,1837r-14,l139,1845r-1,5l136,1860r-2,4l132,1867r-2,3l127,1873r-3,1l121,1876r-4,1l141,1877r4,-6l151,1856r2,-11l153,1837xe" fillcolor="#252525" stroked="f">
                <v:path arrowok="t"/>
              </v:shape>
              <v:shape id="_x0000_s3977" style="position:absolute;left:79;top:1783;width:74;height:105" coordorigin="79,1783" coordsize="74,105" path="m122,1783r-18,l96,1786r-7,6l83,1798r-4,9l79,1827r3,8l89,1842r6,6l103,1851r15,l123,1849r5,-2l132,1845r4,-4l137,1840r-28,l104,1838r-5,-4l95,1829r-2,-5l93,1810r3,-6l100,1800r4,-5l110,1793r32,l140,1792r-6,-4l128,1784r-6,-1xe" fillcolor="#252525" stroked="f">
                <v:path arrowok="t"/>
              </v:shape>
              <v:shape id="_x0000_s3976" style="position:absolute;left:79;top:1783;width:74;height:105" coordorigin="79,1783" coordsize="74,105" path="m142,1793r-20,l127,1795r4,4l135,1804r2,5l137,1824r-2,5l131,1834r-4,4l122,1840r15,l139,1837r14,l153,1820r-2,-10l148,1803r-3,-6l142,1793xe" fillcolor="#252525" stroked="f">
                <v:path arrowok="t"/>
              </v:shape>
            </v:group>
            <v:group id="_x0000_s3970" style="position:absolute;left:3;top:1470;width:150;height:105" coordorigin="3,1470" coordsize="150,105">
              <v:shape id="_x0000_s3974" style="position:absolute;left:3;top:1470;width:150;height:105" coordorigin="3,1470" coordsize="150,105" path="m45,1492r-14,l31,1573r14,l45,1492xe" fillcolor="#252525" stroked="f">
                <v:path arrowok="t"/>
              </v:shape>
              <v:shape id="_x0000_s3973" style="position:absolute;left:3;top:1470;width:150;height:105" coordorigin="3,1470" coordsize="150,105" path="m45,1470r-9,l34,1474r-5,5l18,1488r-7,4l3,1495r,13l31,1492r14,l45,1470xe" fillcolor="#252525" stroked="f">
                <v:path arrowok="t"/>
              </v:shape>
              <v:shape id="_x0000_s3972" style="position:absolute;left:3;top:1470;width:150;height:105" coordorigin="3,1470" coordsize="150,105" path="m123,1470r-15,l102,1472r-11,8l87,1485r-3,8l81,1500r-1,10l80,1526r3,22l91,1564r6,7l106,1574r19,l131,1572r6,-4l142,1564r-32,l105,1561r-5,-5l96,1550r-2,-11l94,1505r3,-11l101,1487r4,-4l110,1480r32,l141,1478r-4,-3l132,1473r-4,-2l123,1470xe" fillcolor="#252525" stroked="f">
                <v:path arrowok="t"/>
              </v:shape>
              <v:shape id="_x0000_s3971" style="position:absolute;left:3;top:1470;width:150;height:105" coordorigin="3,1470" coordsize="150,105" path="m142,1480r-19,l128,1483r4,5l137,1494r2,11l139,1539r-2,11l132,1556r-4,5l123,1564r19,l146,1558r3,-7l152,1544r1,-10l153,1512r-9,-29l142,1480xe" fillcolor="#252525" stroked="f">
                <v:path arrowok="t"/>
              </v:shape>
            </v:group>
            <v:group id="_x0000_s3968" style="position:absolute;left:6112;top:289;width:469;height:133" coordorigin="6112,289" coordsize="469,133">
              <v:shape id="_x0000_s3969" style="position:absolute;left:6112;top:289;width:469;height:133" coordorigin="6112,289" coordsize="469,133" path="m6112,422r468,l6580,289r-468,l6112,422xe" fillcolor="#0071bc" stroked="f">
                <v:path arrowok="t"/>
              </v:shape>
            </v:group>
            <v:group id="_x0000_s3966" style="position:absolute;left:6112;top:460;width:469;height:133" coordorigin="6112,460" coordsize="469,133">
              <v:shape id="_x0000_s3967" style="position:absolute;left:6112;top:460;width:469;height:133" coordorigin="6112,460" coordsize="469,133" path="m6112,593r468,l6580,460r-468,l6112,593xe" fillcolor="#d95218" stroked="f">
                <v:path arrowok="t"/>
              </v:shape>
            </v:group>
            <v:group id="_x0000_s3964" style="position:absolute;left:235;top:4017;width:73;height:2" coordorigin="235,4017" coordsize="73,2">
              <v:shape id="_x0000_s3965" style="position:absolute;left:235;top:4017;width:73;height:2" coordorigin="235,4017" coordsize="73,0" path="m235,4017r72,e" filled="f" strokecolor="#252525" strokeweight=".1322mm">
                <v:path arrowok="t"/>
              </v:shape>
            </v:group>
            <v:group id="_x0000_s3962" style="position:absolute;left:235;top:4332;width:73;height:2" coordorigin="235,4332" coordsize="73,2">
              <v:shape id="_x0000_s3963" style="position:absolute;left:235;top:4332;width:73;height:2" coordorigin="235,4332" coordsize="73,0" path="m235,4332r72,e" filled="f" strokecolor="#252525" strokeweight=".1322mm">
                <v:path arrowok="t"/>
              </v:shape>
            </v:group>
            <v:group id="_x0000_s3956" style="position:absolute;left:195;width:68;height:68" coordorigin="195" coordsize="68,68">
              <v:shape id="_x0000_s3961" style="position:absolute;left:195;width:68;height:68" coordorigin="195" coordsize="68,68" path="m229,l195,67r68,l229,xe" fillcolor="#252525" stroked="f">
                <v:path arrowok="t"/>
              </v:shape>
              <v:shape id="_x0000_s3960" type="#_x0000_t202" style="position:absolute;top:179;width:156;height:785" filled="f" stroked="f">
                <v:textbox inset="0,0,0,0">
                  <w:txbxContent>
                    <w:p w14:paraId="6697062A" w14:textId="77777777" w:rsidR="00025C9E" w:rsidRDefault="00025C9E">
                      <w:pPr>
                        <w:spacing w:line="154" w:lineRule="exact"/>
                        <w:rPr>
                          <w:rFonts w:ascii="宋体" w:eastAsia="宋体" w:hAnsi="宋体" w:cs="宋体"/>
                          <w:sz w:val="15"/>
                          <w:szCs w:val="15"/>
                        </w:rPr>
                      </w:pPr>
                      <w:bookmarkStart w:id="101" w:name="_bookmark56"/>
                      <w:bookmarkEnd w:id="101"/>
                      <w:r>
                        <w:rPr>
                          <w:rFonts w:ascii="宋体"/>
                          <w:b/>
                          <w:color w:val="252525"/>
                          <w:spacing w:val="-1"/>
                          <w:sz w:val="15"/>
                        </w:rPr>
                        <w:t>14</w:t>
                      </w:r>
                    </w:p>
                    <w:p w14:paraId="4AD461A2" w14:textId="77777777" w:rsidR="00025C9E" w:rsidRDefault="00025C9E">
                      <w:pPr>
                        <w:spacing w:before="118"/>
                        <w:rPr>
                          <w:rFonts w:ascii="宋体" w:eastAsia="宋体" w:hAnsi="宋体" w:cs="宋体"/>
                          <w:sz w:val="15"/>
                          <w:szCs w:val="15"/>
                        </w:rPr>
                      </w:pPr>
                      <w:r>
                        <w:rPr>
                          <w:rFonts w:ascii="宋体"/>
                          <w:b/>
                          <w:color w:val="252525"/>
                          <w:sz w:val="15"/>
                        </w:rPr>
                        <w:t>13</w:t>
                      </w:r>
                    </w:p>
                    <w:p w14:paraId="50B25EAA" w14:textId="77777777" w:rsidR="00025C9E" w:rsidRDefault="00025C9E">
                      <w:pPr>
                        <w:spacing w:before="118"/>
                        <w:rPr>
                          <w:rFonts w:ascii="宋体" w:eastAsia="宋体" w:hAnsi="宋体" w:cs="宋体"/>
                          <w:sz w:val="15"/>
                          <w:szCs w:val="15"/>
                        </w:rPr>
                      </w:pPr>
                      <w:r>
                        <w:rPr>
                          <w:rFonts w:ascii="宋体"/>
                          <w:b/>
                          <w:color w:val="252525"/>
                          <w:sz w:val="15"/>
                        </w:rPr>
                        <w:t>12</w:t>
                      </w:r>
                    </w:p>
                  </w:txbxContent>
                </v:textbox>
              </v:shape>
              <v:shape id="_x0000_s3959" type="#_x0000_t202" style="position:absolute;left:6606;top:283;width:585;height:305" filled="f" stroked="f">
                <v:textbox inset="0,0,0,0">
                  <w:txbxContent>
                    <w:p w14:paraId="56AE2A6D" w14:textId="77777777" w:rsidR="00025C9E" w:rsidRDefault="00025C9E">
                      <w:pPr>
                        <w:spacing w:line="132" w:lineRule="exact"/>
                        <w:ind w:left="7" w:hanging="8"/>
                        <w:rPr>
                          <w:rFonts w:ascii="宋体" w:eastAsia="宋体" w:hAnsi="宋体" w:cs="宋体"/>
                          <w:sz w:val="14"/>
                          <w:szCs w:val="14"/>
                        </w:rPr>
                      </w:pPr>
                      <w:r>
                        <w:rPr>
                          <w:rFonts w:ascii="宋体" w:eastAsia="宋体" w:hAnsi="宋体" w:cs="宋体"/>
                          <w:sz w:val="14"/>
                          <w:szCs w:val="14"/>
                        </w:rPr>
                        <w:t>电气介数</w:t>
                      </w:r>
                    </w:p>
                    <w:p w14:paraId="729E6AB1" w14:textId="77777777" w:rsidR="00025C9E" w:rsidRDefault="00025C9E">
                      <w:pPr>
                        <w:spacing w:line="171" w:lineRule="exact"/>
                        <w:ind w:left="7"/>
                        <w:rPr>
                          <w:rFonts w:ascii="宋体" w:eastAsia="宋体" w:hAnsi="宋体" w:cs="宋体"/>
                          <w:sz w:val="14"/>
                          <w:szCs w:val="14"/>
                        </w:rPr>
                      </w:pPr>
                      <w:r>
                        <w:rPr>
                          <w:rFonts w:ascii="宋体"/>
                          <w:spacing w:val="-1"/>
                          <w:sz w:val="14"/>
                        </w:rPr>
                        <w:t>PageRank</w:t>
                      </w:r>
                    </w:p>
                  </w:txbxContent>
                </v:textbox>
              </v:shape>
              <v:shape id="_x0000_s3958" type="#_x0000_t202" style="position:absolute;left:1;top:1134;width:155;height:155" filled="f" stroked="f">
                <v:textbox inset="0,0,0,0">
                  <w:txbxContent>
                    <w:p w14:paraId="5BCA13A6" w14:textId="77777777" w:rsidR="00025C9E" w:rsidRDefault="00025C9E">
                      <w:pPr>
                        <w:spacing w:line="154" w:lineRule="exact"/>
                        <w:rPr>
                          <w:rFonts w:ascii="宋体" w:eastAsia="宋体" w:hAnsi="宋体" w:cs="宋体"/>
                          <w:sz w:val="15"/>
                          <w:szCs w:val="15"/>
                        </w:rPr>
                      </w:pPr>
                      <w:r>
                        <w:rPr>
                          <w:rFonts w:ascii="宋体"/>
                          <w:b/>
                          <w:color w:val="252525"/>
                          <w:sz w:val="15"/>
                        </w:rPr>
                        <w:t>11</w:t>
                      </w:r>
                    </w:p>
                  </w:txbxContent>
                </v:textbox>
              </v:shape>
              <v:shape id="_x0000_s3957" type="#_x0000_t202" style="position:absolute;left:76;top:3942;width:80;height:473" filled="f" stroked="f">
                <v:textbox inset="0,0,0,0">
                  <w:txbxContent>
                    <w:p w14:paraId="04C743EE" w14:textId="77777777" w:rsidR="00025C9E" w:rsidRDefault="00025C9E">
                      <w:pPr>
                        <w:spacing w:line="160" w:lineRule="exact"/>
                        <w:rPr>
                          <w:rFonts w:ascii="宋体" w:eastAsia="宋体" w:hAnsi="宋体" w:cs="宋体"/>
                          <w:sz w:val="16"/>
                          <w:szCs w:val="16"/>
                        </w:rPr>
                      </w:pPr>
                      <w:r>
                        <w:rPr>
                          <w:rFonts w:ascii="宋体"/>
                          <w:b/>
                          <w:color w:val="252525"/>
                          <w:w w:val="95"/>
                          <w:sz w:val="16"/>
                        </w:rPr>
                        <w:t>2</w:t>
                      </w:r>
                    </w:p>
                    <w:p w14:paraId="6B85B42F" w14:textId="77777777" w:rsidR="00025C9E" w:rsidRDefault="00025C9E">
                      <w:pPr>
                        <w:spacing w:before="115"/>
                        <w:ind w:left="1"/>
                        <w:rPr>
                          <w:rFonts w:ascii="宋体" w:eastAsia="宋体" w:hAnsi="宋体" w:cs="宋体"/>
                          <w:sz w:val="15"/>
                          <w:szCs w:val="15"/>
                        </w:rPr>
                      </w:pPr>
                      <w:r>
                        <w:rPr>
                          <w:rFonts w:ascii="宋体"/>
                          <w:color w:val="252525"/>
                          <w:w w:val="105"/>
                          <w:sz w:val="15"/>
                        </w:rPr>
                        <w:t>1</w:t>
                      </w:r>
                    </w:p>
                  </w:txbxContent>
                </v:textbox>
              </v:shape>
            </v:group>
            <w10:anchorlock/>
          </v:group>
        </w:pict>
      </w:r>
    </w:p>
    <w:p w14:paraId="679BF770" w14:textId="77777777" w:rsidR="00996552" w:rsidRDefault="00025C9E">
      <w:pPr>
        <w:spacing w:before="53"/>
        <w:ind w:right="1441"/>
        <w:jc w:val="center"/>
        <w:rPr>
          <w:rFonts w:ascii="宋体" w:eastAsia="宋体" w:hAnsi="宋体" w:cs="宋体"/>
          <w:sz w:val="20"/>
          <w:szCs w:val="20"/>
          <w:lang w:eastAsia="zh-CN"/>
        </w:rPr>
      </w:pPr>
      <w:r>
        <w:rPr>
          <w:rFonts w:eastAsiaTheme="minorHAnsi"/>
        </w:rPr>
        <w:pict w14:anchorId="4AD73127">
          <v:shape id="_x0000_s3954" type="#_x0000_t202" style="position:absolute;left:0;text-align:left;margin-left:99.4pt;margin-top:-129.75pt;width:12.35pt;height:33pt;z-index:3712;mso-position-horizontal-relative:page" filled="f" stroked="f">
            <v:textbox style="layout-flow:vertical;mso-layout-flow-alt:bottom-to-top" inset="0,0,0,0">
              <w:txbxContent>
                <w:p w14:paraId="58B4AA67" w14:textId="77777777" w:rsidR="00025C9E" w:rsidRDefault="00025C9E">
                  <w:pPr>
                    <w:spacing w:line="225" w:lineRule="exact"/>
                    <w:ind w:left="20"/>
                    <w:rPr>
                      <w:rFonts w:ascii="宋体" w:eastAsia="宋体" w:hAnsi="宋体" w:cs="宋体"/>
                      <w:sz w:val="20"/>
                      <w:szCs w:val="20"/>
                    </w:rPr>
                  </w:pPr>
                  <w:r>
                    <w:rPr>
                      <w:rFonts w:ascii="宋体" w:eastAsia="宋体" w:hAnsi="宋体" w:cs="宋体"/>
                      <w:w w:val="103"/>
                      <w:sz w:val="20"/>
                      <w:szCs w:val="20"/>
                    </w:rPr>
                    <w:t>节点名</w:t>
                  </w:r>
                </w:p>
              </w:txbxContent>
            </v:textbox>
            <w10:wrap anchorx="page"/>
          </v:shape>
        </w:pict>
      </w:r>
      <w:r w:rsidR="002D0D3F">
        <w:rPr>
          <w:rFonts w:ascii="宋体" w:eastAsia="宋体" w:hAnsi="宋体" w:cs="宋体"/>
          <w:spacing w:val="-1"/>
          <w:w w:val="105"/>
          <w:sz w:val="20"/>
          <w:szCs w:val="20"/>
          <w:lang w:eastAsia="zh-CN"/>
        </w:rPr>
        <w:t>节点重要度排名</w:t>
      </w:r>
    </w:p>
    <w:p w14:paraId="65707FFE" w14:textId="77777777" w:rsidR="00996552" w:rsidRDefault="002D0D3F">
      <w:pPr>
        <w:tabs>
          <w:tab w:val="left" w:pos="2855"/>
        </w:tabs>
        <w:spacing w:before="120"/>
        <w:ind w:left="212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电气介数与</w:t>
      </w:r>
      <w:r>
        <w:rPr>
          <w:rFonts w:ascii="宋体" w:eastAsia="宋体" w:hAnsi="宋体" w:cs="宋体"/>
          <w:spacing w:val="-47"/>
          <w:sz w:val="21"/>
          <w:szCs w:val="21"/>
          <w:lang w:eastAsia="zh-CN"/>
        </w:rPr>
        <w:t xml:space="preserve"> </w:t>
      </w:r>
      <w:r>
        <w:rPr>
          <w:rFonts w:ascii="Times New Roman" w:eastAsia="Times New Roman" w:hAnsi="Times New Roman" w:cs="Times New Roman"/>
          <w:i/>
          <w:spacing w:val="5"/>
          <w:sz w:val="21"/>
          <w:szCs w:val="21"/>
          <w:lang w:eastAsia="zh-CN"/>
        </w:rPr>
        <w:t>PangRank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计算结果比较图</w:t>
      </w:r>
    </w:p>
    <w:p w14:paraId="27EB1A3A" w14:textId="77777777" w:rsidR="00996552" w:rsidRDefault="00996552">
      <w:pPr>
        <w:rPr>
          <w:rFonts w:ascii="宋体" w:eastAsia="宋体" w:hAnsi="宋体" w:cs="宋体"/>
          <w:lang w:eastAsia="zh-CN"/>
        </w:rPr>
      </w:pPr>
    </w:p>
    <w:p w14:paraId="0159EC94" w14:textId="77777777" w:rsidR="00996552" w:rsidRDefault="00996552">
      <w:pPr>
        <w:spacing w:before="10"/>
        <w:rPr>
          <w:rFonts w:ascii="宋体" w:eastAsia="宋体" w:hAnsi="宋体" w:cs="宋体"/>
          <w:sz w:val="23"/>
          <w:szCs w:val="23"/>
          <w:lang w:eastAsia="zh-CN"/>
        </w:rPr>
      </w:pPr>
    </w:p>
    <w:p w14:paraId="71D5A482" w14:textId="77777777" w:rsidR="00996552" w:rsidRDefault="002D0D3F">
      <w:pPr>
        <w:pStyle w:val="3"/>
        <w:tabs>
          <w:tab w:val="left" w:pos="817"/>
        </w:tabs>
        <w:rPr>
          <w:lang w:eastAsia="zh-CN"/>
        </w:rPr>
      </w:pPr>
      <w:bookmarkStart w:id="102" w:name="3.4_基于蒙特卡洛的电网状态脆弱性模型"/>
      <w:bookmarkStart w:id="103" w:name="_bookmark57"/>
      <w:bookmarkEnd w:id="102"/>
      <w:bookmarkEnd w:id="103"/>
      <w:r>
        <w:rPr>
          <w:rFonts w:ascii="Times New Roman" w:eastAsia="Times New Roman" w:hAnsi="Times New Roman" w:cs="Times New Roman"/>
          <w:sz w:val="32"/>
          <w:szCs w:val="32"/>
          <w:lang w:eastAsia="zh-CN"/>
        </w:rPr>
        <w:t>3.4</w:t>
      </w:r>
      <w:r>
        <w:rPr>
          <w:rFonts w:ascii="Times New Roman" w:eastAsia="Times New Roman" w:hAnsi="Times New Roman" w:cs="Times New Roman"/>
          <w:sz w:val="32"/>
          <w:szCs w:val="32"/>
          <w:lang w:eastAsia="zh-CN"/>
        </w:rPr>
        <w:tab/>
      </w:r>
      <w:r>
        <w:rPr>
          <w:lang w:eastAsia="zh-CN"/>
        </w:rPr>
        <w:t>基于蒙特卡洛的电网状态脆弱性模型</w:t>
      </w:r>
    </w:p>
    <w:p w14:paraId="2C14F8A7" w14:textId="77777777" w:rsidR="00996552" w:rsidRDefault="00996552">
      <w:pPr>
        <w:spacing w:before="9"/>
        <w:rPr>
          <w:rFonts w:ascii="宋体" w:eastAsia="宋体" w:hAnsi="宋体" w:cs="宋体"/>
          <w:sz w:val="23"/>
          <w:szCs w:val="23"/>
          <w:lang w:eastAsia="zh-CN"/>
        </w:rPr>
      </w:pPr>
    </w:p>
    <w:p w14:paraId="3B93F390" w14:textId="77777777" w:rsidR="00996552" w:rsidRDefault="002D0D3F">
      <w:pPr>
        <w:pStyle w:val="a3"/>
        <w:spacing w:line="305" w:lineRule="auto"/>
        <w:ind w:right="1795" w:firstLine="480"/>
        <w:jc w:val="both"/>
        <w:rPr>
          <w:lang w:eastAsia="zh-CN"/>
        </w:rPr>
      </w:pPr>
      <w:r>
        <w:rPr>
          <w:lang w:eastAsia="zh-CN"/>
        </w:rPr>
        <w:t>电力系统运行中</w:t>
      </w:r>
      <w:r>
        <w:rPr>
          <w:spacing w:val="-45"/>
          <w:lang w:eastAsia="zh-CN"/>
        </w:rPr>
        <w:t>，</w:t>
      </w:r>
      <w:r>
        <w:rPr>
          <w:lang w:eastAsia="zh-CN"/>
        </w:rPr>
        <w:t>每个节点或线路都有其对应的状态变量</w:t>
      </w:r>
      <w:r>
        <w:rPr>
          <w:spacing w:val="-45"/>
          <w:lang w:eastAsia="zh-CN"/>
        </w:rPr>
        <w:t>，</w:t>
      </w:r>
      <w:r>
        <w:rPr>
          <w:lang w:eastAsia="zh-CN"/>
        </w:rPr>
        <w:t>环境的变化会导 致系统运行状态变化</w:t>
      </w:r>
      <w:r>
        <w:rPr>
          <w:spacing w:val="-41"/>
          <w:lang w:eastAsia="zh-CN"/>
        </w:rPr>
        <w:t>。</w:t>
      </w:r>
      <w:r>
        <w:rPr>
          <w:lang w:eastAsia="zh-CN"/>
        </w:rPr>
        <w:t>本节定义电力系统状态脆弱性并进行数学描述</w:t>
      </w:r>
      <w:r>
        <w:rPr>
          <w:spacing w:val="-49"/>
          <w:lang w:eastAsia="zh-CN"/>
        </w:rPr>
        <w:t>，</w:t>
      </w:r>
      <w:r>
        <w:rPr>
          <w:lang w:eastAsia="zh-CN"/>
        </w:rPr>
        <w:t xml:space="preserve">通过建立 </w:t>
      </w:r>
      <w:r>
        <w:rPr>
          <w:spacing w:val="3"/>
          <w:lang w:eastAsia="zh-CN"/>
        </w:rPr>
        <w:t>负荷概率模型模拟电力系统实际负荷变化，结合潮流计算采用蒙特卡洛方法对</w:t>
      </w:r>
      <w:r>
        <w:rPr>
          <w:spacing w:val="51"/>
          <w:lang w:eastAsia="zh-CN"/>
        </w:rPr>
        <w:t xml:space="preserve"> </w:t>
      </w:r>
      <w:r>
        <w:rPr>
          <w:lang w:eastAsia="zh-CN"/>
        </w:rPr>
        <w:t>状态指标进行计算分析。</w:t>
      </w:r>
    </w:p>
    <w:p w14:paraId="35F3AD6F" w14:textId="77777777" w:rsidR="00996552" w:rsidRDefault="00996552">
      <w:pPr>
        <w:spacing w:before="3"/>
        <w:rPr>
          <w:rFonts w:ascii="宋体" w:eastAsia="宋体" w:hAnsi="宋体" w:cs="宋体"/>
          <w:sz w:val="24"/>
          <w:szCs w:val="24"/>
          <w:lang w:eastAsia="zh-CN"/>
        </w:rPr>
      </w:pPr>
    </w:p>
    <w:p w14:paraId="60515829" w14:textId="77777777" w:rsidR="00996552" w:rsidRDefault="002D0D3F">
      <w:pPr>
        <w:tabs>
          <w:tab w:val="left" w:pos="997"/>
        </w:tabs>
        <w:ind w:left="117"/>
        <w:rPr>
          <w:rFonts w:ascii="宋体" w:eastAsia="宋体" w:hAnsi="宋体" w:cs="宋体"/>
          <w:sz w:val="28"/>
          <w:szCs w:val="28"/>
          <w:lang w:eastAsia="zh-CN"/>
        </w:rPr>
      </w:pPr>
      <w:bookmarkStart w:id="104" w:name="3.4.1_负荷概率模型的建立"/>
      <w:bookmarkStart w:id="105" w:name="_bookmark58"/>
      <w:bookmarkEnd w:id="104"/>
      <w:bookmarkEnd w:id="105"/>
      <w:r>
        <w:rPr>
          <w:rFonts w:ascii="Times New Roman" w:eastAsia="Times New Roman" w:hAnsi="Times New Roman" w:cs="Times New Roman"/>
          <w:sz w:val="30"/>
          <w:szCs w:val="30"/>
          <w:lang w:eastAsia="zh-CN"/>
        </w:rPr>
        <w:t>3.4.1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负荷概率模型的建立</w:t>
      </w:r>
    </w:p>
    <w:p w14:paraId="2BAFF8C2" w14:textId="77777777" w:rsidR="00996552" w:rsidRDefault="00996552">
      <w:pPr>
        <w:spacing w:before="1"/>
        <w:rPr>
          <w:rFonts w:ascii="宋体" w:eastAsia="宋体" w:hAnsi="宋体" w:cs="宋体"/>
          <w:sz w:val="24"/>
          <w:szCs w:val="24"/>
          <w:lang w:eastAsia="zh-CN"/>
        </w:rPr>
      </w:pPr>
    </w:p>
    <w:p w14:paraId="18E6F87B" w14:textId="77777777" w:rsidR="00996552" w:rsidRDefault="002D0D3F">
      <w:pPr>
        <w:pStyle w:val="a3"/>
        <w:spacing w:line="305" w:lineRule="auto"/>
        <w:ind w:right="1795" w:firstLine="480"/>
        <w:jc w:val="both"/>
        <w:rPr>
          <w:lang w:eastAsia="zh-CN"/>
        </w:rPr>
      </w:pPr>
      <w:r>
        <w:rPr>
          <w:lang w:eastAsia="zh-CN"/>
        </w:rPr>
        <w:t>负荷模型的建立与实际应用有着很大的关系</w:t>
      </w:r>
      <w:r>
        <w:rPr>
          <w:spacing w:val="-44"/>
          <w:lang w:eastAsia="zh-CN"/>
        </w:rPr>
        <w:t>。</w:t>
      </w:r>
      <w:r>
        <w:rPr>
          <w:lang w:eastAsia="zh-CN"/>
        </w:rPr>
        <w:t>这与负荷地区的气候</w:t>
      </w:r>
      <w:r>
        <w:rPr>
          <w:spacing w:val="-46"/>
          <w:lang w:eastAsia="zh-CN"/>
        </w:rPr>
        <w:t>、</w:t>
      </w:r>
      <w:r>
        <w:rPr>
          <w:lang w:eastAsia="zh-CN"/>
        </w:rPr>
        <w:t xml:space="preserve">地理位 </w:t>
      </w:r>
      <w:r>
        <w:rPr>
          <w:spacing w:val="3"/>
          <w:lang w:eastAsia="zh-CN"/>
        </w:rPr>
        <w:t>置、经济发展等因素有关，负荷变化特性是影响电力系统状态量变化的重要原</w:t>
      </w:r>
      <w:r>
        <w:rPr>
          <w:spacing w:val="62"/>
          <w:lang w:eastAsia="zh-CN"/>
        </w:rPr>
        <w:t xml:space="preserve"> </w:t>
      </w:r>
      <w:r>
        <w:rPr>
          <w:lang w:eastAsia="zh-CN"/>
        </w:rPr>
        <w:t>因</w:t>
      </w:r>
      <w:r>
        <w:rPr>
          <w:spacing w:val="-20"/>
          <w:lang w:eastAsia="zh-CN"/>
        </w:rPr>
        <w:t>。</w:t>
      </w:r>
      <w:r>
        <w:rPr>
          <w:lang w:eastAsia="zh-CN"/>
        </w:rPr>
        <w:t>因此</w:t>
      </w:r>
      <w:r>
        <w:rPr>
          <w:spacing w:val="-24"/>
          <w:lang w:eastAsia="zh-CN"/>
        </w:rPr>
        <w:t>，</w:t>
      </w:r>
      <w:r>
        <w:rPr>
          <w:lang w:eastAsia="zh-CN"/>
        </w:rPr>
        <w:t>本文在模拟实际负荷变化的背景下</w:t>
      </w:r>
      <w:r>
        <w:rPr>
          <w:spacing w:val="-24"/>
          <w:lang w:eastAsia="zh-CN"/>
        </w:rPr>
        <w:t>，</w:t>
      </w:r>
      <w:r>
        <w:rPr>
          <w:lang w:eastAsia="zh-CN"/>
        </w:rPr>
        <w:t>结合电力系统潮流计算</w:t>
      </w:r>
      <w:r>
        <w:rPr>
          <w:spacing w:val="-24"/>
          <w:lang w:eastAsia="zh-CN"/>
        </w:rPr>
        <w:t>，</w:t>
      </w:r>
      <w:r>
        <w:rPr>
          <w:lang w:eastAsia="zh-CN"/>
        </w:rPr>
        <w:t>采用蒙 特卡洛方法研究负荷变化对系统各状态指标的影响程度。</w:t>
      </w:r>
    </w:p>
    <w:p w14:paraId="6FD73D87" w14:textId="77777777" w:rsidR="00996552" w:rsidRDefault="002D0D3F">
      <w:pPr>
        <w:pStyle w:val="a3"/>
        <w:spacing w:before="20" w:line="305" w:lineRule="auto"/>
        <w:ind w:right="1600" w:firstLine="480"/>
        <w:rPr>
          <w:lang w:eastAsia="zh-CN"/>
        </w:rPr>
      </w:pPr>
      <w:r>
        <w:rPr>
          <w:spacing w:val="1"/>
          <w:lang w:eastAsia="zh-CN"/>
        </w:rPr>
        <w:t>针对负荷的建模问题，国内外的研究方法一般进行现场测量得到负荷数据，</w:t>
      </w:r>
      <w:r>
        <w:rPr>
          <w:spacing w:val="54"/>
          <w:lang w:eastAsia="zh-CN"/>
        </w:rPr>
        <w:t xml:space="preserve"> </w:t>
      </w:r>
      <w:r>
        <w:rPr>
          <w:spacing w:val="3"/>
          <w:lang w:eastAsia="zh-CN"/>
        </w:rPr>
        <w:t>通过历年来的统计数据进行模型建立，并预测出以后的负荷数据</w:t>
      </w:r>
      <w:hyperlink w:anchor="_bookmark211" w:history="1">
        <w:r>
          <w:rPr>
            <w:rFonts w:ascii="Times New Roman" w:eastAsia="Times New Roman" w:hAnsi="Times New Roman" w:cs="Times New Roman"/>
            <w:spacing w:val="3"/>
            <w:position w:val="9"/>
            <w:sz w:val="16"/>
            <w:szCs w:val="16"/>
            <w:lang w:eastAsia="zh-CN"/>
          </w:rPr>
          <w:t>[67</w:t>
        </w:r>
      </w:hyperlink>
      <w:r>
        <w:rPr>
          <w:rFonts w:ascii="Times New Roman" w:eastAsia="Times New Roman" w:hAnsi="Times New Roman" w:cs="Times New Roman"/>
          <w:spacing w:val="3"/>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12" w:history="1">
        <w:r>
          <w:rPr>
            <w:rFonts w:ascii="Times New Roman" w:eastAsia="Times New Roman" w:hAnsi="Times New Roman" w:cs="Times New Roman"/>
            <w:spacing w:val="2"/>
            <w:position w:val="9"/>
            <w:sz w:val="16"/>
            <w:szCs w:val="16"/>
            <w:lang w:eastAsia="zh-CN"/>
          </w:rPr>
          <w:t>68</w:t>
        </w:r>
      </w:hyperlink>
      <w:r>
        <w:rPr>
          <w:rFonts w:ascii="Times New Roman" w:eastAsia="Times New Roman" w:hAnsi="Times New Roman" w:cs="Times New Roman"/>
          <w:spacing w:val="2"/>
          <w:position w:val="9"/>
          <w:sz w:val="16"/>
          <w:szCs w:val="16"/>
          <w:lang w:eastAsia="zh-CN"/>
        </w:rPr>
        <w:t>]</w:t>
      </w:r>
      <w:r>
        <w:rPr>
          <w:spacing w:val="2"/>
          <w:lang w:eastAsia="zh-CN"/>
        </w:rPr>
        <w:t>。但由于</w:t>
      </w:r>
      <w:r>
        <w:rPr>
          <w:spacing w:val="27"/>
          <w:lang w:eastAsia="zh-CN"/>
        </w:rPr>
        <w:t xml:space="preserve"> </w:t>
      </w:r>
      <w:r>
        <w:rPr>
          <w:lang w:eastAsia="zh-CN"/>
        </w:rPr>
        <w:t>负荷的变化具有时变性</w:t>
      </w:r>
      <w:r>
        <w:rPr>
          <w:spacing w:val="-42"/>
          <w:lang w:eastAsia="zh-CN"/>
        </w:rPr>
        <w:t>、</w:t>
      </w:r>
      <w:r>
        <w:rPr>
          <w:lang w:eastAsia="zh-CN"/>
        </w:rPr>
        <w:t>波动性等特征</w:t>
      </w:r>
      <w:r>
        <w:rPr>
          <w:spacing w:val="-48"/>
          <w:lang w:eastAsia="zh-CN"/>
        </w:rPr>
        <w:t>，</w:t>
      </w:r>
      <w:r>
        <w:rPr>
          <w:lang w:eastAsia="zh-CN"/>
        </w:rPr>
        <w:t>很难通过统计结果预测得到准确的负荷 模型。所以本文决定采用概率的方式来模拟负荷的变化。</w:t>
      </w:r>
    </w:p>
    <w:p w14:paraId="2F6062C0" w14:textId="77777777" w:rsidR="00996552" w:rsidRDefault="002D0D3F">
      <w:pPr>
        <w:pStyle w:val="a3"/>
        <w:spacing w:before="20"/>
        <w:ind w:left="597"/>
        <w:rPr>
          <w:lang w:eastAsia="zh-CN"/>
        </w:rPr>
      </w:pPr>
      <w:r>
        <w:rPr>
          <w:lang w:eastAsia="zh-CN"/>
        </w:rPr>
        <w:t>根据概率统计原理</w:t>
      </w:r>
      <w:r>
        <w:rPr>
          <w:spacing w:val="-45"/>
          <w:lang w:eastAsia="zh-CN"/>
        </w:rPr>
        <w:t>，</w:t>
      </w:r>
      <w:r>
        <w:rPr>
          <w:lang w:eastAsia="zh-CN"/>
        </w:rPr>
        <w:t>负荷功率可以被视为随机变量</w:t>
      </w:r>
      <w:r>
        <w:rPr>
          <w:spacing w:val="-45"/>
          <w:lang w:eastAsia="zh-CN"/>
        </w:rPr>
        <w:t>，</w:t>
      </w:r>
      <w:r>
        <w:rPr>
          <w:lang w:eastAsia="zh-CN"/>
        </w:rPr>
        <w:t>该随机变量满足正态分</w:t>
      </w:r>
    </w:p>
    <w:p w14:paraId="1FB91939" w14:textId="77777777" w:rsidR="00996552" w:rsidRDefault="00996552">
      <w:pPr>
        <w:rPr>
          <w:lang w:eastAsia="zh-CN"/>
        </w:rPr>
        <w:sectPr w:rsidR="00996552">
          <w:pgSz w:w="11910" w:h="16840"/>
          <w:pgMar w:top="1140" w:right="0" w:bottom="1280" w:left="1680" w:header="871" w:footer="1055" w:gutter="0"/>
          <w:cols w:space="720"/>
        </w:sectPr>
      </w:pPr>
    </w:p>
    <w:p w14:paraId="1B095F66" w14:textId="77777777" w:rsidR="00996552" w:rsidRDefault="00996552">
      <w:pPr>
        <w:spacing w:before="9"/>
        <w:rPr>
          <w:rFonts w:ascii="宋体" w:eastAsia="宋体" w:hAnsi="宋体" w:cs="宋体"/>
          <w:sz w:val="17"/>
          <w:szCs w:val="17"/>
          <w:lang w:eastAsia="zh-CN"/>
        </w:rPr>
      </w:pPr>
    </w:p>
    <w:p w14:paraId="519D8EAA" w14:textId="77777777" w:rsidR="00996552" w:rsidRDefault="002D0D3F">
      <w:pPr>
        <w:pStyle w:val="a3"/>
        <w:spacing w:before="26"/>
        <w:rPr>
          <w:lang w:eastAsia="zh-CN"/>
        </w:rPr>
      </w:pPr>
      <w:r>
        <w:rPr>
          <w:lang w:eastAsia="zh-CN"/>
        </w:rPr>
        <w:t>布，其有功功率和无功功率的概率密度函数如下：</w:t>
      </w:r>
    </w:p>
    <w:p w14:paraId="2476FBF5" w14:textId="77777777" w:rsidR="00996552" w:rsidRDefault="00996552">
      <w:pPr>
        <w:rPr>
          <w:lang w:eastAsia="zh-CN"/>
        </w:rPr>
        <w:sectPr w:rsidR="00996552">
          <w:pgSz w:w="11910" w:h="16840"/>
          <w:pgMar w:top="1140" w:right="1500" w:bottom="1280" w:left="1680" w:header="871" w:footer="1095" w:gutter="0"/>
          <w:cols w:space="720"/>
        </w:sectPr>
      </w:pPr>
    </w:p>
    <w:p w14:paraId="03ACA493" w14:textId="77777777" w:rsidR="00996552" w:rsidRDefault="002D0D3F">
      <w:pPr>
        <w:pStyle w:val="a3"/>
        <w:tabs>
          <w:tab w:val="left" w:pos="1021"/>
        </w:tabs>
        <w:spacing w:before="74" w:line="248" w:lineRule="exact"/>
        <w:ind w:left="0"/>
        <w:jc w:val="right"/>
        <w:rPr>
          <w:rFonts w:cs="宋体"/>
        </w:rPr>
      </w:pPr>
      <w:bookmarkStart w:id="106" w:name="_bookmark59"/>
      <w:bookmarkEnd w:id="106"/>
      <w:r>
        <w:rPr>
          <w:rFonts w:cs="宋体"/>
          <w:spacing w:val="-73"/>
          <w:w w:val="55"/>
          <w:position w:val="7"/>
        </w:rPr>
        <w:lastRenderedPageBreak/>
        <w:t></w:t>
      </w:r>
      <w:r>
        <w:rPr>
          <w:rFonts w:cs="宋体"/>
          <w:w w:val="55"/>
        </w:rPr>
        <w:t></w:t>
      </w:r>
      <w:r>
        <w:rPr>
          <w:rFonts w:cs="宋体"/>
        </w:rPr>
        <w:tab/>
      </w:r>
      <w:r>
        <w:rPr>
          <w:rFonts w:cs="宋体"/>
          <w:w w:val="58"/>
          <w:u w:val="single" w:color="000000"/>
        </w:rPr>
        <w:t xml:space="preserve"> </w:t>
      </w:r>
      <w:r>
        <w:rPr>
          <w:rFonts w:cs="宋体"/>
          <w:spacing w:val="-79"/>
        </w:rPr>
        <w:t xml:space="preserve"> </w:t>
      </w:r>
      <w:r>
        <w:rPr>
          <w:rFonts w:cs="宋体"/>
          <w:w w:val="58"/>
          <w:u w:val="single" w:color="000000"/>
        </w:rPr>
        <w:t xml:space="preserve"> </w:t>
      </w:r>
    </w:p>
    <w:p w14:paraId="11324238" w14:textId="77777777" w:rsidR="00996552" w:rsidRDefault="002D0D3F">
      <w:pPr>
        <w:tabs>
          <w:tab w:val="left" w:pos="1618"/>
        </w:tabs>
        <w:spacing w:line="252" w:lineRule="exact"/>
        <w:ind w:left="760"/>
        <w:rPr>
          <w:rFonts w:ascii="Palatino Linotype" w:eastAsia="Palatino Linotype" w:hAnsi="Palatino Linotype" w:cs="Palatino Linotype"/>
          <w:sz w:val="12"/>
          <w:szCs w:val="12"/>
        </w:rPr>
      </w:pPr>
      <w:r>
        <w:rPr>
          <w:w w:val="35"/>
        </w:rPr>
        <w:br w:type="column"/>
      </w:r>
      <w:r>
        <w:rPr>
          <w:rFonts w:ascii="宋体" w:eastAsia="宋体" w:hAnsi="宋体" w:cs="宋体"/>
          <w:w w:val="35"/>
          <w:sz w:val="24"/>
          <w:szCs w:val="24"/>
        </w:rPr>
        <w:lastRenderedPageBreak/>
        <w:t>．</w:t>
      </w:r>
      <w:r>
        <w:rPr>
          <w:rFonts w:ascii="宋体" w:eastAsia="宋体" w:hAnsi="宋体" w:cs="宋体"/>
          <w:w w:val="35"/>
          <w:sz w:val="24"/>
          <w:szCs w:val="24"/>
        </w:rPr>
        <w:tab/>
      </w:r>
      <w:r>
        <w:rPr>
          <w:rFonts w:ascii="Palatino Linotype" w:eastAsia="Palatino Linotype" w:hAnsi="Palatino Linotype" w:cs="Palatino Linotype"/>
          <w:w w:val="90"/>
          <w:position w:val="-8"/>
          <w:sz w:val="12"/>
          <w:szCs w:val="12"/>
        </w:rPr>
        <w:t>2</w:t>
      </w:r>
    </w:p>
    <w:p w14:paraId="50231544" w14:textId="77777777" w:rsidR="00996552" w:rsidRDefault="00025C9E">
      <w:pPr>
        <w:spacing w:line="69" w:lineRule="exact"/>
        <w:ind w:left="1030"/>
        <w:rPr>
          <w:rFonts w:ascii="MS Gothic" w:eastAsia="MS Gothic" w:hAnsi="MS Gothic" w:cs="MS Gothic"/>
          <w:sz w:val="24"/>
          <w:szCs w:val="24"/>
        </w:rPr>
      </w:pPr>
      <w:r>
        <w:rPr>
          <w:rFonts w:eastAsiaTheme="minorHAnsi"/>
        </w:rPr>
        <w:pict w14:anchorId="3C858933">
          <v:shape id="_x0000_s3953" type="#_x0000_t202" style="position:absolute;left:0;text-align:left;margin-left:364.9pt;margin-top:-5.3pt;width:4.45pt;height:12pt;z-index:3760;mso-position-horizontal-relative:page" filled="f" stroked="f">
            <v:textbox inset="0,0,0,0">
              <w:txbxContent>
                <w:p w14:paraId="08012CF3" w14:textId="77777777" w:rsidR="00025C9E" w:rsidRDefault="00025C9E">
                  <w:pPr>
                    <w:pStyle w:val="a3"/>
                    <w:spacing w:line="112" w:lineRule="exact"/>
                    <w:ind w:left="0"/>
                    <w:rPr>
                      <w:rFonts w:cs="宋体"/>
                    </w:rPr>
                  </w:pPr>
                  <w:r>
                    <w:rPr>
                      <w:rFonts w:cs="宋体"/>
                      <w:w w:val="35"/>
                    </w:rPr>
                    <w:t>．</w:t>
                  </w:r>
                </w:p>
              </w:txbxContent>
            </v:textbox>
            <w10:wrap anchorx="page"/>
          </v:shape>
        </w:pict>
      </w:r>
      <w:r w:rsidR="002D0D3F">
        <w:rPr>
          <w:rFonts w:ascii="Times New Roman" w:eastAsia="Times New Roman" w:hAnsi="Times New Roman" w:cs="Times New Roman"/>
          <w:w w:val="99"/>
          <w:sz w:val="16"/>
          <w:szCs w:val="16"/>
          <w:u w:val="single" w:color="000000"/>
        </w:rPr>
        <w:t xml:space="preserve"> </w:t>
      </w:r>
      <w:r w:rsidR="002D0D3F">
        <w:rPr>
          <w:rFonts w:ascii="Times New Roman" w:eastAsia="Times New Roman" w:hAnsi="Times New Roman" w:cs="Times New Roman"/>
          <w:spacing w:val="9"/>
          <w:sz w:val="16"/>
          <w:szCs w:val="16"/>
          <w:u w:val="single" w:color="000000"/>
        </w:rPr>
        <w:t xml:space="preserve"> </w:t>
      </w:r>
      <w:r w:rsidR="002D0D3F">
        <w:rPr>
          <w:rFonts w:ascii="Bookman Old Style" w:eastAsia="Bookman Old Style" w:hAnsi="Bookman Old Style" w:cs="Bookman Old Style"/>
          <w:i/>
          <w:spacing w:val="2"/>
          <w:sz w:val="16"/>
          <w:szCs w:val="16"/>
          <w:u w:val="single" w:color="000000"/>
        </w:rPr>
        <w:t>P</w:t>
      </w:r>
      <w:r w:rsidR="002D0D3F">
        <w:rPr>
          <w:rFonts w:ascii="MS Gothic" w:eastAsia="MS Gothic" w:hAnsi="MS Gothic" w:cs="MS Gothic"/>
          <w:spacing w:val="2"/>
          <w:sz w:val="16"/>
          <w:szCs w:val="16"/>
          <w:u w:val="single" w:color="000000"/>
        </w:rPr>
        <w:t>−</w:t>
      </w:r>
      <w:r w:rsidR="002D0D3F">
        <w:rPr>
          <w:rFonts w:ascii="Century" w:eastAsia="Century" w:hAnsi="Century" w:cs="Century"/>
          <w:spacing w:val="2"/>
          <w:sz w:val="16"/>
          <w:szCs w:val="16"/>
          <w:u w:val="single" w:color="000000"/>
        </w:rPr>
        <w:t>µ</w:t>
      </w:r>
      <w:r w:rsidR="002D0D3F">
        <w:rPr>
          <w:rFonts w:ascii="Bookman Old Style" w:eastAsia="Bookman Old Style" w:hAnsi="Bookman Old Style" w:cs="Bookman Old Style"/>
          <w:i/>
          <w:spacing w:val="2"/>
          <w:position w:val="-1"/>
          <w:sz w:val="12"/>
          <w:szCs w:val="12"/>
          <w:u w:val="single" w:color="000000"/>
        </w:rPr>
        <w:t>p</w:t>
      </w:r>
      <w:r w:rsidR="002D0D3F">
        <w:rPr>
          <w:rFonts w:ascii="Bookman Old Style" w:eastAsia="Bookman Old Style" w:hAnsi="Bookman Old Style" w:cs="Bookman Old Style"/>
          <w:i/>
          <w:spacing w:val="-14"/>
          <w:position w:val="-1"/>
          <w:sz w:val="12"/>
          <w:szCs w:val="12"/>
          <w:u w:val="single" w:color="000000"/>
        </w:rPr>
        <w:t xml:space="preserve"> </w:t>
      </w:r>
      <w:r w:rsidR="002D0D3F">
        <w:rPr>
          <w:rFonts w:ascii="MS Gothic" w:eastAsia="MS Gothic" w:hAnsi="MS Gothic" w:cs="MS Gothic"/>
          <w:position w:val="-1"/>
          <w:sz w:val="24"/>
          <w:szCs w:val="24"/>
          <w:u w:val="single" w:color="000000"/>
        </w:rPr>
        <w:t>)</w:t>
      </w:r>
    </w:p>
    <w:p w14:paraId="6CF3B102" w14:textId="77777777" w:rsidR="00996552" w:rsidRDefault="00996552">
      <w:pPr>
        <w:spacing w:line="69" w:lineRule="exact"/>
        <w:rPr>
          <w:rFonts w:ascii="MS Gothic" w:eastAsia="MS Gothic" w:hAnsi="MS Gothic" w:cs="MS Gothic"/>
          <w:sz w:val="24"/>
          <w:szCs w:val="24"/>
        </w:rPr>
        <w:sectPr w:rsidR="00996552">
          <w:type w:val="continuous"/>
          <w:pgSz w:w="11910" w:h="16840"/>
          <w:pgMar w:top="1580" w:right="1500" w:bottom="280" w:left="1680" w:header="720" w:footer="720" w:gutter="0"/>
          <w:cols w:num="2" w:space="720" w:equalWidth="0">
            <w:col w:w="3862" w:space="40"/>
            <w:col w:w="4828"/>
          </w:cols>
        </w:sectPr>
      </w:pPr>
    </w:p>
    <w:p w14:paraId="5BDA9BBA" w14:textId="77777777" w:rsidR="00996552" w:rsidRDefault="002D0D3F">
      <w:pPr>
        <w:pStyle w:val="a3"/>
        <w:spacing w:line="352" w:lineRule="exact"/>
        <w:ind w:left="0"/>
        <w:jc w:val="right"/>
        <w:rPr>
          <w:rFonts w:cs="宋体"/>
        </w:rPr>
      </w:pPr>
      <w:r>
        <w:rPr>
          <w:rFonts w:cs="宋体"/>
          <w:spacing w:val="-73"/>
          <w:w w:val="55"/>
          <w:position w:val="7"/>
        </w:rPr>
        <w:lastRenderedPageBreak/>
        <w:t></w:t>
      </w:r>
      <w:r>
        <w:rPr>
          <w:rFonts w:cs="宋体"/>
          <w:spacing w:val="-73"/>
          <w:w w:val="55"/>
        </w:rPr>
        <w:t></w:t>
      </w:r>
      <w:r>
        <w:rPr>
          <w:rFonts w:cs="宋体"/>
          <w:w w:val="55"/>
        </w:rPr>
        <w:t></w:t>
      </w:r>
    </w:p>
    <w:p w14:paraId="6C950E1A" w14:textId="77777777" w:rsidR="00996552" w:rsidRDefault="002D0D3F">
      <w:pPr>
        <w:spacing w:line="294" w:lineRule="exact"/>
        <w:ind w:left="110"/>
        <w:rPr>
          <w:rFonts w:ascii="MS Gothic" w:eastAsia="MS Gothic" w:hAnsi="MS Gothic" w:cs="MS Gothic"/>
          <w:sz w:val="16"/>
          <w:szCs w:val="16"/>
        </w:rPr>
      </w:pPr>
      <w:r>
        <w:rPr>
          <w:w w:val="95"/>
        </w:rPr>
        <w:br w:type="column"/>
      </w:r>
      <w:r>
        <w:rPr>
          <w:rFonts w:ascii="Times New Roman" w:eastAsia="Times New Roman" w:hAnsi="Times New Roman" w:cs="Times New Roman"/>
          <w:i/>
          <w:w w:val="95"/>
          <w:sz w:val="24"/>
          <w:szCs w:val="24"/>
        </w:rPr>
        <w:lastRenderedPageBreak/>
        <w:t>f</w:t>
      </w:r>
      <w:r>
        <w:rPr>
          <w:rFonts w:ascii="Times New Roman" w:eastAsia="Times New Roman" w:hAnsi="Times New Roman" w:cs="Times New Roman"/>
          <w:i/>
          <w:spacing w:val="-36"/>
          <w:w w:val="95"/>
          <w:sz w:val="24"/>
          <w:szCs w:val="24"/>
        </w:rPr>
        <w:t xml:space="preserve"> </w:t>
      </w:r>
      <w:r>
        <w:rPr>
          <w:rFonts w:ascii="MS Gothic" w:eastAsia="MS Gothic" w:hAnsi="MS Gothic" w:cs="MS Gothic"/>
          <w:spacing w:val="8"/>
          <w:w w:val="95"/>
          <w:sz w:val="24"/>
          <w:szCs w:val="24"/>
        </w:rPr>
        <w:t>(</w:t>
      </w:r>
      <w:r>
        <w:rPr>
          <w:rFonts w:ascii="Times New Roman" w:eastAsia="Times New Roman" w:hAnsi="Times New Roman" w:cs="Times New Roman"/>
          <w:i/>
          <w:spacing w:val="5"/>
          <w:w w:val="95"/>
          <w:sz w:val="24"/>
          <w:szCs w:val="24"/>
        </w:rPr>
        <w:t>P</w:t>
      </w:r>
      <w:r>
        <w:rPr>
          <w:rFonts w:ascii="MS Gothic" w:eastAsia="MS Gothic" w:hAnsi="MS Gothic" w:cs="MS Gothic"/>
          <w:w w:val="95"/>
          <w:sz w:val="24"/>
          <w:szCs w:val="24"/>
        </w:rPr>
        <w:t>)</w:t>
      </w:r>
      <w:r>
        <w:rPr>
          <w:rFonts w:ascii="MS Gothic" w:eastAsia="MS Gothic" w:hAnsi="MS Gothic" w:cs="MS Gothic"/>
          <w:spacing w:val="-80"/>
          <w:w w:val="95"/>
          <w:sz w:val="24"/>
          <w:szCs w:val="24"/>
        </w:rPr>
        <w:t xml:space="preserve"> </w:t>
      </w:r>
      <w:r>
        <w:rPr>
          <w:rFonts w:ascii="Georgia" w:eastAsia="Georgia" w:hAnsi="Georgia" w:cs="Georgia"/>
          <w:w w:val="95"/>
          <w:sz w:val="24"/>
          <w:szCs w:val="24"/>
        </w:rPr>
        <w:t>=</w:t>
      </w:r>
      <w:r>
        <w:rPr>
          <w:rFonts w:ascii="Georgia" w:eastAsia="Georgia" w:hAnsi="Georgia" w:cs="Georgia"/>
          <w:spacing w:val="-8"/>
          <w:w w:val="95"/>
          <w:sz w:val="24"/>
          <w:szCs w:val="24"/>
        </w:rPr>
        <w:t xml:space="preserve"> </w:t>
      </w:r>
      <w:r>
        <w:rPr>
          <w:rFonts w:ascii="MS Gothic" w:eastAsia="MS Gothic" w:hAnsi="MS Gothic" w:cs="MS Gothic"/>
          <w:w w:val="95"/>
          <w:position w:val="2"/>
          <w:sz w:val="16"/>
          <w:szCs w:val="16"/>
        </w:rPr>
        <w:t>√</w:t>
      </w:r>
    </w:p>
    <w:p w14:paraId="2D4AEBFD" w14:textId="77777777" w:rsidR="00996552" w:rsidRDefault="002D0D3F">
      <w:pPr>
        <w:spacing w:line="190" w:lineRule="exact"/>
        <w:ind w:right="132"/>
        <w:jc w:val="center"/>
        <w:rPr>
          <w:rFonts w:ascii="Palatino Linotype" w:eastAsia="Palatino Linotype" w:hAnsi="Palatino Linotype" w:cs="Palatino Linotype"/>
          <w:sz w:val="16"/>
          <w:szCs w:val="16"/>
        </w:rPr>
      </w:pPr>
      <w:r>
        <w:br w:type="column"/>
      </w:r>
      <w:r>
        <w:rPr>
          <w:rFonts w:ascii="Palatino Linotype"/>
          <w:sz w:val="16"/>
        </w:rPr>
        <w:lastRenderedPageBreak/>
        <w:t>1</w:t>
      </w:r>
    </w:p>
    <w:p w14:paraId="2E4C1C28" w14:textId="77777777" w:rsidR="00996552" w:rsidRDefault="002D0D3F">
      <w:pPr>
        <w:spacing w:line="210" w:lineRule="exact"/>
        <w:ind w:left="-40"/>
        <w:jc w:val="center"/>
        <w:rPr>
          <w:rFonts w:ascii="Bookman Old Style" w:eastAsia="Bookman Old Style" w:hAnsi="Bookman Old Style" w:cs="Bookman Old Style"/>
          <w:sz w:val="12"/>
          <w:szCs w:val="12"/>
        </w:rPr>
      </w:pPr>
      <w:r>
        <w:rPr>
          <w:rFonts w:ascii="Palatino Linotype" w:hAnsi="Palatino Linotype"/>
          <w:spacing w:val="4"/>
          <w:w w:val="110"/>
          <w:sz w:val="16"/>
        </w:rPr>
        <w:t>2</w:t>
      </w:r>
      <w:r>
        <w:rPr>
          <w:rFonts w:ascii="Century" w:hAnsi="Century"/>
          <w:spacing w:val="13"/>
          <w:w w:val="110"/>
          <w:sz w:val="16"/>
        </w:rPr>
        <w:t>π</w:t>
      </w:r>
      <w:r>
        <w:rPr>
          <w:rFonts w:ascii="Century" w:hAnsi="Century"/>
          <w:spacing w:val="3"/>
          <w:w w:val="110"/>
          <w:sz w:val="16"/>
        </w:rPr>
        <w:t>σ</w:t>
      </w:r>
      <w:r>
        <w:rPr>
          <w:rFonts w:ascii="Bookman Old Style" w:hAnsi="Bookman Old Style"/>
          <w:i/>
          <w:w w:val="110"/>
          <w:position w:val="-1"/>
          <w:sz w:val="12"/>
        </w:rPr>
        <w:t>p</w:t>
      </w:r>
    </w:p>
    <w:p w14:paraId="38E0FCCE" w14:textId="77777777" w:rsidR="00996552" w:rsidRDefault="002D0D3F">
      <w:pPr>
        <w:spacing w:line="314" w:lineRule="exact"/>
        <w:ind w:left="41"/>
        <w:rPr>
          <w:rFonts w:ascii="Palatino Linotype" w:eastAsia="Palatino Linotype" w:hAnsi="Palatino Linotype" w:cs="Palatino Linotype"/>
          <w:sz w:val="24"/>
          <w:szCs w:val="24"/>
        </w:rPr>
      </w:pPr>
      <w:r>
        <w:rPr>
          <w:w w:val="90"/>
        </w:rPr>
        <w:br w:type="column"/>
      </w:r>
      <w:r>
        <w:rPr>
          <w:rFonts w:ascii="Palatino Linotype"/>
          <w:spacing w:val="-3"/>
          <w:w w:val="90"/>
          <w:sz w:val="24"/>
        </w:rPr>
        <w:lastRenderedPageBreak/>
        <w:t>e</w:t>
      </w:r>
      <w:r>
        <w:rPr>
          <w:rFonts w:ascii="Palatino Linotype"/>
          <w:spacing w:val="-4"/>
          <w:w w:val="90"/>
          <w:sz w:val="24"/>
        </w:rPr>
        <w:t>xp</w:t>
      </w:r>
    </w:p>
    <w:p w14:paraId="2A4F2F3F" w14:textId="77777777" w:rsidR="00996552" w:rsidRDefault="002D0D3F">
      <w:pPr>
        <w:spacing w:line="295" w:lineRule="exact"/>
        <w:ind w:left="112"/>
        <w:rPr>
          <w:rFonts w:ascii="Palatino Linotype" w:eastAsia="Palatino Linotype" w:hAnsi="Palatino Linotype" w:cs="Palatino Linotype"/>
          <w:sz w:val="12"/>
          <w:szCs w:val="12"/>
        </w:rPr>
      </w:pPr>
      <w:r>
        <w:rPr>
          <w:w w:val="110"/>
        </w:rPr>
        <w:br w:type="column"/>
      </w:r>
      <w:r>
        <w:rPr>
          <w:rFonts w:ascii="MS Gothic" w:eastAsia="MS Gothic" w:hAnsi="MS Gothic" w:cs="MS Gothic"/>
          <w:spacing w:val="6"/>
          <w:w w:val="110"/>
          <w:position w:val="10"/>
          <w:sz w:val="24"/>
          <w:szCs w:val="24"/>
        </w:rPr>
        <w:lastRenderedPageBreak/>
        <w:t>−</w:t>
      </w:r>
      <w:r>
        <w:rPr>
          <w:rFonts w:ascii="MS Gothic" w:eastAsia="MS Gothic" w:hAnsi="MS Gothic" w:cs="MS Gothic"/>
          <w:spacing w:val="11"/>
          <w:w w:val="110"/>
          <w:position w:val="22"/>
          <w:sz w:val="24"/>
          <w:szCs w:val="24"/>
        </w:rPr>
        <w:t>(</w:t>
      </w:r>
      <w:r>
        <w:rPr>
          <w:rFonts w:ascii="MS Gothic" w:eastAsia="MS Gothic" w:hAnsi="MS Gothic" w:cs="MS Gothic"/>
          <w:spacing w:val="-56"/>
          <w:w w:val="110"/>
          <w:position w:val="22"/>
          <w:sz w:val="24"/>
          <w:szCs w:val="24"/>
        </w:rPr>
        <w:t xml:space="preserve"> </w:t>
      </w:r>
      <w:r>
        <w:rPr>
          <w:rFonts w:ascii="Palatino Linotype" w:eastAsia="Palatino Linotype" w:hAnsi="Palatino Linotype" w:cs="Palatino Linotype"/>
          <w:spacing w:val="2"/>
          <w:w w:val="110"/>
          <w:sz w:val="16"/>
          <w:szCs w:val="16"/>
        </w:rPr>
        <w:t>2</w:t>
      </w:r>
      <w:r>
        <w:rPr>
          <w:rFonts w:ascii="Century" w:eastAsia="Century" w:hAnsi="Century" w:cs="Century"/>
          <w:spacing w:val="1"/>
          <w:w w:val="110"/>
          <w:sz w:val="16"/>
          <w:szCs w:val="16"/>
        </w:rPr>
        <w:t>σ</w:t>
      </w:r>
      <w:r>
        <w:rPr>
          <w:rFonts w:ascii="Palatino Linotype" w:eastAsia="Palatino Linotype" w:hAnsi="Palatino Linotype" w:cs="Palatino Linotype"/>
          <w:spacing w:val="2"/>
          <w:w w:val="110"/>
          <w:position w:val="6"/>
          <w:sz w:val="12"/>
          <w:szCs w:val="12"/>
        </w:rPr>
        <w:t>2</w:t>
      </w:r>
    </w:p>
    <w:p w14:paraId="3AD45782" w14:textId="77777777" w:rsidR="00996552" w:rsidRDefault="00025C9E">
      <w:pPr>
        <w:pStyle w:val="a3"/>
        <w:spacing w:line="111" w:lineRule="exact"/>
        <w:ind w:left="0"/>
        <w:jc w:val="right"/>
        <w:rPr>
          <w:rFonts w:cs="宋体"/>
        </w:rPr>
      </w:pPr>
      <w:r>
        <w:pict w14:anchorId="69ED2FCF">
          <v:shape id="_x0000_s3952" type="#_x0000_t202" style="position:absolute;left:0;text-align:left;margin-left:349.8pt;margin-top:-.95pt;width:3.95pt;height:6pt;z-index:-281296;mso-position-horizontal-relative:page" filled="f" stroked="f">
            <v:textbox inset="0,0,0,0">
              <w:txbxContent>
                <w:p w14:paraId="40C53224" w14:textId="77777777" w:rsidR="00025C9E" w:rsidRDefault="00025C9E">
                  <w:pPr>
                    <w:spacing w:line="120" w:lineRule="exact"/>
                    <w:rPr>
                      <w:rFonts w:ascii="Bookman Old Style" w:eastAsia="Bookman Old Style" w:hAnsi="Bookman Old Style" w:cs="Bookman Old Style"/>
                      <w:sz w:val="12"/>
                      <w:szCs w:val="12"/>
                    </w:rPr>
                  </w:pPr>
                  <w:r>
                    <w:rPr>
                      <w:rFonts w:ascii="Bookman Old Style"/>
                      <w:i/>
                      <w:w w:val="105"/>
                      <w:sz w:val="12"/>
                    </w:rPr>
                    <w:t>p</w:t>
                  </w:r>
                </w:p>
              </w:txbxContent>
            </v:textbox>
            <w10:wrap anchorx="page"/>
          </v:shape>
        </w:pict>
      </w:r>
      <w:r w:rsidR="002D0D3F">
        <w:rPr>
          <w:rFonts w:cs="宋体"/>
          <w:w w:val="35"/>
        </w:rPr>
        <w:t>．</w:t>
      </w:r>
    </w:p>
    <w:p w14:paraId="7F2DE4F9" w14:textId="77777777" w:rsidR="00996552" w:rsidRDefault="002D0D3F">
      <w:pPr>
        <w:spacing w:before="7"/>
        <w:rPr>
          <w:rFonts w:ascii="宋体" w:eastAsia="宋体" w:hAnsi="宋体" w:cs="宋体"/>
          <w:sz w:val="23"/>
          <w:szCs w:val="23"/>
        </w:rPr>
      </w:pPr>
      <w:r>
        <w:br w:type="column"/>
      </w:r>
    </w:p>
    <w:p w14:paraId="1EB620FD" w14:textId="77777777" w:rsidR="00996552" w:rsidRDefault="002D0D3F">
      <w:pPr>
        <w:pStyle w:val="a3"/>
        <w:spacing w:line="97" w:lineRule="exact"/>
        <w:ind w:left="0" w:right="295"/>
        <w:jc w:val="right"/>
        <w:rPr>
          <w:rFonts w:ascii="Times New Roman" w:eastAsia="Times New Roman" w:hAnsi="Times New Roman" w:cs="Times New Roman"/>
        </w:rPr>
      </w:pPr>
      <w:r>
        <w:rPr>
          <w:rFonts w:ascii="Times New Roman"/>
        </w:rPr>
        <w:t>(3.7)</w:t>
      </w:r>
    </w:p>
    <w:p w14:paraId="4C1C5F8E" w14:textId="77777777" w:rsidR="00996552" w:rsidRDefault="00996552">
      <w:pPr>
        <w:spacing w:line="97" w:lineRule="exact"/>
        <w:jc w:val="right"/>
        <w:rPr>
          <w:rFonts w:ascii="Times New Roman" w:eastAsia="Times New Roman" w:hAnsi="Times New Roman" w:cs="Times New Roman"/>
        </w:rPr>
        <w:sectPr w:rsidR="00996552">
          <w:type w:val="continuous"/>
          <w:pgSz w:w="11910" w:h="16840"/>
          <w:pgMar w:top="1580" w:right="1500" w:bottom="280" w:left="1680" w:header="720" w:footer="720" w:gutter="0"/>
          <w:cols w:num="6" w:space="720" w:equalWidth="0">
            <w:col w:w="2790" w:space="40"/>
            <w:col w:w="962" w:space="40"/>
            <w:col w:w="353" w:space="40"/>
            <w:col w:w="380" w:space="40"/>
            <w:col w:w="1153" w:space="40"/>
            <w:col w:w="2892"/>
          </w:cols>
        </w:sectPr>
      </w:pPr>
    </w:p>
    <w:p w14:paraId="778A95A9" w14:textId="77777777" w:rsidR="00996552" w:rsidRDefault="002D0D3F">
      <w:pPr>
        <w:pStyle w:val="a3"/>
        <w:tabs>
          <w:tab w:val="left" w:pos="1012"/>
        </w:tabs>
        <w:spacing w:line="112" w:lineRule="exact"/>
        <w:ind w:left="0"/>
        <w:jc w:val="right"/>
        <w:rPr>
          <w:rFonts w:cs="宋体"/>
        </w:rPr>
      </w:pPr>
      <w:r>
        <w:rPr>
          <w:rFonts w:cs="宋体"/>
          <w:w w:val="58"/>
          <w:u w:val="single" w:color="000000"/>
        </w:rPr>
        <w:lastRenderedPageBreak/>
        <w:t xml:space="preserve"> </w:t>
      </w:r>
      <w:r>
        <w:rPr>
          <w:rFonts w:cs="宋体"/>
          <w:spacing w:val="-79"/>
        </w:rPr>
        <w:t xml:space="preserve"> </w:t>
      </w:r>
      <w:r>
        <w:rPr>
          <w:rFonts w:cs="宋体"/>
          <w:w w:val="58"/>
          <w:u w:val="single" w:color="000000"/>
        </w:rPr>
        <w:t xml:space="preserve"> </w:t>
      </w:r>
      <w:r>
        <w:rPr>
          <w:rFonts w:cs="宋体"/>
        </w:rPr>
        <w:tab/>
      </w:r>
      <w:r>
        <w:rPr>
          <w:rFonts w:cs="宋体"/>
          <w:w w:val="35"/>
        </w:rPr>
        <w:t>．</w:t>
      </w:r>
    </w:p>
    <w:p w14:paraId="1A9C74C0" w14:textId="77777777" w:rsidR="00996552" w:rsidRDefault="002D0D3F">
      <w:pPr>
        <w:spacing w:before="38" w:line="65" w:lineRule="exact"/>
        <w:ind w:left="771"/>
        <w:rPr>
          <w:rFonts w:ascii="Palatino Linotype" w:eastAsia="Palatino Linotype" w:hAnsi="Palatino Linotype" w:cs="Palatino Linotype"/>
          <w:sz w:val="12"/>
          <w:szCs w:val="12"/>
        </w:rPr>
      </w:pPr>
      <w:r>
        <w:br w:type="column"/>
      </w:r>
      <w:r>
        <w:rPr>
          <w:rFonts w:ascii="Palatino Linotype"/>
          <w:sz w:val="12"/>
        </w:rPr>
        <w:lastRenderedPageBreak/>
        <w:t>2</w:t>
      </w:r>
    </w:p>
    <w:p w14:paraId="7F37A311" w14:textId="77777777" w:rsidR="00996552" w:rsidRDefault="00025C9E">
      <w:pPr>
        <w:spacing w:line="71" w:lineRule="exact"/>
        <w:ind w:left="141"/>
        <w:rPr>
          <w:rFonts w:ascii="MS Gothic" w:eastAsia="MS Gothic" w:hAnsi="MS Gothic" w:cs="MS Gothic"/>
          <w:sz w:val="24"/>
          <w:szCs w:val="24"/>
        </w:rPr>
      </w:pPr>
      <w:r>
        <w:rPr>
          <w:rFonts w:eastAsiaTheme="minorHAnsi"/>
        </w:rPr>
        <w:pict w14:anchorId="4B500093">
          <v:shape id="_x0000_s3951" type="#_x0000_t202" style="position:absolute;left:0;text-align:left;margin-left:346.15pt;margin-top:14.2pt;width:6.05pt;height:8pt;z-index:-281344;mso-position-horizontal-relative:page" filled="f" stroked="f">
            <v:textbox inset="0,0,0,0">
              <w:txbxContent>
                <w:p w14:paraId="619B1562" w14:textId="77777777" w:rsidR="00025C9E" w:rsidRDefault="00025C9E">
                  <w:pPr>
                    <w:spacing w:line="159" w:lineRule="exact"/>
                    <w:rPr>
                      <w:rFonts w:ascii="Century" w:eastAsia="Century" w:hAnsi="Century" w:cs="Century"/>
                      <w:sz w:val="16"/>
                      <w:szCs w:val="16"/>
                    </w:rPr>
                  </w:pPr>
                  <w:r>
                    <w:rPr>
                      <w:rFonts w:ascii="Century" w:hAnsi="Century"/>
                      <w:w w:val="145"/>
                      <w:sz w:val="16"/>
                    </w:rPr>
                    <w:t>σ</w:t>
                  </w:r>
                </w:p>
              </w:txbxContent>
            </v:textbox>
            <w10:wrap anchorx="page"/>
          </v:shape>
        </w:pict>
      </w:r>
      <w:r>
        <w:rPr>
          <w:rFonts w:eastAsiaTheme="minorHAnsi"/>
        </w:rPr>
        <w:pict w14:anchorId="5732E237">
          <v:shape id="_x0000_s3950" type="#_x0000_t202" style="position:absolute;left:0;text-align:left;margin-left:352.2pt;margin-top:18.75pt;width:5.75pt;height:6pt;z-index:-281248;mso-position-horizontal-relative:page" filled="f" stroked="f">
            <v:textbox inset="0,0,0,0">
              <w:txbxContent>
                <w:p w14:paraId="57B8D736" w14:textId="77777777" w:rsidR="00025C9E" w:rsidRDefault="00025C9E">
                  <w:pPr>
                    <w:spacing w:line="120" w:lineRule="exact"/>
                    <w:rPr>
                      <w:rFonts w:ascii="Bookman Old Style" w:eastAsia="Bookman Old Style" w:hAnsi="Bookman Old Style" w:cs="Bookman Old Style"/>
                      <w:sz w:val="12"/>
                      <w:szCs w:val="12"/>
                    </w:rPr>
                  </w:pPr>
                  <w:r>
                    <w:rPr>
                      <w:rFonts w:ascii="Bookman Old Style"/>
                      <w:i/>
                      <w:w w:val="120"/>
                      <w:sz w:val="12"/>
                    </w:rPr>
                    <w:t>Q</w:t>
                  </w:r>
                </w:p>
              </w:txbxContent>
            </v:textbox>
            <w10:wrap anchorx="page"/>
          </v:shape>
        </w:pict>
      </w:r>
      <w:r w:rsidR="002D0D3F">
        <w:rPr>
          <w:rFonts w:ascii="Times New Roman" w:eastAsia="Times New Roman" w:hAnsi="Times New Roman" w:cs="Times New Roman"/>
          <w:w w:val="99"/>
          <w:sz w:val="16"/>
          <w:szCs w:val="16"/>
          <w:u w:val="single" w:color="000000"/>
        </w:rPr>
        <w:t xml:space="preserve"> </w:t>
      </w:r>
      <w:r w:rsidR="002D0D3F">
        <w:rPr>
          <w:rFonts w:ascii="Times New Roman" w:eastAsia="Times New Roman" w:hAnsi="Times New Roman" w:cs="Times New Roman"/>
          <w:spacing w:val="1"/>
          <w:sz w:val="16"/>
          <w:szCs w:val="16"/>
          <w:u w:val="single" w:color="000000"/>
        </w:rPr>
        <w:t xml:space="preserve"> </w:t>
      </w:r>
      <w:r w:rsidR="002D0D3F">
        <w:rPr>
          <w:rFonts w:ascii="Bookman Old Style" w:eastAsia="Bookman Old Style" w:hAnsi="Bookman Old Style" w:cs="Bookman Old Style"/>
          <w:i/>
          <w:spacing w:val="3"/>
          <w:sz w:val="16"/>
          <w:szCs w:val="16"/>
          <w:u w:val="single" w:color="000000"/>
        </w:rPr>
        <w:t>Q</w:t>
      </w:r>
      <w:r w:rsidR="002D0D3F">
        <w:rPr>
          <w:rFonts w:ascii="MS Gothic" w:eastAsia="MS Gothic" w:hAnsi="MS Gothic" w:cs="MS Gothic"/>
          <w:sz w:val="16"/>
          <w:szCs w:val="16"/>
          <w:u w:val="single" w:color="000000"/>
        </w:rPr>
        <w:t>−</w:t>
      </w:r>
      <w:r w:rsidR="002D0D3F">
        <w:rPr>
          <w:rFonts w:ascii="Century" w:eastAsia="Century" w:hAnsi="Century" w:cs="Century"/>
          <w:spacing w:val="2"/>
          <w:sz w:val="16"/>
          <w:szCs w:val="16"/>
          <w:u w:val="single" w:color="000000"/>
        </w:rPr>
        <w:t>µ</w:t>
      </w:r>
      <w:r w:rsidR="002D0D3F">
        <w:rPr>
          <w:rFonts w:ascii="Bookman Old Style" w:eastAsia="Bookman Old Style" w:hAnsi="Bookman Old Style" w:cs="Bookman Old Style"/>
          <w:i/>
          <w:position w:val="-1"/>
          <w:sz w:val="12"/>
          <w:szCs w:val="12"/>
          <w:u w:val="single" w:color="000000"/>
        </w:rPr>
        <w:t>Q</w:t>
      </w:r>
      <w:r w:rsidR="002D0D3F">
        <w:rPr>
          <w:rFonts w:ascii="Bookman Old Style" w:eastAsia="Bookman Old Style" w:hAnsi="Bookman Old Style" w:cs="Bookman Old Style"/>
          <w:i/>
          <w:spacing w:val="-9"/>
          <w:position w:val="-1"/>
          <w:sz w:val="12"/>
          <w:szCs w:val="12"/>
          <w:u w:val="single" w:color="000000"/>
        </w:rPr>
        <w:t xml:space="preserve"> </w:t>
      </w:r>
      <w:r w:rsidR="002D0D3F">
        <w:rPr>
          <w:rFonts w:ascii="MS Gothic" w:eastAsia="MS Gothic" w:hAnsi="MS Gothic" w:cs="MS Gothic"/>
          <w:position w:val="-1"/>
          <w:sz w:val="24"/>
          <w:szCs w:val="24"/>
          <w:u w:val="single" w:color="000000"/>
        </w:rPr>
        <w:t>)</w:t>
      </w:r>
    </w:p>
    <w:p w14:paraId="1477C1A8" w14:textId="77777777" w:rsidR="00996552" w:rsidRDefault="00996552">
      <w:pPr>
        <w:spacing w:line="71" w:lineRule="exact"/>
        <w:rPr>
          <w:rFonts w:ascii="MS Gothic" w:eastAsia="MS Gothic" w:hAnsi="MS Gothic" w:cs="MS Gothic"/>
          <w:sz w:val="24"/>
          <w:szCs w:val="24"/>
        </w:rPr>
        <w:sectPr w:rsidR="00996552">
          <w:type w:val="continuous"/>
          <w:pgSz w:w="11910" w:h="16840"/>
          <w:pgMar w:top="1580" w:right="1500" w:bottom="280" w:left="1680" w:header="720" w:footer="720" w:gutter="0"/>
          <w:cols w:num="2" w:space="720" w:equalWidth="0">
            <w:col w:w="4798" w:space="40"/>
            <w:col w:w="3892"/>
          </w:cols>
        </w:sectPr>
      </w:pPr>
    </w:p>
    <w:p w14:paraId="514D14E2" w14:textId="77777777" w:rsidR="00996552" w:rsidRDefault="00025C9E">
      <w:pPr>
        <w:spacing w:line="241" w:lineRule="exact"/>
        <w:jc w:val="right"/>
        <w:rPr>
          <w:rFonts w:ascii="Georgia" w:eastAsia="Georgia" w:hAnsi="Georgia" w:cs="Georgia"/>
          <w:sz w:val="24"/>
          <w:szCs w:val="24"/>
        </w:rPr>
      </w:pPr>
      <w:r>
        <w:rPr>
          <w:rFonts w:eastAsiaTheme="minorHAnsi"/>
        </w:rPr>
        <w:lastRenderedPageBreak/>
        <w:pict w14:anchorId="561D3783">
          <v:shape id="_x0000_s3949" type="#_x0000_t202" style="position:absolute;left:0;text-align:left;margin-left:216.85pt;margin-top:12pt;width:6.65pt;height:12pt;z-index:-281272;mso-position-horizontal-relative:page" filled="f" stroked="f">
            <v:textbox inset="0,0,0,0">
              <w:txbxContent>
                <w:p w14:paraId="4FD139DA" w14:textId="77777777" w:rsidR="00025C9E" w:rsidRDefault="00025C9E">
                  <w:pPr>
                    <w:pStyle w:val="a3"/>
                    <w:spacing w:line="112" w:lineRule="exact"/>
                    <w:ind w:left="0"/>
                    <w:rPr>
                      <w:rFonts w:cs="宋体"/>
                    </w:rPr>
                  </w:pPr>
                  <w:r>
                    <w:rPr>
                      <w:rFonts w:cs="宋体"/>
                      <w:w w:val="55"/>
                    </w:rPr>
                    <w:t></w:t>
                  </w:r>
                </w:p>
              </w:txbxContent>
            </v:textbox>
            <w10:wrap anchorx="page"/>
          </v:shape>
        </w:pict>
      </w:r>
      <w:r w:rsidR="002D0D3F">
        <w:rPr>
          <w:rFonts w:ascii="宋体" w:eastAsia="宋体" w:hAnsi="宋体" w:cs="宋体"/>
          <w:w w:val="95"/>
          <w:position w:val="7"/>
          <w:sz w:val="24"/>
          <w:szCs w:val="24"/>
        </w:rPr>
        <w:t></w:t>
      </w:r>
      <w:r w:rsidR="002D0D3F">
        <w:rPr>
          <w:rFonts w:ascii="宋体" w:eastAsia="宋体" w:hAnsi="宋体" w:cs="宋体"/>
          <w:spacing w:val="-51"/>
          <w:w w:val="95"/>
          <w:position w:val="7"/>
          <w:sz w:val="24"/>
          <w:szCs w:val="24"/>
        </w:rPr>
        <w:t xml:space="preserve"> </w:t>
      </w:r>
      <w:r w:rsidR="002D0D3F">
        <w:rPr>
          <w:rFonts w:ascii="Times New Roman" w:eastAsia="Times New Roman" w:hAnsi="Times New Roman" w:cs="Times New Roman"/>
          <w:i/>
          <w:w w:val="95"/>
          <w:sz w:val="24"/>
          <w:szCs w:val="24"/>
        </w:rPr>
        <w:t>f</w:t>
      </w:r>
      <w:r w:rsidR="002D0D3F">
        <w:rPr>
          <w:rFonts w:ascii="Times New Roman" w:eastAsia="Times New Roman" w:hAnsi="Times New Roman" w:cs="Times New Roman"/>
          <w:i/>
          <w:spacing w:val="-39"/>
          <w:w w:val="95"/>
          <w:sz w:val="24"/>
          <w:szCs w:val="24"/>
        </w:rPr>
        <w:t xml:space="preserve"> </w:t>
      </w:r>
      <w:r w:rsidR="002D0D3F">
        <w:rPr>
          <w:rFonts w:ascii="MS Gothic" w:eastAsia="MS Gothic" w:hAnsi="MS Gothic" w:cs="MS Gothic"/>
          <w:spacing w:val="1"/>
          <w:w w:val="95"/>
          <w:sz w:val="24"/>
          <w:szCs w:val="24"/>
        </w:rPr>
        <w:t>(</w:t>
      </w:r>
      <w:r w:rsidR="002D0D3F">
        <w:rPr>
          <w:rFonts w:ascii="Times New Roman" w:eastAsia="Times New Roman" w:hAnsi="Times New Roman" w:cs="Times New Roman"/>
          <w:i/>
          <w:w w:val="95"/>
          <w:sz w:val="24"/>
          <w:szCs w:val="24"/>
        </w:rPr>
        <w:t>Q</w:t>
      </w:r>
      <w:r w:rsidR="002D0D3F">
        <w:rPr>
          <w:rFonts w:ascii="MS Gothic" w:eastAsia="MS Gothic" w:hAnsi="MS Gothic" w:cs="MS Gothic"/>
          <w:spacing w:val="1"/>
          <w:w w:val="95"/>
          <w:sz w:val="24"/>
          <w:szCs w:val="24"/>
        </w:rPr>
        <w:t>)</w:t>
      </w:r>
      <w:r w:rsidR="002D0D3F">
        <w:rPr>
          <w:rFonts w:ascii="MS Gothic" w:eastAsia="MS Gothic" w:hAnsi="MS Gothic" w:cs="MS Gothic"/>
          <w:spacing w:val="-85"/>
          <w:w w:val="95"/>
          <w:sz w:val="24"/>
          <w:szCs w:val="24"/>
        </w:rPr>
        <w:t xml:space="preserve"> </w:t>
      </w:r>
      <w:r w:rsidR="002D0D3F">
        <w:rPr>
          <w:rFonts w:ascii="Georgia" w:eastAsia="Georgia" w:hAnsi="Georgia" w:cs="Georgia"/>
          <w:w w:val="95"/>
          <w:sz w:val="24"/>
          <w:szCs w:val="24"/>
        </w:rPr>
        <w:t>=</w:t>
      </w:r>
    </w:p>
    <w:p w14:paraId="15270D8D" w14:textId="77777777" w:rsidR="00996552" w:rsidRDefault="002D0D3F">
      <w:pPr>
        <w:pStyle w:val="a3"/>
        <w:spacing w:line="260" w:lineRule="exact"/>
        <w:ind w:left="0" w:right="814"/>
        <w:jc w:val="right"/>
        <w:rPr>
          <w:rFonts w:cs="宋体"/>
        </w:rPr>
      </w:pPr>
      <w:r>
        <w:rPr>
          <w:rFonts w:cs="宋体"/>
          <w:w w:val="50"/>
        </w:rPr>
        <w:t></w:t>
      </w:r>
    </w:p>
    <w:p w14:paraId="163F9FD5" w14:textId="77777777" w:rsidR="00996552" w:rsidRDefault="002D0D3F">
      <w:pPr>
        <w:tabs>
          <w:tab w:val="left" w:pos="665"/>
        </w:tabs>
        <w:spacing w:line="249" w:lineRule="exact"/>
        <w:ind w:left="50"/>
        <w:rPr>
          <w:rFonts w:ascii="Palatino Linotype" w:eastAsia="Palatino Linotype" w:hAnsi="Palatino Linotype" w:cs="Palatino Linotype"/>
          <w:sz w:val="24"/>
          <w:szCs w:val="24"/>
        </w:rPr>
      </w:pPr>
      <w:r>
        <w:rPr>
          <w:w w:val="95"/>
        </w:rPr>
        <w:br w:type="column"/>
      </w:r>
      <w:r>
        <w:rPr>
          <w:rFonts w:ascii="MS Gothic" w:eastAsia="MS Gothic" w:hAnsi="MS Gothic" w:cs="MS Gothic"/>
          <w:w w:val="95"/>
          <w:position w:val="2"/>
          <w:sz w:val="16"/>
          <w:szCs w:val="16"/>
        </w:rPr>
        <w:lastRenderedPageBreak/>
        <w:t>√</w:t>
      </w:r>
      <w:r>
        <w:rPr>
          <w:rFonts w:ascii="MS Gothic" w:eastAsia="MS Gothic" w:hAnsi="MS Gothic" w:cs="MS Gothic"/>
          <w:spacing w:val="10"/>
          <w:w w:val="95"/>
          <w:position w:val="2"/>
          <w:sz w:val="16"/>
          <w:szCs w:val="16"/>
        </w:rPr>
        <w:t xml:space="preserve"> </w:t>
      </w:r>
      <w:r>
        <w:rPr>
          <w:rFonts w:ascii="Palatino Linotype" w:eastAsia="Palatino Linotype" w:hAnsi="Palatino Linotype" w:cs="Palatino Linotype"/>
          <w:w w:val="95"/>
          <w:position w:val="9"/>
          <w:sz w:val="16"/>
          <w:szCs w:val="16"/>
        </w:rPr>
        <w:t>1</w:t>
      </w:r>
      <w:r>
        <w:rPr>
          <w:rFonts w:ascii="Palatino Linotype" w:eastAsia="Palatino Linotype" w:hAnsi="Palatino Linotype" w:cs="Palatino Linotype"/>
          <w:w w:val="95"/>
          <w:position w:val="9"/>
          <w:sz w:val="16"/>
          <w:szCs w:val="16"/>
        </w:rPr>
        <w:tab/>
      </w:r>
      <w:r>
        <w:rPr>
          <w:rFonts w:ascii="Palatino Linotype" w:eastAsia="Palatino Linotype" w:hAnsi="Palatino Linotype" w:cs="Palatino Linotype"/>
          <w:spacing w:val="-3"/>
          <w:w w:val="90"/>
          <w:sz w:val="24"/>
          <w:szCs w:val="24"/>
        </w:rPr>
        <w:t>e</w:t>
      </w:r>
      <w:r>
        <w:rPr>
          <w:rFonts w:ascii="Palatino Linotype" w:eastAsia="Palatino Linotype" w:hAnsi="Palatino Linotype" w:cs="Palatino Linotype"/>
          <w:spacing w:val="-4"/>
          <w:w w:val="90"/>
          <w:sz w:val="24"/>
          <w:szCs w:val="24"/>
        </w:rPr>
        <w:t>xp</w:t>
      </w:r>
    </w:p>
    <w:p w14:paraId="21E37E68" w14:textId="77777777" w:rsidR="00996552" w:rsidRDefault="002D0D3F">
      <w:pPr>
        <w:spacing w:line="151" w:lineRule="exact"/>
        <w:ind w:left="162"/>
        <w:rPr>
          <w:rFonts w:ascii="Bookman Old Style" w:eastAsia="Bookman Old Style" w:hAnsi="Bookman Old Style" w:cs="Bookman Old Style"/>
          <w:sz w:val="12"/>
          <w:szCs w:val="12"/>
          <w:lang w:eastAsia="zh-CN"/>
        </w:rPr>
      </w:pPr>
      <w:r>
        <w:rPr>
          <w:rFonts w:ascii="Palatino Linotype" w:hAnsi="Palatino Linotype"/>
          <w:spacing w:val="3"/>
          <w:w w:val="115"/>
          <w:sz w:val="16"/>
          <w:lang w:eastAsia="zh-CN"/>
        </w:rPr>
        <w:t>2</w:t>
      </w:r>
      <w:r>
        <w:rPr>
          <w:rFonts w:ascii="Century" w:hAnsi="Century"/>
          <w:spacing w:val="3"/>
          <w:w w:val="115"/>
          <w:sz w:val="16"/>
        </w:rPr>
        <w:t>π</w:t>
      </w:r>
      <w:r>
        <w:rPr>
          <w:rFonts w:ascii="Century" w:hAnsi="Century"/>
          <w:spacing w:val="2"/>
          <w:w w:val="115"/>
          <w:sz w:val="16"/>
        </w:rPr>
        <w:t>σ</w:t>
      </w:r>
      <w:r>
        <w:rPr>
          <w:rFonts w:ascii="Bookman Old Style" w:hAnsi="Bookman Old Style"/>
          <w:i/>
          <w:spacing w:val="2"/>
          <w:w w:val="115"/>
          <w:position w:val="-1"/>
          <w:sz w:val="12"/>
          <w:lang w:eastAsia="zh-CN"/>
        </w:rPr>
        <w:t>Q</w:t>
      </w:r>
    </w:p>
    <w:p w14:paraId="2F750EF5" w14:textId="77777777" w:rsidR="00996552" w:rsidRDefault="002D0D3F">
      <w:pPr>
        <w:spacing w:line="381" w:lineRule="exact"/>
        <w:ind w:left="112"/>
        <w:rPr>
          <w:rFonts w:ascii="Palatino Linotype" w:eastAsia="Palatino Linotype" w:hAnsi="Palatino Linotype" w:cs="Palatino Linotype"/>
          <w:sz w:val="12"/>
          <w:szCs w:val="12"/>
          <w:lang w:eastAsia="zh-CN"/>
        </w:rPr>
      </w:pPr>
      <w:r>
        <w:rPr>
          <w:lang w:eastAsia="zh-CN"/>
        </w:rPr>
        <w:br w:type="column"/>
      </w:r>
      <w:r>
        <w:rPr>
          <w:rFonts w:ascii="MS Gothic" w:eastAsia="MS Gothic" w:hAnsi="MS Gothic" w:cs="MS Gothic"/>
          <w:spacing w:val="5"/>
          <w:position w:val="-12"/>
          <w:sz w:val="24"/>
          <w:szCs w:val="24"/>
          <w:lang w:eastAsia="zh-CN"/>
        </w:rPr>
        <w:lastRenderedPageBreak/>
        <w:t>−</w:t>
      </w:r>
      <w:r>
        <w:rPr>
          <w:rFonts w:ascii="MS Gothic" w:eastAsia="MS Gothic" w:hAnsi="MS Gothic" w:cs="MS Gothic"/>
          <w:spacing w:val="10"/>
          <w:sz w:val="24"/>
          <w:szCs w:val="24"/>
          <w:lang w:eastAsia="zh-CN"/>
        </w:rPr>
        <w:t>(</w:t>
      </w:r>
      <w:r>
        <w:rPr>
          <w:rFonts w:ascii="MS Gothic" w:eastAsia="MS Gothic" w:hAnsi="MS Gothic" w:cs="MS Gothic"/>
          <w:spacing w:val="-22"/>
          <w:sz w:val="24"/>
          <w:szCs w:val="24"/>
          <w:lang w:eastAsia="zh-CN"/>
        </w:rPr>
        <w:t xml:space="preserve"> </w:t>
      </w:r>
      <w:r>
        <w:rPr>
          <w:rFonts w:ascii="Palatino Linotype" w:eastAsia="Palatino Linotype" w:hAnsi="Palatino Linotype" w:cs="Palatino Linotype"/>
          <w:position w:val="-21"/>
          <w:sz w:val="16"/>
          <w:szCs w:val="16"/>
          <w:lang w:eastAsia="zh-CN"/>
        </w:rPr>
        <w:t xml:space="preserve">2  </w:t>
      </w:r>
      <w:r>
        <w:rPr>
          <w:rFonts w:ascii="Palatino Linotype" w:eastAsia="Palatino Linotype" w:hAnsi="Palatino Linotype" w:cs="Palatino Linotype"/>
          <w:spacing w:val="3"/>
          <w:position w:val="-21"/>
          <w:sz w:val="16"/>
          <w:szCs w:val="16"/>
          <w:lang w:eastAsia="zh-CN"/>
        </w:rPr>
        <w:t xml:space="preserve"> </w:t>
      </w:r>
      <w:r>
        <w:rPr>
          <w:rFonts w:ascii="Palatino Linotype" w:eastAsia="Palatino Linotype" w:hAnsi="Palatino Linotype" w:cs="Palatino Linotype"/>
          <w:position w:val="-16"/>
          <w:sz w:val="12"/>
          <w:szCs w:val="12"/>
          <w:lang w:eastAsia="zh-CN"/>
        </w:rPr>
        <w:t>2</w:t>
      </w:r>
    </w:p>
    <w:p w14:paraId="38CBA92B" w14:textId="77777777" w:rsidR="00996552" w:rsidRDefault="00996552">
      <w:pPr>
        <w:spacing w:line="381" w:lineRule="exact"/>
        <w:rPr>
          <w:rFonts w:ascii="Palatino Linotype" w:eastAsia="Palatino Linotype" w:hAnsi="Palatino Linotype" w:cs="Palatino Linotype"/>
          <w:sz w:val="12"/>
          <w:szCs w:val="12"/>
          <w:lang w:eastAsia="zh-CN"/>
        </w:rPr>
        <w:sectPr w:rsidR="00996552">
          <w:type w:val="continuous"/>
          <w:pgSz w:w="11910" w:h="16840"/>
          <w:pgMar w:top="1580" w:right="1500" w:bottom="280" w:left="1680" w:header="720" w:footer="720" w:gutter="0"/>
          <w:cols w:num="3" w:space="720" w:equalWidth="0">
            <w:col w:w="3606" w:space="40"/>
            <w:col w:w="1005" w:space="40"/>
            <w:col w:w="4039"/>
          </w:cols>
        </w:sectPr>
      </w:pPr>
    </w:p>
    <w:p w14:paraId="78259A21" w14:textId="77777777" w:rsidR="00996552" w:rsidRDefault="002D0D3F">
      <w:pPr>
        <w:pStyle w:val="a3"/>
        <w:spacing w:before="106" w:line="268" w:lineRule="auto"/>
        <w:ind w:right="54" w:firstLine="480"/>
        <w:rPr>
          <w:lang w:eastAsia="zh-CN"/>
        </w:rPr>
      </w:pPr>
      <w:r>
        <w:rPr>
          <w:spacing w:val="3"/>
          <w:lang w:eastAsia="zh-CN"/>
        </w:rPr>
        <w:lastRenderedPageBreak/>
        <w:t>式</w:t>
      </w:r>
      <w:hyperlink w:anchor="_bookmark59" w:history="1">
        <w:r>
          <w:rPr>
            <w:rFonts w:ascii="Times New Roman" w:eastAsia="Times New Roman" w:hAnsi="Times New Roman" w:cs="Times New Roman"/>
            <w:spacing w:val="3"/>
            <w:lang w:eastAsia="zh-CN"/>
          </w:rPr>
          <w:t>3.7</w:t>
        </w:r>
      </w:hyperlink>
      <w:r>
        <w:rPr>
          <w:spacing w:val="3"/>
          <w:lang w:eastAsia="zh-CN"/>
        </w:rPr>
        <w:t>中，</w:t>
      </w:r>
      <w:r>
        <w:rPr>
          <w:rFonts w:ascii="Times New Roman" w:eastAsia="Times New Roman" w:hAnsi="Times New Roman" w:cs="Times New Roman"/>
          <w:spacing w:val="3"/>
          <w:lang w:eastAsia="zh-CN"/>
        </w:rPr>
        <w:t>µ</w:t>
      </w:r>
      <w:r>
        <w:rPr>
          <w:rFonts w:ascii="Bookman Old Style" w:eastAsia="Bookman Old Style" w:hAnsi="Bookman Old Style" w:cs="Bookman Old Style"/>
          <w:i/>
          <w:spacing w:val="2"/>
          <w:position w:val="-3"/>
          <w:sz w:val="16"/>
          <w:szCs w:val="16"/>
          <w:lang w:eastAsia="zh-CN"/>
        </w:rPr>
        <w:t>P</w:t>
      </w:r>
      <w:r>
        <w:rPr>
          <w:rFonts w:ascii="Bookman Old Style" w:eastAsia="Bookman Old Style" w:hAnsi="Bookman Old Style" w:cs="Bookman Old Style"/>
          <w:i/>
          <w:spacing w:val="44"/>
          <w:position w:val="-3"/>
          <w:sz w:val="16"/>
          <w:szCs w:val="16"/>
          <w:lang w:eastAsia="zh-CN"/>
        </w:rPr>
        <w:t xml:space="preserve"> </w:t>
      </w:r>
      <w:r>
        <w:rPr>
          <w:spacing w:val="-1"/>
          <w:lang w:eastAsia="zh-CN"/>
        </w:rPr>
        <w:t>为负荷有功功率的均值，</w:t>
      </w:r>
      <w:r>
        <w:rPr>
          <w:rFonts w:ascii="Times New Roman" w:eastAsia="Times New Roman" w:hAnsi="Times New Roman" w:cs="Times New Roman"/>
          <w:spacing w:val="-1"/>
        </w:rPr>
        <w:t>σ</w:t>
      </w:r>
      <w:r>
        <w:rPr>
          <w:rFonts w:ascii="Bookman Old Style" w:eastAsia="Bookman Old Style" w:hAnsi="Bookman Old Style" w:cs="Bookman Old Style"/>
          <w:i/>
          <w:spacing w:val="-1"/>
          <w:position w:val="-3"/>
          <w:sz w:val="16"/>
          <w:szCs w:val="16"/>
          <w:lang w:eastAsia="zh-CN"/>
        </w:rPr>
        <w:t>P</w:t>
      </w:r>
      <w:r>
        <w:rPr>
          <w:rFonts w:ascii="Bookman Old Style" w:eastAsia="Bookman Old Style" w:hAnsi="Bookman Old Style" w:cs="Bookman Old Style"/>
          <w:i/>
          <w:spacing w:val="44"/>
          <w:position w:val="-3"/>
          <w:sz w:val="16"/>
          <w:szCs w:val="16"/>
          <w:lang w:eastAsia="zh-CN"/>
        </w:rPr>
        <w:t xml:space="preserve"> </w:t>
      </w:r>
      <w:r>
        <w:rPr>
          <w:spacing w:val="1"/>
          <w:lang w:eastAsia="zh-CN"/>
        </w:rPr>
        <w:t>为负荷有功功率的方差，</w:t>
      </w:r>
      <w:r>
        <w:rPr>
          <w:rFonts w:ascii="Times New Roman" w:eastAsia="Times New Roman" w:hAnsi="Times New Roman" w:cs="Times New Roman"/>
          <w:spacing w:val="1"/>
          <w:lang w:eastAsia="zh-CN"/>
        </w:rPr>
        <w:t>µ</w:t>
      </w:r>
      <w:r>
        <w:rPr>
          <w:rFonts w:ascii="Bookman Old Style" w:eastAsia="Bookman Old Style" w:hAnsi="Bookman Old Style" w:cs="Bookman Old Style"/>
          <w:i/>
          <w:position w:val="-3"/>
          <w:sz w:val="16"/>
          <w:szCs w:val="16"/>
          <w:lang w:eastAsia="zh-CN"/>
        </w:rPr>
        <w:t>Q</w:t>
      </w:r>
      <w:r>
        <w:rPr>
          <w:rFonts w:ascii="Bookman Old Style" w:eastAsia="Bookman Old Style" w:hAnsi="Bookman Old Style" w:cs="Bookman Old Style"/>
          <w:i/>
          <w:spacing w:val="42"/>
          <w:position w:val="-3"/>
          <w:sz w:val="16"/>
          <w:szCs w:val="16"/>
          <w:lang w:eastAsia="zh-CN"/>
        </w:rPr>
        <w:t xml:space="preserve"> </w:t>
      </w:r>
      <w:r>
        <w:rPr>
          <w:lang w:eastAsia="zh-CN"/>
        </w:rPr>
        <w:t>为负</w:t>
      </w:r>
      <w:r>
        <w:rPr>
          <w:spacing w:val="32"/>
          <w:lang w:eastAsia="zh-CN"/>
        </w:rPr>
        <w:t xml:space="preserve"> </w:t>
      </w:r>
      <w:r>
        <w:rPr>
          <w:spacing w:val="-1"/>
          <w:lang w:eastAsia="zh-CN"/>
        </w:rPr>
        <w:t>荷无功功率的均值，</w:t>
      </w:r>
      <w:r>
        <w:rPr>
          <w:rFonts w:ascii="Times New Roman" w:eastAsia="Times New Roman" w:hAnsi="Times New Roman" w:cs="Times New Roman"/>
          <w:spacing w:val="-1"/>
        </w:rPr>
        <w:t>σ</w:t>
      </w:r>
      <w:r>
        <w:rPr>
          <w:rFonts w:ascii="Bookman Old Style" w:eastAsia="Bookman Old Style" w:hAnsi="Bookman Old Style" w:cs="Bookman Old Style"/>
          <w:i/>
          <w:spacing w:val="-1"/>
          <w:position w:val="-3"/>
          <w:sz w:val="16"/>
          <w:szCs w:val="16"/>
          <w:lang w:eastAsia="zh-CN"/>
        </w:rPr>
        <w:t>Q</w:t>
      </w:r>
      <w:r>
        <w:rPr>
          <w:rFonts w:ascii="Bookman Old Style" w:eastAsia="Bookman Old Style" w:hAnsi="Bookman Old Style" w:cs="Bookman Old Style"/>
          <w:i/>
          <w:position w:val="-3"/>
          <w:sz w:val="16"/>
          <w:szCs w:val="16"/>
          <w:lang w:eastAsia="zh-CN"/>
        </w:rPr>
        <w:t xml:space="preserve"> </w:t>
      </w:r>
      <w:r>
        <w:rPr>
          <w:rFonts w:ascii="Bookman Old Style" w:eastAsia="Bookman Old Style" w:hAnsi="Bookman Old Style" w:cs="Bookman Old Style"/>
          <w:i/>
          <w:spacing w:val="16"/>
          <w:position w:val="-3"/>
          <w:sz w:val="16"/>
          <w:szCs w:val="16"/>
          <w:lang w:eastAsia="zh-CN"/>
        </w:rPr>
        <w:t xml:space="preserve"> </w:t>
      </w:r>
      <w:r>
        <w:rPr>
          <w:lang w:eastAsia="zh-CN"/>
        </w:rPr>
        <w:t>为负荷无功功率的方差。</w:t>
      </w:r>
    </w:p>
    <w:p w14:paraId="5596D714" w14:textId="77777777" w:rsidR="00996552" w:rsidRDefault="002D0D3F">
      <w:pPr>
        <w:pStyle w:val="a3"/>
        <w:spacing w:before="8" w:line="305" w:lineRule="auto"/>
        <w:ind w:firstLine="480"/>
        <w:rPr>
          <w:lang w:eastAsia="zh-CN"/>
        </w:rPr>
      </w:pPr>
      <w:r>
        <w:rPr>
          <w:spacing w:val="1"/>
          <w:lang w:eastAsia="zh-CN"/>
        </w:rPr>
        <w:t>在研究电力系统节点的电压和功率临界值方面，本文采取步长增加的方式，</w:t>
      </w:r>
      <w:r>
        <w:rPr>
          <w:spacing w:val="54"/>
          <w:lang w:eastAsia="zh-CN"/>
        </w:rPr>
        <w:t xml:space="preserve"> </w:t>
      </w:r>
      <w:r>
        <w:rPr>
          <w:lang w:eastAsia="zh-CN"/>
        </w:rPr>
        <w:t>通过指定功率增加的步长</w:t>
      </w:r>
      <w:r>
        <w:rPr>
          <w:spacing w:val="-45"/>
          <w:lang w:eastAsia="zh-CN"/>
        </w:rPr>
        <w:t>，</w:t>
      </w:r>
      <w:r>
        <w:rPr>
          <w:lang w:eastAsia="zh-CN"/>
        </w:rPr>
        <w:t>分别从额定功率值按步长增加各负荷节点的功率</w:t>
      </w:r>
      <w:r>
        <w:rPr>
          <w:spacing w:val="-45"/>
          <w:lang w:eastAsia="zh-CN"/>
        </w:rPr>
        <w:t>，</w:t>
      </w:r>
      <w:r>
        <w:rPr>
          <w:lang w:eastAsia="zh-CN"/>
        </w:rPr>
        <w:t>通 过潮流计算可以分别得到各节点的电压值</w:t>
      </w:r>
      <w:r>
        <w:rPr>
          <w:spacing w:val="-42"/>
          <w:lang w:eastAsia="zh-CN"/>
        </w:rPr>
        <w:t>、</w:t>
      </w:r>
      <w:r>
        <w:rPr>
          <w:lang w:eastAsia="zh-CN"/>
        </w:rPr>
        <w:t>有功功率和无功功率</w:t>
      </w:r>
      <w:r>
        <w:rPr>
          <w:spacing w:val="-48"/>
          <w:lang w:eastAsia="zh-CN"/>
        </w:rPr>
        <w:t>，</w:t>
      </w:r>
      <w:r>
        <w:rPr>
          <w:lang w:eastAsia="zh-CN"/>
        </w:rPr>
        <w:t>当潮流计算出 现不收敛的状态时</w:t>
      </w:r>
      <w:r>
        <w:rPr>
          <w:spacing w:val="-48"/>
          <w:lang w:eastAsia="zh-CN"/>
        </w:rPr>
        <w:t>，</w:t>
      </w:r>
      <w:r>
        <w:rPr>
          <w:lang w:eastAsia="zh-CN"/>
        </w:rPr>
        <w:t>便得到了电力系统的临界值</w:t>
      </w:r>
      <w:r>
        <w:rPr>
          <w:spacing w:val="-41"/>
          <w:lang w:eastAsia="zh-CN"/>
        </w:rPr>
        <w:t>。</w:t>
      </w:r>
      <w:r>
        <w:rPr>
          <w:lang w:eastAsia="zh-CN"/>
        </w:rPr>
        <w:t>其有功功率和无功功率增长式 如下：</w:t>
      </w:r>
    </w:p>
    <w:p w14:paraId="16C5F41C" w14:textId="77777777" w:rsidR="00996552" w:rsidRDefault="002D0D3F">
      <w:pPr>
        <w:spacing w:line="416" w:lineRule="exact"/>
        <w:ind w:left="2597"/>
        <w:rPr>
          <w:rFonts w:ascii="宋体" w:eastAsia="宋体" w:hAnsi="宋体" w:cs="宋体"/>
          <w:sz w:val="24"/>
          <w:szCs w:val="24"/>
          <w:lang w:eastAsia="zh-CN"/>
        </w:rPr>
      </w:pPr>
      <w:bookmarkStart w:id="107" w:name="_bookmark60"/>
      <w:bookmarkEnd w:id="107"/>
      <w:r>
        <w:rPr>
          <w:rFonts w:ascii="宋体" w:eastAsia="宋体" w:hAnsi="宋体" w:cs="宋体"/>
          <w:w w:val="105"/>
          <w:position w:val="26"/>
          <w:sz w:val="24"/>
          <w:szCs w:val="24"/>
          <w:lang w:eastAsia="zh-CN"/>
        </w:rPr>
        <w:t>(</w:t>
      </w:r>
      <w:r>
        <w:rPr>
          <w:rFonts w:ascii="宋体" w:eastAsia="宋体" w:hAnsi="宋体" w:cs="宋体"/>
          <w:spacing w:val="-24"/>
          <w:w w:val="105"/>
          <w:position w:val="26"/>
          <w:sz w:val="24"/>
          <w:szCs w:val="24"/>
          <w:lang w:eastAsia="zh-CN"/>
        </w:rPr>
        <w:t xml:space="preserve"> </w:t>
      </w:r>
      <w:r>
        <w:rPr>
          <w:rFonts w:ascii="Times New Roman" w:eastAsia="Times New Roman" w:hAnsi="Times New Roman" w:cs="Times New Roman"/>
          <w:i/>
          <w:w w:val="105"/>
          <w:position w:val="4"/>
          <w:sz w:val="24"/>
          <w:szCs w:val="24"/>
          <w:lang w:eastAsia="zh-CN"/>
        </w:rPr>
        <w:t>P</w:t>
      </w:r>
      <w:r>
        <w:rPr>
          <w:rFonts w:ascii="Times New Roman" w:eastAsia="Times New Roman" w:hAnsi="Times New Roman" w:cs="Times New Roman"/>
          <w:i/>
          <w:spacing w:val="3"/>
          <w:w w:val="105"/>
          <w:position w:val="4"/>
          <w:sz w:val="24"/>
          <w:szCs w:val="24"/>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7"/>
          <w:w w:val="105"/>
          <w:position w:val="4"/>
          <w:sz w:val="24"/>
          <w:szCs w:val="24"/>
          <w:lang w:eastAsia="zh-CN"/>
        </w:rPr>
        <w:t xml:space="preserve"> </w:t>
      </w:r>
      <w:r>
        <w:rPr>
          <w:rFonts w:ascii="Times New Roman" w:eastAsia="Times New Roman" w:hAnsi="Times New Roman" w:cs="Times New Roman"/>
          <w:i/>
          <w:spacing w:val="-3"/>
          <w:w w:val="105"/>
          <w:position w:val="4"/>
          <w:sz w:val="24"/>
          <w:szCs w:val="24"/>
          <w:lang w:eastAsia="zh-CN"/>
        </w:rPr>
        <w:t>P</w:t>
      </w:r>
      <w:r>
        <w:rPr>
          <w:rFonts w:ascii="Times New Roman" w:eastAsia="Times New Roman" w:hAnsi="Times New Roman" w:cs="Times New Roman"/>
          <w:spacing w:val="-3"/>
          <w:w w:val="105"/>
          <w:sz w:val="16"/>
          <w:szCs w:val="16"/>
          <w:lang w:eastAsia="zh-CN"/>
        </w:rPr>
        <w:t>rated</w:t>
      </w:r>
      <w:r>
        <w:rPr>
          <w:rFonts w:ascii="Times New Roman" w:eastAsia="Times New Roman" w:hAnsi="Times New Roman" w:cs="Times New Roman"/>
          <w:w w:val="105"/>
          <w:sz w:val="16"/>
          <w:szCs w:val="16"/>
          <w:lang w:eastAsia="zh-CN"/>
        </w:rPr>
        <w:t xml:space="preserve"> </w:t>
      </w:r>
      <w:r>
        <w:rPr>
          <w:rFonts w:ascii="Times New Roman" w:eastAsia="Times New Roman" w:hAnsi="Times New Roman" w:cs="Times New Roman"/>
          <w:spacing w:val="11"/>
          <w:w w:val="105"/>
          <w:sz w:val="16"/>
          <w:szCs w:val="16"/>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10"/>
          <w:w w:val="105"/>
          <w:position w:val="4"/>
          <w:sz w:val="24"/>
          <w:szCs w:val="24"/>
          <w:lang w:eastAsia="zh-CN"/>
        </w:rPr>
        <w:t xml:space="preserve"> </w:t>
      </w:r>
      <w:r>
        <w:rPr>
          <w:rFonts w:ascii="Times New Roman" w:eastAsia="Times New Roman" w:hAnsi="Times New Roman" w:cs="Times New Roman"/>
          <w:w w:val="105"/>
          <w:position w:val="4"/>
          <w:sz w:val="24"/>
          <w:szCs w:val="24"/>
        </w:rPr>
        <w:t>λ</w:t>
      </w:r>
      <w:r>
        <w:rPr>
          <w:rFonts w:ascii="Times New Roman" w:eastAsia="Times New Roman" w:hAnsi="Times New Roman" w:cs="Times New Roman"/>
          <w:spacing w:val="35"/>
          <w:w w:val="105"/>
          <w:position w:val="4"/>
          <w:sz w:val="24"/>
          <w:szCs w:val="24"/>
          <w:lang w:eastAsia="zh-CN"/>
        </w:rPr>
        <w:t xml:space="preserve"> </w:t>
      </w:r>
      <w:r>
        <w:rPr>
          <w:rFonts w:ascii="Times New Roman" w:eastAsia="Times New Roman" w:hAnsi="Times New Roman" w:cs="Times New Roman"/>
          <w:i/>
          <w:spacing w:val="-4"/>
          <w:w w:val="105"/>
          <w:position w:val="4"/>
          <w:sz w:val="24"/>
          <w:szCs w:val="24"/>
          <w:lang w:eastAsia="zh-CN"/>
        </w:rPr>
        <w:t>P</w:t>
      </w:r>
      <w:r>
        <w:rPr>
          <w:rFonts w:ascii="Times New Roman" w:eastAsia="Times New Roman" w:hAnsi="Times New Roman" w:cs="Times New Roman"/>
          <w:spacing w:val="-4"/>
          <w:w w:val="105"/>
          <w:sz w:val="16"/>
          <w:szCs w:val="16"/>
          <w:lang w:eastAsia="zh-CN"/>
        </w:rPr>
        <w:t>target</w:t>
      </w:r>
      <w:r>
        <w:rPr>
          <w:rFonts w:ascii="Times New Roman" w:eastAsia="Times New Roman" w:hAnsi="Times New Roman" w:cs="Times New Roman"/>
          <w:w w:val="105"/>
          <w:sz w:val="16"/>
          <w:szCs w:val="16"/>
          <w:lang w:eastAsia="zh-CN"/>
        </w:rPr>
        <w:t xml:space="preserve"> </w:t>
      </w:r>
      <w:r>
        <w:rPr>
          <w:rFonts w:ascii="Times New Roman" w:eastAsia="Times New Roman" w:hAnsi="Times New Roman" w:cs="Times New Roman"/>
          <w:spacing w:val="11"/>
          <w:w w:val="105"/>
          <w:sz w:val="16"/>
          <w:szCs w:val="16"/>
          <w:lang w:eastAsia="zh-CN"/>
        </w:rPr>
        <w:t xml:space="preserve"> </w:t>
      </w:r>
      <w:r>
        <w:rPr>
          <w:rFonts w:ascii="MS Gothic" w:eastAsia="MS Gothic" w:hAnsi="MS Gothic" w:cs="MS Gothic"/>
          <w:w w:val="105"/>
          <w:position w:val="4"/>
          <w:sz w:val="24"/>
          <w:szCs w:val="24"/>
          <w:lang w:eastAsia="zh-CN"/>
        </w:rPr>
        <w:t>−</w:t>
      </w:r>
      <w:r>
        <w:rPr>
          <w:rFonts w:ascii="MS Gothic" w:eastAsia="MS Gothic" w:hAnsi="MS Gothic" w:cs="MS Gothic"/>
          <w:spacing w:val="-71"/>
          <w:w w:val="105"/>
          <w:position w:val="4"/>
          <w:sz w:val="24"/>
          <w:szCs w:val="24"/>
          <w:lang w:eastAsia="zh-CN"/>
        </w:rPr>
        <w:t xml:space="preserve"> </w:t>
      </w:r>
      <w:r>
        <w:rPr>
          <w:rFonts w:ascii="Times New Roman" w:eastAsia="Times New Roman" w:hAnsi="Times New Roman" w:cs="Times New Roman"/>
          <w:i/>
          <w:spacing w:val="-3"/>
          <w:w w:val="105"/>
          <w:position w:val="4"/>
          <w:sz w:val="24"/>
          <w:szCs w:val="24"/>
          <w:lang w:eastAsia="zh-CN"/>
        </w:rPr>
        <w:t>P</w:t>
      </w:r>
      <w:r>
        <w:rPr>
          <w:rFonts w:ascii="Times New Roman" w:eastAsia="Times New Roman" w:hAnsi="Times New Roman" w:cs="Times New Roman"/>
          <w:spacing w:val="-3"/>
          <w:w w:val="105"/>
          <w:sz w:val="16"/>
          <w:szCs w:val="16"/>
          <w:lang w:eastAsia="zh-CN"/>
        </w:rPr>
        <w:t>rated</w:t>
      </w:r>
      <w:r>
        <w:rPr>
          <w:rFonts w:ascii="Times New Roman" w:eastAsia="Times New Roman" w:hAnsi="Times New Roman" w:cs="Times New Roman"/>
          <w:spacing w:val="9"/>
          <w:sz w:val="16"/>
          <w:szCs w:val="16"/>
          <w:lang w:eastAsia="zh-CN"/>
        </w:rPr>
        <w:t xml:space="preserve"> </w:t>
      </w:r>
      <w:r>
        <w:rPr>
          <w:rFonts w:ascii="宋体" w:eastAsia="宋体" w:hAnsi="宋体" w:cs="宋体"/>
          <w:w w:val="46"/>
          <w:position w:val="24"/>
          <w:sz w:val="24"/>
          <w:szCs w:val="24"/>
          <w:lang w:eastAsia="zh-CN"/>
        </w:rPr>
        <w:t xml:space="preserve"> </w:t>
      </w:r>
    </w:p>
    <w:p w14:paraId="4332817B" w14:textId="77777777" w:rsidR="00996552" w:rsidRDefault="002D0D3F">
      <w:pPr>
        <w:pStyle w:val="a3"/>
        <w:spacing w:line="220" w:lineRule="exact"/>
        <w:ind w:left="0" w:right="295"/>
        <w:jc w:val="right"/>
        <w:rPr>
          <w:rFonts w:ascii="Times New Roman" w:eastAsia="Times New Roman" w:hAnsi="Times New Roman" w:cs="Times New Roman"/>
          <w:lang w:eastAsia="zh-CN"/>
        </w:rPr>
      </w:pPr>
      <w:r>
        <w:rPr>
          <w:rFonts w:ascii="Times New Roman"/>
          <w:lang w:eastAsia="zh-CN"/>
        </w:rPr>
        <w:t>(3.8)</w:t>
      </w:r>
    </w:p>
    <w:p w14:paraId="039E2514" w14:textId="77777777" w:rsidR="00996552" w:rsidRDefault="002D0D3F">
      <w:pPr>
        <w:spacing w:line="258" w:lineRule="exact"/>
        <w:ind w:left="2834"/>
        <w:rPr>
          <w:rFonts w:ascii="宋体" w:eastAsia="宋体" w:hAnsi="宋体" w:cs="宋体"/>
          <w:sz w:val="24"/>
          <w:szCs w:val="24"/>
          <w:lang w:eastAsia="zh-CN"/>
        </w:rPr>
      </w:pPr>
      <w:r>
        <w:rPr>
          <w:rFonts w:ascii="Times New Roman" w:eastAsia="Times New Roman" w:hAnsi="Times New Roman" w:cs="Times New Roman"/>
          <w:i/>
          <w:w w:val="105"/>
          <w:position w:val="4"/>
          <w:sz w:val="24"/>
          <w:szCs w:val="24"/>
          <w:lang w:eastAsia="zh-CN"/>
        </w:rPr>
        <w:t>Q</w:t>
      </w:r>
      <w:r>
        <w:rPr>
          <w:rFonts w:ascii="Times New Roman" w:eastAsia="Times New Roman" w:hAnsi="Times New Roman" w:cs="Times New Roman"/>
          <w:i/>
          <w:spacing w:val="-3"/>
          <w:w w:val="105"/>
          <w:position w:val="4"/>
          <w:sz w:val="24"/>
          <w:szCs w:val="24"/>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7"/>
          <w:w w:val="105"/>
          <w:position w:val="4"/>
          <w:sz w:val="24"/>
          <w:szCs w:val="24"/>
          <w:lang w:eastAsia="zh-CN"/>
        </w:rPr>
        <w:t xml:space="preserve"> </w:t>
      </w:r>
      <w:r>
        <w:rPr>
          <w:rFonts w:ascii="Times New Roman" w:eastAsia="Times New Roman" w:hAnsi="Times New Roman" w:cs="Times New Roman"/>
          <w:i/>
          <w:spacing w:val="1"/>
          <w:w w:val="105"/>
          <w:position w:val="4"/>
          <w:sz w:val="24"/>
          <w:szCs w:val="24"/>
          <w:lang w:eastAsia="zh-CN"/>
        </w:rPr>
        <w:t>Q</w:t>
      </w:r>
      <w:r>
        <w:rPr>
          <w:rFonts w:ascii="Times New Roman" w:eastAsia="Times New Roman" w:hAnsi="Times New Roman" w:cs="Times New Roman"/>
          <w:spacing w:val="1"/>
          <w:w w:val="105"/>
          <w:sz w:val="16"/>
          <w:szCs w:val="16"/>
          <w:lang w:eastAsia="zh-CN"/>
        </w:rPr>
        <w:t>rated</w:t>
      </w:r>
      <w:r>
        <w:rPr>
          <w:rFonts w:ascii="Times New Roman" w:eastAsia="Times New Roman" w:hAnsi="Times New Roman" w:cs="Times New Roman"/>
          <w:w w:val="105"/>
          <w:sz w:val="16"/>
          <w:szCs w:val="16"/>
          <w:lang w:eastAsia="zh-CN"/>
        </w:rPr>
        <w:t xml:space="preserve"> </w:t>
      </w:r>
      <w:r>
        <w:rPr>
          <w:rFonts w:ascii="Times New Roman" w:eastAsia="Times New Roman" w:hAnsi="Times New Roman" w:cs="Times New Roman"/>
          <w:spacing w:val="2"/>
          <w:w w:val="105"/>
          <w:sz w:val="16"/>
          <w:szCs w:val="16"/>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15"/>
          <w:w w:val="105"/>
          <w:position w:val="4"/>
          <w:sz w:val="24"/>
          <w:szCs w:val="24"/>
          <w:lang w:eastAsia="zh-CN"/>
        </w:rPr>
        <w:t xml:space="preserve"> </w:t>
      </w:r>
      <w:r>
        <w:rPr>
          <w:rFonts w:ascii="Times New Roman" w:eastAsia="Times New Roman" w:hAnsi="Times New Roman" w:cs="Times New Roman"/>
          <w:w w:val="105"/>
          <w:position w:val="4"/>
          <w:sz w:val="24"/>
          <w:szCs w:val="24"/>
        </w:rPr>
        <w:t>λ</w:t>
      </w:r>
      <w:r>
        <w:rPr>
          <w:rFonts w:ascii="Times New Roman" w:eastAsia="Times New Roman" w:hAnsi="Times New Roman" w:cs="Times New Roman"/>
          <w:spacing w:val="18"/>
          <w:w w:val="105"/>
          <w:position w:val="4"/>
          <w:sz w:val="24"/>
          <w:szCs w:val="24"/>
          <w:lang w:eastAsia="zh-CN"/>
        </w:rPr>
        <w:t xml:space="preserve"> </w:t>
      </w:r>
      <w:r>
        <w:rPr>
          <w:rFonts w:ascii="Times New Roman" w:eastAsia="Times New Roman" w:hAnsi="Times New Roman" w:cs="Times New Roman"/>
          <w:i/>
          <w:w w:val="105"/>
          <w:position w:val="4"/>
          <w:sz w:val="24"/>
          <w:szCs w:val="24"/>
          <w:lang w:eastAsia="zh-CN"/>
        </w:rPr>
        <w:t>Q</w:t>
      </w:r>
      <w:r>
        <w:rPr>
          <w:rFonts w:ascii="Times New Roman" w:eastAsia="Times New Roman" w:hAnsi="Times New Roman" w:cs="Times New Roman"/>
          <w:w w:val="105"/>
          <w:sz w:val="16"/>
          <w:szCs w:val="16"/>
          <w:lang w:eastAsia="zh-CN"/>
        </w:rPr>
        <w:t xml:space="preserve">trongt </w:t>
      </w:r>
      <w:r>
        <w:rPr>
          <w:rFonts w:ascii="Times New Roman" w:eastAsia="Times New Roman" w:hAnsi="Times New Roman" w:cs="Times New Roman"/>
          <w:spacing w:val="1"/>
          <w:w w:val="105"/>
          <w:sz w:val="16"/>
          <w:szCs w:val="16"/>
          <w:lang w:eastAsia="zh-CN"/>
        </w:rPr>
        <w:t xml:space="preserve"> </w:t>
      </w:r>
      <w:r>
        <w:rPr>
          <w:rFonts w:ascii="MS Gothic" w:eastAsia="MS Gothic" w:hAnsi="MS Gothic" w:cs="MS Gothic"/>
          <w:w w:val="105"/>
          <w:position w:val="4"/>
          <w:sz w:val="24"/>
          <w:szCs w:val="24"/>
          <w:lang w:eastAsia="zh-CN"/>
        </w:rPr>
        <w:t>−</w:t>
      </w:r>
      <w:r>
        <w:rPr>
          <w:rFonts w:ascii="MS Gothic" w:eastAsia="MS Gothic" w:hAnsi="MS Gothic" w:cs="MS Gothic"/>
          <w:spacing w:val="-84"/>
          <w:w w:val="105"/>
          <w:position w:val="4"/>
          <w:sz w:val="24"/>
          <w:szCs w:val="24"/>
          <w:lang w:eastAsia="zh-CN"/>
        </w:rPr>
        <w:t xml:space="preserve"> </w:t>
      </w:r>
      <w:r>
        <w:rPr>
          <w:rFonts w:ascii="Times New Roman" w:eastAsia="Times New Roman" w:hAnsi="Times New Roman" w:cs="Times New Roman"/>
          <w:i/>
          <w:w w:val="105"/>
          <w:position w:val="4"/>
          <w:sz w:val="24"/>
          <w:szCs w:val="24"/>
          <w:lang w:eastAsia="zh-CN"/>
        </w:rPr>
        <w:t>Q</w:t>
      </w:r>
      <w:r>
        <w:rPr>
          <w:rFonts w:ascii="Times New Roman" w:eastAsia="Times New Roman" w:hAnsi="Times New Roman" w:cs="Times New Roman"/>
          <w:w w:val="105"/>
          <w:sz w:val="16"/>
          <w:szCs w:val="16"/>
          <w:lang w:eastAsia="zh-CN"/>
        </w:rPr>
        <w:t>ratead</w:t>
      </w:r>
      <w:r>
        <w:rPr>
          <w:rFonts w:ascii="Times New Roman" w:eastAsia="Times New Roman" w:hAnsi="Times New Roman" w:cs="Times New Roman"/>
          <w:spacing w:val="9"/>
          <w:sz w:val="16"/>
          <w:szCs w:val="16"/>
          <w:lang w:eastAsia="zh-CN"/>
        </w:rPr>
        <w:t xml:space="preserve"> </w:t>
      </w:r>
      <w:r>
        <w:rPr>
          <w:rFonts w:ascii="宋体" w:eastAsia="宋体" w:hAnsi="宋体" w:cs="宋体"/>
          <w:w w:val="46"/>
          <w:position w:val="10"/>
          <w:sz w:val="24"/>
          <w:szCs w:val="24"/>
          <w:lang w:eastAsia="zh-CN"/>
        </w:rPr>
        <w:t xml:space="preserve"> </w:t>
      </w:r>
    </w:p>
    <w:p w14:paraId="65011820" w14:textId="77777777" w:rsidR="00996552" w:rsidRDefault="002D0D3F">
      <w:pPr>
        <w:spacing w:before="187" w:line="270" w:lineRule="auto"/>
        <w:ind w:left="114" w:right="54" w:firstLine="482"/>
        <w:rPr>
          <w:rFonts w:ascii="宋体" w:eastAsia="宋体" w:hAnsi="宋体" w:cs="宋体"/>
          <w:sz w:val="24"/>
          <w:szCs w:val="24"/>
          <w:lang w:eastAsia="zh-CN"/>
        </w:rPr>
      </w:pPr>
      <w:r>
        <w:rPr>
          <w:rFonts w:ascii="宋体" w:eastAsia="宋体" w:hAnsi="宋体" w:cs="宋体"/>
          <w:spacing w:val="-1"/>
          <w:sz w:val="24"/>
          <w:szCs w:val="24"/>
          <w:lang w:eastAsia="zh-CN"/>
        </w:rPr>
        <w:t>式</w:t>
      </w:r>
      <w:hyperlink w:anchor="_bookmark60" w:history="1">
        <w:r>
          <w:rPr>
            <w:rFonts w:ascii="Times New Roman" w:eastAsia="Times New Roman" w:hAnsi="Times New Roman" w:cs="Times New Roman"/>
            <w:spacing w:val="-1"/>
            <w:sz w:val="24"/>
            <w:szCs w:val="24"/>
            <w:lang w:eastAsia="zh-CN"/>
          </w:rPr>
          <w:t>3.8</w:t>
        </w:r>
      </w:hyperlink>
      <w:r>
        <w:rPr>
          <w:rFonts w:ascii="宋体" w:eastAsia="宋体" w:hAnsi="宋体" w:cs="宋体"/>
          <w:spacing w:val="-1"/>
          <w:sz w:val="24"/>
          <w:szCs w:val="24"/>
          <w:lang w:eastAsia="zh-CN"/>
        </w:rPr>
        <w:t>中，</w:t>
      </w:r>
      <w:r>
        <w:rPr>
          <w:rFonts w:ascii="Times New Roman" w:eastAsia="Times New Roman" w:hAnsi="Times New Roman" w:cs="Times New Roman"/>
          <w:i/>
          <w:spacing w:val="-1"/>
          <w:sz w:val="24"/>
          <w:szCs w:val="24"/>
          <w:lang w:eastAsia="zh-CN"/>
        </w:rPr>
        <w:t>P</w:t>
      </w:r>
      <w:r>
        <w:rPr>
          <w:rFonts w:ascii="Times New Roman" w:eastAsia="Times New Roman" w:hAnsi="Times New Roman" w:cs="Times New Roman"/>
          <w:spacing w:val="-1"/>
          <w:position w:val="-3"/>
          <w:sz w:val="16"/>
          <w:szCs w:val="16"/>
          <w:lang w:eastAsia="zh-CN"/>
        </w:rPr>
        <w:t>rated</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3"/>
          <w:position w:val="-3"/>
          <w:sz w:val="16"/>
          <w:szCs w:val="16"/>
          <w:lang w:eastAsia="zh-CN"/>
        </w:rPr>
        <w:t xml:space="preserve"> </w:t>
      </w:r>
      <w:r>
        <w:rPr>
          <w:rFonts w:ascii="宋体" w:eastAsia="宋体" w:hAnsi="宋体" w:cs="宋体"/>
          <w:sz w:val="24"/>
          <w:szCs w:val="24"/>
          <w:lang w:eastAsia="zh-CN"/>
        </w:rPr>
        <w:t>为节点的额定有功功率值，</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 xml:space="preserve">target </w:t>
      </w:r>
      <w:r>
        <w:rPr>
          <w:rFonts w:ascii="Times New Roman" w:eastAsia="Times New Roman" w:hAnsi="Times New Roman" w:cs="Times New Roman"/>
          <w:spacing w:val="34"/>
          <w:position w:val="-3"/>
          <w:sz w:val="16"/>
          <w:szCs w:val="16"/>
          <w:lang w:eastAsia="zh-CN"/>
        </w:rPr>
        <w:t xml:space="preserve"> </w:t>
      </w:r>
      <w:r>
        <w:rPr>
          <w:rFonts w:ascii="宋体" w:eastAsia="宋体" w:hAnsi="宋体" w:cs="宋体"/>
          <w:spacing w:val="1"/>
          <w:sz w:val="24"/>
          <w:szCs w:val="24"/>
          <w:lang w:eastAsia="zh-CN"/>
        </w:rPr>
        <w:t>为节点的目标有功功率值，</w:t>
      </w:r>
      <w:r>
        <w:rPr>
          <w:rFonts w:ascii="宋体" w:eastAsia="宋体" w:hAnsi="宋体" w:cs="宋体"/>
          <w:spacing w:val="36"/>
          <w:sz w:val="24"/>
          <w:szCs w:val="24"/>
          <w:lang w:eastAsia="zh-CN"/>
        </w:rPr>
        <w:t xml:space="preserve"> </w:t>
      </w:r>
      <w:r>
        <w:rPr>
          <w:rFonts w:ascii="Times New Roman" w:eastAsia="Times New Roman" w:hAnsi="Times New Roman" w:cs="Times New Roman"/>
          <w:i/>
          <w:spacing w:val="1"/>
          <w:sz w:val="24"/>
          <w:szCs w:val="24"/>
          <w:lang w:eastAsia="zh-CN"/>
        </w:rPr>
        <w:t>Q</w:t>
      </w:r>
      <w:r>
        <w:rPr>
          <w:rFonts w:ascii="Times New Roman" w:eastAsia="Times New Roman" w:hAnsi="Times New Roman" w:cs="Times New Roman"/>
          <w:spacing w:val="1"/>
          <w:position w:val="-3"/>
          <w:sz w:val="16"/>
          <w:szCs w:val="16"/>
          <w:lang w:eastAsia="zh-CN"/>
        </w:rPr>
        <w:t>rated</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7"/>
          <w:position w:val="-3"/>
          <w:sz w:val="16"/>
          <w:szCs w:val="16"/>
          <w:lang w:eastAsia="zh-CN"/>
        </w:rPr>
        <w:t xml:space="preserve"> </w:t>
      </w:r>
      <w:r>
        <w:rPr>
          <w:rFonts w:ascii="宋体" w:eastAsia="宋体" w:hAnsi="宋体" w:cs="宋体"/>
          <w:spacing w:val="1"/>
          <w:sz w:val="24"/>
          <w:szCs w:val="24"/>
          <w:lang w:eastAsia="zh-CN"/>
        </w:rPr>
        <w:t>为节点的额定无功功率值，</w:t>
      </w:r>
      <w:r>
        <w:rPr>
          <w:rFonts w:ascii="Times New Roman" w:eastAsia="Times New Roman" w:hAnsi="Times New Roman" w:cs="Times New Roman"/>
          <w:i/>
          <w:spacing w:val="1"/>
          <w:sz w:val="24"/>
          <w:szCs w:val="24"/>
          <w:lang w:eastAsia="zh-CN"/>
        </w:rPr>
        <w:t>Q</w:t>
      </w:r>
      <w:r>
        <w:rPr>
          <w:rFonts w:ascii="Times New Roman" w:eastAsia="Times New Roman" w:hAnsi="Times New Roman" w:cs="Times New Roman"/>
          <w:spacing w:val="1"/>
          <w:position w:val="-3"/>
          <w:sz w:val="16"/>
          <w:szCs w:val="16"/>
          <w:lang w:eastAsia="zh-CN"/>
        </w:rPr>
        <w:t>target</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8"/>
          <w:position w:val="-3"/>
          <w:sz w:val="16"/>
          <w:szCs w:val="16"/>
          <w:lang w:eastAsia="zh-CN"/>
        </w:rPr>
        <w:t xml:space="preserve"> </w:t>
      </w:r>
      <w:r>
        <w:rPr>
          <w:rFonts w:ascii="宋体" w:eastAsia="宋体" w:hAnsi="宋体" w:cs="宋体"/>
          <w:spacing w:val="2"/>
          <w:sz w:val="24"/>
          <w:szCs w:val="24"/>
          <w:lang w:eastAsia="zh-CN"/>
        </w:rPr>
        <w:t>为节点的目标无功功率值，目标功率值</w:t>
      </w:r>
      <w:r>
        <w:rPr>
          <w:rFonts w:ascii="宋体" w:eastAsia="宋体" w:hAnsi="宋体" w:cs="宋体"/>
          <w:spacing w:val="26"/>
          <w:sz w:val="24"/>
          <w:szCs w:val="24"/>
          <w:lang w:eastAsia="zh-CN"/>
        </w:rPr>
        <w:t xml:space="preserve"> </w:t>
      </w:r>
      <w:r>
        <w:rPr>
          <w:rFonts w:ascii="宋体" w:eastAsia="宋体" w:hAnsi="宋体" w:cs="宋体"/>
          <w:sz w:val="24"/>
          <w:szCs w:val="24"/>
          <w:lang w:eastAsia="zh-CN"/>
        </w:rPr>
        <w:t>为预先设定好的最大功率值，</w:t>
      </w:r>
      <w:r>
        <w:rPr>
          <w:rFonts w:ascii="Times New Roman" w:eastAsia="Times New Roman" w:hAnsi="Times New Roman" w:cs="Times New Roman"/>
          <w:sz w:val="24"/>
          <w:szCs w:val="24"/>
        </w:rPr>
        <w:t>λ</w:t>
      </w:r>
      <w:r>
        <w:rPr>
          <w:rFonts w:ascii="Times New Roman" w:eastAsia="Times New Roman" w:hAnsi="Times New Roman" w:cs="Times New Roman"/>
          <w:spacing w:val="15"/>
          <w:sz w:val="24"/>
          <w:szCs w:val="24"/>
          <w:lang w:eastAsia="zh-CN"/>
        </w:rPr>
        <w:t xml:space="preserve"> </w:t>
      </w:r>
      <w:r>
        <w:rPr>
          <w:rFonts w:ascii="宋体" w:eastAsia="宋体" w:hAnsi="宋体" w:cs="宋体"/>
          <w:sz w:val="24"/>
          <w:szCs w:val="24"/>
          <w:lang w:eastAsia="zh-CN"/>
        </w:rPr>
        <w:t>为负荷增长率。</w:t>
      </w:r>
    </w:p>
    <w:p w14:paraId="760775BD" w14:textId="77777777" w:rsidR="00996552" w:rsidRDefault="00996552">
      <w:pPr>
        <w:spacing w:before="4"/>
        <w:rPr>
          <w:rFonts w:ascii="宋体" w:eastAsia="宋体" w:hAnsi="宋体" w:cs="宋体"/>
          <w:sz w:val="25"/>
          <w:szCs w:val="25"/>
          <w:lang w:eastAsia="zh-CN"/>
        </w:rPr>
      </w:pPr>
    </w:p>
    <w:p w14:paraId="173CC601" w14:textId="77777777" w:rsidR="00996552" w:rsidRDefault="002D0D3F">
      <w:pPr>
        <w:tabs>
          <w:tab w:val="left" w:pos="997"/>
        </w:tabs>
        <w:ind w:left="117"/>
        <w:rPr>
          <w:rFonts w:ascii="宋体" w:eastAsia="宋体" w:hAnsi="宋体" w:cs="宋体"/>
          <w:sz w:val="28"/>
          <w:szCs w:val="28"/>
          <w:lang w:eastAsia="zh-CN"/>
        </w:rPr>
      </w:pPr>
      <w:bookmarkStart w:id="108" w:name="3.4.2_蒙特卡罗方法概述"/>
      <w:bookmarkStart w:id="109" w:name="_bookmark61"/>
      <w:bookmarkEnd w:id="108"/>
      <w:bookmarkEnd w:id="109"/>
      <w:r>
        <w:rPr>
          <w:rFonts w:ascii="Times New Roman" w:eastAsia="Times New Roman" w:hAnsi="Times New Roman" w:cs="Times New Roman"/>
          <w:sz w:val="30"/>
          <w:szCs w:val="30"/>
          <w:lang w:eastAsia="zh-CN"/>
        </w:rPr>
        <w:t>3.4.2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蒙特卡罗方法概述</w:t>
      </w:r>
    </w:p>
    <w:p w14:paraId="1184CF09" w14:textId="77777777" w:rsidR="00996552" w:rsidRDefault="00996552">
      <w:pPr>
        <w:spacing w:before="1"/>
        <w:rPr>
          <w:rFonts w:ascii="宋体" w:eastAsia="宋体" w:hAnsi="宋体" w:cs="宋体"/>
          <w:sz w:val="24"/>
          <w:szCs w:val="24"/>
          <w:lang w:eastAsia="zh-CN"/>
        </w:rPr>
      </w:pPr>
    </w:p>
    <w:p w14:paraId="2F07485D" w14:textId="77777777" w:rsidR="00996552" w:rsidRDefault="002D0D3F">
      <w:pPr>
        <w:pStyle w:val="a3"/>
        <w:spacing w:line="301" w:lineRule="auto"/>
        <w:ind w:right="295" w:firstLine="480"/>
        <w:jc w:val="both"/>
        <w:rPr>
          <w:lang w:eastAsia="zh-CN"/>
        </w:rPr>
      </w:pPr>
      <w:r>
        <w:rPr>
          <w:lang w:eastAsia="zh-CN"/>
        </w:rPr>
        <w:t>蒙特卡罗方法是求解事件的概率</w:t>
      </w:r>
      <w:r>
        <w:rPr>
          <w:spacing w:val="-45"/>
          <w:lang w:eastAsia="zh-CN"/>
        </w:rPr>
        <w:t>、</w:t>
      </w:r>
      <w:r>
        <w:rPr>
          <w:lang w:eastAsia="zh-CN"/>
        </w:rPr>
        <w:t>随机事件的期望或者与概率</w:t>
      </w:r>
      <w:r>
        <w:rPr>
          <w:spacing w:val="-45"/>
          <w:lang w:eastAsia="zh-CN"/>
        </w:rPr>
        <w:t>、</w:t>
      </w:r>
      <w:r>
        <w:rPr>
          <w:lang w:eastAsia="zh-CN"/>
        </w:rPr>
        <w:t>期望相关量 的方法</w:t>
      </w:r>
      <w:r>
        <w:rPr>
          <w:spacing w:val="-41"/>
          <w:lang w:eastAsia="zh-CN"/>
        </w:rPr>
        <w:t>。</w:t>
      </w:r>
      <w:r>
        <w:rPr>
          <w:lang w:eastAsia="zh-CN"/>
        </w:rPr>
        <w:t>其基本思想是通过试验的方法来获取事件的概率</w:t>
      </w:r>
      <w:r>
        <w:rPr>
          <w:spacing w:val="-49"/>
          <w:lang w:eastAsia="zh-CN"/>
        </w:rPr>
        <w:t>，</w:t>
      </w:r>
      <w:r>
        <w:rPr>
          <w:lang w:eastAsia="zh-CN"/>
        </w:rPr>
        <w:t xml:space="preserve">根据实验者获得的观 </w:t>
      </w:r>
      <w:r>
        <w:rPr>
          <w:spacing w:val="3"/>
          <w:lang w:eastAsia="zh-CN"/>
        </w:rPr>
        <w:t>察值进行问题求解</w:t>
      </w:r>
      <w:hyperlink w:anchor="_bookmark213" w:history="1">
        <w:r>
          <w:rPr>
            <w:rFonts w:ascii="Times New Roman" w:eastAsia="Times New Roman" w:hAnsi="Times New Roman" w:cs="Times New Roman"/>
            <w:spacing w:val="3"/>
            <w:position w:val="9"/>
            <w:sz w:val="16"/>
            <w:szCs w:val="16"/>
            <w:lang w:eastAsia="zh-CN"/>
          </w:rPr>
          <w:t>[69</w:t>
        </w:r>
      </w:hyperlink>
      <w:r>
        <w:rPr>
          <w:rFonts w:ascii="Times New Roman" w:eastAsia="Times New Roman" w:hAnsi="Times New Roman" w:cs="Times New Roman"/>
          <w:spacing w:val="3"/>
          <w:position w:val="9"/>
          <w:sz w:val="16"/>
          <w:szCs w:val="16"/>
          <w:lang w:eastAsia="zh-CN"/>
        </w:rPr>
        <w:t>-</w:t>
      </w:r>
      <w:hyperlink w:anchor="_bookmark214" w:history="1">
        <w:r>
          <w:rPr>
            <w:rFonts w:ascii="Times New Roman" w:eastAsia="Times New Roman" w:hAnsi="Times New Roman" w:cs="Times New Roman"/>
            <w:spacing w:val="3"/>
            <w:position w:val="9"/>
            <w:sz w:val="16"/>
            <w:szCs w:val="16"/>
            <w:lang w:eastAsia="zh-CN"/>
          </w:rPr>
          <w:t>71</w:t>
        </w:r>
      </w:hyperlink>
      <w:r>
        <w:rPr>
          <w:rFonts w:ascii="Times New Roman" w:eastAsia="Times New Roman" w:hAnsi="Times New Roman" w:cs="Times New Roman"/>
          <w:spacing w:val="3"/>
          <w:position w:val="9"/>
          <w:sz w:val="16"/>
          <w:szCs w:val="16"/>
          <w:lang w:eastAsia="zh-CN"/>
        </w:rPr>
        <w:t>]</w:t>
      </w:r>
      <w:r>
        <w:rPr>
          <w:spacing w:val="3"/>
          <w:lang w:eastAsia="zh-CN"/>
        </w:rPr>
        <w:t>。蒙特卡罗方法可以用来进行积分计算，主要是通过随</w:t>
      </w:r>
      <w:r>
        <w:rPr>
          <w:spacing w:val="48"/>
          <w:lang w:eastAsia="zh-CN"/>
        </w:rPr>
        <w:t xml:space="preserve"> </w:t>
      </w:r>
      <w:r>
        <w:rPr>
          <w:lang w:eastAsia="zh-CN"/>
        </w:rPr>
        <w:t>机试验的方法，将所要计算的积分看做服从某种分布密度函数</w:t>
      </w:r>
      <w:r>
        <w:rPr>
          <w:spacing w:val="-47"/>
          <w:lang w:eastAsia="zh-CN"/>
        </w:rPr>
        <w:t xml:space="preserve"> </w:t>
      </w:r>
      <w:r>
        <w:rPr>
          <w:rFonts w:ascii="Times New Roman" w:eastAsia="Times New Roman" w:hAnsi="Times New Roman" w:cs="Times New Roman"/>
          <w:i/>
          <w:lang w:eastAsia="zh-CN"/>
        </w:rPr>
        <w:t>f</w:t>
      </w:r>
      <w:r>
        <w:rPr>
          <w:rFonts w:ascii="Times New Roman" w:eastAsia="Times New Roman" w:hAnsi="Times New Roman" w:cs="Times New Roman"/>
          <w:i/>
          <w:spacing w:val="-31"/>
          <w:lang w:eastAsia="zh-CN"/>
        </w:rPr>
        <w:t xml:space="preserve"> </w:t>
      </w:r>
      <w:r>
        <w:rPr>
          <w:rFonts w:ascii="MS Gothic" w:eastAsia="MS Gothic" w:hAnsi="MS Gothic" w:cs="MS Gothic"/>
          <w:spacing w:val="12"/>
          <w:lang w:eastAsia="zh-CN"/>
        </w:rPr>
        <w:t>(</w:t>
      </w:r>
      <w:r>
        <w:rPr>
          <w:rFonts w:ascii="Times New Roman" w:eastAsia="Times New Roman" w:hAnsi="Times New Roman" w:cs="Times New Roman"/>
          <w:i/>
          <w:spacing w:val="8"/>
          <w:lang w:eastAsia="zh-CN"/>
        </w:rPr>
        <w:t>x</w:t>
      </w:r>
      <w:r>
        <w:rPr>
          <w:rFonts w:ascii="MS Gothic" w:eastAsia="MS Gothic" w:hAnsi="MS Gothic" w:cs="MS Gothic"/>
          <w:spacing w:val="12"/>
          <w:lang w:eastAsia="zh-CN"/>
        </w:rPr>
        <w:t>)</w:t>
      </w:r>
      <w:r>
        <w:rPr>
          <w:rFonts w:ascii="MS Gothic" w:eastAsia="MS Gothic" w:hAnsi="MS Gothic" w:cs="MS Gothic"/>
          <w:spacing w:val="-75"/>
          <w:lang w:eastAsia="zh-CN"/>
        </w:rPr>
        <w:t xml:space="preserve"> </w:t>
      </w:r>
      <w:r>
        <w:rPr>
          <w:lang w:eastAsia="zh-CN"/>
        </w:rPr>
        <w:t>的随机变量</w:t>
      </w:r>
      <w:r>
        <w:rPr>
          <w:spacing w:val="58"/>
          <w:lang w:eastAsia="zh-CN"/>
        </w:rPr>
        <w:t xml:space="preserve"> </w:t>
      </w:r>
      <w:r>
        <w:rPr>
          <w:rFonts w:ascii="Times New Roman" w:eastAsia="Times New Roman" w:hAnsi="Times New Roman" w:cs="Times New Roman"/>
          <w:i/>
          <w:spacing w:val="6"/>
          <w:w w:val="95"/>
          <w:lang w:eastAsia="zh-CN"/>
        </w:rPr>
        <w:t>g</w:t>
      </w:r>
      <w:r>
        <w:rPr>
          <w:rFonts w:ascii="MS Gothic" w:eastAsia="MS Gothic" w:hAnsi="MS Gothic" w:cs="MS Gothic"/>
          <w:spacing w:val="10"/>
          <w:w w:val="95"/>
          <w:lang w:eastAsia="zh-CN"/>
        </w:rPr>
        <w:t>(</w:t>
      </w:r>
      <w:r>
        <w:rPr>
          <w:rFonts w:ascii="Times New Roman" w:eastAsia="Times New Roman" w:hAnsi="Times New Roman" w:cs="Times New Roman"/>
          <w:i/>
          <w:spacing w:val="6"/>
          <w:w w:val="95"/>
          <w:lang w:eastAsia="zh-CN"/>
        </w:rPr>
        <w:t>x</w:t>
      </w:r>
      <w:r>
        <w:rPr>
          <w:rFonts w:ascii="MS Gothic" w:eastAsia="MS Gothic" w:hAnsi="MS Gothic" w:cs="MS Gothic"/>
          <w:spacing w:val="10"/>
          <w:w w:val="95"/>
          <w:lang w:eastAsia="zh-CN"/>
        </w:rPr>
        <w:t>)</w:t>
      </w:r>
      <w:r>
        <w:rPr>
          <w:rFonts w:ascii="MS Gothic" w:eastAsia="MS Gothic" w:hAnsi="MS Gothic" w:cs="MS Gothic"/>
          <w:spacing w:val="-45"/>
          <w:w w:val="95"/>
          <w:lang w:eastAsia="zh-CN"/>
        </w:rPr>
        <w:t xml:space="preserve"> </w:t>
      </w:r>
      <w:r>
        <w:rPr>
          <w:w w:val="95"/>
          <w:lang w:eastAsia="zh-CN"/>
        </w:rPr>
        <w:t>的数学期望。</w:t>
      </w:r>
    </w:p>
    <w:p w14:paraId="456FE530" w14:textId="77777777" w:rsidR="00996552" w:rsidRDefault="002D0D3F">
      <w:pPr>
        <w:spacing w:line="218" w:lineRule="exact"/>
        <w:ind w:right="881"/>
        <w:jc w:val="center"/>
        <w:rPr>
          <w:rFonts w:ascii="MS Gothic" w:eastAsia="MS Gothic" w:hAnsi="MS Gothic" w:cs="MS Gothic"/>
          <w:sz w:val="16"/>
          <w:szCs w:val="16"/>
          <w:lang w:eastAsia="zh-CN"/>
        </w:rPr>
      </w:pPr>
      <w:r>
        <w:rPr>
          <w:rFonts w:ascii="宋体" w:eastAsia="宋体" w:hAnsi="宋体" w:cs="宋体"/>
          <w:w w:val="105"/>
          <w:sz w:val="24"/>
          <w:szCs w:val="24"/>
          <w:lang w:eastAsia="zh-CN"/>
        </w:rPr>
        <w:t>r</w:t>
      </w:r>
      <w:r>
        <w:rPr>
          <w:rFonts w:ascii="宋体" w:eastAsia="宋体" w:hAnsi="宋体" w:cs="宋体"/>
          <w:spacing w:val="-22"/>
          <w:w w:val="105"/>
          <w:sz w:val="24"/>
          <w:szCs w:val="24"/>
          <w:lang w:eastAsia="zh-CN"/>
        </w:rPr>
        <w:t xml:space="preserve"> </w:t>
      </w:r>
      <w:r>
        <w:rPr>
          <w:rFonts w:ascii="MS Gothic" w:eastAsia="MS Gothic" w:hAnsi="MS Gothic" w:cs="MS Gothic"/>
          <w:w w:val="105"/>
          <w:position w:val="-5"/>
          <w:sz w:val="16"/>
          <w:szCs w:val="16"/>
          <w:lang w:eastAsia="zh-CN"/>
        </w:rPr>
        <w:t>∞</w:t>
      </w:r>
    </w:p>
    <w:p w14:paraId="70B82E43" w14:textId="77777777" w:rsidR="00996552" w:rsidRDefault="002D0D3F">
      <w:pPr>
        <w:tabs>
          <w:tab w:val="left" w:pos="4172"/>
          <w:tab w:val="left" w:pos="7968"/>
        </w:tabs>
        <w:spacing w:line="310" w:lineRule="exact"/>
        <w:ind w:left="3255"/>
        <w:rPr>
          <w:rFonts w:ascii="Times New Roman" w:eastAsia="Times New Roman" w:hAnsi="Times New Roman" w:cs="Times New Roman"/>
          <w:sz w:val="24"/>
          <w:szCs w:val="24"/>
          <w:lang w:eastAsia="zh-CN"/>
        </w:rPr>
      </w:pPr>
      <w:r>
        <w:rPr>
          <w:rFonts w:ascii="Times New Roman"/>
          <w:i/>
          <w:sz w:val="24"/>
          <w:lang w:eastAsia="zh-CN"/>
        </w:rPr>
        <w:t>G</w:t>
      </w:r>
      <w:r>
        <w:rPr>
          <w:rFonts w:ascii="Times New Roman"/>
          <w:i/>
          <w:spacing w:val="8"/>
          <w:sz w:val="24"/>
          <w:lang w:eastAsia="zh-CN"/>
        </w:rPr>
        <w:t xml:space="preserve"> </w:t>
      </w:r>
      <w:r>
        <w:rPr>
          <w:rFonts w:ascii="Georgia"/>
          <w:sz w:val="24"/>
          <w:lang w:eastAsia="zh-CN"/>
        </w:rPr>
        <w:t>=</w:t>
      </w:r>
      <w:r>
        <w:rPr>
          <w:rFonts w:ascii="Georgia"/>
          <w:sz w:val="24"/>
          <w:lang w:eastAsia="zh-CN"/>
        </w:rPr>
        <w:tab/>
      </w:r>
      <w:r>
        <w:rPr>
          <w:rFonts w:ascii="Times New Roman"/>
          <w:i/>
          <w:spacing w:val="5"/>
          <w:w w:val="85"/>
          <w:sz w:val="24"/>
          <w:lang w:eastAsia="zh-CN"/>
        </w:rPr>
        <w:t>g</w:t>
      </w:r>
      <w:r>
        <w:rPr>
          <w:rFonts w:ascii="MS Gothic"/>
          <w:spacing w:val="9"/>
          <w:w w:val="85"/>
          <w:sz w:val="24"/>
          <w:lang w:eastAsia="zh-CN"/>
        </w:rPr>
        <w:t>(</w:t>
      </w:r>
      <w:r>
        <w:rPr>
          <w:rFonts w:ascii="Times New Roman"/>
          <w:i/>
          <w:spacing w:val="5"/>
          <w:w w:val="85"/>
          <w:sz w:val="24"/>
          <w:lang w:eastAsia="zh-CN"/>
        </w:rPr>
        <w:t>x</w:t>
      </w:r>
      <w:r>
        <w:rPr>
          <w:rFonts w:ascii="MS Gothic"/>
          <w:spacing w:val="9"/>
          <w:w w:val="85"/>
          <w:sz w:val="24"/>
          <w:lang w:eastAsia="zh-CN"/>
        </w:rPr>
        <w:t>)</w:t>
      </w:r>
      <w:r>
        <w:rPr>
          <w:rFonts w:ascii="MS Gothic"/>
          <w:spacing w:val="-58"/>
          <w:w w:val="85"/>
          <w:sz w:val="24"/>
          <w:lang w:eastAsia="zh-CN"/>
        </w:rPr>
        <w:t xml:space="preserve"> </w:t>
      </w:r>
      <w:r>
        <w:rPr>
          <w:rFonts w:ascii="Times New Roman"/>
          <w:i/>
          <w:w w:val="85"/>
          <w:sz w:val="24"/>
          <w:lang w:eastAsia="zh-CN"/>
        </w:rPr>
        <w:t>f</w:t>
      </w:r>
      <w:r>
        <w:rPr>
          <w:rFonts w:ascii="Times New Roman"/>
          <w:i/>
          <w:spacing w:val="-7"/>
          <w:w w:val="85"/>
          <w:sz w:val="24"/>
          <w:lang w:eastAsia="zh-CN"/>
        </w:rPr>
        <w:t xml:space="preserve"> </w:t>
      </w:r>
      <w:r>
        <w:rPr>
          <w:rFonts w:ascii="MS Gothic"/>
          <w:spacing w:val="10"/>
          <w:w w:val="85"/>
          <w:sz w:val="24"/>
          <w:lang w:eastAsia="zh-CN"/>
        </w:rPr>
        <w:t>(</w:t>
      </w:r>
      <w:r>
        <w:rPr>
          <w:rFonts w:ascii="Times New Roman"/>
          <w:i/>
          <w:spacing w:val="6"/>
          <w:w w:val="85"/>
          <w:sz w:val="24"/>
          <w:lang w:eastAsia="zh-CN"/>
        </w:rPr>
        <w:t>x</w:t>
      </w:r>
      <w:r>
        <w:rPr>
          <w:rFonts w:ascii="MS Gothic"/>
          <w:spacing w:val="10"/>
          <w:w w:val="85"/>
          <w:sz w:val="24"/>
          <w:lang w:eastAsia="zh-CN"/>
        </w:rPr>
        <w:t>)</w:t>
      </w:r>
      <w:r>
        <w:rPr>
          <w:rFonts w:ascii="Times New Roman"/>
          <w:i/>
          <w:spacing w:val="6"/>
          <w:w w:val="85"/>
          <w:sz w:val="24"/>
          <w:lang w:eastAsia="zh-CN"/>
        </w:rPr>
        <w:t>dx</w:t>
      </w:r>
      <w:r>
        <w:rPr>
          <w:rFonts w:ascii="Times New Roman"/>
          <w:i/>
          <w:spacing w:val="6"/>
          <w:w w:val="85"/>
          <w:sz w:val="24"/>
          <w:lang w:eastAsia="zh-CN"/>
        </w:rPr>
        <w:tab/>
      </w:r>
      <w:r>
        <w:rPr>
          <w:rFonts w:ascii="Times New Roman"/>
          <w:sz w:val="24"/>
          <w:lang w:eastAsia="zh-CN"/>
        </w:rPr>
        <w:t>(3.9)</w:t>
      </w:r>
    </w:p>
    <w:p w14:paraId="64D3B9A6" w14:textId="77777777" w:rsidR="00996552" w:rsidRDefault="002D0D3F">
      <w:pPr>
        <w:spacing w:line="211" w:lineRule="exact"/>
        <w:ind w:right="927"/>
        <w:jc w:val="center"/>
        <w:rPr>
          <w:rFonts w:ascii="Palatino Linotype" w:eastAsia="Palatino Linotype" w:hAnsi="Palatino Linotype" w:cs="Palatino Linotype"/>
          <w:sz w:val="16"/>
          <w:szCs w:val="16"/>
          <w:lang w:eastAsia="zh-CN"/>
        </w:rPr>
      </w:pPr>
      <w:r>
        <w:rPr>
          <w:rFonts w:ascii="Palatino Linotype"/>
          <w:sz w:val="16"/>
          <w:lang w:eastAsia="zh-CN"/>
        </w:rPr>
        <w:t>0</w:t>
      </w:r>
    </w:p>
    <w:p w14:paraId="2985F224" w14:textId="77777777" w:rsidR="00996552" w:rsidRDefault="002D0D3F">
      <w:pPr>
        <w:spacing w:before="91" w:line="260" w:lineRule="auto"/>
        <w:ind w:left="117" w:right="123" w:firstLine="480"/>
        <w:rPr>
          <w:rFonts w:ascii="宋体" w:eastAsia="宋体" w:hAnsi="宋体" w:cs="宋体"/>
          <w:sz w:val="24"/>
          <w:szCs w:val="24"/>
          <w:lang w:eastAsia="zh-CN"/>
        </w:rPr>
      </w:pPr>
      <w:r>
        <w:rPr>
          <w:rFonts w:ascii="宋体" w:eastAsia="宋体" w:hAnsi="宋体" w:cs="宋体"/>
          <w:spacing w:val="3"/>
          <w:sz w:val="24"/>
          <w:szCs w:val="24"/>
          <w:lang w:eastAsia="zh-CN"/>
        </w:rPr>
        <w:t>通过某种随机试验，获取</w:t>
      </w:r>
      <w:r>
        <w:rPr>
          <w:rFonts w:ascii="宋体" w:eastAsia="宋体" w:hAnsi="宋体" w:cs="宋体"/>
          <w:spacing w:val="-61"/>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7"/>
          <w:sz w:val="24"/>
          <w:szCs w:val="24"/>
          <w:lang w:eastAsia="zh-CN"/>
        </w:rPr>
        <w:t xml:space="preserve"> </w:t>
      </w:r>
      <w:r>
        <w:rPr>
          <w:rFonts w:ascii="宋体" w:eastAsia="宋体" w:hAnsi="宋体" w:cs="宋体"/>
          <w:spacing w:val="3"/>
          <w:sz w:val="24"/>
          <w:szCs w:val="24"/>
          <w:lang w:eastAsia="zh-CN"/>
        </w:rPr>
        <w:t>个观察值</w:t>
      </w:r>
      <w:r>
        <w:rPr>
          <w:rFonts w:ascii="宋体" w:eastAsia="宋体" w:hAnsi="宋体" w:cs="宋体"/>
          <w:spacing w:val="-58"/>
          <w:sz w:val="24"/>
          <w:szCs w:val="24"/>
          <w:lang w:eastAsia="zh-CN"/>
        </w:rPr>
        <w:t xml:space="preserve"> </w:t>
      </w:r>
      <w:r>
        <w:rPr>
          <w:rFonts w:ascii="Times New Roman" w:eastAsia="Times New Roman" w:hAnsi="Times New Roman" w:cs="Times New Roman"/>
          <w:i/>
          <w:sz w:val="24"/>
          <w:szCs w:val="24"/>
          <w:lang w:eastAsia="zh-CN"/>
        </w:rPr>
        <w:t>x</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24"/>
          <w:position w:val="-3"/>
          <w:sz w:val="16"/>
          <w:szCs w:val="16"/>
          <w:lang w:eastAsia="zh-CN"/>
        </w:rPr>
        <w:t xml:space="preserve"> </w:t>
      </w:r>
      <w:r>
        <w:rPr>
          <w:rFonts w:ascii="Times New Roman" w:eastAsia="Times New Roman" w:hAnsi="Times New Roman" w:cs="Times New Roman"/>
          <w:i/>
          <w:sz w:val="24"/>
          <w:szCs w:val="24"/>
          <w:lang w:eastAsia="zh-CN"/>
        </w:rPr>
        <w:t>x</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4"/>
          <w:position w:val="-3"/>
          <w:sz w:val="16"/>
          <w:szCs w:val="16"/>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8"/>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8"/>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0"/>
          <w:w w:val="90"/>
          <w:sz w:val="24"/>
          <w:szCs w:val="24"/>
          <w:lang w:eastAsia="zh-CN"/>
        </w:rPr>
        <w:t xml:space="preserve"> </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spacing w:val="3"/>
          <w:position w:val="-3"/>
          <w:sz w:val="16"/>
          <w:szCs w:val="16"/>
          <w:lang w:eastAsia="zh-CN"/>
        </w:rPr>
        <w:t>n</w:t>
      </w:r>
      <w:r>
        <w:rPr>
          <w:rFonts w:ascii="宋体" w:eastAsia="宋体" w:hAnsi="宋体" w:cs="宋体"/>
          <w:spacing w:val="3"/>
          <w:sz w:val="24"/>
          <w:szCs w:val="24"/>
          <w:lang w:eastAsia="zh-CN"/>
        </w:rPr>
        <w:t>，从概率的角度描述就是，</w:t>
      </w:r>
      <w:r>
        <w:rPr>
          <w:rFonts w:ascii="宋体" w:eastAsia="宋体" w:hAnsi="宋体" w:cs="宋体"/>
          <w:spacing w:val="30"/>
          <w:sz w:val="24"/>
          <w:szCs w:val="24"/>
          <w:lang w:eastAsia="zh-CN"/>
        </w:rPr>
        <w:t xml:space="preserve"> </w:t>
      </w:r>
      <w:r>
        <w:rPr>
          <w:rFonts w:ascii="宋体" w:eastAsia="宋体" w:hAnsi="宋体" w:cs="宋体"/>
          <w:w w:val="95"/>
          <w:sz w:val="24"/>
          <w:szCs w:val="24"/>
          <w:lang w:eastAsia="zh-CN"/>
        </w:rPr>
        <w:t>从概率密度分布函数</w:t>
      </w:r>
      <w:r>
        <w:rPr>
          <w:rFonts w:ascii="宋体" w:eastAsia="宋体" w:hAnsi="宋体" w:cs="宋体"/>
          <w:spacing w:val="-34"/>
          <w:w w:val="95"/>
          <w:sz w:val="24"/>
          <w:szCs w:val="24"/>
          <w:lang w:eastAsia="zh-CN"/>
        </w:rPr>
        <w:t xml:space="preserve"> </w:t>
      </w:r>
      <w:r>
        <w:rPr>
          <w:rFonts w:ascii="Times New Roman" w:eastAsia="Times New Roman" w:hAnsi="Times New Roman" w:cs="Times New Roman"/>
          <w:i/>
          <w:w w:val="95"/>
          <w:sz w:val="24"/>
          <w:szCs w:val="24"/>
          <w:lang w:eastAsia="zh-CN"/>
        </w:rPr>
        <w:t>f</w:t>
      </w:r>
      <w:r>
        <w:rPr>
          <w:rFonts w:ascii="Times New Roman" w:eastAsia="Times New Roman" w:hAnsi="Times New Roman" w:cs="Times New Roman"/>
          <w:i/>
          <w:spacing w:val="-21"/>
          <w:w w:val="95"/>
          <w:sz w:val="24"/>
          <w:szCs w:val="24"/>
          <w:lang w:eastAsia="zh-CN"/>
        </w:rPr>
        <w:t xml:space="preserve"> </w:t>
      </w:r>
      <w:r>
        <w:rPr>
          <w:rFonts w:ascii="MS Gothic" w:eastAsia="MS Gothic" w:hAnsi="MS Gothic" w:cs="MS Gothic"/>
          <w:spacing w:val="11"/>
          <w:w w:val="95"/>
          <w:sz w:val="24"/>
          <w:szCs w:val="24"/>
          <w:lang w:eastAsia="zh-CN"/>
        </w:rPr>
        <w:t>(</w:t>
      </w:r>
      <w:r>
        <w:rPr>
          <w:rFonts w:ascii="Times New Roman" w:eastAsia="Times New Roman" w:hAnsi="Times New Roman" w:cs="Times New Roman"/>
          <w:i/>
          <w:spacing w:val="7"/>
          <w:w w:val="95"/>
          <w:sz w:val="24"/>
          <w:szCs w:val="24"/>
          <w:lang w:eastAsia="zh-CN"/>
        </w:rPr>
        <w:t>x</w:t>
      </w:r>
      <w:r>
        <w:rPr>
          <w:rFonts w:ascii="MS Gothic" w:eastAsia="MS Gothic" w:hAnsi="MS Gothic" w:cs="MS Gothic"/>
          <w:spacing w:val="11"/>
          <w:w w:val="95"/>
          <w:sz w:val="24"/>
          <w:szCs w:val="24"/>
          <w:lang w:eastAsia="zh-CN"/>
        </w:rPr>
        <w:t>)</w:t>
      </w:r>
      <w:r>
        <w:rPr>
          <w:rFonts w:ascii="MS Gothic" w:eastAsia="MS Gothic" w:hAnsi="MS Gothic" w:cs="MS Gothic"/>
          <w:spacing w:val="-69"/>
          <w:w w:val="95"/>
          <w:sz w:val="24"/>
          <w:szCs w:val="24"/>
          <w:lang w:eastAsia="zh-CN"/>
        </w:rPr>
        <w:t xml:space="preserve"> </w:t>
      </w:r>
      <w:r>
        <w:rPr>
          <w:rFonts w:ascii="宋体" w:eastAsia="宋体" w:hAnsi="宋体" w:cs="宋体"/>
          <w:w w:val="95"/>
          <w:sz w:val="24"/>
          <w:szCs w:val="24"/>
          <w:lang w:eastAsia="zh-CN"/>
        </w:rPr>
        <w:t>中抽取</w:t>
      </w:r>
      <w:r>
        <w:rPr>
          <w:rFonts w:ascii="宋体" w:eastAsia="宋体" w:hAnsi="宋体" w:cs="宋体"/>
          <w:spacing w:val="-60"/>
          <w:w w:val="95"/>
          <w:sz w:val="24"/>
          <w:szCs w:val="24"/>
          <w:lang w:eastAsia="zh-CN"/>
        </w:rPr>
        <w:t xml:space="preserve"> </w:t>
      </w:r>
      <w:r>
        <w:rPr>
          <w:rFonts w:ascii="Times New Roman" w:eastAsia="Times New Roman" w:hAnsi="Times New Roman" w:cs="Times New Roman"/>
          <w:i/>
          <w:w w:val="95"/>
          <w:sz w:val="24"/>
          <w:szCs w:val="24"/>
          <w:lang w:eastAsia="zh-CN"/>
        </w:rPr>
        <w:t>N</w:t>
      </w:r>
      <w:r>
        <w:rPr>
          <w:rFonts w:ascii="Times New Roman" w:eastAsia="Times New Roman" w:hAnsi="Times New Roman" w:cs="Times New Roman"/>
          <w:i/>
          <w:spacing w:val="4"/>
          <w:w w:val="95"/>
          <w:sz w:val="24"/>
          <w:szCs w:val="24"/>
          <w:lang w:eastAsia="zh-CN"/>
        </w:rPr>
        <w:t xml:space="preserve"> </w:t>
      </w:r>
      <w:r>
        <w:rPr>
          <w:rFonts w:ascii="宋体" w:eastAsia="宋体" w:hAnsi="宋体" w:cs="宋体"/>
          <w:w w:val="95"/>
          <w:sz w:val="24"/>
          <w:szCs w:val="24"/>
          <w:lang w:eastAsia="zh-CN"/>
        </w:rPr>
        <w:t>个子样本</w:t>
      </w:r>
      <w:r>
        <w:rPr>
          <w:rFonts w:ascii="宋体" w:eastAsia="宋体" w:hAnsi="宋体" w:cs="宋体"/>
          <w:spacing w:val="-67"/>
          <w:w w:val="95"/>
          <w:sz w:val="24"/>
          <w:szCs w:val="24"/>
          <w:lang w:eastAsia="zh-CN"/>
        </w:rPr>
        <w:t xml:space="preserve"> </w:t>
      </w:r>
      <w:r>
        <w:rPr>
          <w:rFonts w:ascii="Times New Roman" w:eastAsia="Times New Roman" w:hAnsi="Times New Roman" w:cs="Times New Roman"/>
          <w:i/>
          <w:spacing w:val="4"/>
          <w:w w:val="95"/>
          <w:sz w:val="24"/>
          <w:szCs w:val="24"/>
          <w:lang w:eastAsia="zh-CN"/>
        </w:rPr>
        <w:t>g</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x</w:t>
      </w:r>
      <w:r>
        <w:rPr>
          <w:rFonts w:ascii="Palatino Linotype" w:eastAsia="Palatino Linotype" w:hAnsi="Palatino Linotype" w:cs="Palatino Linotype"/>
          <w:spacing w:val="4"/>
          <w:w w:val="95"/>
          <w:position w:val="-3"/>
          <w:sz w:val="16"/>
          <w:szCs w:val="16"/>
          <w:lang w:eastAsia="zh-CN"/>
        </w:rPr>
        <w:t>1</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g</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x</w:t>
      </w:r>
      <w:r>
        <w:rPr>
          <w:rFonts w:ascii="Palatino Linotype" w:eastAsia="Palatino Linotype" w:hAnsi="Palatino Linotype" w:cs="Palatino Linotype"/>
          <w:spacing w:val="4"/>
          <w:w w:val="95"/>
          <w:position w:val="-3"/>
          <w:sz w:val="16"/>
          <w:szCs w:val="16"/>
          <w:lang w:eastAsia="zh-CN"/>
        </w:rPr>
        <w:t>2</w:t>
      </w:r>
      <w:r>
        <w:rPr>
          <w:rFonts w:ascii="MS Gothic" w:eastAsia="MS Gothic" w:hAnsi="MS Gothic" w:cs="MS Gothic"/>
          <w:spacing w:val="7"/>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1"/>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1"/>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2"/>
          <w:w w:val="90"/>
          <w:sz w:val="24"/>
          <w:szCs w:val="24"/>
          <w:lang w:eastAsia="zh-CN"/>
        </w:rPr>
        <w:t xml:space="preserve"> </w:t>
      </w:r>
      <w:r>
        <w:rPr>
          <w:rFonts w:ascii="Times New Roman" w:eastAsia="Times New Roman" w:hAnsi="Times New Roman" w:cs="Times New Roman"/>
          <w:i/>
          <w:spacing w:val="6"/>
          <w:w w:val="95"/>
          <w:sz w:val="24"/>
          <w:szCs w:val="24"/>
          <w:lang w:eastAsia="zh-CN"/>
        </w:rPr>
        <w:t>g</w:t>
      </w:r>
      <w:r>
        <w:rPr>
          <w:rFonts w:ascii="MS Gothic" w:eastAsia="MS Gothic" w:hAnsi="MS Gothic" w:cs="MS Gothic"/>
          <w:spacing w:val="18"/>
          <w:w w:val="95"/>
          <w:sz w:val="24"/>
          <w:szCs w:val="24"/>
          <w:lang w:eastAsia="zh-CN"/>
        </w:rPr>
        <w:t>(</w:t>
      </w:r>
      <w:r>
        <w:rPr>
          <w:rFonts w:ascii="Times New Roman" w:eastAsia="Times New Roman" w:hAnsi="Times New Roman" w:cs="Times New Roman"/>
          <w:i/>
          <w:spacing w:val="2"/>
          <w:w w:val="95"/>
          <w:sz w:val="24"/>
          <w:szCs w:val="24"/>
          <w:lang w:eastAsia="zh-CN"/>
        </w:rPr>
        <w:t>x</w:t>
      </w:r>
      <w:r>
        <w:rPr>
          <w:rFonts w:ascii="Bookman Old Style" w:eastAsia="Bookman Old Style" w:hAnsi="Bookman Old Style" w:cs="Bookman Old Style"/>
          <w:i/>
          <w:spacing w:val="11"/>
          <w:w w:val="95"/>
          <w:position w:val="-3"/>
          <w:sz w:val="16"/>
          <w:szCs w:val="16"/>
          <w:lang w:eastAsia="zh-CN"/>
        </w:rPr>
        <w:t>n</w:t>
      </w:r>
      <w:r>
        <w:rPr>
          <w:rFonts w:ascii="MS Gothic" w:eastAsia="MS Gothic" w:hAnsi="MS Gothic" w:cs="MS Gothic"/>
          <w:w w:val="95"/>
          <w:sz w:val="24"/>
          <w:szCs w:val="24"/>
          <w:lang w:eastAsia="zh-CN"/>
        </w:rPr>
        <w:t>)</w:t>
      </w:r>
      <w:r>
        <w:rPr>
          <w:rFonts w:ascii="宋体" w:eastAsia="宋体" w:hAnsi="宋体" w:cs="宋体"/>
          <w:spacing w:val="-33"/>
          <w:w w:val="95"/>
          <w:sz w:val="24"/>
          <w:szCs w:val="24"/>
          <w:lang w:eastAsia="zh-CN"/>
        </w:rPr>
        <w:t>，</w:t>
      </w:r>
      <w:r>
        <w:rPr>
          <w:rFonts w:ascii="宋体" w:eastAsia="宋体" w:hAnsi="宋体" w:cs="宋体"/>
          <w:w w:val="95"/>
          <w:sz w:val="24"/>
          <w:szCs w:val="24"/>
          <w:lang w:eastAsia="zh-CN"/>
        </w:rPr>
        <w:t>计算</w:t>
      </w:r>
      <w:r>
        <w:rPr>
          <w:rFonts w:ascii="宋体" w:eastAsia="宋体" w:hAnsi="宋体" w:cs="宋体"/>
          <w:spacing w:val="-60"/>
          <w:w w:val="95"/>
          <w:sz w:val="24"/>
          <w:szCs w:val="24"/>
          <w:lang w:eastAsia="zh-CN"/>
        </w:rPr>
        <w:t xml:space="preserve"> </w:t>
      </w:r>
      <w:r>
        <w:rPr>
          <w:rFonts w:ascii="Times New Roman" w:eastAsia="Times New Roman" w:hAnsi="Times New Roman" w:cs="Times New Roman"/>
          <w:i/>
          <w:w w:val="95"/>
          <w:sz w:val="24"/>
          <w:szCs w:val="24"/>
          <w:lang w:eastAsia="zh-CN"/>
        </w:rPr>
        <w:t>N</w:t>
      </w:r>
      <w:r>
        <w:rPr>
          <w:rFonts w:ascii="Times New Roman" w:eastAsia="Times New Roman" w:hAnsi="Times New Roman" w:cs="Times New Roman"/>
          <w:i/>
          <w:spacing w:val="4"/>
          <w:w w:val="95"/>
          <w:sz w:val="24"/>
          <w:szCs w:val="24"/>
          <w:lang w:eastAsia="zh-CN"/>
        </w:rPr>
        <w:t xml:space="preserve"> </w:t>
      </w:r>
      <w:r>
        <w:rPr>
          <w:rFonts w:ascii="宋体" w:eastAsia="宋体" w:hAnsi="宋体" w:cs="宋体"/>
          <w:w w:val="95"/>
          <w:sz w:val="24"/>
          <w:szCs w:val="24"/>
          <w:lang w:eastAsia="zh-CN"/>
        </w:rPr>
        <w:t>个随机</w:t>
      </w:r>
      <w:r>
        <w:rPr>
          <w:rFonts w:ascii="宋体" w:eastAsia="宋体" w:hAnsi="宋体" w:cs="宋体"/>
          <w:spacing w:val="29"/>
          <w:sz w:val="24"/>
          <w:szCs w:val="24"/>
          <w:lang w:eastAsia="zh-CN"/>
        </w:rPr>
        <w:t xml:space="preserve"> </w:t>
      </w:r>
      <w:r>
        <w:rPr>
          <w:rFonts w:ascii="宋体" w:eastAsia="宋体" w:hAnsi="宋体" w:cs="宋体"/>
          <w:sz w:val="24"/>
          <w:szCs w:val="24"/>
          <w:lang w:eastAsia="zh-CN"/>
        </w:rPr>
        <w:t>变量的值的算术平均值作为积分的估计值（近似值</w:t>
      </w:r>
      <w:r>
        <w:rPr>
          <w:rFonts w:ascii="宋体" w:eastAsia="宋体" w:hAnsi="宋体" w:cs="宋体"/>
          <w:spacing w:val="-120"/>
          <w:sz w:val="24"/>
          <w:szCs w:val="24"/>
          <w:lang w:eastAsia="zh-CN"/>
        </w:rPr>
        <w:t>）</w:t>
      </w:r>
      <w:r>
        <w:rPr>
          <w:rFonts w:ascii="宋体" w:eastAsia="宋体" w:hAnsi="宋体" w:cs="宋体"/>
          <w:sz w:val="24"/>
          <w:szCs w:val="24"/>
          <w:lang w:eastAsia="zh-CN"/>
        </w:rPr>
        <w:t>。</w:t>
      </w:r>
    </w:p>
    <w:p w14:paraId="12A72AF1" w14:textId="77777777" w:rsidR="00996552" w:rsidRDefault="00025C9E">
      <w:pPr>
        <w:tabs>
          <w:tab w:val="left" w:pos="7848"/>
        </w:tabs>
        <w:spacing w:before="82" w:line="441" w:lineRule="exact"/>
        <w:ind w:left="3464"/>
        <w:rPr>
          <w:rFonts w:ascii="Times New Roman" w:eastAsia="Times New Roman" w:hAnsi="Times New Roman" w:cs="Times New Roman"/>
          <w:sz w:val="24"/>
          <w:szCs w:val="24"/>
          <w:lang w:eastAsia="zh-CN"/>
        </w:rPr>
      </w:pPr>
      <w:r>
        <w:rPr>
          <w:rFonts w:eastAsiaTheme="minorHAnsi"/>
        </w:rPr>
        <w:pict w14:anchorId="39E78D22">
          <v:shape id="_x0000_s3948" type="#_x0000_t202" style="position:absolute;left:0;text-align:left;margin-left:299.1pt;margin-top:9.7pt;width:6.1pt;height:8pt;z-index:-281320;mso-position-horizontal-relative:page" filled="f" stroked="f">
            <v:textbox inset="0,0,0,0">
              <w:txbxContent>
                <w:p w14:paraId="68597E4A"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w w:val="105"/>
                      <w:sz w:val="16"/>
                    </w:rPr>
                    <w:t>N</w:t>
                  </w:r>
                </w:p>
              </w:txbxContent>
            </v:textbox>
            <w10:wrap anchorx="page"/>
          </v:shape>
        </w:pict>
      </w:r>
      <w:r w:rsidR="002D0D3F">
        <w:rPr>
          <w:rFonts w:ascii="Times New Roman" w:eastAsia="Times New Roman" w:hAnsi="Times New Roman" w:cs="Times New Roman"/>
          <w:i/>
          <w:spacing w:val="-101"/>
          <w:sz w:val="24"/>
          <w:szCs w:val="24"/>
          <w:lang w:eastAsia="zh-CN"/>
        </w:rPr>
        <w:t>G</w:t>
      </w:r>
      <w:r w:rsidR="002D0D3F">
        <w:rPr>
          <w:rFonts w:ascii="Palatino Linotype" w:eastAsia="Palatino Linotype" w:hAnsi="Palatino Linotype" w:cs="Palatino Linotype"/>
          <w:position w:val="5"/>
          <w:sz w:val="24"/>
          <w:szCs w:val="24"/>
          <w:lang w:eastAsia="zh-CN"/>
        </w:rPr>
        <w:t>¯</w:t>
      </w:r>
      <w:r w:rsidR="002D0D3F">
        <w:rPr>
          <w:rFonts w:ascii="Palatino Linotype" w:eastAsia="Palatino Linotype" w:hAnsi="Palatino Linotype" w:cs="Palatino Linotype"/>
          <w:spacing w:val="27"/>
          <w:position w:val="5"/>
          <w:sz w:val="24"/>
          <w:szCs w:val="24"/>
          <w:lang w:eastAsia="zh-CN"/>
        </w:rPr>
        <w:t xml:space="preserve"> </w:t>
      </w:r>
      <w:r w:rsidR="002D0D3F">
        <w:rPr>
          <w:rFonts w:ascii="Georgia" w:eastAsia="Georgia" w:hAnsi="Georgia" w:cs="Georgia"/>
          <w:sz w:val="24"/>
          <w:szCs w:val="24"/>
          <w:lang w:eastAsia="zh-CN"/>
        </w:rPr>
        <w:t xml:space="preserve">= </w:t>
      </w:r>
      <w:r w:rsidR="002D0D3F">
        <w:rPr>
          <w:rFonts w:ascii="Georgia" w:eastAsia="Georgia" w:hAnsi="Georgia" w:cs="Georgia"/>
          <w:spacing w:val="3"/>
          <w:sz w:val="24"/>
          <w:szCs w:val="24"/>
          <w:lang w:eastAsia="zh-CN"/>
        </w:rPr>
        <w:t xml:space="preserve"> </w:t>
      </w:r>
      <w:r w:rsidR="002D0D3F">
        <w:rPr>
          <w:rFonts w:ascii="Palatino Linotype" w:eastAsia="Palatino Linotype" w:hAnsi="Palatino Linotype" w:cs="Palatino Linotype"/>
          <w:position w:val="16"/>
          <w:sz w:val="24"/>
          <w:szCs w:val="24"/>
          <w:lang w:eastAsia="zh-CN"/>
        </w:rPr>
        <w:t>1</w:t>
      </w:r>
      <w:r w:rsidR="002D0D3F">
        <w:rPr>
          <w:rFonts w:ascii="Palatino Linotype" w:eastAsia="Palatino Linotype" w:hAnsi="Palatino Linotype" w:cs="Palatino Linotype"/>
          <w:spacing w:val="32"/>
          <w:position w:val="16"/>
          <w:sz w:val="24"/>
          <w:szCs w:val="24"/>
          <w:lang w:eastAsia="zh-CN"/>
        </w:rPr>
        <w:t xml:space="preserve"> </w:t>
      </w:r>
      <w:r w:rsidR="002D0D3F">
        <w:rPr>
          <w:rFonts w:ascii="宋体" w:eastAsia="宋体" w:hAnsi="宋体" w:cs="宋体"/>
          <w:w w:val="105"/>
          <w:position w:val="25"/>
          <w:sz w:val="24"/>
          <w:szCs w:val="24"/>
          <w:lang w:eastAsia="zh-CN"/>
        </w:rPr>
        <w:t>飞</w:t>
      </w:r>
      <w:r w:rsidR="002D0D3F">
        <w:rPr>
          <w:rFonts w:ascii="宋体" w:eastAsia="宋体" w:hAnsi="宋体" w:cs="宋体"/>
          <w:spacing w:val="-87"/>
          <w:w w:val="105"/>
          <w:position w:val="25"/>
          <w:sz w:val="24"/>
          <w:szCs w:val="24"/>
          <w:lang w:eastAsia="zh-CN"/>
        </w:rPr>
        <w:t xml:space="preserve"> </w:t>
      </w:r>
      <w:r w:rsidR="002D0D3F">
        <w:rPr>
          <w:rFonts w:ascii="Times New Roman" w:eastAsia="Times New Roman" w:hAnsi="Times New Roman" w:cs="Times New Roman"/>
          <w:i/>
          <w:sz w:val="24"/>
          <w:szCs w:val="24"/>
          <w:lang w:eastAsia="zh-CN"/>
        </w:rPr>
        <w:t>g</w:t>
      </w:r>
      <w:r w:rsidR="002D0D3F">
        <w:rPr>
          <w:rFonts w:ascii="Times New Roman" w:eastAsia="Times New Roman" w:hAnsi="Times New Roman" w:cs="Times New Roman"/>
          <w:i/>
          <w:spacing w:val="-16"/>
          <w:sz w:val="24"/>
          <w:szCs w:val="24"/>
          <w:lang w:eastAsia="zh-CN"/>
        </w:rPr>
        <w:t xml:space="preserve"> </w:t>
      </w:r>
      <w:r w:rsidR="002D0D3F">
        <w:rPr>
          <w:rFonts w:ascii="MS Gothic" w:eastAsia="MS Gothic" w:hAnsi="MS Gothic" w:cs="MS Gothic"/>
          <w:spacing w:val="19"/>
          <w:sz w:val="24"/>
          <w:szCs w:val="24"/>
          <w:lang w:eastAsia="zh-CN"/>
        </w:rPr>
        <w:t>(</w:t>
      </w:r>
      <w:r w:rsidR="002D0D3F">
        <w:rPr>
          <w:rFonts w:ascii="Times New Roman" w:eastAsia="Times New Roman" w:hAnsi="Times New Roman" w:cs="Times New Roman"/>
          <w:i/>
          <w:sz w:val="24"/>
          <w:szCs w:val="24"/>
          <w:lang w:eastAsia="zh-CN"/>
        </w:rPr>
        <w:t>x</w:t>
      </w:r>
      <w:r w:rsidR="002D0D3F">
        <w:rPr>
          <w:rFonts w:ascii="Times New Roman" w:eastAsia="Times New Roman" w:hAnsi="Times New Roman" w:cs="Times New Roman"/>
          <w:i/>
          <w:spacing w:val="4"/>
          <w:sz w:val="24"/>
          <w:szCs w:val="24"/>
          <w:lang w:eastAsia="zh-CN"/>
        </w:rPr>
        <w:t xml:space="preserve"> </w:t>
      </w:r>
      <w:r w:rsidR="002D0D3F">
        <w:rPr>
          <w:rFonts w:ascii="MS Gothic" w:eastAsia="MS Gothic" w:hAnsi="MS Gothic" w:cs="MS Gothic"/>
          <w:sz w:val="24"/>
          <w:szCs w:val="24"/>
          <w:lang w:eastAsia="zh-CN"/>
        </w:rPr>
        <w:t>)</w:t>
      </w:r>
      <w:r w:rsidR="002D0D3F">
        <w:rPr>
          <w:rFonts w:ascii="MS Gothic" w:eastAsia="MS Gothic" w:hAnsi="MS Gothic" w:cs="MS Gothic"/>
          <w:sz w:val="24"/>
          <w:szCs w:val="24"/>
          <w:lang w:eastAsia="zh-CN"/>
        </w:rPr>
        <w:tab/>
      </w:r>
      <w:r w:rsidR="002D0D3F">
        <w:rPr>
          <w:rFonts w:ascii="Times New Roman" w:eastAsia="Times New Roman" w:hAnsi="Times New Roman" w:cs="Times New Roman"/>
          <w:sz w:val="24"/>
          <w:szCs w:val="24"/>
          <w:lang w:eastAsia="zh-CN"/>
        </w:rPr>
        <w:t>(3.10)</w:t>
      </w:r>
    </w:p>
    <w:p w14:paraId="32272D8D" w14:textId="77777777" w:rsidR="00996552" w:rsidRDefault="00025C9E">
      <w:pPr>
        <w:tabs>
          <w:tab w:val="left" w:pos="1191"/>
        </w:tabs>
        <w:spacing w:line="249" w:lineRule="exact"/>
        <w:ind w:left="221"/>
        <w:jc w:val="center"/>
        <w:rPr>
          <w:rFonts w:ascii="Bookman Old Style" w:eastAsia="Bookman Old Style" w:hAnsi="Bookman Old Style" w:cs="Bookman Old Style"/>
          <w:sz w:val="16"/>
          <w:szCs w:val="16"/>
          <w:lang w:eastAsia="zh-CN"/>
        </w:rPr>
      </w:pPr>
      <w:r>
        <w:rPr>
          <w:rFonts w:eastAsiaTheme="minorHAnsi"/>
        </w:rPr>
        <w:pict w14:anchorId="031E2473">
          <v:group id="_x0000_s3946" style="position:absolute;left:0;text-align:left;margin-left:281.7pt;margin-top:1.35pt;width:9.45pt;height:.1pt;z-index:-281392;mso-position-horizontal-relative:page" coordorigin="5634,27" coordsize="189,2">
            <v:shape id="_x0000_s3947" style="position:absolute;left:5634;top:27;width:189;height:2" coordorigin="5634,27" coordsize="189,0" path="m5634,27r189,e" filled="f" strokeweight=".23706mm">
              <v:path arrowok="t"/>
            </v:shape>
            <w10:wrap anchorx="page"/>
          </v:group>
        </w:pict>
      </w:r>
      <w:r w:rsidR="002D0D3F">
        <w:rPr>
          <w:rFonts w:ascii="Times New Roman"/>
          <w:i/>
          <w:w w:val="95"/>
          <w:position w:val="-12"/>
          <w:sz w:val="24"/>
          <w:lang w:eastAsia="zh-CN"/>
        </w:rPr>
        <w:t>N</w:t>
      </w:r>
      <w:r w:rsidR="002D0D3F">
        <w:rPr>
          <w:rFonts w:ascii="Times New Roman"/>
          <w:w w:val="95"/>
          <w:sz w:val="16"/>
          <w:lang w:eastAsia="zh-CN"/>
        </w:rPr>
        <w:tab/>
      </w:r>
      <w:r w:rsidR="002D0D3F">
        <w:rPr>
          <w:rFonts w:ascii="Bookman Old Style"/>
          <w:i/>
          <w:w w:val="105"/>
          <w:sz w:val="16"/>
          <w:lang w:eastAsia="zh-CN"/>
        </w:rPr>
        <w:t>i</w:t>
      </w:r>
    </w:p>
    <w:p w14:paraId="240B576F" w14:textId="77777777" w:rsidR="00996552" w:rsidRDefault="002D0D3F">
      <w:pPr>
        <w:spacing w:line="158" w:lineRule="exact"/>
        <w:ind w:left="5"/>
        <w:jc w:val="center"/>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622615AA" w14:textId="77777777" w:rsidR="00996552" w:rsidRDefault="002D0D3F">
      <w:pPr>
        <w:pStyle w:val="a3"/>
        <w:spacing w:before="115" w:line="297" w:lineRule="auto"/>
        <w:ind w:right="140" w:firstLine="480"/>
        <w:jc w:val="both"/>
        <w:rPr>
          <w:lang w:eastAsia="zh-CN"/>
        </w:rPr>
      </w:pPr>
      <w:r>
        <w:rPr>
          <w:spacing w:val="1"/>
          <w:lang w:eastAsia="zh-CN"/>
        </w:rPr>
        <w:t>蒙特卡洛方法作为一种数值计算方法，其收敛性和误差是两个重要的问题。</w:t>
      </w:r>
      <w:r>
        <w:rPr>
          <w:spacing w:val="54"/>
          <w:lang w:eastAsia="zh-CN"/>
        </w:rPr>
        <w:t xml:space="preserve"> </w:t>
      </w:r>
      <w:r>
        <w:rPr>
          <w:spacing w:val="5"/>
          <w:lang w:eastAsia="zh-CN"/>
        </w:rPr>
        <w:t>蒙特卡罗方法是把随机试验的</w:t>
      </w:r>
      <w:r>
        <w:rPr>
          <w:spacing w:val="-27"/>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44"/>
          <w:lang w:eastAsia="zh-CN"/>
        </w:rPr>
        <w:t xml:space="preserve"> </w:t>
      </w:r>
      <w:r>
        <w:rPr>
          <w:spacing w:val="5"/>
          <w:lang w:eastAsia="zh-CN"/>
        </w:rPr>
        <w:t>个子样本的算术平均值作为所求解的估计值。</w:t>
      </w:r>
      <w:r>
        <w:rPr>
          <w:spacing w:val="30"/>
          <w:lang w:eastAsia="zh-CN"/>
        </w:rPr>
        <w:t xml:space="preserve"> </w:t>
      </w:r>
      <w:r>
        <w:rPr>
          <w:spacing w:val="1"/>
          <w:lang w:eastAsia="zh-CN"/>
        </w:rPr>
        <w:t>由大数定律可知，</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27"/>
          <w:lang w:eastAsia="zh-CN"/>
        </w:rPr>
        <w:t xml:space="preserve"> </w:t>
      </w:r>
      <w:r>
        <w:rPr>
          <w:lang w:eastAsia="zh-CN"/>
        </w:rPr>
        <w:t>个样本独立同分布，且具有有限期望值，那么当</w:t>
      </w:r>
      <w:r>
        <w:rPr>
          <w:spacing w:val="-4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7"/>
          <w:lang w:eastAsia="zh-CN"/>
        </w:rPr>
        <w:t xml:space="preserve"> </w:t>
      </w:r>
      <w:r>
        <w:rPr>
          <w:lang w:eastAsia="zh-CN"/>
        </w:rPr>
        <w:t>充分大</w:t>
      </w:r>
    </w:p>
    <w:p w14:paraId="6A19FA84" w14:textId="77777777" w:rsidR="00996552" w:rsidRDefault="00996552">
      <w:pPr>
        <w:spacing w:line="297" w:lineRule="auto"/>
        <w:jc w:val="both"/>
        <w:rPr>
          <w:lang w:eastAsia="zh-CN"/>
        </w:rPr>
        <w:sectPr w:rsidR="00996552">
          <w:type w:val="continuous"/>
          <w:pgSz w:w="11910" w:h="16840"/>
          <w:pgMar w:top="1580" w:right="1500" w:bottom="280" w:left="1680" w:header="720" w:footer="720" w:gutter="0"/>
          <w:cols w:space="720"/>
        </w:sectPr>
      </w:pPr>
    </w:p>
    <w:p w14:paraId="01AC790B" w14:textId="77777777" w:rsidR="00996552" w:rsidRDefault="00996552">
      <w:pPr>
        <w:spacing w:before="9"/>
        <w:rPr>
          <w:rFonts w:ascii="宋体" w:eastAsia="宋体" w:hAnsi="宋体" w:cs="宋体"/>
          <w:sz w:val="17"/>
          <w:szCs w:val="17"/>
          <w:lang w:eastAsia="zh-CN"/>
        </w:rPr>
      </w:pPr>
    </w:p>
    <w:p w14:paraId="50AC3B5D" w14:textId="77777777" w:rsidR="00996552" w:rsidRDefault="00025C9E">
      <w:pPr>
        <w:pStyle w:val="a3"/>
        <w:spacing w:before="26" w:line="294" w:lineRule="auto"/>
        <w:ind w:right="255"/>
        <w:jc w:val="both"/>
        <w:rPr>
          <w:lang w:eastAsia="zh-CN"/>
        </w:rPr>
      </w:pPr>
      <w:r>
        <w:pict w14:anchorId="3669141D">
          <v:group id="_x0000_s3941" style="position:absolute;left:0;text-align:left;margin-left:222.35pt;margin-top:71.9pt;width:15.35pt;height:2.25pt;z-index:-281224;mso-position-horizontal-relative:page" coordorigin="4447,1438" coordsize="307,45">
            <v:group id="_x0000_s3944" style="position:absolute;left:4453;top:1445;width:293;height:2" coordorigin="4453,1445" coordsize="293,2">
              <v:shape id="_x0000_s3945" style="position:absolute;left:4453;top:1445;width:293;height:2" coordorigin="4453,1445" coordsize="293,0" path="m4453,1445r293,e" filled="f" strokeweight=".23706mm">
                <v:path arrowok="t"/>
              </v:shape>
            </v:group>
            <v:group id="_x0000_s3942" style="position:absolute;left:4581;top:1478;width:150;height:2" coordorigin="4581,1478" coordsize="150,2">
              <v:shape id="_x0000_s3943" style="position:absolute;left:4581;top:1478;width:150;height:2" coordorigin="4581,1478" coordsize="150,0" path="m4581,1478r149,e" filled="f" strokeweight=".15744mm">
                <v:path arrowok="t"/>
              </v:shape>
            </v:group>
            <w10:wrap anchorx="page"/>
          </v:group>
        </w:pict>
      </w:r>
      <w:r>
        <w:pict w14:anchorId="78356930">
          <v:shape id="_x0000_s3940" type="#_x0000_t202" style="position:absolute;left:0;text-align:left;margin-left:223.45pt;margin-top:70.4pt;width:12.25pt;height:12.05pt;z-index:-281200;mso-position-horizontal-relative:page" filled="f" stroked="f">
            <v:textbox inset="0,0,0,0">
              <w:txbxContent>
                <w:p w14:paraId="05CFA5D6" w14:textId="77777777" w:rsidR="00025C9E" w:rsidRDefault="00025C9E">
                  <w:pPr>
                    <w:spacing w:line="241" w:lineRule="exact"/>
                    <w:rPr>
                      <w:rFonts w:ascii="Bookman Old Style" w:eastAsia="Bookman Old Style" w:hAnsi="Bookman Old Style" w:cs="Bookman Old Style"/>
                      <w:sz w:val="16"/>
                      <w:szCs w:val="16"/>
                    </w:rPr>
                  </w:pPr>
                  <w:r>
                    <w:rPr>
                      <w:rFonts w:ascii="MS Gothic" w:eastAsia="MS Gothic" w:hAnsi="MS Gothic" w:cs="MS Gothic"/>
                      <w:spacing w:val="6"/>
                      <w:w w:val="85"/>
                      <w:sz w:val="16"/>
                      <w:szCs w:val="16"/>
                    </w:rPr>
                    <w:t>√</w:t>
                  </w:r>
                  <w:r>
                    <w:rPr>
                      <w:rFonts w:ascii="Bookman Old Style" w:eastAsia="Bookman Old Style" w:hAnsi="Bookman Old Style" w:cs="Bookman Old Style"/>
                      <w:i/>
                      <w:spacing w:val="4"/>
                      <w:w w:val="85"/>
                      <w:position w:val="-12"/>
                      <w:sz w:val="16"/>
                      <w:szCs w:val="16"/>
                    </w:rPr>
                    <w:t>N</w:t>
                  </w:r>
                </w:p>
              </w:txbxContent>
            </v:textbox>
            <w10:wrap anchorx="page"/>
          </v:shape>
        </w:pict>
      </w:r>
      <w:r w:rsidR="002D0D3F">
        <w:rPr>
          <w:lang w:eastAsia="zh-CN"/>
        </w:rPr>
        <w:t>时</w:t>
      </w:r>
      <w:r w:rsidR="002D0D3F">
        <w:rPr>
          <w:spacing w:val="-30"/>
          <w:lang w:eastAsia="zh-CN"/>
        </w:rPr>
        <w:t>，</w:t>
      </w:r>
      <w:r w:rsidR="002D0D3F">
        <w:rPr>
          <w:lang w:eastAsia="zh-CN"/>
        </w:rPr>
        <w:t>随机变量的</w:t>
      </w:r>
      <w:r w:rsidR="002D0D3F">
        <w:rPr>
          <w:spacing w:val="-56"/>
          <w:lang w:eastAsia="zh-CN"/>
        </w:rPr>
        <w:t xml:space="preserve"> </w:t>
      </w:r>
      <w:r w:rsidR="002D0D3F">
        <w:rPr>
          <w:rFonts w:ascii="Times New Roman" w:eastAsia="Times New Roman" w:hAnsi="Times New Roman" w:cs="Times New Roman"/>
          <w:i/>
          <w:lang w:eastAsia="zh-CN"/>
        </w:rPr>
        <w:t>N</w:t>
      </w:r>
      <w:r w:rsidR="002D0D3F">
        <w:rPr>
          <w:rFonts w:ascii="Times New Roman" w:eastAsia="Times New Roman" w:hAnsi="Times New Roman" w:cs="Times New Roman"/>
          <w:i/>
          <w:spacing w:val="14"/>
          <w:lang w:eastAsia="zh-CN"/>
        </w:rPr>
        <w:t xml:space="preserve"> </w:t>
      </w:r>
      <w:r w:rsidR="002D0D3F">
        <w:rPr>
          <w:lang w:eastAsia="zh-CN"/>
        </w:rPr>
        <w:t>个样本的平均值收敛于期望值</w:t>
      </w:r>
      <w:r w:rsidR="002D0D3F">
        <w:rPr>
          <w:spacing w:val="-30"/>
          <w:lang w:eastAsia="zh-CN"/>
        </w:rPr>
        <w:t>，</w:t>
      </w:r>
      <w:r w:rsidR="002D0D3F">
        <w:rPr>
          <w:lang w:eastAsia="zh-CN"/>
        </w:rPr>
        <w:t>且收敛概率为</w:t>
      </w:r>
      <w:r w:rsidR="002D0D3F">
        <w:rPr>
          <w:spacing w:val="-65"/>
          <w:lang w:eastAsia="zh-CN"/>
        </w:rPr>
        <w:t xml:space="preserve"> </w:t>
      </w:r>
      <w:r w:rsidR="002D0D3F">
        <w:rPr>
          <w:rFonts w:ascii="Times New Roman" w:eastAsia="Times New Roman" w:hAnsi="Times New Roman" w:cs="Times New Roman"/>
          <w:lang w:eastAsia="zh-CN"/>
        </w:rPr>
        <w:t>1</w:t>
      </w:r>
      <w:r w:rsidR="002D0D3F">
        <w:rPr>
          <w:spacing w:val="-25"/>
          <w:lang w:eastAsia="zh-CN"/>
        </w:rPr>
        <w:t>。</w:t>
      </w:r>
      <w:r w:rsidR="002D0D3F">
        <w:rPr>
          <w:lang w:eastAsia="zh-CN"/>
        </w:rPr>
        <w:t xml:space="preserve">由于蒙特卡 </w:t>
      </w:r>
      <w:r w:rsidR="002D0D3F">
        <w:rPr>
          <w:spacing w:val="1"/>
          <w:lang w:eastAsia="zh-CN"/>
        </w:rPr>
        <w:t>洛方法的随机数是已知的概率分布产生的，所以在</w:t>
      </w:r>
      <w:r w:rsidR="002D0D3F">
        <w:rPr>
          <w:spacing w:val="-42"/>
          <w:lang w:eastAsia="zh-CN"/>
        </w:rPr>
        <w:t xml:space="preserve"> </w:t>
      </w:r>
      <w:r w:rsidR="002D0D3F">
        <w:rPr>
          <w:rFonts w:ascii="Times New Roman" w:eastAsia="Times New Roman" w:hAnsi="Times New Roman" w:cs="Times New Roman"/>
          <w:i/>
          <w:lang w:eastAsia="zh-CN"/>
        </w:rPr>
        <w:t>N</w:t>
      </w:r>
      <w:r w:rsidR="002D0D3F">
        <w:rPr>
          <w:rFonts w:ascii="Times New Roman" w:eastAsia="Times New Roman" w:hAnsi="Times New Roman" w:cs="Times New Roman"/>
          <w:i/>
          <w:spacing w:val="28"/>
          <w:lang w:eastAsia="zh-CN"/>
        </w:rPr>
        <w:t xml:space="preserve"> </w:t>
      </w:r>
      <w:r w:rsidR="002D0D3F">
        <w:rPr>
          <w:spacing w:val="1"/>
          <w:lang w:eastAsia="zh-CN"/>
        </w:rPr>
        <w:t>充分大时，根据概率论的</w:t>
      </w:r>
      <w:r w:rsidR="002D0D3F">
        <w:rPr>
          <w:spacing w:val="50"/>
          <w:lang w:eastAsia="zh-CN"/>
        </w:rPr>
        <w:t xml:space="preserve"> </w:t>
      </w:r>
      <w:r w:rsidR="002D0D3F">
        <w:rPr>
          <w:lang w:eastAsia="zh-CN"/>
        </w:rPr>
        <w:t>中心极限定理可知</w:t>
      </w:r>
      <w:r w:rsidR="002D0D3F">
        <w:rPr>
          <w:spacing w:val="-30"/>
          <w:lang w:eastAsia="zh-CN"/>
        </w:rPr>
        <w:t>，</w:t>
      </w:r>
      <w:r w:rsidR="002D0D3F">
        <w:rPr>
          <w:lang w:eastAsia="zh-CN"/>
        </w:rPr>
        <w:t>其随机数分布近似服从已知的概率分布</w:t>
      </w:r>
      <w:r w:rsidR="002D0D3F">
        <w:rPr>
          <w:spacing w:val="-30"/>
          <w:lang w:eastAsia="zh-CN"/>
        </w:rPr>
        <w:t>，</w:t>
      </w:r>
      <w:r w:rsidR="002D0D3F">
        <w:rPr>
          <w:lang w:eastAsia="zh-CN"/>
        </w:rPr>
        <w:t>通常情况下</w:t>
      </w:r>
      <w:r w:rsidR="002D0D3F">
        <w:rPr>
          <w:spacing w:val="-30"/>
          <w:lang w:eastAsia="zh-CN"/>
        </w:rPr>
        <w:t>，</w:t>
      </w:r>
      <w:r w:rsidR="002D0D3F">
        <w:rPr>
          <w:lang w:eastAsia="zh-CN"/>
        </w:rPr>
        <w:t>蒙特 卡洛方法的误差为：</w:t>
      </w:r>
      <w:r w:rsidR="002D0D3F">
        <w:rPr>
          <w:rFonts w:ascii="Times New Roman" w:eastAsia="Times New Roman" w:hAnsi="Times New Roman" w:cs="Times New Roman"/>
        </w:rPr>
        <w:t>σ</w:t>
      </w:r>
      <w:r w:rsidR="002D0D3F">
        <w:rPr>
          <w:rFonts w:ascii="Times New Roman" w:eastAsia="Times New Roman" w:hAnsi="Times New Roman" w:cs="Times New Roman"/>
          <w:spacing w:val="30"/>
          <w:lang w:eastAsia="zh-CN"/>
        </w:rPr>
        <w:t xml:space="preserve"> </w:t>
      </w:r>
      <w:r w:rsidR="002D0D3F">
        <w:rPr>
          <w:rFonts w:ascii="Georgia" w:eastAsia="Georgia" w:hAnsi="Georgia" w:cs="Georgia"/>
          <w:lang w:eastAsia="zh-CN"/>
        </w:rPr>
        <w:t>=</w:t>
      </w:r>
      <w:r w:rsidR="002D0D3F">
        <w:rPr>
          <w:rFonts w:ascii="Georgia" w:eastAsia="Georgia" w:hAnsi="Georgia" w:cs="Georgia"/>
          <w:spacing w:val="49"/>
          <w:lang w:eastAsia="zh-CN"/>
        </w:rPr>
        <w:t xml:space="preserve"> </w:t>
      </w:r>
      <w:r w:rsidR="002D0D3F">
        <w:rPr>
          <w:rFonts w:ascii="Century" w:eastAsia="Century" w:hAnsi="Century" w:cs="Century"/>
          <w:spacing w:val="1"/>
          <w:position w:val="11"/>
          <w:sz w:val="16"/>
          <w:szCs w:val="16"/>
        </w:rPr>
        <w:t>λ</w:t>
      </w:r>
      <w:r w:rsidR="002D0D3F">
        <w:rPr>
          <w:rFonts w:ascii="Bookman Old Style" w:eastAsia="Bookman Old Style" w:hAnsi="Bookman Old Style" w:cs="Bookman Old Style"/>
          <w:spacing w:val="1"/>
          <w:position w:val="8"/>
          <w:sz w:val="12"/>
          <w:szCs w:val="12"/>
        </w:rPr>
        <w:t>α</w:t>
      </w:r>
      <w:r w:rsidR="002D0D3F">
        <w:rPr>
          <w:rFonts w:ascii="Bookman Old Style" w:eastAsia="Bookman Old Style" w:hAnsi="Bookman Old Style" w:cs="Bookman Old Style"/>
          <w:spacing w:val="-19"/>
          <w:position w:val="8"/>
          <w:sz w:val="12"/>
          <w:szCs w:val="12"/>
          <w:lang w:eastAsia="zh-CN"/>
        </w:rPr>
        <w:t xml:space="preserve"> </w:t>
      </w:r>
      <w:r w:rsidR="002D0D3F">
        <w:rPr>
          <w:rFonts w:ascii="Century" w:eastAsia="Century" w:hAnsi="Century" w:cs="Century"/>
          <w:position w:val="11"/>
          <w:sz w:val="16"/>
          <w:szCs w:val="16"/>
        </w:rPr>
        <w:t>θ</w:t>
      </w:r>
      <w:r w:rsidR="002D0D3F">
        <w:rPr>
          <w:rFonts w:ascii="Century" w:eastAsia="Century" w:hAnsi="Century" w:cs="Century"/>
          <w:spacing w:val="-5"/>
          <w:position w:val="11"/>
          <w:sz w:val="16"/>
          <w:szCs w:val="16"/>
          <w:lang w:eastAsia="zh-CN"/>
        </w:rPr>
        <w:t xml:space="preserve"> </w:t>
      </w:r>
      <w:r w:rsidR="002D0D3F">
        <w:rPr>
          <w:lang w:eastAsia="zh-CN"/>
        </w:rPr>
        <w:t>，</w:t>
      </w:r>
      <w:r w:rsidR="002D0D3F">
        <w:rPr>
          <w:rFonts w:ascii="Times New Roman" w:eastAsia="Times New Roman" w:hAnsi="Times New Roman" w:cs="Times New Roman"/>
        </w:rPr>
        <w:t>λ</w:t>
      </w:r>
      <w:r w:rsidR="002D0D3F">
        <w:rPr>
          <w:rFonts w:ascii="Century" w:eastAsia="Century" w:hAnsi="Century" w:cs="Century"/>
          <w:position w:val="-3"/>
          <w:sz w:val="16"/>
          <w:szCs w:val="16"/>
        </w:rPr>
        <w:t>α</w:t>
      </w:r>
      <w:r w:rsidR="002D0D3F">
        <w:rPr>
          <w:rFonts w:ascii="Century" w:eastAsia="Century" w:hAnsi="Century" w:cs="Century"/>
          <w:spacing w:val="40"/>
          <w:position w:val="-3"/>
          <w:sz w:val="16"/>
          <w:szCs w:val="16"/>
          <w:lang w:eastAsia="zh-CN"/>
        </w:rPr>
        <w:t xml:space="preserve"> </w:t>
      </w:r>
      <w:r w:rsidR="002D0D3F">
        <w:rPr>
          <w:lang w:eastAsia="zh-CN"/>
        </w:rPr>
        <w:t>是与置信度</w:t>
      </w:r>
      <w:r w:rsidR="002D0D3F">
        <w:rPr>
          <w:spacing w:val="-47"/>
          <w:lang w:eastAsia="zh-CN"/>
        </w:rPr>
        <w:t xml:space="preserve"> </w:t>
      </w:r>
      <w:r w:rsidR="002D0D3F">
        <w:rPr>
          <w:rFonts w:ascii="Times New Roman" w:eastAsia="Times New Roman" w:hAnsi="Times New Roman" w:cs="Times New Roman"/>
        </w:rPr>
        <w:t>α</w:t>
      </w:r>
      <w:r w:rsidR="002D0D3F">
        <w:rPr>
          <w:rFonts w:ascii="Times New Roman" w:eastAsia="Times New Roman" w:hAnsi="Times New Roman" w:cs="Times New Roman"/>
          <w:spacing w:val="18"/>
          <w:lang w:eastAsia="zh-CN"/>
        </w:rPr>
        <w:t xml:space="preserve"> </w:t>
      </w:r>
      <w:r w:rsidR="002D0D3F">
        <w:rPr>
          <w:lang w:eastAsia="zh-CN"/>
        </w:rPr>
        <w:t>一一对应的参数变量；</w:t>
      </w:r>
      <w:r w:rsidR="002D0D3F">
        <w:rPr>
          <w:rFonts w:ascii="Times New Roman" w:eastAsia="Times New Roman" w:hAnsi="Times New Roman" w:cs="Times New Roman"/>
        </w:rPr>
        <w:t>θ</w:t>
      </w:r>
      <w:r w:rsidR="002D0D3F">
        <w:rPr>
          <w:rFonts w:ascii="Times New Roman" w:eastAsia="Times New Roman" w:hAnsi="Times New Roman" w:cs="Times New Roman"/>
          <w:spacing w:val="25"/>
          <w:lang w:eastAsia="zh-CN"/>
        </w:rPr>
        <w:t xml:space="preserve"> </w:t>
      </w:r>
      <w:r w:rsidR="002D0D3F">
        <w:rPr>
          <w:lang w:eastAsia="zh-CN"/>
        </w:rPr>
        <w:t>为随机</w:t>
      </w:r>
    </w:p>
    <w:p w14:paraId="7A6E4A9B" w14:textId="77777777" w:rsidR="00996552" w:rsidRDefault="002D0D3F">
      <w:pPr>
        <w:pStyle w:val="a3"/>
        <w:spacing w:line="282" w:lineRule="exact"/>
        <w:rPr>
          <w:lang w:eastAsia="zh-CN"/>
        </w:rPr>
      </w:pPr>
      <w:r>
        <w:rPr>
          <w:lang w:eastAsia="zh-CN"/>
        </w:rPr>
        <w:t>变量的方差。</w:t>
      </w:r>
    </w:p>
    <w:p w14:paraId="74311BC2" w14:textId="77777777" w:rsidR="00996552" w:rsidRDefault="00996552">
      <w:pPr>
        <w:spacing w:before="4"/>
        <w:rPr>
          <w:rFonts w:ascii="宋体" w:eastAsia="宋体" w:hAnsi="宋体" w:cs="宋体"/>
          <w:sz w:val="29"/>
          <w:szCs w:val="29"/>
          <w:lang w:eastAsia="zh-CN"/>
        </w:rPr>
      </w:pPr>
    </w:p>
    <w:p w14:paraId="1B02E0A2" w14:textId="77777777" w:rsidR="00996552" w:rsidRDefault="002D0D3F">
      <w:pPr>
        <w:tabs>
          <w:tab w:val="left" w:pos="997"/>
        </w:tabs>
        <w:ind w:left="117"/>
        <w:rPr>
          <w:rFonts w:ascii="宋体" w:eastAsia="宋体" w:hAnsi="宋体" w:cs="宋体"/>
          <w:sz w:val="28"/>
          <w:szCs w:val="28"/>
          <w:lang w:eastAsia="zh-CN"/>
        </w:rPr>
      </w:pPr>
      <w:bookmarkStart w:id="110" w:name="3.4.3_电力系统状态脆弱性的定义与数学描述"/>
      <w:bookmarkStart w:id="111" w:name="_bookmark62"/>
      <w:bookmarkEnd w:id="110"/>
      <w:bookmarkEnd w:id="111"/>
      <w:r>
        <w:rPr>
          <w:rFonts w:ascii="Times New Roman" w:eastAsia="Times New Roman" w:hAnsi="Times New Roman" w:cs="Times New Roman"/>
          <w:sz w:val="30"/>
          <w:szCs w:val="30"/>
          <w:lang w:eastAsia="zh-CN"/>
        </w:rPr>
        <w:t>3.4.3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电力系统状态脆弱性的定义与数学描述</w:t>
      </w:r>
    </w:p>
    <w:p w14:paraId="587063C4" w14:textId="77777777" w:rsidR="00996552" w:rsidRDefault="00996552">
      <w:pPr>
        <w:spacing w:before="1"/>
        <w:rPr>
          <w:rFonts w:ascii="宋体" w:eastAsia="宋体" w:hAnsi="宋体" w:cs="宋体"/>
          <w:sz w:val="24"/>
          <w:szCs w:val="24"/>
          <w:lang w:eastAsia="zh-CN"/>
        </w:rPr>
      </w:pPr>
    </w:p>
    <w:p w14:paraId="6AB049E4" w14:textId="77777777" w:rsidR="00996552" w:rsidRDefault="002D0D3F">
      <w:pPr>
        <w:pStyle w:val="a3"/>
        <w:spacing w:line="305" w:lineRule="auto"/>
        <w:ind w:right="36" w:firstLine="480"/>
        <w:rPr>
          <w:lang w:eastAsia="zh-CN"/>
        </w:rPr>
      </w:pPr>
      <w:r>
        <w:rPr>
          <w:spacing w:val="4"/>
          <w:lang w:eastAsia="zh-CN"/>
        </w:rPr>
        <w:t>电力系统的状态脆弱性是指系统在受到外界扰动或内部自身故障后，节点</w:t>
      </w:r>
      <w:r>
        <w:rPr>
          <w:spacing w:val="42"/>
          <w:lang w:eastAsia="zh-CN"/>
        </w:rPr>
        <w:t xml:space="preserve"> </w:t>
      </w:r>
      <w:r>
        <w:rPr>
          <w:spacing w:val="1"/>
          <w:lang w:eastAsia="zh-CN"/>
        </w:rPr>
        <w:t>或线路的状态变量发生变化，并由初始状态（额定状态）向临界点逼近的特性。</w:t>
      </w:r>
      <w:r>
        <w:rPr>
          <w:spacing w:val="50"/>
          <w:lang w:eastAsia="zh-CN"/>
        </w:rPr>
        <w:t xml:space="preserve"> </w:t>
      </w:r>
      <w:r>
        <w:rPr>
          <w:spacing w:val="3"/>
          <w:lang w:eastAsia="zh-CN"/>
        </w:rPr>
        <w:t>表现了某个节点或线路从稳定状态向临界失稳状态的过渡过程。反映了系统的</w:t>
      </w:r>
      <w:r>
        <w:rPr>
          <w:spacing w:val="51"/>
          <w:lang w:eastAsia="zh-CN"/>
        </w:rPr>
        <w:t xml:space="preserve"> </w:t>
      </w:r>
      <w:r>
        <w:rPr>
          <w:lang w:eastAsia="zh-CN"/>
        </w:rPr>
        <w:t>抗干扰能力</w:t>
      </w:r>
      <w:r>
        <w:rPr>
          <w:spacing w:val="-30"/>
          <w:lang w:eastAsia="zh-CN"/>
        </w:rPr>
        <w:t>，</w:t>
      </w:r>
      <w:r>
        <w:rPr>
          <w:lang w:eastAsia="zh-CN"/>
        </w:rPr>
        <w:t>在扰动作用下</w:t>
      </w:r>
      <w:r>
        <w:rPr>
          <w:spacing w:val="-30"/>
          <w:lang w:eastAsia="zh-CN"/>
        </w:rPr>
        <w:t>，</w:t>
      </w:r>
      <w:r>
        <w:rPr>
          <w:lang w:eastAsia="zh-CN"/>
        </w:rPr>
        <w:t>节点或线路当前运行状态距离临界状态越大</w:t>
      </w:r>
      <w:r>
        <w:rPr>
          <w:spacing w:val="-30"/>
          <w:lang w:eastAsia="zh-CN"/>
        </w:rPr>
        <w:t>，</w:t>
      </w:r>
      <w:r>
        <w:rPr>
          <w:lang w:eastAsia="zh-CN"/>
        </w:rPr>
        <w:t>说明 其越难达到失稳状态</w:t>
      </w:r>
      <w:r>
        <w:rPr>
          <w:spacing w:val="-24"/>
          <w:lang w:eastAsia="zh-CN"/>
        </w:rPr>
        <w:t>，</w:t>
      </w:r>
      <w:r>
        <w:rPr>
          <w:lang w:eastAsia="zh-CN"/>
        </w:rPr>
        <w:t>系统的抗干扰能力越强</w:t>
      </w:r>
      <w:r>
        <w:rPr>
          <w:spacing w:val="-20"/>
          <w:lang w:eastAsia="zh-CN"/>
        </w:rPr>
        <w:t>。</w:t>
      </w:r>
      <w:r>
        <w:rPr>
          <w:lang w:eastAsia="zh-CN"/>
        </w:rPr>
        <w:t>本文认为</w:t>
      </w:r>
      <w:r>
        <w:rPr>
          <w:spacing w:val="-24"/>
          <w:lang w:eastAsia="zh-CN"/>
        </w:rPr>
        <w:t>，</w:t>
      </w:r>
      <w:r>
        <w:rPr>
          <w:lang w:eastAsia="zh-CN"/>
        </w:rPr>
        <w:t>在扰动作用下</w:t>
      </w:r>
      <w:r>
        <w:rPr>
          <w:spacing w:val="-24"/>
          <w:lang w:eastAsia="zh-CN"/>
        </w:rPr>
        <w:t>，</w:t>
      </w:r>
      <w:r>
        <w:rPr>
          <w:lang w:eastAsia="zh-CN"/>
        </w:rPr>
        <w:t>电力 系统中的节点或线路的运行状态值越接近临界失稳值</w:t>
      </w:r>
      <w:r>
        <w:rPr>
          <w:spacing w:val="-45"/>
          <w:lang w:eastAsia="zh-CN"/>
        </w:rPr>
        <w:t>，</w:t>
      </w:r>
      <w:r>
        <w:rPr>
          <w:lang w:eastAsia="zh-CN"/>
        </w:rPr>
        <w:t>其脆弱程度越大</w:t>
      </w:r>
      <w:r>
        <w:rPr>
          <w:spacing w:val="-45"/>
          <w:lang w:eastAsia="zh-CN"/>
        </w:rPr>
        <w:t>，</w:t>
      </w:r>
      <w:r>
        <w:rPr>
          <w:lang w:eastAsia="zh-CN"/>
        </w:rPr>
        <w:t>越易影 响系统的正常运行。</w:t>
      </w:r>
    </w:p>
    <w:p w14:paraId="080F9B0E" w14:textId="77777777" w:rsidR="00996552" w:rsidRDefault="002D0D3F">
      <w:pPr>
        <w:pStyle w:val="a3"/>
        <w:spacing w:before="20" w:line="305" w:lineRule="auto"/>
        <w:ind w:right="255" w:firstLine="480"/>
        <w:jc w:val="both"/>
        <w:rPr>
          <w:lang w:eastAsia="zh-CN"/>
        </w:rPr>
      </w:pPr>
      <w:r>
        <w:rPr>
          <w:spacing w:val="4"/>
          <w:lang w:eastAsia="zh-CN"/>
        </w:rPr>
        <w:t>状态脆弱性研究的是电力系统各元件状态变量偏离正常运行状态及距离临</w:t>
      </w:r>
      <w:r>
        <w:rPr>
          <w:spacing w:val="25"/>
          <w:lang w:eastAsia="zh-CN"/>
        </w:rPr>
        <w:t xml:space="preserve"> </w:t>
      </w:r>
      <w:r>
        <w:rPr>
          <w:spacing w:val="-3"/>
          <w:lang w:eastAsia="zh-CN"/>
        </w:rPr>
        <w:t>界状态的程度。电力系统的状态量包括功率、电压、相角等。其分析方法与传统</w:t>
      </w:r>
      <w:r>
        <w:rPr>
          <w:spacing w:val="31"/>
          <w:lang w:eastAsia="zh-CN"/>
        </w:rPr>
        <w:t xml:space="preserve"> </w:t>
      </w:r>
      <w:r>
        <w:rPr>
          <w:lang w:eastAsia="zh-CN"/>
        </w:rPr>
        <w:t>的稳定性分析方法比较接近，数学描述如下：</w:t>
      </w:r>
    </w:p>
    <w:p w14:paraId="59BC18CA" w14:textId="77777777" w:rsidR="00996552" w:rsidRDefault="00996552">
      <w:pPr>
        <w:spacing w:before="11"/>
        <w:rPr>
          <w:rFonts w:ascii="宋体" w:eastAsia="宋体" w:hAnsi="宋体" w:cs="宋体"/>
          <w:sz w:val="16"/>
          <w:szCs w:val="16"/>
          <w:lang w:eastAsia="zh-CN"/>
        </w:rPr>
      </w:pPr>
    </w:p>
    <w:p w14:paraId="200FD9C6" w14:textId="77777777" w:rsidR="00996552" w:rsidRDefault="002D0D3F">
      <w:pPr>
        <w:pStyle w:val="a3"/>
        <w:tabs>
          <w:tab w:val="left" w:pos="7848"/>
        </w:tabs>
        <w:ind w:left="3333"/>
        <w:rPr>
          <w:rFonts w:ascii="Times New Roman" w:eastAsia="Times New Roman" w:hAnsi="Times New Roman" w:cs="Times New Roman"/>
          <w:lang w:eastAsia="zh-CN"/>
        </w:rPr>
      </w:pPr>
      <w:bookmarkStart w:id="112" w:name="_bookmark63"/>
      <w:bookmarkEnd w:id="112"/>
      <w:r>
        <w:rPr>
          <w:rFonts w:ascii="Times New Roman" w:eastAsia="Times New Roman" w:hAnsi="Times New Roman" w:cs="Times New Roman"/>
          <w:w w:val="95"/>
          <w:lang w:eastAsia="zh-CN"/>
        </w:rPr>
        <w:t>∆</w:t>
      </w:r>
      <w:r>
        <w:rPr>
          <w:rFonts w:ascii="Times New Roman" w:eastAsia="Times New Roman" w:hAnsi="Times New Roman" w:cs="Times New Roman"/>
          <w:w w:val="95"/>
        </w:rPr>
        <w:t>α</w:t>
      </w:r>
      <w:r>
        <w:rPr>
          <w:rFonts w:ascii="Times New Roman" w:eastAsia="Times New Roman" w:hAnsi="Times New Roman" w:cs="Times New Roman"/>
          <w:spacing w:val="-21"/>
          <w:w w:val="95"/>
          <w:lang w:eastAsia="zh-CN"/>
        </w:rPr>
        <w:t xml:space="preserve"> </w:t>
      </w:r>
      <w:r>
        <w:rPr>
          <w:rFonts w:ascii="Georgia" w:eastAsia="Georgia" w:hAnsi="Georgia" w:cs="Georgia"/>
          <w:w w:val="95"/>
          <w:lang w:eastAsia="zh-CN"/>
        </w:rPr>
        <w:t>=</w:t>
      </w:r>
      <w:r>
        <w:rPr>
          <w:rFonts w:ascii="Georgia" w:eastAsia="Georgia" w:hAnsi="Georgia" w:cs="Georgia"/>
          <w:spacing w:val="-16"/>
          <w:w w:val="95"/>
          <w:lang w:eastAsia="zh-CN"/>
        </w:rPr>
        <w:t xml:space="preserve"> </w:t>
      </w:r>
      <w:r>
        <w:rPr>
          <w:rFonts w:ascii="MS Gothic" w:eastAsia="MS Gothic" w:hAnsi="MS Gothic" w:cs="MS Gothic"/>
          <w:spacing w:val="11"/>
          <w:w w:val="95"/>
          <w:lang w:eastAsia="zh-CN"/>
        </w:rPr>
        <w:t>|</w:t>
      </w:r>
      <w:r>
        <w:rPr>
          <w:rFonts w:ascii="Times New Roman" w:eastAsia="Times New Roman" w:hAnsi="Times New Roman" w:cs="Times New Roman"/>
          <w:spacing w:val="4"/>
          <w:w w:val="95"/>
        </w:rPr>
        <w:t>α</w:t>
      </w:r>
      <w:r>
        <w:rPr>
          <w:rFonts w:ascii="MS Gothic" w:eastAsia="MS Gothic" w:hAnsi="MS Gothic" w:cs="MS Gothic"/>
          <w:spacing w:val="7"/>
          <w:w w:val="95"/>
          <w:lang w:eastAsia="zh-CN"/>
        </w:rPr>
        <w:t>(</w:t>
      </w:r>
      <w:r>
        <w:rPr>
          <w:rFonts w:ascii="Times New Roman" w:eastAsia="Times New Roman" w:hAnsi="Times New Roman" w:cs="Times New Roman"/>
          <w:i/>
          <w:spacing w:val="4"/>
          <w:w w:val="95"/>
          <w:lang w:eastAsia="zh-CN"/>
        </w:rPr>
        <w:t>t</w:t>
      </w:r>
      <w:r>
        <w:rPr>
          <w:rFonts w:ascii="MS Gothic" w:eastAsia="MS Gothic" w:hAnsi="MS Gothic" w:cs="MS Gothic"/>
          <w:spacing w:val="7"/>
          <w:w w:val="95"/>
          <w:lang w:eastAsia="zh-CN"/>
        </w:rPr>
        <w:t>)</w:t>
      </w:r>
      <w:r>
        <w:rPr>
          <w:rFonts w:ascii="MS Gothic" w:eastAsia="MS Gothic" w:hAnsi="MS Gothic" w:cs="MS Gothic"/>
          <w:spacing w:val="-87"/>
          <w:w w:val="95"/>
          <w:lang w:eastAsia="zh-CN"/>
        </w:rPr>
        <w:t xml:space="preserve"> </w:t>
      </w:r>
      <w:r>
        <w:rPr>
          <w:rFonts w:ascii="MS Gothic" w:eastAsia="MS Gothic" w:hAnsi="MS Gothic" w:cs="MS Gothic"/>
          <w:w w:val="95"/>
          <w:lang w:eastAsia="zh-CN"/>
        </w:rPr>
        <w:t>−</w:t>
      </w:r>
      <w:r>
        <w:rPr>
          <w:rFonts w:ascii="MS Gothic" w:eastAsia="MS Gothic" w:hAnsi="MS Gothic" w:cs="MS Gothic"/>
          <w:spacing w:val="-86"/>
          <w:w w:val="95"/>
          <w:lang w:eastAsia="zh-CN"/>
        </w:rPr>
        <w:t xml:space="preserve"> </w:t>
      </w:r>
      <w:r>
        <w:rPr>
          <w:rFonts w:ascii="Times New Roman" w:eastAsia="Times New Roman" w:hAnsi="Times New Roman" w:cs="Times New Roman"/>
          <w:w w:val="95"/>
        </w:rPr>
        <w:t>α</w:t>
      </w:r>
      <w:r>
        <w:rPr>
          <w:rFonts w:ascii="Times New Roman" w:eastAsia="Times New Roman" w:hAnsi="Times New Roman" w:cs="Times New Roman"/>
          <w:spacing w:val="-34"/>
          <w:w w:val="95"/>
          <w:lang w:eastAsia="zh-CN"/>
        </w:rPr>
        <w:t xml:space="preserve"> </w:t>
      </w:r>
      <w:r>
        <w:rPr>
          <w:rFonts w:ascii="MS Gothic" w:eastAsia="MS Gothic" w:hAnsi="MS Gothic" w:cs="MS Gothic"/>
          <w:spacing w:val="4"/>
          <w:w w:val="95"/>
          <w:lang w:eastAsia="zh-CN"/>
        </w:rPr>
        <w:t>(</w:t>
      </w:r>
      <w:r>
        <w:rPr>
          <w:rFonts w:ascii="Times New Roman" w:eastAsia="Times New Roman" w:hAnsi="Times New Roman" w:cs="Times New Roman"/>
          <w:i/>
          <w:spacing w:val="2"/>
          <w:w w:val="95"/>
          <w:lang w:eastAsia="zh-CN"/>
        </w:rPr>
        <w:t>t</w:t>
      </w:r>
      <w:r>
        <w:rPr>
          <w:rFonts w:ascii="Palatino Linotype" w:eastAsia="Palatino Linotype" w:hAnsi="Palatino Linotype" w:cs="Palatino Linotype"/>
          <w:spacing w:val="2"/>
          <w:w w:val="95"/>
          <w:position w:val="-3"/>
          <w:sz w:val="16"/>
          <w:szCs w:val="16"/>
          <w:lang w:eastAsia="zh-CN"/>
        </w:rPr>
        <w:t>0</w:t>
      </w:r>
      <w:r>
        <w:rPr>
          <w:rFonts w:ascii="MS Gothic" w:eastAsia="MS Gothic" w:hAnsi="MS Gothic" w:cs="MS Gothic"/>
          <w:spacing w:val="4"/>
          <w:w w:val="95"/>
          <w:lang w:eastAsia="zh-CN"/>
        </w:rPr>
        <w:t>)</w:t>
      </w:r>
      <w:r>
        <w:rPr>
          <w:rFonts w:ascii="MS Gothic" w:eastAsia="MS Gothic" w:hAnsi="MS Gothic" w:cs="MS Gothic"/>
          <w:spacing w:val="7"/>
          <w:w w:val="95"/>
          <w:lang w:eastAsia="zh-CN"/>
        </w:rPr>
        <w:t>|</w:t>
      </w:r>
      <w:r>
        <w:rPr>
          <w:rFonts w:ascii="MS Gothic" w:eastAsia="MS Gothic" w:hAnsi="MS Gothic" w:cs="MS Gothic"/>
          <w:spacing w:val="7"/>
          <w:w w:val="95"/>
          <w:lang w:eastAsia="zh-CN"/>
        </w:rPr>
        <w:tab/>
      </w:r>
      <w:r>
        <w:rPr>
          <w:rFonts w:ascii="Times New Roman" w:eastAsia="Times New Roman" w:hAnsi="Times New Roman" w:cs="Times New Roman"/>
          <w:lang w:eastAsia="zh-CN"/>
        </w:rPr>
        <w:t>(3.11)</w:t>
      </w:r>
    </w:p>
    <w:p w14:paraId="1B2232FC" w14:textId="77777777" w:rsidR="00996552" w:rsidRDefault="002D0D3F">
      <w:pPr>
        <w:pStyle w:val="a3"/>
        <w:spacing w:before="231" w:line="260" w:lineRule="auto"/>
        <w:ind w:right="83" w:firstLine="480"/>
        <w:rPr>
          <w:lang w:eastAsia="zh-CN"/>
        </w:rPr>
      </w:pPr>
      <w:r>
        <w:rPr>
          <w:spacing w:val="1"/>
          <w:lang w:eastAsia="zh-CN"/>
        </w:rPr>
        <w:t>式</w:t>
      </w:r>
      <w:hyperlink w:anchor="_bookmark63" w:history="1">
        <w:r>
          <w:rPr>
            <w:rFonts w:ascii="Times New Roman" w:eastAsia="Times New Roman" w:hAnsi="Times New Roman" w:cs="Times New Roman"/>
            <w:spacing w:val="1"/>
            <w:lang w:eastAsia="zh-CN"/>
          </w:rPr>
          <w:t>3.11</w:t>
        </w:r>
      </w:hyperlink>
      <w:r>
        <w:rPr>
          <w:spacing w:val="1"/>
          <w:lang w:eastAsia="zh-CN"/>
        </w:rPr>
        <w:t>中：</w:t>
      </w:r>
      <w:r>
        <w:rPr>
          <w:rFonts w:ascii="Times New Roman" w:eastAsia="Times New Roman" w:hAnsi="Times New Roman" w:cs="Times New Roman"/>
        </w:rPr>
        <w:t>α</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t</w:t>
      </w:r>
      <w:r>
        <w:rPr>
          <w:rFonts w:ascii="MS Gothic" w:eastAsia="MS Gothic" w:hAnsi="MS Gothic" w:cs="MS Gothic"/>
          <w:spacing w:val="1"/>
          <w:lang w:eastAsia="zh-CN"/>
        </w:rPr>
        <w:t>)</w:t>
      </w:r>
      <w:r>
        <w:rPr>
          <w:rFonts w:ascii="MS Gothic" w:eastAsia="MS Gothic" w:hAnsi="MS Gothic" w:cs="MS Gothic"/>
          <w:spacing w:val="-90"/>
          <w:lang w:eastAsia="zh-CN"/>
        </w:rPr>
        <w:t xml:space="preserve"> </w:t>
      </w:r>
      <w:r>
        <w:rPr>
          <w:spacing w:val="4"/>
          <w:lang w:eastAsia="zh-CN"/>
        </w:rPr>
        <w:t>表示节点或线路状态变量当前值，</w:t>
      </w:r>
      <w:r>
        <w:rPr>
          <w:rFonts w:ascii="Times New Roman" w:eastAsia="Times New Roman" w:hAnsi="Times New Roman" w:cs="Times New Roman"/>
          <w:spacing w:val="3"/>
        </w:rPr>
        <w:t>α</w:t>
      </w:r>
      <w:r>
        <w:rPr>
          <w:rFonts w:ascii="Times New Roman" w:eastAsia="Times New Roman" w:hAnsi="Times New Roman" w:cs="Times New Roman"/>
          <w:spacing w:val="-43"/>
          <w:lang w:eastAsia="zh-CN"/>
        </w:rPr>
        <w:t xml:space="preserve"> </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t</w:t>
      </w:r>
      <w:r>
        <w:rPr>
          <w:rFonts w:ascii="Palatino Linotype" w:eastAsia="Palatino Linotype" w:hAnsi="Palatino Linotype" w:cs="Palatino Linotype"/>
          <w:spacing w:val="2"/>
          <w:position w:val="-3"/>
          <w:sz w:val="16"/>
          <w:szCs w:val="16"/>
          <w:lang w:eastAsia="zh-CN"/>
        </w:rPr>
        <w:t>0</w:t>
      </w:r>
      <w:r>
        <w:rPr>
          <w:rFonts w:ascii="MS Gothic" w:eastAsia="MS Gothic" w:hAnsi="MS Gothic" w:cs="MS Gothic"/>
          <w:spacing w:val="3"/>
          <w:lang w:eastAsia="zh-CN"/>
        </w:rPr>
        <w:t>)</w:t>
      </w:r>
      <w:r>
        <w:rPr>
          <w:rFonts w:ascii="MS Gothic" w:eastAsia="MS Gothic" w:hAnsi="MS Gothic" w:cs="MS Gothic"/>
          <w:spacing w:val="-90"/>
          <w:lang w:eastAsia="zh-CN"/>
        </w:rPr>
        <w:t xml:space="preserve"> </w:t>
      </w:r>
      <w:r>
        <w:rPr>
          <w:spacing w:val="4"/>
          <w:lang w:eastAsia="zh-CN"/>
        </w:rPr>
        <w:t>表示节点或线路状</w:t>
      </w:r>
      <w:r>
        <w:rPr>
          <w:spacing w:val="26"/>
          <w:lang w:eastAsia="zh-CN"/>
        </w:rPr>
        <w:t xml:space="preserve"> </w:t>
      </w:r>
      <w:r>
        <w:rPr>
          <w:lang w:eastAsia="zh-CN"/>
        </w:rPr>
        <w:t>态变量初始值</w:t>
      </w:r>
      <w:r>
        <w:rPr>
          <w:spacing w:val="-44"/>
          <w:lang w:eastAsia="zh-CN"/>
        </w:rPr>
        <w:t xml:space="preserve"> </w:t>
      </w:r>
      <w:r>
        <w:rPr>
          <w:rFonts w:ascii="Times New Roman" w:eastAsia="Times New Roman" w:hAnsi="Times New Roman" w:cs="Times New Roman"/>
          <w:lang w:eastAsia="zh-CN"/>
        </w:rPr>
        <w:t>(</w:t>
      </w:r>
      <w:r>
        <w:rPr>
          <w:lang w:eastAsia="zh-CN"/>
        </w:rPr>
        <w:t>额定值</w:t>
      </w:r>
      <w:r>
        <w:rPr>
          <w:rFonts w:ascii="Times New Roman" w:eastAsia="Times New Roman" w:hAnsi="Times New Roman" w:cs="Times New Roman"/>
          <w:lang w:eastAsia="zh-CN"/>
        </w:rPr>
        <w:t>)</w:t>
      </w:r>
      <w:r>
        <w:rPr>
          <w:lang w:eastAsia="zh-CN"/>
        </w:rPr>
        <w:t>，</w:t>
      </w:r>
      <w:r>
        <w:rPr>
          <w:rFonts w:ascii="Times New Roman" w:eastAsia="Times New Roman" w:hAnsi="Times New Roman" w:cs="Times New Roman"/>
          <w:lang w:eastAsia="zh-CN"/>
        </w:rPr>
        <w:t>∆</w:t>
      </w:r>
      <w:r>
        <w:rPr>
          <w:rFonts w:ascii="Times New Roman" w:eastAsia="Times New Roman" w:hAnsi="Times New Roman" w:cs="Times New Roman"/>
        </w:rPr>
        <w:t>α</w:t>
      </w:r>
      <w:r>
        <w:rPr>
          <w:rFonts w:ascii="Times New Roman" w:eastAsia="Times New Roman" w:hAnsi="Times New Roman" w:cs="Times New Roman"/>
          <w:spacing w:val="22"/>
          <w:lang w:eastAsia="zh-CN"/>
        </w:rPr>
        <w:t xml:space="preserve"> </w:t>
      </w:r>
      <w:r>
        <w:rPr>
          <w:lang w:eastAsia="zh-CN"/>
        </w:rPr>
        <w:t>表示当前状态值相较于初始状态值的偏离程度。用</w:t>
      </w:r>
    </w:p>
    <w:p w14:paraId="0A0AADEA" w14:textId="77777777" w:rsidR="00996552" w:rsidRDefault="002D0D3F">
      <w:pPr>
        <w:pStyle w:val="a3"/>
        <w:spacing w:before="45"/>
        <w:rPr>
          <w:rFonts w:ascii="Georgia" w:eastAsia="Georgia" w:hAnsi="Georgia" w:cs="Georgia"/>
          <w:lang w:eastAsia="zh-CN"/>
        </w:rPr>
      </w:pPr>
      <w:r>
        <w:rPr>
          <w:rFonts w:ascii="Times New Roman" w:eastAsia="Times New Roman" w:hAnsi="Times New Roman" w:cs="Times New Roman"/>
          <w:spacing w:val="-2"/>
          <w:lang w:eastAsia="zh-CN"/>
        </w:rPr>
        <w:t>∆</w:t>
      </w:r>
      <w:r>
        <w:rPr>
          <w:rFonts w:ascii="Times New Roman" w:eastAsia="Times New Roman" w:hAnsi="Times New Roman" w:cs="Times New Roman"/>
          <w:spacing w:val="-2"/>
        </w:rPr>
        <w:t>α</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position w:val="-3"/>
          <w:sz w:val="16"/>
          <w:szCs w:val="16"/>
          <w:lang w:eastAsia="zh-CN"/>
        </w:rPr>
        <w:t xml:space="preserve"> </w:t>
      </w:r>
      <w:r>
        <w:rPr>
          <w:rFonts w:ascii="Bookman Old Style" w:eastAsia="Bookman Old Style" w:hAnsi="Bookman Old Style" w:cs="Bookman Old Style"/>
          <w:i/>
          <w:spacing w:val="17"/>
          <w:position w:val="-3"/>
          <w:sz w:val="16"/>
          <w:szCs w:val="16"/>
          <w:lang w:eastAsia="zh-CN"/>
        </w:rPr>
        <w:t xml:space="preserve"> </w:t>
      </w:r>
      <w:r>
        <w:rPr>
          <w:spacing w:val="5"/>
          <w:lang w:eastAsia="zh-CN"/>
        </w:rPr>
        <w:t>表示元件</w:t>
      </w:r>
      <w:r>
        <w:rPr>
          <w:spacing w:val="-2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47"/>
          <w:lang w:eastAsia="zh-CN"/>
        </w:rPr>
        <w:t xml:space="preserve"> </w:t>
      </w:r>
      <w:r>
        <w:rPr>
          <w:spacing w:val="6"/>
          <w:lang w:eastAsia="zh-CN"/>
        </w:rPr>
        <w:t>的状态偏离程度，则电力系统各元件的状态偏离矩阵为：</w:t>
      </w:r>
      <w:r>
        <w:rPr>
          <w:rFonts w:ascii="Times New Roman" w:eastAsia="Times New Roman" w:hAnsi="Times New Roman" w:cs="Times New Roman"/>
          <w:i/>
          <w:spacing w:val="6"/>
          <w:lang w:eastAsia="zh-CN"/>
        </w:rPr>
        <w:t>D</w:t>
      </w:r>
      <w:r>
        <w:rPr>
          <w:rFonts w:ascii="Times New Roman" w:eastAsia="Times New Roman" w:hAnsi="Times New Roman" w:cs="Times New Roman"/>
          <w:i/>
          <w:lang w:eastAsia="zh-CN"/>
        </w:rPr>
        <w:t xml:space="preserve"> </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p>
    <w:p w14:paraId="56BE9E9B" w14:textId="77777777" w:rsidR="00996552" w:rsidRDefault="002D0D3F">
      <w:pPr>
        <w:pStyle w:val="a3"/>
        <w:spacing w:before="61"/>
        <w:ind w:left="325"/>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Times New Roman" w:eastAsia="Times New Roman" w:hAnsi="Times New Roman" w:cs="Times New Roman"/>
          <w:spacing w:val="4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2</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Times New Roman" w:eastAsia="Times New Roman" w:hAnsi="Times New Roman" w:cs="Times New Roman"/>
          <w:spacing w:val="49"/>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2"/>
        </w:rPr>
        <w:t>α</w:t>
      </w:r>
      <w:r>
        <w:rPr>
          <w:rFonts w:ascii="Palatino Linotype" w:eastAsia="Palatino Linotype" w:hAnsi="Palatino Linotype" w:cs="Palatino Linotype"/>
          <w:spacing w:val="-2"/>
          <w:position w:val="-3"/>
          <w:sz w:val="16"/>
          <w:szCs w:val="16"/>
          <w:lang w:eastAsia="zh-CN"/>
        </w:rPr>
        <w:t>3</w:t>
      </w:r>
      <w:r>
        <w:rPr>
          <w:rFonts w:ascii="Palatino Linotype" w:eastAsia="Palatino Linotype" w:hAnsi="Palatino Linotype" w:cs="Palatino Linotype"/>
          <w:spacing w:val="7"/>
          <w:position w:val="-3"/>
          <w:sz w:val="16"/>
          <w:szCs w:val="16"/>
          <w:lang w:eastAsia="zh-CN"/>
        </w:rPr>
        <w:t xml:space="preserve"> </w:t>
      </w:r>
      <w:r>
        <w:rPr>
          <w:rFonts w:ascii="MS Gothic" w:eastAsia="MS Gothic" w:hAnsi="MS Gothic" w:cs="MS Gothic"/>
          <w:w w:val="90"/>
          <w:lang w:eastAsia="zh-CN"/>
        </w:rPr>
        <w:t>·</w:t>
      </w:r>
      <w:r>
        <w:rPr>
          <w:rFonts w:ascii="MS Gothic" w:eastAsia="MS Gothic" w:hAnsi="MS Gothic" w:cs="MS Gothic"/>
          <w:spacing w:val="-69"/>
          <w:w w:val="90"/>
          <w:lang w:eastAsia="zh-CN"/>
        </w:rPr>
        <w:t xml:space="preserve"> </w:t>
      </w:r>
      <w:r>
        <w:rPr>
          <w:rFonts w:ascii="MS Gothic" w:eastAsia="MS Gothic" w:hAnsi="MS Gothic" w:cs="MS Gothic"/>
          <w:w w:val="90"/>
          <w:lang w:eastAsia="zh-CN"/>
        </w:rPr>
        <w:t>·</w:t>
      </w:r>
      <w:r>
        <w:rPr>
          <w:rFonts w:ascii="MS Gothic" w:eastAsia="MS Gothic" w:hAnsi="MS Gothic" w:cs="MS Gothic"/>
          <w:spacing w:val="-69"/>
          <w:w w:val="90"/>
          <w:lang w:eastAsia="zh-CN"/>
        </w:rPr>
        <w:t xml:space="preserve"> </w:t>
      </w:r>
      <w:r>
        <w:rPr>
          <w:rFonts w:ascii="MS Gothic" w:eastAsia="MS Gothic" w:hAnsi="MS Gothic" w:cs="MS Gothic"/>
          <w:w w:val="90"/>
          <w:lang w:eastAsia="zh-CN"/>
        </w:rPr>
        <w:t>·</w:t>
      </w:r>
      <w:r>
        <w:rPr>
          <w:rFonts w:ascii="MS Gothic" w:eastAsia="MS Gothic" w:hAnsi="MS Gothic" w:cs="MS Gothic"/>
          <w:spacing w:val="-70"/>
          <w:w w:val="90"/>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Bookman Old Style" w:eastAsia="Bookman Old Style" w:hAnsi="Bookman Old Style" w:cs="Bookman Old Style"/>
          <w:i/>
          <w:spacing w:val="-2"/>
          <w:position w:val="-3"/>
          <w:sz w:val="16"/>
          <w:szCs w:val="16"/>
          <w:lang w:eastAsia="zh-CN"/>
        </w:rPr>
        <w:t>n</w:t>
      </w:r>
    </w:p>
    <w:p w14:paraId="69D78DC7" w14:textId="77777777" w:rsidR="00996552" w:rsidRDefault="002D0D3F">
      <w:pPr>
        <w:pStyle w:val="a3"/>
        <w:spacing w:before="13"/>
        <w:ind w:left="597"/>
        <w:rPr>
          <w:lang w:eastAsia="zh-CN"/>
        </w:rPr>
      </w:pPr>
      <w:r>
        <w:rPr>
          <w:lang w:eastAsia="zh-CN"/>
        </w:rPr>
        <w:t>电力系统元件的状态偏离程度还可用百分比的形式进行表示：</w:t>
      </w:r>
    </w:p>
    <w:p w14:paraId="0D66F399" w14:textId="77777777" w:rsidR="00996552" w:rsidRDefault="00996552">
      <w:pPr>
        <w:spacing w:before="6"/>
        <w:rPr>
          <w:rFonts w:ascii="宋体" w:eastAsia="宋体" w:hAnsi="宋体" w:cs="宋体"/>
          <w:sz w:val="8"/>
          <w:szCs w:val="8"/>
          <w:lang w:eastAsia="zh-CN"/>
        </w:rPr>
      </w:pPr>
    </w:p>
    <w:p w14:paraId="419BE210" w14:textId="77777777" w:rsidR="00996552" w:rsidRDefault="00996552">
      <w:pPr>
        <w:rPr>
          <w:rFonts w:ascii="宋体" w:eastAsia="宋体" w:hAnsi="宋体" w:cs="宋体"/>
          <w:sz w:val="8"/>
          <w:szCs w:val="8"/>
          <w:lang w:eastAsia="zh-CN"/>
        </w:rPr>
        <w:sectPr w:rsidR="00996552">
          <w:pgSz w:w="11910" w:h="16840"/>
          <w:pgMar w:top="1140" w:right="1540" w:bottom="1280" w:left="1680" w:header="871" w:footer="1055" w:gutter="0"/>
          <w:cols w:space="720"/>
        </w:sectPr>
      </w:pPr>
    </w:p>
    <w:p w14:paraId="143C6378" w14:textId="77777777" w:rsidR="00996552" w:rsidRDefault="002D0D3F">
      <w:pPr>
        <w:spacing w:before="13" w:line="420" w:lineRule="exact"/>
        <w:ind w:left="3348"/>
        <w:rPr>
          <w:rFonts w:ascii="宋体" w:eastAsia="宋体" w:hAnsi="宋体" w:cs="宋体"/>
          <w:sz w:val="24"/>
          <w:szCs w:val="24"/>
          <w:lang w:eastAsia="zh-CN"/>
        </w:rPr>
      </w:pPr>
      <w:bookmarkStart w:id="113" w:name="_bookmark64"/>
      <w:bookmarkEnd w:id="113"/>
      <w:r>
        <w:rPr>
          <w:rFonts w:ascii="Times New Roman" w:eastAsia="Times New Roman" w:hAnsi="Times New Roman" w:cs="Times New Roman"/>
          <w:position w:val="-15"/>
          <w:sz w:val="24"/>
          <w:szCs w:val="24"/>
        </w:rPr>
        <w:lastRenderedPageBreak/>
        <w:t>θ</w:t>
      </w:r>
      <w:r>
        <w:rPr>
          <w:rFonts w:ascii="Times New Roman" w:eastAsia="Times New Roman" w:hAnsi="Times New Roman" w:cs="Times New Roman"/>
          <w:position w:val="-15"/>
          <w:sz w:val="24"/>
          <w:szCs w:val="24"/>
          <w:lang w:eastAsia="zh-CN"/>
        </w:rPr>
        <w:t xml:space="preserve"> </w:t>
      </w:r>
      <w:r>
        <w:rPr>
          <w:rFonts w:ascii="Georgia" w:eastAsia="Georgia" w:hAnsi="Georgia" w:cs="Georgia"/>
          <w:position w:val="-15"/>
          <w:sz w:val="24"/>
          <w:szCs w:val="24"/>
          <w:lang w:eastAsia="zh-CN"/>
        </w:rPr>
        <w:t xml:space="preserve">= </w:t>
      </w:r>
      <w:r>
        <w:rPr>
          <w:rFonts w:ascii="Georgia" w:eastAsia="Georgia" w:hAnsi="Georgia" w:cs="Georgia"/>
          <w:spacing w:val="44"/>
          <w:position w:val="-15"/>
          <w:sz w:val="24"/>
          <w:szCs w:val="24"/>
          <w:lang w:eastAsia="zh-CN"/>
        </w:rPr>
        <w:t xml:space="preserve"> </w:t>
      </w:r>
      <w:r>
        <w:rPr>
          <w:rFonts w:ascii="Times New Roman" w:eastAsia="Times New Roman" w:hAnsi="Times New Roman" w:cs="Times New Roman"/>
          <w:sz w:val="24"/>
          <w:szCs w:val="24"/>
          <w:u w:val="single" w:color="000000"/>
        </w:rPr>
        <w:t>α</w:t>
      </w:r>
      <w:r>
        <w:rPr>
          <w:rFonts w:ascii="MS Gothic" w:eastAsia="MS Gothic" w:hAnsi="MS Gothic" w:cs="MS Gothic"/>
          <w:spacing w:val="1"/>
          <w:sz w:val="24"/>
          <w:szCs w:val="24"/>
          <w:u w:val="single" w:color="000000"/>
          <w:lang w:eastAsia="zh-CN"/>
        </w:rPr>
        <w:t>(</w:t>
      </w:r>
      <w:r>
        <w:rPr>
          <w:rFonts w:ascii="Times New Roman" w:eastAsia="Times New Roman" w:hAnsi="Times New Roman" w:cs="Times New Roman"/>
          <w:i/>
          <w:spacing w:val="1"/>
          <w:sz w:val="24"/>
          <w:szCs w:val="24"/>
          <w:u w:val="single" w:color="000000"/>
          <w:lang w:eastAsia="zh-CN"/>
        </w:rPr>
        <w:t>t</w:t>
      </w:r>
      <w:r>
        <w:rPr>
          <w:rFonts w:ascii="Times New Roman" w:eastAsia="Times New Roman" w:hAnsi="Times New Roman" w:cs="Times New Roman"/>
          <w:i/>
          <w:spacing w:val="-49"/>
          <w:sz w:val="24"/>
          <w:szCs w:val="24"/>
          <w:u w:val="single" w:color="000000"/>
          <w:lang w:eastAsia="zh-CN"/>
        </w:rPr>
        <w:t xml:space="preserve"> </w:t>
      </w:r>
      <w:r>
        <w:rPr>
          <w:rFonts w:ascii="MS Gothic" w:eastAsia="MS Gothic" w:hAnsi="MS Gothic" w:cs="MS Gothic"/>
          <w:sz w:val="24"/>
          <w:szCs w:val="24"/>
          <w:u w:val="single" w:color="000000"/>
          <w:lang w:eastAsia="zh-CN"/>
        </w:rPr>
        <w:t>)</w:t>
      </w:r>
      <w:r>
        <w:rPr>
          <w:rFonts w:ascii="MS Gothic" w:eastAsia="MS Gothic" w:hAnsi="MS Gothic" w:cs="MS Gothic"/>
          <w:spacing w:val="-80"/>
          <w:sz w:val="24"/>
          <w:szCs w:val="24"/>
          <w:u w:val="single" w:color="000000"/>
          <w:lang w:eastAsia="zh-CN"/>
        </w:rPr>
        <w:t xml:space="preserve"> </w:t>
      </w:r>
      <w:r>
        <w:rPr>
          <w:rFonts w:ascii="MS Gothic" w:eastAsia="MS Gothic" w:hAnsi="MS Gothic" w:cs="MS Gothic"/>
          <w:w w:val="105"/>
          <w:sz w:val="24"/>
          <w:szCs w:val="24"/>
          <w:u w:val="single" w:color="000000"/>
          <w:lang w:eastAsia="zh-CN"/>
        </w:rPr>
        <w:t>−</w:t>
      </w:r>
      <w:r>
        <w:rPr>
          <w:rFonts w:ascii="MS Gothic" w:eastAsia="MS Gothic" w:hAnsi="MS Gothic" w:cs="MS Gothic"/>
          <w:spacing w:val="-85"/>
          <w:w w:val="105"/>
          <w:sz w:val="24"/>
          <w:szCs w:val="24"/>
          <w:u w:val="single" w:color="000000"/>
          <w:lang w:eastAsia="zh-CN"/>
        </w:rPr>
        <w:t xml:space="preserve"> </w:t>
      </w:r>
      <w:r>
        <w:rPr>
          <w:rFonts w:ascii="Times New Roman" w:eastAsia="Times New Roman" w:hAnsi="Times New Roman" w:cs="Times New Roman"/>
          <w:sz w:val="24"/>
          <w:szCs w:val="24"/>
          <w:u w:val="single" w:color="000000"/>
        </w:rPr>
        <w:t>α</w:t>
      </w:r>
      <w:r>
        <w:rPr>
          <w:rFonts w:ascii="Times New Roman" w:eastAsia="Times New Roman" w:hAnsi="Times New Roman" w:cs="Times New Roman"/>
          <w:spacing w:val="-26"/>
          <w:sz w:val="24"/>
          <w:szCs w:val="24"/>
          <w:u w:val="single" w:color="000000"/>
          <w:lang w:eastAsia="zh-CN"/>
        </w:rPr>
        <w:t xml:space="preserve"> </w:t>
      </w:r>
      <w:r>
        <w:rPr>
          <w:rFonts w:ascii="MS Gothic" w:eastAsia="MS Gothic" w:hAnsi="MS Gothic" w:cs="MS Gothic"/>
          <w:spacing w:val="-2"/>
          <w:sz w:val="24"/>
          <w:szCs w:val="24"/>
          <w:u w:val="single" w:color="000000"/>
          <w:lang w:eastAsia="zh-CN"/>
        </w:rPr>
        <w:t>(</w:t>
      </w:r>
      <w:r>
        <w:rPr>
          <w:rFonts w:ascii="Times New Roman" w:eastAsia="Times New Roman" w:hAnsi="Times New Roman" w:cs="Times New Roman"/>
          <w:i/>
          <w:spacing w:val="-1"/>
          <w:sz w:val="24"/>
          <w:szCs w:val="24"/>
          <w:u w:val="single" w:color="000000"/>
          <w:lang w:eastAsia="zh-CN"/>
        </w:rPr>
        <w:t>t</w:t>
      </w:r>
      <w:r>
        <w:rPr>
          <w:rFonts w:ascii="Palatino Linotype" w:eastAsia="Palatino Linotype" w:hAnsi="Palatino Linotype" w:cs="Palatino Linotype"/>
          <w:spacing w:val="-1"/>
          <w:position w:val="-3"/>
          <w:sz w:val="16"/>
          <w:szCs w:val="16"/>
          <w:u w:val="single" w:color="000000"/>
          <w:lang w:eastAsia="zh-CN"/>
        </w:rPr>
        <w:t>0</w:t>
      </w:r>
      <w:r>
        <w:rPr>
          <w:rFonts w:ascii="Palatino Linotype" w:eastAsia="Palatino Linotype" w:hAnsi="Palatino Linotype" w:cs="Palatino Linotype"/>
          <w:spacing w:val="-33"/>
          <w:position w:val="-3"/>
          <w:sz w:val="16"/>
          <w:szCs w:val="16"/>
          <w:u w:val="single" w:color="000000"/>
          <w:lang w:eastAsia="zh-CN"/>
        </w:rPr>
        <w:t xml:space="preserve"> </w:t>
      </w:r>
      <w:r>
        <w:rPr>
          <w:rFonts w:ascii="MS Gothic" w:eastAsia="MS Gothic" w:hAnsi="MS Gothic" w:cs="MS Gothic"/>
          <w:sz w:val="24"/>
          <w:szCs w:val="24"/>
          <w:u w:val="single" w:color="000000"/>
          <w:lang w:eastAsia="zh-CN"/>
        </w:rPr>
        <w:t>)</w:t>
      </w:r>
      <w:r>
        <w:rPr>
          <w:rFonts w:ascii="MS Gothic" w:eastAsia="MS Gothic" w:hAnsi="MS Gothic" w:cs="MS Gothic"/>
          <w:spacing w:val="-29"/>
          <w:sz w:val="24"/>
          <w:szCs w:val="24"/>
          <w:lang w:eastAsia="zh-CN"/>
        </w:rPr>
        <w:t xml:space="preserve"> </w:t>
      </w:r>
      <w:r>
        <w:rPr>
          <w:rFonts w:ascii="宋体" w:eastAsia="宋体" w:hAnsi="宋体" w:cs="宋体"/>
          <w:w w:val="46"/>
          <w:position w:val="4"/>
          <w:sz w:val="24"/>
          <w:szCs w:val="24"/>
          <w:lang w:eastAsia="zh-CN"/>
        </w:rPr>
        <w:t xml:space="preserve"> </w:t>
      </w:r>
    </w:p>
    <w:p w14:paraId="6BC0BC65" w14:textId="77777777" w:rsidR="00996552" w:rsidRDefault="002D0D3F">
      <w:pPr>
        <w:spacing w:before="9"/>
        <w:rPr>
          <w:rFonts w:ascii="宋体" w:eastAsia="宋体" w:hAnsi="宋体" w:cs="宋体"/>
          <w:sz w:val="17"/>
          <w:szCs w:val="17"/>
          <w:lang w:eastAsia="zh-CN"/>
        </w:rPr>
      </w:pPr>
      <w:r>
        <w:rPr>
          <w:lang w:eastAsia="zh-CN"/>
        </w:rPr>
        <w:br w:type="column"/>
      </w:r>
    </w:p>
    <w:p w14:paraId="5C086BAC" w14:textId="77777777" w:rsidR="00996552" w:rsidRDefault="002D0D3F">
      <w:pPr>
        <w:pStyle w:val="a3"/>
        <w:spacing w:line="201" w:lineRule="exact"/>
        <w:ind w:left="0" w:right="255"/>
        <w:jc w:val="right"/>
        <w:rPr>
          <w:rFonts w:ascii="Times New Roman" w:eastAsia="Times New Roman" w:hAnsi="Times New Roman" w:cs="Times New Roman"/>
          <w:lang w:eastAsia="zh-CN"/>
        </w:rPr>
      </w:pPr>
      <w:r>
        <w:rPr>
          <w:rFonts w:ascii="Times New Roman"/>
          <w:lang w:eastAsia="zh-CN"/>
        </w:rPr>
        <w:t>(3.12)</w:t>
      </w:r>
    </w:p>
    <w:p w14:paraId="4A177E6D" w14:textId="77777777" w:rsidR="00996552" w:rsidRDefault="00996552">
      <w:pPr>
        <w:spacing w:line="201" w:lineRule="exact"/>
        <w:jc w:val="right"/>
        <w:rPr>
          <w:rFonts w:ascii="Times New Roman" w:eastAsia="Times New Roman" w:hAnsi="Times New Roman" w:cs="Times New Roman"/>
          <w:lang w:eastAsia="zh-CN"/>
        </w:rPr>
        <w:sectPr w:rsidR="00996552">
          <w:type w:val="continuous"/>
          <w:pgSz w:w="11910" w:h="16840"/>
          <w:pgMar w:top="1580" w:right="1540" w:bottom="280" w:left="1680" w:header="720" w:footer="720" w:gutter="0"/>
          <w:cols w:num="2" w:space="720" w:equalWidth="0">
            <w:col w:w="5201" w:space="40"/>
            <w:col w:w="3449"/>
          </w:cols>
        </w:sectPr>
      </w:pPr>
    </w:p>
    <w:p w14:paraId="0259E661" w14:textId="77777777" w:rsidR="00996552" w:rsidRDefault="002D0D3F">
      <w:pPr>
        <w:spacing w:line="275" w:lineRule="exact"/>
        <w:ind w:left="267"/>
        <w:jc w:val="center"/>
        <w:rPr>
          <w:rFonts w:ascii="宋体" w:eastAsia="宋体" w:hAnsi="宋体" w:cs="宋体"/>
          <w:sz w:val="24"/>
          <w:szCs w:val="24"/>
          <w:lang w:eastAsia="zh-CN"/>
        </w:rPr>
      </w:pPr>
      <w:r>
        <w:rPr>
          <w:rFonts w:ascii="宋体" w:eastAsia="宋体" w:hAnsi="宋体" w:cs="宋体"/>
          <w:spacing w:val="25"/>
          <w:w w:val="46"/>
          <w:position w:val="8"/>
          <w:sz w:val="24"/>
          <w:szCs w:val="24"/>
          <w:lang w:eastAsia="zh-CN"/>
        </w:rPr>
        <w:lastRenderedPageBreak/>
        <w:t xml:space="preserve"> </w:t>
      </w:r>
      <w:r>
        <w:rPr>
          <w:rFonts w:ascii="Times New Roman" w:eastAsia="Times New Roman" w:hAnsi="Times New Roman" w:cs="Times New Roman"/>
          <w:spacing w:val="-2"/>
          <w:w w:val="95"/>
          <w:sz w:val="24"/>
          <w:szCs w:val="24"/>
        </w:rPr>
        <w:t>α</w:t>
      </w:r>
      <w:r>
        <w:rPr>
          <w:rFonts w:ascii="Bookman Old Style" w:eastAsia="Bookman Old Style" w:hAnsi="Bookman Old Style" w:cs="Bookman Old Style"/>
          <w:i/>
          <w:spacing w:val="9"/>
          <w:w w:val="95"/>
          <w:position w:val="-3"/>
          <w:sz w:val="16"/>
          <w:szCs w:val="16"/>
          <w:lang w:eastAsia="zh-CN"/>
        </w:rPr>
        <w:t>m</w:t>
      </w:r>
      <w:r>
        <w:rPr>
          <w:rFonts w:ascii="MS Gothic" w:eastAsia="MS Gothic" w:hAnsi="MS Gothic" w:cs="MS Gothic"/>
          <w:spacing w:val="-2"/>
          <w:w w:val="95"/>
          <w:sz w:val="24"/>
          <w:szCs w:val="24"/>
          <w:lang w:eastAsia="zh-CN"/>
        </w:rPr>
        <w:t>(</w:t>
      </w:r>
      <w:r>
        <w:rPr>
          <w:rFonts w:ascii="Times New Roman" w:eastAsia="Times New Roman" w:hAnsi="Times New Roman" w:cs="Times New Roman"/>
          <w:i/>
          <w:spacing w:val="13"/>
          <w:w w:val="95"/>
          <w:sz w:val="24"/>
          <w:szCs w:val="24"/>
          <w:lang w:eastAsia="zh-CN"/>
        </w:rPr>
        <w:t>t</w:t>
      </w:r>
      <w:r>
        <w:rPr>
          <w:rFonts w:ascii="MS Gothic" w:eastAsia="MS Gothic" w:hAnsi="MS Gothic" w:cs="MS Gothic"/>
          <w:w w:val="95"/>
          <w:sz w:val="24"/>
          <w:szCs w:val="24"/>
          <w:lang w:eastAsia="zh-CN"/>
        </w:rPr>
        <w:t>)</w:t>
      </w:r>
      <w:r>
        <w:rPr>
          <w:rFonts w:ascii="MS Gothic" w:eastAsia="MS Gothic" w:hAnsi="MS Gothic" w:cs="MS Gothic"/>
          <w:spacing w:val="-77"/>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75"/>
          <w:w w:val="95"/>
          <w:sz w:val="24"/>
          <w:szCs w:val="24"/>
          <w:lang w:eastAsia="zh-CN"/>
        </w:rPr>
        <w:t xml:space="preserve"> </w:t>
      </w:r>
      <w:r>
        <w:rPr>
          <w:rFonts w:ascii="Times New Roman" w:eastAsia="Times New Roman" w:hAnsi="Times New Roman" w:cs="Times New Roman"/>
          <w:w w:val="95"/>
          <w:sz w:val="24"/>
          <w:szCs w:val="24"/>
        </w:rPr>
        <w:t>α</w:t>
      </w:r>
      <w:r>
        <w:rPr>
          <w:rFonts w:ascii="Times New Roman" w:eastAsia="Times New Roman" w:hAnsi="Times New Roman" w:cs="Times New Roman"/>
          <w:spacing w:val="-25"/>
          <w:w w:val="95"/>
          <w:sz w:val="24"/>
          <w:szCs w:val="24"/>
          <w:lang w:eastAsia="zh-CN"/>
        </w:rPr>
        <w:t xml:space="preserve"> </w:t>
      </w:r>
      <w:r>
        <w:rPr>
          <w:rFonts w:ascii="MS Gothic" w:eastAsia="MS Gothic" w:hAnsi="MS Gothic" w:cs="MS Gothic"/>
          <w:spacing w:val="-2"/>
          <w:w w:val="95"/>
          <w:sz w:val="24"/>
          <w:szCs w:val="24"/>
          <w:lang w:eastAsia="zh-CN"/>
        </w:rPr>
        <w:t>(</w:t>
      </w:r>
      <w:r>
        <w:rPr>
          <w:rFonts w:ascii="Times New Roman" w:eastAsia="Times New Roman" w:hAnsi="Times New Roman" w:cs="Times New Roman"/>
          <w:i/>
          <w:w w:val="95"/>
          <w:sz w:val="24"/>
          <w:szCs w:val="24"/>
          <w:lang w:eastAsia="zh-CN"/>
        </w:rPr>
        <w:t>t</w:t>
      </w:r>
      <w:r>
        <w:rPr>
          <w:rFonts w:ascii="Palatino Linotype" w:eastAsia="Palatino Linotype" w:hAnsi="Palatino Linotype" w:cs="Palatino Linotype"/>
          <w:spacing w:val="8"/>
          <w:w w:val="95"/>
          <w:position w:val="-3"/>
          <w:sz w:val="16"/>
          <w:szCs w:val="16"/>
          <w:lang w:eastAsia="zh-CN"/>
        </w:rPr>
        <w:t>0</w:t>
      </w:r>
      <w:r>
        <w:rPr>
          <w:rFonts w:ascii="MS Gothic" w:eastAsia="MS Gothic" w:hAnsi="MS Gothic" w:cs="MS Gothic"/>
          <w:w w:val="95"/>
          <w:sz w:val="24"/>
          <w:szCs w:val="24"/>
          <w:lang w:eastAsia="zh-CN"/>
        </w:rPr>
        <w:t>)</w:t>
      </w:r>
      <w:r>
        <w:rPr>
          <w:rFonts w:ascii="MS Gothic" w:eastAsia="MS Gothic" w:hAnsi="MS Gothic" w:cs="MS Gothic"/>
          <w:spacing w:val="-97"/>
          <w:sz w:val="24"/>
          <w:szCs w:val="24"/>
          <w:lang w:eastAsia="zh-CN"/>
        </w:rPr>
        <w:t xml:space="preserve"> </w:t>
      </w:r>
      <w:r>
        <w:rPr>
          <w:rFonts w:ascii="宋体" w:eastAsia="宋体" w:hAnsi="宋体" w:cs="宋体"/>
          <w:w w:val="46"/>
          <w:position w:val="8"/>
          <w:sz w:val="24"/>
          <w:szCs w:val="24"/>
          <w:lang w:eastAsia="zh-CN"/>
        </w:rPr>
        <w:t xml:space="preserve"> </w:t>
      </w:r>
    </w:p>
    <w:p w14:paraId="4DE7D55A" w14:textId="77777777" w:rsidR="00996552" w:rsidRDefault="002D0D3F">
      <w:pPr>
        <w:pStyle w:val="a3"/>
        <w:spacing w:before="71" w:line="400" w:lineRule="exact"/>
        <w:ind w:right="255" w:firstLine="480"/>
        <w:jc w:val="both"/>
        <w:rPr>
          <w:lang w:eastAsia="zh-CN"/>
        </w:rPr>
      </w:pPr>
      <w:r>
        <w:rPr>
          <w:lang w:eastAsia="zh-CN"/>
        </w:rPr>
        <w:t>式</w:t>
      </w:r>
      <w:hyperlink w:anchor="_bookmark64" w:history="1">
        <w:r>
          <w:rPr>
            <w:rFonts w:ascii="Times New Roman" w:eastAsia="Times New Roman" w:hAnsi="Times New Roman" w:cs="Times New Roman"/>
            <w:lang w:eastAsia="zh-CN"/>
          </w:rPr>
          <w:t>3.12</w:t>
        </w:r>
      </w:hyperlink>
      <w:r>
        <w:rPr>
          <w:lang w:eastAsia="zh-CN"/>
        </w:rPr>
        <w:t>中</w:t>
      </w:r>
      <w:r>
        <w:rPr>
          <w:spacing w:val="-31"/>
          <w:lang w:eastAsia="zh-CN"/>
        </w:rPr>
        <w:t>：</w:t>
      </w:r>
      <w:r>
        <w:rPr>
          <w:rFonts w:ascii="Times New Roman" w:eastAsia="Times New Roman" w:hAnsi="Times New Roman" w:cs="Times New Roman"/>
          <w:spacing w:val="-2"/>
        </w:rPr>
        <w:t>α</w:t>
      </w:r>
      <w:r>
        <w:rPr>
          <w:rFonts w:ascii="Bookman Old Style" w:eastAsia="Bookman Old Style" w:hAnsi="Bookman Old Style" w:cs="Bookman Old Style"/>
          <w:i/>
          <w:spacing w:val="9"/>
          <w:position w:val="-3"/>
          <w:sz w:val="16"/>
          <w:szCs w:val="16"/>
          <w:lang w:eastAsia="zh-CN"/>
        </w:rPr>
        <w:t>m</w:t>
      </w:r>
      <w:r>
        <w:rPr>
          <w:rFonts w:ascii="MS Gothic" w:eastAsia="MS Gothic" w:hAnsi="MS Gothic" w:cs="MS Gothic"/>
          <w:spacing w:val="-2"/>
          <w:lang w:eastAsia="zh-CN"/>
        </w:rPr>
        <w:t>(</w:t>
      </w:r>
      <w:r>
        <w:rPr>
          <w:rFonts w:ascii="Times New Roman" w:eastAsia="Times New Roman" w:hAnsi="Times New Roman" w:cs="Times New Roman"/>
          <w:i/>
          <w:spacing w:val="14"/>
          <w:lang w:eastAsia="zh-CN"/>
        </w:rPr>
        <w:t>t</w:t>
      </w:r>
      <w:r>
        <w:rPr>
          <w:rFonts w:ascii="MS Gothic" w:eastAsia="MS Gothic" w:hAnsi="MS Gothic" w:cs="MS Gothic"/>
          <w:lang w:eastAsia="zh-CN"/>
        </w:rPr>
        <w:t>)</w:t>
      </w:r>
      <w:r>
        <w:rPr>
          <w:rFonts w:ascii="MS Gothic" w:eastAsia="MS Gothic" w:hAnsi="MS Gothic" w:cs="MS Gothic"/>
          <w:spacing w:val="-102"/>
          <w:lang w:eastAsia="zh-CN"/>
        </w:rPr>
        <w:t xml:space="preserve"> </w:t>
      </w:r>
      <w:r>
        <w:rPr>
          <w:lang w:eastAsia="zh-CN"/>
        </w:rPr>
        <w:t>为元件状态变量的临界值</w:t>
      </w:r>
      <w:r>
        <w:rPr>
          <w:spacing w:val="-29"/>
          <w:lang w:eastAsia="zh-CN"/>
        </w:rPr>
        <w:t>，</w:t>
      </w:r>
      <w:r>
        <w:rPr>
          <w:rFonts w:ascii="Times New Roman" w:eastAsia="Times New Roman" w:hAnsi="Times New Roman" w:cs="Times New Roman"/>
        </w:rPr>
        <w:t>θ</w:t>
      </w:r>
      <w:r>
        <w:rPr>
          <w:rFonts w:ascii="Times New Roman" w:eastAsia="Times New Roman" w:hAnsi="Times New Roman" w:cs="Times New Roman"/>
          <w:spacing w:val="-36"/>
          <w:lang w:eastAsia="zh-CN"/>
        </w:rPr>
        <w:t xml:space="preserve"> </w:t>
      </w:r>
      <w:r>
        <w:rPr>
          <w:lang w:eastAsia="zh-CN"/>
        </w:rPr>
        <w:t xml:space="preserve">为状态变量当前与初始稳态值 </w:t>
      </w:r>
      <w:r>
        <w:rPr>
          <w:spacing w:val="3"/>
          <w:lang w:eastAsia="zh-CN"/>
        </w:rPr>
        <w:t>的差值与临界偏差量的百分比，它表示状态的变化量相对于临界偏差的偏离程</w:t>
      </w:r>
      <w:r>
        <w:rPr>
          <w:spacing w:val="51"/>
          <w:lang w:eastAsia="zh-CN"/>
        </w:rPr>
        <w:t xml:space="preserve"> </w:t>
      </w:r>
      <w:r>
        <w:rPr>
          <w:lang w:eastAsia="zh-CN"/>
        </w:rPr>
        <w:t>度。当</w:t>
      </w:r>
      <w:r>
        <w:rPr>
          <w:spacing w:val="-54"/>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16"/>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 xml:space="preserve"> </w:t>
      </w:r>
      <w:r>
        <w:rPr>
          <w:lang w:eastAsia="zh-CN"/>
        </w:rPr>
        <w:t>时，表示元件处于正常运行状态；当</w:t>
      </w:r>
      <w:r>
        <w:rPr>
          <w:spacing w:val="-53"/>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29"/>
          <w:lang w:eastAsia="zh-CN"/>
        </w:rPr>
        <w:t xml:space="preserve"> </w:t>
      </w:r>
      <w:r>
        <w:rPr>
          <w:rFonts w:ascii="Times New Roman" w:eastAsia="Times New Roman" w:hAnsi="Times New Roman" w:cs="Times New Roman"/>
          <w:lang w:eastAsia="zh-CN"/>
        </w:rPr>
        <w:t>&gt;</w:t>
      </w:r>
      <w:r>
        <w:rPr>
          <w:rFonts w:ascii="Times New Roman" w:eastAsia="Times New Roman" w:hAnsi="Times New Roman" w:cs="Times New Roman"/>
          <w:spacing w:val="17"/>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 xml:space="preserve"> </w:t>
      </w:r>
      <w:r>
        <w:rPr>
          <w:lang w:eastAsia="zh-CN"/>
        </w:rPr>
        <w:t>时，表示元件偏离临界 值</w:t>
      </w:r>
      <w:r>
        <w:rPr>
          <w:spacing w:val="-48"/>
          <w:lang w:eastAsia="zh-CN"/>
        </w:rPr>
        <w:t>，</w:t>
      </w:r>
      <w:r>
        <w:rPr>
          <w:lang w:eastAsia="zh-CN"/>
        </w:rPr>
        <w:t>元件处于失稳状态</w:t>
      </w:r>
      <w:r>
        <w:rPr>
          <w:spacing w:val="-41"/>
          <w:lang w:eastAsia="zh-CN"/>
        </w:rPr>
        <w:t>。</w:t>
      </w:r>
      <w:r>
        <w:rPr>
          <w:lang w:eastAsia="zh-CN"/>
        </w:rPr>
        <w:t>那么电力系统各元件状态的变化量相对于临界偏差量偏</w:t>
      </w:r>
    </w:p>
    <w:p w14:paraId="51F0CDCA" w14:textId="77777777" w:rsidR="00996552" w:rsidRDefault="002D0D3F">
      <w:pPr>
        <w:pStyle w:val="a3"/>
        <w:tabs>
          <w:tab w:val="left" w:pos="3270"/>
        </w:tabs>
        <w:spacing w:before="38" w:line="187" w:lineRule="exact"/>
        <w:rPr>
          <w:rFonts w:ascii="Times New Roman" w:eastAsia="Times New Roman" w:hAnsi="Times New Roman" w:cs="Times New Roman"/>
          <w:lang w:eastAsia="zh-CN"/>
        </w:rPr>
      </w:pPr>
      <w:r>
        <w:rPr>
          <w:position w:val="2"/>
          <w:lang w:eastAsia="zh-CN"/>
        </w:rPr>
        <w:t>离矩阵为</w:t>
      </w:r>
      <w:r>
        <w:rPr>
          <w:rFonts w:ascii="Times New Roman" w:eastAsia="Times New Roman" w:hAnsi="Times New Roman" w:cs="Times New Roman"/>
          <w:spacing w:val="6"/>
          <w:position w:val="2"/>
          <w:lang w:eastAsia="zh-CN"/>
        </w:rPr>
        <w:t>:</w:t>
      </w:r>
      <w:r>
        <w:rPr>
          <w:rFonts w:ascii="Times New Roman" w:eastAsia="Times New Roman" w:hAnsi="Times New Roman" w:cs="Times New Roman"/>
          <w:i/>
          <w:position w:val="2"/>
          <w:lang w:eastAsia="zh-CN"/>
        </w:rPr>
        <w:t>E</w:t>
      </w:r>
      <w:r>
        <w:rPr>
          <w:rFonts w:ascii="Times New Roman" w:eastAsia="Times New Roman" w:hAnsi="Times New Roman" w:cs="Times New Roman"/>
          <w:i/>
          <w:spacing w:val="22"/>
          <w:position w:val="2"/>
          <w:lang w:eastAsia="zh-CN"/>
        </w:rPr>
        <w:t xml:space="preserve"> </w:t>
      </w:r>
      <w:r>
        <w:rPr>
          <w:rFonts w:ascii="Georgia" w:eastAsia="Georgia" w:hAnsi="Georgia" w:cs="Georgia"/>
          <w:position w:val="2"/>
          <w:lang w:eastAsia="zh-CN"/>
        </w:rPr>
        <w:t xml:space="preserve">=   </w:t>
      </w:r>
      <w:r>
        <w:rPr>
          <w:rFonts w:ascii="Georgia" w:eastAsia="Georgia" w:hAnsi="Georgia" w:cs="Georgia"/>
          <w:spacing w:val="35"/>
          <w:position w:val="2"/>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26"/>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5"/>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25"/>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5"/>
          <w:lang w:eastAsia="zh-CN"/>
        </w:rPr>
        <w:t xml:space="preserve"> </w:t>
      </w:r>
      <w:r>
        <w:rPr>
          <w:rFonts w:ascii="Times New Roman" w:eastAsia="Times New Roman" w:hAnsi="Times New Roman" w:cs="Times New Roman"/>
        </w:rPr>
        <w:t>θ</w:t>
      </w:r>
      <w:r>
        <w:rPr>
          <w:rFonts w:ascii="Times New Roman" w:eastAsia="Times New Roman" w:hAnsi="Times New Roman" w:cs="Times New Roman"/>
          <w:lang w:eastAsia="zh-CN"/>
        </w:rPr>
        <w:tab/>
      </w:r>
      <w:r>
        <w:rPr>
          <w:rFonts w:ascii="Times New Roman" w:eastAsia="Times New Roman" w:hAnsi="Times New Roman" w:cs="Times New Roman"/>
        </w:rPr>
        <w:t>θ</w:t>
      </w:r>
    </w:p>
    <w:p w14:paraId="1E13A509" w14:textId="77777777" w:rsidR="00996552" w:rsidRDefault="002D0D3F">
      <w:pPr>
        <w:tabs>
          <w:tab w:val="left" w:pos="2376"/>
          <w:tab w:val="left" w:pos="2823"/>
        </w:tabs>
        <w:spacing w:line="197" w:lineRule="exact"/>
        <w:ind w:left="1929"/>
        <w:rPr>
          <w:rFonts w:ascii="Bookman Old Style" w:eastAsia="Bookman Old Style" w:hAnsi="Bookman Old Style" w:cs="Bookman Old Style"/>
          <w:sz w:val="16"/>
          <w:szCs w:val="16"/>
          <w:lang w:eastAsia="zh-CN"/>
        </w:rPr>
      </w:pPr>
      <w:r>
        <w:rPr>
          <w:rFonts w:ascii="Palatino Linotype" w:hAnsi="Palatino Linotype"/>
          <w:w w:val="90"/>
          <w:sz w:val="16"/>
          <w:lang w:eastAsia="zh-CN"/>
        </w:rPr>
        <w:t>1</w:t>
      </w:r>
      <w:r>
        <w:rPr>
          <w:rFonts w:ascii="Palatino Linotype" w:hAnsi="Palatino Linotype"/>
          <w:w w:val="90"/>
          <w:sz w:val="16"/>
          <w:lang w:eastAsia="zh-CN"/>
        </w:rPr>
        <w:tab/>
        <w:t>2</w:t>
      </w:r>
      <w:r>
        <w:rPr>
          <w:rFonts w:ascii="Palatino Linotype" w:hAnsi="Palatino Linotype"/>
          <w:w w:val="90"/>
          <w:sz w:val="16"/>
          <w:lang w:eastAsia="zh-CN"/>
        </w:rPr>
        <w:tab/>
        <w:t>3</w:t>
      </w:r>
      <w:r>
        <w:rPr>
          <w:rFonts w:ascii="Palatino Linotype" w:hAnsi="Palatino Linotype"/>
          <w:spacing w:val="-2"/>
          <w:w w:val="90"/>
          <w:sz w:val="16"/>
          <w:lang w:eastAsia="zh-CN"/>
        </w:rPr>
        <w:t xml:space="preserve"> </w:t>
      </w:r>
      <w:r>
        <w:rPr>
          <w:rFonts w:ascii="MS Gothic" w:hAnsi="MS Gothic"/>
          <w:w w:val="80"/>
          <w:position w:val="4"/>
          <w:sz w:val="24"/>
          <w:lang w:eastAsia="zh-CN"/>
        </w:rPr>
        <w:t>·</w:t>
      </w:r>
      <w:r>
        <w:rPr>
          <w:rFonts w:ascii="MS Gothic" w:hAnsi="MS Gothic"/>
          <w:spacing w:val="-66"/>
          <w:w w:val="80"/>
          <w:position w:val="4"/>
          <w:sz w:val="24"/>
          <w:lang w:eastAsia="zh-CN"/>
        </w:rPr>
        <w:t xml:space="preserve"> </w:t>
      </w:r>
      <w:r>
        <w:rPr>
          <w:rFonts w:ascii="MS Gothic" w:hAnsi="MS Gothic"/>
          <w:w w:val="80"/>
          <w:position w:val="4"/>
          <w:sz w:val="24"/>
          <w:lang w:eastAsia="zh-CN"/>
        </w:rPr>
        <w:t>·</w:t>
      </w:r>
      <w:r>
        <w:rPr>
          <w:rFonts w:ascii="MS Gothic" w:hAnsi="MS Gothic"/>
          <w:spacing w:val="-67"/>
          <w:w w:val="80"/>
          <w:position w:val="4"/>
          <w:sz w:val="24"/>
          <w:lang w:eastAsia="zh-CN"/>
        </w:rPr>
        <w:t xml:space="preserve"> </w:t>
      </w:r>
      <w:r>
        <w:rPr>
          <w:rFonts w:ascii="MS Gothic" w:hAnsi="MS Gothic"/>
          <w:w w:val="80"/>
          <w:position w:val="4"/>
          <w:sz w:val="24"/>
          <w:lang w:eastAsia="zh-CN"/>
        </w:rPr>
        <w:t>·</w:t>
      </w:r>
      <w:r>
        <w:rPr>
          <w:rFonts w:ascii="MS Gothic" w:hAnsi="MS Gothic"/>
          <w:spacing w:val="14"/>
          <w:w w:val="80"/>
          <w:position w:val="4"/>
          <w:sz w:val="24"/>
          <w:lang w:eastAsia="zh-CN"/>
        </w:rPr>
        <w:t xml:space="preserve"> </w:t>
      </w:r>
      <w:r>
        <w:rPr>
          <w:rFonts w:ascii="Bookman Old Style" w:hAnsi="Bookman Old Style"/>
          <w:i/>
          <w:w w:val="90"/>
          <w:sz w:val="16"/>
          <w:lang w:eastAsia="zh-CN"/>
        </w:rPr>
        <w:t>n</w:t>
      </w:r>
    </w:p>
    <w:p w14:paraId="72AF1E43" w14:textId="77777777" w:rsidR="00996552" w:rsidRDefault="002D0D3F">
      <w:pPr>
        <w:pStyle w:val="a3"/>
        <w:spacing w:before="17" w:line="260" w:lineRule="auto"/>
        <w:ind w:right="83" w:firstLine="480"/>
        <w:rPr>
          <w:lang w:eastAsia="zh-CN"/>
        </w:rPr>
      </w:pPr>
      <w:r>
        <w:rPr>
          <w:lang w:eastAsia="zh-CN"/>
        </w:rPr>
        <w:t>定义</w:t>
      </w:r>
      <w:r>
        <w:rPr>
          <w:spacing w:val="-42"/>
          <w:lang w:eastAsia="zh-CN"/>
        </w:rPr>
        <w:t xml:space="preserve"> </w:t>
      </w:r>
      <w:r>
        <w:rPr>
          <w:rFonts w:ascii="Times New Roman" w:eastAsia="Times New Roman" w:hAnsi="Times New Roman" w:cs="Times New Roman"/>
          <w:i/>
          <w:lang w:eastAsia="zh-CN"/>
        </w:rPr>
        <w:t>f</w:t>
      </w:r>
      <w:r>
        <w:rPr>
          <w:rFonts w:ascii="Times New Roman" w:eastAsia="Times New Roman" w:hAnsi="Times New Roman" w:cs="Times New Roman"/>
          <w:i/>
          <w:spacing w:val="3"/>
          <w:lang w:eastAsia="zh-CN"/>
        </w:rPr>
        <w:t xml:space="preserve"> </w:t>
      </w:r>
      <w:r>
        <w:rPr>
          <w:rFonts w:ascii="MS Gothic" w:eastAsia="MS Gothic" w:hAnsi="MS Gothic" w:cs="MS Gothic"/>
          <w:spacing w:val="-2"/>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spacing w:val="-2"/>
        </w:rPr>
        <w:t>α</w:t>
      </w:r>
      <w:r>
        <w:rPr>
          <w:rFonts w:ascii="Palatino Linotype" w:eastAsia="Palatino Linotype" w:hAnsi="Palatino Linotype" w:cs="Palatino Linotype"/>
          <w:spacing w:val="-2"/>
          <w:position w:val="-3"/>
          <w:sz w:val="16"/>
          <w:szCs w:val="16"/>
          <w:lang w:eastAsia="zh-CN"/>
        </w:rPr>
        <w:t>2</w:t>
      </w:r>
      <w:r>
        <w:rPr>
          <w:rFonts w:ascii="Times New Roman" w:eastAsia="Times New Roman" w:hAnsi="Times New Roman" w:cs="Times New Roman"/>
          <w:spacing w:val="-2"/>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spacing w:val="-3"/>
        </w:rPr>
        <w:t>α</w:t>
      </w:r>
      <w:r>
        <w:rPr>
          <w:rFonts w:ascii="Palatino Linotype" w:eastAsia="Palatino Linotype" w:hAnsi="Palatino Linotype" w:cs="Palatino Linotype"/>
          <w:spacing w:val="-3"/>
          <w:position w:val="-3"/>
          <w:sz w:val="16"/>
          <w:szCs w:val="16"/>
          <w:lang w:eastAsia="zh-CN"/>
        </w:rPr>
        <w:t>3</w:t>
      </w:r>
      <w:r>
        <w:rPr>
          <w:rFonts w:ascii="Palatino Linotype" w:eastAsia="Palatino Linotype" w:hAnsi="Palatino Linotype" w:cs="Palatino Linotype"/>
          <w:position w:val="-3"/>
          <w:sz w:val="16"/>
          <w:szCs w:val="16"/>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Times New Roman" w:eastAsia="Times New Roman" w:hAnsi="Times New Roman" w:cs="Times New Roman"/>
          <w:spacing w:val="2"/>
        </w:rPr>
        <w:t>α</w:t>
      </w:r>
      <w:r>
        <w:rPr>
          <w:rFonts w:ascii="Bookman Old Style" w:eastAsia="Bookman Old Style" w:hAnsi="Bookman Old Style" w:cs="Bookman Old Style"/>
          <w:i/>
          <w:spacing w:val="3"/>
          <w:position w:val="-3"/>
          <w:sz w:val="16"/>
          <w:szCs w:val="16"/>
          <w:lang w:eastAsia="zh-CN"/>
        </w:rPr>
        <w:t>n</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lang w:eastAsia="zh-CN"/>
        </w:rPr>
        <w:t>为节点</w:t>
      </w:r>
      <w:r>
        <w:rPr>
          <w:spacing w:val="-77"/>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lang w:eastAsia="zh-CN"/>
        </w:rPr>
        <w:t>或线路</w:t>
      </w:r>
      <w:r>
        <w:rPr>
          <w:spacing w:val="-77"/>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lang w:eastAsia="zh-CN"/>
        </w:rPr>
        <w:t>状态变量当前值的关联函数，某一</w:t>
      </w:r>
      <w:r>
        <w:rPr>
          <w:spacing w:val="22"/>
          <w:lang w:eastAsia="zh-CN"/>
        </w:rPr>
        <w:t xml:space="preserve"> </w:t>
      </w:r>
      <w:r>
        <w:rPr>
          <w:spacing w:val="-1"/>
          <w:lang w:eastAsia="zh-CN"/>
        </w:rPr>
        <w:t>状态变量变化导致关联函数变化，当节点或线路</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spacing w:val="-2"/>
          <w:lang w:eastAsia="zh-CN"/>
        </w:rPr>
        <w:t>当前状态值发生变化，其关联</w:t>
      </w:r>
    </w:p>
    <w:p w14:paraId="4328E1EE" w14:textId="77777777" w:rsidR="00996552" w:rsidRDefault="00996552">
      <w:pPr>
        <w:spacing w:line="260" w:lineRule="auto"/>
        <w:rPr>
          <w:lang w:eastAsia="zh-CN"/>
        </w:rPr>
        <w:sectPr w:rsidR="00996552">
          <w:type w:val="continuous"/>
          <w:pgSz w:w="11910" w:h="16840"/>
          <w:pgMar w:top="1580" w:right="1540" w:bottom="280" w:left="1680" w:header="720" w:footer="720" w:gutter="0"/>
          <w:cols w:space="720"/>
        </w:sectPr>
      </w:pPr>
    </w:p>
    <w:p w14:paraId="12704F64" w14:textId="77777777" w:rsidR="00996552" w:rsidRDefault="00996552">
      <w:pPr>
        <w:spacing w:before="9"/>
        <w:rPr>
          <w:rFonts w:ascii="宋体" w:eastAsia="宋体" w:hAnsi="宋体" w:cs="宋体"/>
          <w:sz w:val="17"/>
          <w:szCs w:val="17"/>
          <w:lang w:eastAsia="zh-CN"/>
        </w:rPr>
      </w:pPr>
    </w:p>
    <w:p w14:paraId="79A26054"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95" w:gutter="0"/>
          <w:cols w:space="720"/>
        </w:sectPr>
      </w:pPr>
    </w:p>
    <w:p w14:paraId="65566EC6" w14:textId="77777777" w:rsidR="00996552" w:rsidRDefault="002D0D3F">
      <w:pPr>
        <w:pStyle w:val="a3"/>
        <w:spacing w:before="26"/>
        <w:rPr>
          <w:lang w:eastAsia="zh-CN"/>
        </w:rPr>
      </w:pPr>
      <w:r>
        <w:rPr>
          <w:lang w:eastAsia="zh-CN"/>
        </w:rPr>
        <w:lastRenderedPageBreak/>
        <w:t>函数相对当前状态值变化的比值可用如下偏导式进行表达：</w:t>
      </w:r>
    </w:p>
    <w:p w14:paraId="3FE4904D" w14:textId="77777777" w:rsidR="00996552" w:rsidRDefault="002D0D3F">
      <w:pPr>
        <w:spacing w:before="179" w:line="219" w:lineRule="exact"/>
        <w:ind w:right="1763"/>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i/>
          <w:sz w:val="24"/>
          <w:szCs w:val="24"/>
          <w:lang w:eastAsia="zh-CN"/>
        </w:rPr>
        <w:t>f</w:t>
      </w:r>
    </w:p>
    <w:p w14:paraId="3E80A2CE" w14:textId="77777777" w:rsidR="00996552" w:rsidRDefault="00025C9E">
      <w:pPr>
        <w:pStyle w:val="a3"/>
        <w:spacing w:line="164" w:lineRule="exact"/>
        <w:ind w:left="1733"/>
        <w:jc w:val="center"/>
        <w:rPr>
          <w:rFonts w:ascii="Georgia" w:eastAsia="Georgia" w:hAnsi="Georgia" w:cs="Georgia"/>
          <w:lang w:eastAsia="zh-CN"/>
        </w:rPr>
      </w:pPr>
      <w:r>
        <w:pict w14:anchorId="34114050">
          <v:group id="_x0000_s3938" style="position:absolute;left:0;text-align:left;margin-left:299.75pt;margin-top:5.3pt;width:17.35pt;height:.1pt;z-index:3952;mso-position-horizontal-relative:page" coordorigin="5995,106" coordsize="347,2">
            <v:shape id="_x0000_s3939" style="position:absolute;left:5995;top:106;width:347;height:2" coordorigin="5995,106" coordsize="347,0" path="m5995,106r347,e" filled="f" strokeweight=".23706mm">
              <v:path arrowok="t"/>
            </v:shape>
            <w10:wrap anchorx="page"/>
          </v:group>
        </w:pict>
      </w:r>
      <w:r w:rsidR="002D0D3F">
        <w:rPr>
          <w:rFonts w:ascii="Times New Roman" w:hAnsi="Times New Roman"/>
        </w:rPr>
        <w:t>φ</w:t>
      </w:r>
      <w:r w:rsidR="002D0D3F">
        <w:rPr>
          <w:rFonts w:ascii="Times New Roman" w:hAnsi="Times New Roman"/>
          <w:spacing w:val="3"/>
          <w:lang w:eastAsia="zh-CN"/>
        </w:rPr>
        <w:t xml:space="preserve"> </w:t>
      </w:r>
      <w:r w:rsidR="002D0D3F">
        <w:rPr>
          <w:rFonts w:ascii="Georgia" w:hAnsi="Georgia"/>
          <w:lang w:eastAsia="zh-CN"/>
        </w:rPr>
        <w:t>=</w:t>
      </w:r>
    </w:p>
    <w:p w14:paraId="67F28197" w14:textId="77777777" w:rsidR="00996552" w:rsidRDefault="002D0D3F">
      <w:pPr>
        <w:spacing w:line="245" w:lineRule="exact"/>
        <w:ind w:right="1709"/>
        <w:jc w:val="right"/>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2"/>
          <w:w w:val="105"/>
          <w:sz w:val="24"/>
          <w:szCs w:val="24"/>
          <w:lang w:eastAsia="zh-CN"/>
        </w:rPr>
        <w:t>∂</w:t>
      </w:r>
      <w:r>
        <w:rPr>
          <w:rFonts w:ascii="Times New Roman" w:eastAsia="Times New Roman" w:hAnsi="Times New Roman" w:cs="Times New Roman"/>
          <w:spacing w:val="1"/>
          <w:w w:val="105"/>
          <w:sz w:val="24"/>
          <w:szCs w:val="24"/>
        </w:rPr>
        <w:t>α</w:t>
      </w:r>
      <w:r>
        <w:rPr>
          <w:rFonts w:ascii="Bookman Old Style" w:eastAsia="Bookman Old Style" w:hAnsi="Bookman Old Style" w:cs="Bookman Old Style"/>
          <w:i/>
          <w:spacing w:val="1"/>
          <w:w w:val="105"/>
          <w:position w:val="-3"/>
          <w:sz w:val="16"/>
          <w:szCs w:val="16"/>
          <w:lang w:eastAsia="zh-CN"/>
        </w:rPr>
        <w:t>i</w:t>
      </w:r>
    </w:p>
    <w:p w14:paraId="5D626601" w14:textId="77777777" w:rsidR="00996552" w:rsidRDefault="002D0D3F">
      <w:pPr>
        <w:rPr>
          <w:rFonts w:ascii="Bookman Old Style" w:eastAsia="Bookman Old Style" w:hAnsi="Bookman Old Style" w:cs="Bookman Old Style"/>
          <w:i/>
          <w:sz w:val="24"/>
          <w:szCs w:val="24"/>
          <w:lang w:eastAsia="zh-CN"/>
        </w:rPr>
      </w:pPr>
      <w:r>
        <w:rPr>
          <w:lang w:eastAsia="zh-CN"/>
        </w:rPr>
        <w:br w:type="column"/>
      </w:r>
    </w:p>
    <w:p w14:paraId="22F020A3" w14:textId="77777777" w:rsidR="00996552" w:rsidRDefault="00996552">
      <w:pPr>
        <w:spacing w:before="1"/>
        <w:rPr>
          <w:rFonts w:ascii="Bookman Old Style" w:eastAsia="Bookman Old Style" w:hAnsi="Bookman Old Style" w:cs="Bookman Old Style"/>
          <w:i/>
          <w:sz w:val="34"/>
          <w:szCs w:val="34"/>
          <w:lang w:eastAsia="zh-CN"/>
        </w:rPr>
      </w:pPr>
    </w:p>
    <w:p w14:paraId="7120D2BF" w14:textId="77777777" w:rsidR="00996552" w:rsidRDefault="002D0D3F">
      <w:pPr>
        <w:pStyle w:val="a3"/>
        <w:rPr>
          <w:rFonts w:ascii="Times New Roman" w:eastAsia="Times New Roman" w:hAnsi="Times New Roman" w:cs="Times New Roman"/>
          <w:lang w:eastAsia="zh-CN"/>
        </w:rPr>
      </w:pPr>
      <w:r>
        <w:rPr>
          <w:rFonts w:ascii="Times New Roman"/>
          <w:lang w:eastAsia="zh-CN"/>
        </w:rPr>
        <w:t>(3.13)</w:t>
      </w:r>
    </w:p>
    <w:p w14:paraId="1341D8CF"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6358" w:space="1374"/>
            <w:col w:w="978"/>
          </w:cols>
        </w:sectPr>
      </w:pPr>
    </w:p>
    <w:p w14:paraId="60273492" w14:textId="77777777" w:rsidR="00996552" w:rsidRDefault="002D0D3F">
      <w:pPr>
        <w:pStyle w:val="a3"/>
        <w:spacing w:before="78"/>
        <w:rPr>
          <w:lang w:eastAsia="zh-CN"/>
        </w:rPr>
      </w:pPr>
      <w:r>
        <w:rPr>
          <w:lang w:eastAsia="zh-CN"/>
        </w:rPr>
        <w:lastRenderedPageBreak/>
        <w:t>将</w:t>
      </w:r>
      <w:r>
        <w:rPr>
          <w:spacing w:val="-49"/>
          <w:lang w:eastAsia="zh-CN"/>
        </w:rPr>
        <w:t xml:space="preserve"> </w:t>
      </w:r>
      <w:r>
        <w:rPr>
          <w:rFonts w:ascii="Times New Roman" w:eastAsia="Times New Roman" w:hAnsi="Times New Roman" w:cs="Times New Roman"/>
        </w:rPr>
        <w:t>φ</w:t>
      </w:r>
      <w:r>
        <w:rPr>
          <w:rFonts w:ascii="Times New Roman" w:eastAsia="Times New Roman" w:hAnsi="Times New Roman" w:cs="Times New Roman"/>
          <w:spacing w:val="7"/>
          <w:lang w:eastAsia="zh-CN"/>
        </w:rPr>
        <w:t xml:space="preserve"> </w:t>
      </w:r>
      <w:r>
        <w:rPr>
          <w:lang w:eastAsia="zh-CN"/>
        </w:rPr>
        <w:t>定义为状态灵敏度，表示当前状态值的改变对关联函数的影响程度。那么，</w:t>
      </w:r>
    </w:p>
    <w:p w14:paraId="5B18A7CB" w14:textId="77777777" w:rsidR="00996552" w:rsidRDefault="002D0D3F">
      <w:pPr>
        <w:pStyle w:val="a3"/>
        <w:tabs>
          <w:tab w:val="left" w:pos="6400"/>
        </w:tabs>
        <w:spacing w:before="66" w:line="187" w:lineRule="exact"/>
        <w:rPr>
          <w:rFonts w:ascii="Times New Roman" w:eastAsia="Times New Roman" w:hAnsi="Times New Roman" w:cs="Times New Roman"/>
          <w:lang w:eastAsia="zh-CN"/>
        </w:rPr>
      </w:pPr>
      <w:r>
        <w:rPr>
          <w:position w:val="2"/>
          <w:lang w:eastAsia="zh-CN"/>
        </w:rPr>
        <w:t>电力系统各元件的状态灵敏度矩阵为：</w:t>
      </w:r>
      <w:r>
        <w:rPr>
          <w:rFonts w:ascii="Times New Roman" w:eastAsia="Times New Roman" w:hAnsi="Times New Roman" w:cs="Times New Roman"/>
          <w:i/>
          <w:position w:val="2"/>
          <w:lang w:eastAsia="zh-CN"/>
        </w:rPr>
        <w:t>F</w:t>
      </w:r>
      <w:r>
        <w:rPr>
          <w:rFonts w:ascii="Times New Roman" w:eastAsia="Times New Roman" w:hAnsi="Times New Roman" w:cs="Times New Roman"/>
          <w:i/>
          <w:spacing w:val="20"/>
          <w:position w:val="2"/>
          <w:lang w:eastAsia="zh-CN"/>
        </w:rPr>
        <w:t xml:space="preserve"> </w:t>
      </w:r>
      <w:r>
        <w:rPr>
          <w:rFonts w:ascii="Georgia" w:eastAsia="Georgia" w:hAnsi="Georgia" w:cs="Georgia"/>
          <w:position w:val="2"/>
          <w:lang w:eastAsia="zh-CN"/>
        </w:rPr>
        <w:t xml:space="preserve">=   </w:t>
      </w:r>
      <w:r>
        <w:rPr>
          <w:rFonts w:ascii="Georgia" w:eastAsia="Georgia" w:hAnsi="Georgia" w:cs="Georgia"/>
          <w:spacing w:val="46"/>
          <w:position w:val="2"/>
          <w:lang w:eastAsia="zh-CN"/>
        </w:rPr>
        <w:t xml:space="preserve"> </w:t>
      </w:r>
      <w:r>
        <w:rPr>
          <w:rFonts w:ascii="Times New Roman" w:eastAsia="Times New Roman" w:hAnsi="Times New Roman" w:cs="Times New Roman"/>
        </w:rPr>
        <w:t>φ</w:t>
      </w:r>
      <w:r>
        <w:rPr>
          <w:rFonts w:ascii="Times New Roman" w:eastAsia="Times New Roman" w:hAnsi="Times New Roman" w:cs="Times New Roman"/>
          <w:spacing w:val="19"/>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3"/>
          <w:lang w:eastAsia="zh-CN"/>
        </w:rPr>
        <w:t xml:space="preserve"> </w:t>
      </w:r>
      <w:r>
        <w:rPr>
          <w:rFonts w:ascii="Times New Roman" w:eastAsia="Times New Roman" w:hAnsi="Times New Roman" w:cs="Times New Roman"/>
        </w:rPr>
        <w:t>φ</w:t>
      </w:r>
      <w:r>
        <w:rPr>
          <w:rFonts w:ascii="Times New Roman" w:eastAsia="Times New Roman" w:hAnsi="Times New Roman" w:cs="Times New Roman"/>
          <w:spacing w:val="19"/>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rPr>
        <w:t>φ</w:t>
      </w:r>
      <w:r>
        <w:rPr>
          <w:rFonts w:ascii="Times New Roman" w:eastAsia="Times New Roman" w:hAnsi="Times New Roman" w:cs="Times New Roman"/>
          <w:lang w:eastAsia="zh-CN"/>
        </w:rPr>
        <w:tab/>
      </w:r>
      <w:r>
        <w:rPr>
          <w:rFonts w:ascii="Times New Roman" w:eastAsia="Times New Roman" w:hAnsi="Times New Roman" w:cs="Times New Roman"/>
        </w:rPr>
        <w:t>φ</w:t>
      </w:r>
    </w:p>
    <w:p w14:paraId="5BEA0005" w14:textId="77777777" w:rsidR="00996552" w:rsidRDefault="00996552">
      <w:pPr>
        <w:spacing w:line="187" w:lineRule="exac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space="720"/>
        </w:sectPr>
      </w:pPr>
    </w:p>
    <w:p w14:paraId="3B0FA186" w14:textId="77777777" w:rsidR="00996552" w:rsidRDefault="002D0D3F">
      <w:pPr>
        <w:pStyle w:val="a3"/>
        <w:spacing w:before="214"/>
        <w:ind w:left="597"/>
        <w:rPr>
          <w:lang w:eastAsia="zh-CN"/>
        </w:rPr>
      </w:pPr>
      <w:r>
        <w:rPr>
          <w:lang w:eastAsia="zh-CN"/>
        </w:rPr>
        <w:lastRenderedPageBreak/>
        <w:t>状态脆弱性的数学表达式：</w:t>
      </w:r>
    </w:p>
    <w:p w14:paraId="61B4661F" w14:textId="77777777" w:rsidR="00996552" w:rsidRDefault="002D0D3F">
      <w:pPr>
        <w:tabs>
          <w:tab w:val="left" w:pos="1070"/>
          <w:tab w:val="left" w:pos="1543"/>
        </w:tabs>
        <w:spacing w:line="197" w:lineRule="exact"/>
        <w:ind w:left="597"/>
        <w:rPr>
          <w:rFonts w:ascii="Bookman Old Style" w:eastAsia="Bookman Old Style" w:hAnsi="Bookman Old Style" w:cs="Bookman Old Style"/>
          <w:sz w:val="16"/>
          <w:szCs w:val="16"/>
        </w:rPr>
      </w:pPr>
      <w:r>
        <w:rPr>
          <w:w w:val="90"/>
          <w:lang w:eastAsia="zh-CN"/>
        </w:rPr>
        <w:br w:type="column"/>
      </w:r>
      <w:r>
        <w:rPr>
          <w:rFonts w:ascii="Palatino Linotype" w:hAnsi="Palatino Linotype"/>
          <w:w w:val="90"/>
          <w:sz w:val="16"/>
        </w:rPr>
        <w:lastRenderedPageBreak/>
        <w:t>1</w:t>
      </w:r>
      <w:r>
        <w:rPr>
          <w:rFonts w:ascii="Palatino Linotype" w:hAnsi="Palatino Linotype"/>
          <w:w w:val="90"/>
          <w:sz w:val="16"/>
        </w:rPr>
        <w:tab/>
        <w:t>2</w:t>
      </w:r>
      <w:r>
        <w:rPr>
          <w:rFonts w:ascii="Palatino Linotype" w:hAnsi="Palatino Linotype"/>
          <w:w w:val="90"/>
          <w:sz w:val="16"/>
        </w:rPr>
        <w:tab/>
        <w:t xml:space="preserve">3 </w:t>
      </w:r>
      <w:r>
        <w:rPr>
          <w:rFonts w:ascii="MS Gothic" w:hAnsi="MS Gothic"/>
          <w:w w:val="80"/>
          <w:position w:val="4"/>
          <w:sz w:val="24"/>
        </w:rPr>
        <w:t>·</w:t>
      </w:r>
      <w:r>
        <w:rPr>
          <w:rFonts w:ascii="MS Gothic" w:hAnsi="MS Gothic"/>
          <w:spacing w:val="-66"/>
          <w:w w:val="80"/>
          <w:position w:val="4"/>
          <w:sz w:val="24"/>
        </w:rPr>
        <w:t xml:space="preserve"> </w:t>
      </w:r>
      <w:r>
        <w:rPr>
          <w:rFonts w:ascii="MS Gothic" w:hAnsi="MS Gothic"/>
          <w:w w:val="80"/>
          <w:position w:val="4"/>
          <w:sz w:val="24"/>
        </w:rPr>
        <w:t>·</w:t>
      </w:r>
      <w:r>
        <w:rPr>
          <w:rFonts w:ascii="MS Gothic" w:hAnsi="MS Gothic"/>
          <w:spacing w:val="-65"/>
          <w:w w:val="80"/>
          <w:position w:val="4"/>
          <w:sz w:val="24"/>
        </w:rPr>
        <w:t xml:space="preserve"> </w:t>
      </w:r>
      <w:r>
        <w:rPr>
          <w:rFonts w:ascii="MS Gothic" w:hAnsi="MS Gothic"/>
          <w:w w:val="80"/>
          <w:position w:val="4"/>
          <w:sz w:val="24"/>
        </w:rPr>
        <w:t>·</w:t>
      </w:r>
      <w:r>
        <w:rPr>
          <w:rFonts w:ascii="MS Gothic" w:hAnsi="MS Gothic"/>
          <w:spacing w:val="35"/>
          <w:w w:val="80"/>
          <w:position w:val="4"/>
          <w:sz w:val="24"/>
        </w:rPr>
        <w:t xml:space="preserve"> </w:t>
      </w:r>
      <w:r>
        <w:rPr>
          <w:rFonts w:ascii="Bookman Old Style" w:hAnsi="Bookman Old Style"/>
          <w:i/>
          <w:w w:val="90"/>
          <w:sz w:val="16"/>
        </w:rPr>
        <w:t>n</w:t>
      </w:r>
    </w:p>
    <w:p w14:paraId="60BEA84C" w14:textId="77777777" w:rsidR="00996552" w:rsidRDefault="00996552">
      <w:pPr>
        <w:spacing w:line="197"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2" w:space="720" w:equalWidth="0">
            <w:col w:w="3478" w:space="929"/>
            <w:col w:w="4303"/>
          </w:cols>
        </w:sectPr>
      </w:pPr>
    </w:p>
    <w:p w14:paraId="0D4B612D" w14:textId="77777777" w:rsidR="00996552" w:rsidRDefault="00996552">
      <w:pPr>
        <w:spacing w:before="5"/>
        <w:rPr>
          <w:rFonts w:ascii="Bookman Old Style" w:eastAsia="Bookman Old Style" w:hAnsi="Bookman Old Style" w:cs="Bookman Old Style"/>
          <w:i/>
          <w:sz w:val="17"/>
          <w:szCs w:val="17"/>
        </w:rPr>
      </w:pPr>
    </w:p>
    <w:p w14:paraId="1FDBAE9A" w14:textId="77777777" w:rsidR="00996552" w:rsidRDefault="00996552">
      <w:pPr>
        <w:rPr>
          <w:rFonts w:ascii="Bookman Old Style" w:eastAsia="Bookman Old Style" w:hAnsi="Bookman Old Style" w:cs="Bookman Old Style"/>
          <w:sz w:val="17"/>
          <w:szCs w:val="17"/>
        </w:rPr>
        <w:sectPr w:rsidR="00996552">
          <w:type w:val="continuous"/>
          <w:pgSz w:w="11910" w:h="16840"/>
          <w:pgMar w:top="1580" w:right="1520" w:bottom="280" w:left="1680" w:header="720" w:footer="720" w:gutter="0"/>
          <w:cols w:space="720"/>
        </w:sectPr>
      </w:pPr>
    </w:p>
    <w:p w14:paraId="49C606B6" w14:textId="77777777" w:rsidR="00996552" w:rsidRDefault="002D0D3F">
      <w:pPr>
        <w:pStyle w:val="a3"/>
        <w:spacing w:line="205" w:lineRule="exact"/>
        <w:ind w:left="0"/>
        <w:jc w:val="right"/>
        <w:rPr>
          <w:rFonts w:cs="宋体"/>
        </w:rPr>
      </w:pPr>
      <w:r>
        <w:rPr>
          <w:rFonts w:cs="宋体"/>
          <w:spacing w:val="-73"/>
          <w:w w:val="55"/>
        </w:rPr>
        <w:lastRenderedPageBreak/>
        <w:t></w:t>
      </w:r>
      <w:r>
        <w:rPr>
          <w:rFonts w:cs="宋体"/>
          <w:w w:val="55"/>
          <w:position w:val="-6"/>
        </w:rPr>
        <w:t></w:t>
      </w:r>
    </w:p>
    <w:p w14:paraId="4CFC59DF" w14:textId="77777777" w:rsidR="00996552" w:rsidRDefault="002D0D3F">
      <w:pPr>
        <w:pStyle w:val="a3"/>
        <w:spacing w:line="292" w:lineRule="exact"/>
        <w:ind w:left="0"/>
        <w:jc w:val="right"/>
        <w:rPr>
          <w:rFonts w:cs="宋体"/>
        </w:rPr>
      </w:pPr>
      <w:r>
        <w:rPr>
          <w:rFonts w:cs="宋体"/>
          <w:spacing w:val="-73"/>
          <w:w w:val="55"/>
          <w:position w:val="7"/>
        </w:rPr>
        <w:t></w:t>
      </w:r>
      <w:r>
        <w:rPr>
          <w:rFonts w:cs="宋体"/>
          <w:spacing w:val="-73"/>
          <w:w w:val="55"/>
        </w:rPr>
        <w:t></w:t>
      </w:r>
      <w:r>
        <w:rPr>
          <w:rFonts w:cs="宋体"/>
          <w:w w:val="55"/>
        </w:rPr>
        <w:t></w:t>
      </w:r>
    </w:p>
    <w:p w14:paraId="08108D1E" w14:textId="77777777" w:rsidR="00996552" w:rsidRDefault="002D0D3F">
      <w:pPr>
        <w:pStyle w:val="a3"/>
        <w:spacing w:before="7"/>
        <w:ind w:left="0" w:right="3348"/>
        <w:jc w:val="center"/>
        <w:rPr>
          <w:rFonts w:ascii="MS Gothic" w:eastAsia="MS Gothic" w:hAnsi="MS Gothic" w:cs="MS Gothic"/>
        </w:rPr>
      </w:pPr>
      <w:r>
        <w:rPr>
          <w:w w:val="95"/>
        </w:rPr>
        <w:br w:type="column"/>
      </w:r>
      <w:r>
        <w:rPr>
          <w:rFonts w:ascii="Times New Roman" w:eastAsia="Times New Roman" w:hAnsi="Times New Roman" w:cs="Times New Roman"/>
          <w:w w:val="95"/>
        </w:rPr>
        <w:lastRenderedPageBreak/>
        <w:t>∆α</w:t>
      </w:r>
      <w:r>
        <w:rPr>
          <w:rFonts w:ascii="Times New Roman" w:eastAsia="Times New Roman" w:hAnsi="Times New Roman" w:cs="Times New Roman"/>
          <w:spacing w:val="-21"/>
          <w:w w:val="95"/>
        </w:rPr>
        <w:t xml:space="preserve"> </w:t>
      </w:r>
      <w:r>
        <w:rPr>
          <w:rFonts w:ascii="Georgia" w:eastAsia="Georgia" w:hAnsi="Georgia" w:cs="Georgia"/>
          <w:w w:val="95"/>
        </w:rPr>
        <w:t>=</w:t>
      </w:r>
      <w:r>
        <w:rPr>
          <w:rFonts w:ascii="Georgia" w:eastAsia="Georgia" w:hAnsi="Georgia" w:cs="Georgia"/>
          <w:spacing w:val="-16"/>
          <w:w w:val="95"/>
        </w:rPr>
        <w:t xml:space="preserve"> </w:t>
      </w:r>
      <w:r>
        <w:rPr>
          <w:rFonts w:ascii="MS Gothic" w:eastAsia="MS Gothic" w:hAnsi="MS Gothic" w:cs="MS Gothic"/>
          <w:spacing w:val="11"/>
          <w:w w:val="95"/>
        </w:rPr>
        <w:t>|</w:t>
      </w:r>
      <w:r>
        <w:rPr>
          <w:rFonts w:ascii="Times New Roman" w:eastAsia="Times New Roman" w:hAnsi="Times New Roman" w:cs="Times New Roman"/>
          <w:spacing w:val="4"/>
          <w:w w:val="95"/>
        </w:rPr>
        <w:t>α</w:t>
      </w:r>
      <w:r>
        <w:rPr>
          <w:rFonts w:ascii="MS Gothic" w:eastAsia="MS Gothic" w:hAnsi="MS Gothic" w:cs="MS Gothic"/>
          <w:spacing w:val="7"/>
          <w:w w:val="95"/>
        </w:rPr>
        <w:t>(</w:t>
      </w:r>
      <w:r>
        <w:rPr>
          <w:rFonts w:ascii="Times New Roman" w:eastAsia="Times New Roman" w:hAnsi="Times New Roman" w:cs="Times New Roman"/>
          <w:i/>
          <w:spacing w:val="4"/>
          <w:w w:val="95"/>
        </w:rPr>
        <w:t>t</w:t>
      </w:r>
      <w:r>
        <w:rPr>
          <w:rFonts w:ascii="MS Gothic" w:eastAsia="MS Gothic" w:hAnsi="MS Gothic" w:cs="MS Gothic"/>
          <w:spacing w:val="7"/>
          <w:w w:val="95"/>
        </w:rPr>
        <w:t>)</w:t>
      </w:r>
      <w:r>
        <w:rPr>
          <w:rFonts w:ascii="MS Gothic" w:eastAsia="MS Gothic" w:hAnsi="MS Gothic" w:cs="MS Gothic"/>
          <w:spacing w:val="-87"/>
          <w:w w:val="95"/>
        </w:rPr>
        <w:t xml:space="preserve"> </w:t>
      </w:r>
      <w:r>
        <w:rPr>
          <w:rFonts w:ascii="MS Gothic" w:eastAsia="MS Gothic" w:hAnsi="MS Gothic" w:cs="MS Gothic"/>
          <w:w w:val="95"/>
        </w:rPr>
        <w:t>−</w:t>
      </w:r>
      <w:r>
        <w:rPr>
          <w:rFonts w:ascii="MS Gothic" w:eastAsia="MS Gothic" w:hAnsi="MS Gothic" w:cs="MS Gothic"/>
          <w:spacing w:val="-86"/>
          <w:w w:val="95"/>
        </w:rPr>
        <w:t xml:space="preserve"> </w:t>
      </w:r>
      <w:r>
        <w:rPr>
          <w:rFonts w:ascii="Times New Roman" w:eastAsia="Times New Roman" w:hAnsi="Times New Roman" w:cs="Times New Roman"/>
          <w:w w:val="95"/>
        </w:rPr>
        <w:t>α</w:t>
      </w:r>
      <w:r>
        <w:rPr>
          <w:rFonts w:ascii="Times New Roman" w:eastAsia="Times New Roman" w:hAnsi="Times New Roman" w:cs="Times New Roman"/>
          <w:spacing w:val="-34"/>
          <w:w w:val="95"/>
        </w:rPr>
        <w:t xml:space="preserve"> </w:t>
      </w:r>
      <w:r>
        <w:rPr>
          <w:rFonts w:ascii="MS Gothic" w:eastAsia="MS Gothic" w:hAnsi="MS Gothic" w:cs="MS Gothic"/>
          <w:spacing w:val="4"/>
          <w:w w:val="95"/>
        </w:rPr>
        <w:t>(</w:t>
      </w:r>
      <w:r>
        <w:rPr>
          <w:rFonts w:ascii="Times New Roman" w:eastAsia="Times New Roman" w:hAnsi="Times New Roman" w:cs="Times New Roman"/>
          <w:i/>
          <w:spacing w:val="2"/>
          <w:w w:val="95"/>
        </w:rPr>
        <w:t>t</w:t>
      </w:r>
      <w:r>
        <w:rPr>
          <w:rFonts w:ascii="Palatino Linotype" w:eastAsia="Palatino Linotype" w:hAnsi="Palatino Linotype" w:cs="Palatino Linotype"/>
          <w:spacing w:val="2"/>
          <w:w w:val="95"/>
          <w:position w:val="-3"/>
          <w:sz w:val="16"/>
          <w:szCs w:val="16"/>
        </w:rPr>
        <w:t>0</w:t>
      </w:r>
      <w:r>
        <w:rPr>
          <w:rFonts w:ascii="MS Gothic" w:eastAsia="MS Gothic" w:hAnsi="MS Gothic" w:cs="MS Gothic"/>
          <w:spacing w:val="4"/>
          <w:w w:val="95"/>
        </w:rPr>
        <w:t>)</w:t>
      </w:r>
      <w:r>
        <w:rPr>
          <w:rFonts w:ascii="MS Gothic" w:eastAsia="MS Gothic" w:hAnsi="MS Gothic" w:cs="MS Gothic"/>
          <w:spacing w:val="7"/>
          <w:w w:val="95"/>
        </w:rPr>
        <w:t>|</w:t>
      </w:r>
    </w:p>
    <w:p w14:paraId="7E0267D9" w14:textId="77777777" w:rsidR="00996552" w:rsidRDefault="00025C9E">
      <w:pPr>
        <w:spacing w:before="12" w:line="109" w:lineRule="exact"/>
        <w:ind w:right="3403"/>
        <w:jc w:val="center"/>
        <w:rPr>
          <w:rFonts w:ascii="宋体" w:eastAsia="宋体" w:hAnsi="宋体" w:cs="宋体"/>
          <w:sz w:val="24"/>
          <w:szCs w:val="24"/>
        </w:rPr>
      </w:pPr>
      <w:r>
        <w:rPr>
          <w:rFonts w:eastAsiaTheme="minorHAnsi"/>
        </w:rPr>
        <w:pict w14:anchorId="14DD09DE">
          <v:shape id="_x0000_s3937" type="#_x0000_t202" style="position:absolute;left:0;text-align:left;margin-left:255.05pt;margin-top:6.25pt;width:16.9pt;height:12.3pt;z-index:-281152;mso-position-horizontal-relative:page" filled="f" stroked="f">
            <v:textbox inset="0,0,0,0">
              <w:txbxContent>
                <w:p w14:paraId="16BB3C2A" w14:textId="77777777" w:rsidR="00025C9E" w:rsidRDefault="00025C9E">
                  <w:pPr>
                    <w:pStyle w:val="a3"/>
                    <w:spacing w:line="240" w:lineRule="exact"/>
                    <w:ind w:left="0"/>
                    <w:rPr>
                      <w:rFonts w:ascii="Georgia" w:eastAsia="Georgia" w:hAnsi="Georgia" w:cs="Georgia"/>
                    </w:rPr>
                  </w:pPr>
                  <w:r>
                    <w:rPr>
                      <w:rFonts w:ascii="Times New Roman" w:hAnsi="Times New Roman"/>
                    </w:rPr>
                    <w:t>θ</w:t>
                  </w:r>
                  <w:r>
                    <w:rPr>
                      <w:rFonts w:ascii="Times New Roman" w:hAnsi="Times New Roman"/>
                      <w:spacing w:val="5"/>
                    </w:rPr>
                    <w:t xml:space="preserve"> </w:t>
                  </w:r>
                  <w:r>
                    <w:rPr>
                      <w:rFonts w:ascii="Georgia" w:hAnsi="Georgia"/>
                    </w:rPr>
                    <w:t>=</w:t>
                  </w:r>
                </w:p>
              </w:txbxContent>
            </v:textbox>
            <w10:wrap anchorx="page"/>
          </v:shape>
        </w:pict>
      </w:r>
      <w:r w:rsidR="002D0D3F">
        <w:rPr>
          <w:rFonts w:ascii="宋体" w:eastAsia="宋体" w:hAnsi="宋体" w:cs="宋体"/>
          <w:w w:val="46"/>
          <w:position w:val="16"/>
          <w:sz w:val="24"/>
          <w:szCs w:val="24"/>
        </w:rPr>
        <w:t xml:space="preserve"> </w:t>
      </w:r>
      <w:r w:rsidR="002D0D3F">
        <w:rPr>
          <w:rFonts w:ascii="宋体" w:eastAsia="宋体" w:hAnsi="宋体" w:cs="宋体"/>
          <w:spacing w:val="-97"/>
          <w:position w:val="16"/>
          <w:sz w:val="24"/>
          <w:szCs w:val="24"/>
        </w:rPr>
        <w:t xml:space="preserve"> </w:t>
      </w:r>
      <w:r w:rsidR="002D0D3F">
        <w:rPr>
          <w:rFonts w:ascii="Times New Roman" w:eastAsia="Times New Roman" w:hAnsi="Times New Roman" w:cs="Times New Roman"/>
          <w:w w:val="99"/>
          <w:sz w:val="16"/>
          <w:szCs w:val="16"/>
          <w:u w:val="single" w:color="000000"/>
        </w:rPr>
        <w:t xml:space="preserve"> </w:t>
      </w:r>
      <w:r w:rsidR="002D0D3F">
        <w:rPr>
          <w:rFonts w:ascii="Times New Roman" w:eastAsia="Times New Roman" w:hAnsi="Times New Roman" w:cs="Times New Roman"/>
          <w:spacing w:val="-17"/>
          <w:sz w:val="16"/>
          <w:szCs w:val="16"/>
          <w:u w:val="single" w:color="000000"/>
        </w:rPr>
        <w:t xml:space="preserve"> </w:t>
      </w:r>
      <w:r w:rsidR="002D0D3F">
        <w:rPr>
          <w:rFonts w:ascii="Century" w:eastAsia="Century" w:hAnsi="Century" w:cs="Century"/>
          <w:w w:val="90"/>
          <w:sz w:val="16"/>
          <w:szCs w:val="16"/>
          <w:u w:val="single" w:color="000000"/>
        </w:rPr>
        <w:t>α</w:t>
      </w:r>
      <w:r w:rsidR="002D0D3F">
        <w:rPr>
          <w:rFonts w:ascii="MS Gothic" w:eastAsia="MS Gothic" w:hAnsi="MS Gothic" w:cs="MS Gothic"/>
          <w:spacing w:val="1"/>
          <w:w w:val="90"/>
          <w:sz w:val="16"/>
          <w:szCs w:val="16"/>
          <w:u w:val="single" w:color="000000"/>
        </w:rPr>
        <w:t>(</w:t>
      </w:r>
      <w:r w:rsidR="002D0D3F">
        <w:rPr>
          <w:rFonts w:ascii="Bookman Old Style" w:eastAsia="Bookman Old Style" w:hAnsi="Bookman Old Style" w:cs="Bookman Old Style"/>
          <w:i/>
          <w:w w:val="90"/>
          <w:sz w:val="16"/>
          <w:szCs w:val="16"/>
          <w:u w:val="single" w:color="000000"/>
        </w:rPr>
        <w:t>t</w:t>
      </w:r>
      <w:r w:rsidR="002D0D3F">
        <w:rPr>
          <w:rFonts w:ascii="MS Gothic" w:eastAsia="MS Gothic" w:hAnsi="MS Gothic" w:cs="MS Gothic"/>
          <w:w w:val="90"/>
          <w:sz w:val="16"/>
          <w:szCs w:val="16"/>
          <w:u w:val="single" w:color="000000"/>
        </w:rPr>
        <w:t>)−</w:t>
      </w:r>
      <w:r w:rsidR="002D0D3F">
        <w:rPr>
          <w:rFonts w:ascii="Century" w:eastAsia="Century" w:hAnsi="Century" w:cs="Century"/>
          <w:w w:val="90"/>
          <w:sz w:val="16"/>
          <w:szCs w:val="16"/>
          <w:u w:val="single" w:color="000000"/>
        </w:rPr>
        <w:t>α</w:t>
      </w:r>
      <w:r w:rsidR="002D0D3F">
        <w:rPr>
          <w:rFonts w:ascii="MS Gothic" w:eastAsia="MS Gothic" w:hAnsi="MS Gothic" w:cs="MS Gothic"/>
          <w:spacing w:val="1"/>
          <w:w w:val="90"/>
          <w:sz w:val="16"/>
          <w:szCs w:val="16"/>
          <w:u w:val="single" w:color="000000"/>
        </w:rPr>
        <w:t>(</w:t>
      </w:r>
      <w:r w:rsidR="002D0D3F">
        <w:rPr>
          <w:rFonts w:ascii="Bookman Old Style" w:eastAsia="Bookman Old Style" w:hAnsi="Bookman Old Style" w:cs="Bookman Old Style"/>
          <w:i/>
          <w:w w:val="90"/>
          <w:sz w:val="16"/>
          <w:szCs w:val="16"/>
          <w:u w:val="single" w:color="000000"/>
        </w:rPr>
        <w:t>t</w:t>
      </w:r>
      <w:r w:rsidR="002D0D3F">
        <w:rPr>
          <w:rFonts w:ascii="Palatino Linotype" w:eastAsia="Palatino Linotype" w:hAnsi="Palatino Linotype" w:cs="Palatino Linotype"/>
          <w:w w:val="90"/>
          <w:position w:val="-1"/>
          <w:sz w:val="12"/>
          <w:szCs w:val="12"/>
          <w:u w:val="single" w:color="000000"/>
        </w:rPr>
        <w:t>0</w:t>
      </w:r>
      <w:r w:rsidR="002D0D3F">
        <w:rPr>
          <w:rFonts w:ascii="Palatino Linotype" w:eastAsia="Palatino Linotype" w:hAnsi="Palatino Linotype" w:cs="Palatino Linotype"/>
          <w:spacing w:val="2"/>
          <w:w w:val="90"/>
          <w:position w:val="-1"/>
          <w:sz w:val="12"/>
          <w:szCs w:val="12"/>
          <w:u w:val="single" w:color="000000"/>
        </w:rPr>
        <w:t xml:space="preserve"> </w:t>
      </w:r>
      <w:r w:rsidR="002D0D3F">
        <w:rPr>
          <w:rFonts w:ascii="MS Gothic" w:eastAsia="MS Gothic" w:hAnsi="MS Gothic" w:cs="MS Gothic"/>
          <w:w w:val="90"/>
          <w:sz w:val="16"/>
          <w:szCs w:val="16"/>
          <w:u w:val="single" w:color="000000"/>
        </w:rPr>
        <w:t>)</w:t>
      </w:r>
      <w:r w:rsidR="002D0D3F">
        <w:rPr>
          <w:rFonts w:ascii="MS Gothic" w:eastAsia="MS Gothic" w:hAnsi="MS Gothic" w:cs="MS Gothic"/>
          <w:spacing w:val="6"/>
          <w:sz w:val="16"/>
          <w:szCs w:val="16"/>
        </w:rPr>
        <w:t xml:space="preserve"> </w:t>
      </w:r>
      <w:r w:rsidR="002D0D3F">
        <w:rPr>
          <w:rFonts w:ascii="宋体" w:eastAsia="宋体" w:hAnsi="宋体" w:cs="宋体"/>
          <w:w w:val="46"/>
          <w:position w:val="16"/>
          <w:sz w:val="24"/>
          <w:szCs w:val="24"/>
        </w:rPr>
        <w:t xml:space="preserve"> </w:t>
      </w:r>
    </w:p>
    <w:p w14:paraId="3D56F9A0" w14:textId="77777777" w:rsidR="00996552" w:rsidRDefault="00996552">
      <w:pPr>
        <w:spacing w:line="109" w:lineRule="exact"/>
        <w:jc w:val="center"/>
        <w:rPr>
          <w:rFonts w:ascii="宋体" w:eastAsia="宋体" w:hAnsi="宋体" w:cs="宋体"/>
          <w:sz w:val="24"/>
          <w:szCs w:val="24"/>
        </w:rPr>
        <w:sectPr w:rsidR="00996552">
          <w:type w:val="continuous"/>
          <w:pgSz w:w="11910" w:h="16840"/>
          <w:pgMar w:top="1580" w:right="1520" w:bottom="280" w:left="1680" w:header="720" w:footer="720" w:gutter="0"/>
          <w:cols w:num="2" w:space="720" w:equalWidth="0">
            <w:col w:w="3309" w:space="40"/>
            <w:col w:w="5361"/>
          </w:cols>
        </w:sectPr>
      </w:pPr>
    </w:p>
    <w:p w14:paraId="4CB34A76" w14:textId="77777777" w:rsidR="00996552" w:rsidRDefault="002D0D3F">
      <w:pPr>
        <w:spacing w:before="86" w:line="144" w:lineRule="exact"/>
        <w:jc w:val="right"/>
        <w:rPr>
          <w:rFonts w:ascii="宋体" w:eastAsia="宋体" w:hAnsi="宋体" w:cs="宋体"/>
          <w:sz w:val="24"/>
          <w:szCs w:val="24"/>
          <w:lang w:eastAsia="zh-CN"/>
        </w:rPr>
      </w:pPr>
      <w:r>
        <w:rPr>
          <w:rFonts w:ascii="宋体" w:eastAsia="宋体" w:hAnsi="宋体" w:cs="宋体"/>
          <w:spacing w:val="24"/>
          <w:w w:val="46"/>
          <w:position w:val="7"/>
          <w:sz w:val="24"/>
          <w:szCs w:val="24"/>
        </w:rPr>
        <w:lastRenderedPageBreak/>
        <w:t xml:space="preserve"> </w:t>
      </w:r>
      <w:r>
        <w:rPr>
          <w:rFonts w:ascii="Century" w:eastAsia="Century" w:hAnsi="Century" w:cs="Century"/>
          <w:spacing w:val="-1"/>
          <w:w w:val="95"/>
          <w:sz w:val="16"/>
          <w:szCs w:val="16"/>
        </w:rPr>
        <w:t>α</w:t>
      </w:r>
      <w:r>
        <w:rPr>
          <w:rFonts w:ascii="Bookman Old Style" w:eastAsia="Bookman Old Style" w:hAnsi="Bookman Old Style" w:cs="Bookman Old Style"/>
          <w:i/>
          <w:spacing w:val="-1"/>
          <w:w w:val="95"/>
          <w:position w:val="-1"/>
          <w:sz w:val="12"/>
          <w:szCs w:val="12"/>
          <w:lang w:eastAsia="zh-CN"/>
        </w:rPr>
        <w:t>m</w:t>
      </w:r>
      <w:r>
        <w:rPr>
          <w:rFonts w:ascii="Bookman Old Style" w:eastAsia="Bookman Old Style" w:hAnsi="Bookman Old Style" w:cs="Bookman Old Style"/>
          <w:i/>
          <w:spacing w:val="-29"/>
          <w:w w:val="95"/>
          <w:position w:val="-1"/>
          <w:sz w:val="12"/>
          <w:szCs w:val="12"/>
          <w:lang w:eastAsia="zh-CN"/>
        </w:rPr>
        <w:t xml:space="preserve"> </w:t>
      </w:r>
      <w:r>
        <w:rPr>
          <w:rFonts w:ascii="MS Gothic" w:eastAsia="MS Gothic" w:hAnsi="MS Gothic" w:cs="MS Gothic"/>
          <w:spacing w:val="2"/>
          <w:w w:val="95"/>
          <w:sz w:val="16"/>
          <w:szCs w:val="16"/>
          <w:lang w:eastAsia="zh-CN"/>
        </w:rPr>
        <w:t>(</w:t>
      </w:r>
      <w:r>
        <w:rPr>
          <w:rFonts w:ascii="Bookman Old Style" w:eastAsia="Bookman Old Style" w:hAnsi="Bookman Old Style" w:cs="Bookman Old Style"/>
          <w:i/>
          <w:spacing w:val="2"/>
          <w:w w:val="95"/>
          <w:sz w:val="16"/>
          <w:szCs w:val="16"/>
          <w:lang w:eastAsia="zh-CN"/>
        </w:rPr>
        <w:t>t</w:t>
      </w:r>
      <w:r>
        <w:rPr>
          <w:rFonts w:ascii="MS Gothic" w:eastAsia="MS Gothic" w:hAnsi="MS Gothic" w:cs="MS Gothic"/>
          <w:spacing w:val="1"/>
          <w:w w:val="95"/>
          <w:sz w:val="16"/>
          <w:szCs w:val="16"/>
          <w:lang w:eastAsia="zh-CN"/>
        </w:rPr>
        <w:t>)−</w:t>
      </w:r>
      <w:r>
        <w:rPr>
          <w:rFonts w:ascii="Century" w:eastAsia="Century" w:hAnsi="Century" w:cs="Century"/>
          <w:spacing w:val="1"/>
          <w:w w:val="95"/>
          <w:sz w:val="16"/>
          <w:szCs w:val="16"/>
        </w:rPr>
        <w:t>α</w:t>
      </w:r>
      <w:r>
        <w:rPr>
          <w:rFonts w:ascii="MS Gothic" w:eastAsia="MS Gothic" w:hAnsi="MS Gothic" w:cs="MS Gothic"/>
          <w:spacing w:val="2"/>
          <w:w w:val="95"/>
          <w:sz w:val="16"/>
          <w:szCs w:val="16"/>
          <w:lang w:eastAsia="zh-CN"/>
        </w:rPr>
        <w:t>(</w:t>
      </w:r>
      <w:r>
        <w:rPr>
          <w:rFonts w:ascii="Bookman Old Style" w:eastAsia="Bookman Old Style" w:hAnsi="Bookman Old Style" w:cs="Bookman Old Style"/>
          <w:i/>
          <w:spacing w:val="2"/>
          <w:w w:val="95"/>
          <w:sz w:val="16"/>
          <w:szCs w:val="16"/>
          <w:lang w:eastAsia="zh-CN"/>
        </w:rPr>
        <w:t>t</w:t>
      </w:r>
      <w:r>
        <w:rPr>
          <w:rFonts w:ascii="Palatino Linotype" w:eastAsia="Palatino Linotype" w:hAnsi="Palatino Linotype" w:cs="Palatino Linotype"/>
          <w:spacing w:val="1"/>
          <w:w w:val="95"/>
          <w:position w:val="-1"/>
          <w:sz w:val="12"/>
          <w:szCs w:val="12"/>
          <w:lang w:eastAsia="zh-CN"/>
        </w:rPr>
        <w:t>0</w:t>
      </w:r>
      <w:r>
        <w:rPr>
          <w:rFonts w:ascii="MS Gothic" w:eastAsia="MS Gothic" w:hAnsi="MS Gothic" w:cs="MS Gothic"/>
          <w:spacing w:val="2"/>
          <w:w w:val="95"/>
          <w:sz w:val="16"/>
          <w:szCs w:val="16"/>
          <w:lang w:eastAsia="zh-CN"/>
        </w:rPr>
        <w:t>)</w:t>
      </w:r>
      <w:r>
        <w:rPr>
          <w:rFonts w:ascii="MS Gothic" w:eastAsia="MS Gothic" w:hAnsi="MS Gothic" w:cs="MS Gothic"/>
          <w:spacing w:val="-57"/>
          <w:sz w:val="16"/>
          <w:szCs w:val="16"/>
          <w:lang w:eastAsia="zh-CN"/>
        </w:rPr>
        <w:t xml:space="preserve"> </w:t>
      </w:r>
      <w:r>
        <w:rPr>
          <w:rFonts w:ascii="宋体" w:eastAsia="宋体" w:hAnsi="宋体" w:cs="宋体"/>
          <w:w w:val="46"/>
          <w:position w:val="7"/>
          <w:sz w:val="24"/>
          <w:szCs w:val="24"/>
          <w:lang w:eastAsia="zh-CN"/>
        </w:rPr>
        <w:t xml:space="preserve"> </w:t>
      </w:r>
    </w:p>
    <w:p w14:paraId="153C7AD2" w14:textId="77777777" w:rsidR="00996552" w:rsidRDefault="002D0D3F">
      <w:pPr>
        <w:pStyle w:val="a3"/>
        <w:tabs>
          <w:tab w:val="left" w:pos="3873"/>
        </w:tabs>
        <w:spacing w:line="154" w:lineRule="exact"/>
        <w:ind w:left="3175"/>
        <w:rPr>
          <w:rFonts w:cs="宋体"/>
          <w:lang w:eastAsia="zh-CN"/>
        </w:rPr>
      </w:pPr>
      <w:r>
        <w:rPr>
          <w:rFonts w:cs="宋体"/>
          <w:w w:val="65"/>
          <w:lang w:eastAsia="zh-CN"/>
        </w:rPr>
        <w:t></w:t>
      </w:r>
      <w:r>
        <w:rPr>
          <w:rFonts w:cs="宋体"/>
          <w:lang w:eastAsia="zh-CN"/>
        </w:rPr>
        <w:tab/>
      </w:r>
      <w:r>
        <w:rPr>
          <w:rFonts w:cs="宋体"/>
          <w:w w:val="58"/>
          <w:u w:val="single" w:color="000000"/>
          <w:lang w:eastAsia="zh-CN"/>
        </w:rPr>
        <w:t xml:space="preserve"> </w:t>
      </w:r>
    </w:p>
    <w:p w14:paraId="4C40779F" w14:textId="77777777" w:rsidR="00996552" w:rsidRDefault="002D0D3F">
      <w:pPr>
        <w:pStyle w:val="a3"/>
        <w:spacing w:line="241" w:lineRule="exact"/>
        <w:ind w:left="0" w:right="27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(3.14)</w:t>
      </w:r>
    </w:p>
    <w:p w14:paraId="6039E47A" w14:textId="77777777" w:rsidR="00996552" w:rsidRDefault="00996552">
      <w:pPr>
        <w:spacing w:line="241" w:lineRule="exact"/>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824" w:space="40"/>
            <w:col w:w="3846"/>
          </w:cols>
        </w:sectPr>
      </w:pPr>
    </w:p>
    <w:p w14:paraId="27FF14BB" w14:textId="77777777" w:rsidR="00996552" w:rsidRDefault="002D0D3F">
      <w:pPr>
        <w:spacing w:line="27" w:lineRule="exact"/>
        <w:ind w:left="3039" w:right="3755"/>
        <w:jc w:val="center"/>
        <w:rPr>
          <w:rFonts w:ascii="Bookman Old Style" w:eastAsia="Bookman Old Style" w:hAnsi="Bookman Old Style" w:cs="Bookman Old Style"/>
          <w:sz w:val="16"/>
          <w:szCs w:val="16"/>
          <w:lang w:eastAsia="zh-CN"/>
        </w:rPr>
      </w:pPr>
      <w:r>
        <w:rPr>
          <w:rFonts w:ascii="Century" w:eastAsia="Century" w:hAnsi="Century" w:cs="Century"/>
          <w:w w:val="105"/>
          <w:sz w:val="16"/>
          <w:szCs w:val="16"/>
          <w:lang w:eastAsia="zh-CN"/>
        </w:rPr>
        <w:lastRenderedPageBreak/>
        <w:t>∂</w:t>
      </w:r>
      <w:r>
        <w:rPr>
          <w:rFonts w:ascii="Century" w:eastAsia="Century" w:hAnsi="Century" w:cs="Century"/>
          <w:spacing w:val="-27"/>
          <w:w w:val="105"/>
          <w:sz w:val="16"/>
          <w:szCs w:val="16"/>
          <w:lang w:eastAsia="zh-CN"/>
        </w:rPr>
        <w:t xml:space="preserve"> </w:t>
      </w:r>
      <w:r>
        <w:rPr>
          <w:rFonts w:ascii="Bookman Old Style" w:eastAsia="Bookman Old Style" w:hAnsi="Bookman Old Style" w:cs="Bookman Old Style"/>
          <w:i/>
          <w:w w:val="105"/>
          <w:sz w:val="16"/>
          <w:szCs w:val="16"/>
          <w:lang w:eastAsia="zh-CN"/>
        </w:rPr>
        <w:t>f</w:t>
      </w:r>
    </w:p>
    <w:p w14:paraId="7FCB1FCC" w14:textId="77777777" w:rsidR="00996552" w:rsidRDefault="00025C9E">
      <w:pPr>
        <w:tabs>
          <w:tab w:val="left" w:pos="700"/>
        </w:tabs>
        <w:spacing w:line="343" w:lineRule="exact"/>
        <w:ind w:right="1407"/>
        <w:jc w:val="center"/>
        <w:rPr>
          <w:rFonts w:ascii="Bookman Old Style" w:eastAsia="Bookman Old Style" w:hAnsi="Bookman Old Style" w:cs="Bookman Old Style"/>
          <w:sz w:val="12"/>
          <w:szCs w:val="12"/>
          <w:lang w:eastAsia="zh-CN"/>
        </w:rPr>
      </w:pPr>
      <w:r>
        <w:rPr>
          <w:rFonts w:eastAsiaTheme="minorHAnsi"/>
        </w:rPr>
        <w:pict w14:anchorId="7ED04417">
          <v:shape id="_x0000_s3936" type="#_x0000_t202" style="position:absolute;left:0;text-align:left;margin-left:255.2pt;margin-top:1.25pt;width:17.95pt;height:12.3pt;z-index:-281128;mso-position-horizontal-relative:page" filled="f" stroked="f">
            <v:textbox inset="0,0,0,0">
              <w:txbxContent>
                <w:p w14:paraId="1F69CDEC" w14:textId="77777777" w:rsidR="00025C9E" w:rsidRDefault="00025C9E">
                  <w:pPr>
                    <w:pStyle w:val="a3"/>
                    <w:spacing w:line="240" w:lineRule="exact"/>
                    <w:ind w:left="0"/>
                    <w:rPr>
                      <w:rFonts w:ascii="Georgia" w:eastAsia="Georgia" w:hAnsi="Georgia" w:cs="Georgia"/>
                    </w:rPr>
                  </w:pPr>
                  <w:r>
                    <w:rPr>
                      <w:rFonts w:ascii="Times New Roman" w:hAnsi="Times New Roman"/>
                    </w:rPr>
                    <w:t>φ</w:t>
                  </w:r>
                  <w:r>
                    <w:rPr>
                      <w:rFonts w:ascii="Times New Roman" w:hAnsi="Times New Roman"/>
                      <w:spacing w:val="3"/>
                    </w:rPr>
                    <w:t xml:space="preserve"> </w:t>
                  </w:r>
                  <w:r>
                    <w:rPr>
                      <w:rFonts w:ascii="Georgia" w:hAnsi="Georgia"/>
                    </w:rPr>
                    <w:t>=</w:t>
                  </w:r>
                </w:p>
              </w:txbxContent>
            </v:textbox>
            <w10:wrap anchorx="page"/>
          </v:shape>
        </w:pict>
      </w:r>
      <w:r>
        <w:rPr>
          <w:rFonts w:eastAsiaTheme="minorHAnsi"/>
        </w:rPr>
        <w:pict w14:anchorId="16D11A46">
          <v:shape id="_x0000_s3935" type="#_x0000_t202" style="position:absolute;left:0;text-align:left;margin-left:242.8pt;margin-top:10.7pt;width:6.65pt;height:12pt;z-index:-281056;mso-position-horizontal-relative:page" filled="f" stroked="f">
            <v:textbox inset="0,0,0,0">
              <w:txbxContent>
                <w:p w14:paraId="59E04FBE" w14:textId="77777777" w:rsidR="00025C9E" w:rsidRDefault="00025C9E">
                  <w:pPr>
                    <w:pStyle w:val="a3"/>
                    <w:spacing w:line="112" w:lineRule="exact"/>
                    <w:ind w:left="0"/>
                    <w:rPr>
                      <w:rFonts w:cs="宋体"/>
                    </w:rPr>
                  </w:pPr>
                  <w:r>
                    <w:rPr>
                      <w:rFonts w:cs="宋体"/>
                      <w:w w:val="55"/>
                    </w:rPr>
                    <w:t></w:t>
                  </w:r>
                </w:p>
              </w:txbxContent>
            </v:textbox>
            <w10:wrap anchorx="page"/>
          </v:shape>
        </w:pict>
      </w:r>
      <w:r w:rsidR="002D0D3F">
        <w:rPr>
          <w:rFonts w:ascii="宋体" w:eastAsia="宋体" w:hAnsi="宋体" w:cs="宋体"/>
          <w:w w:val="50"/>
          <w:position w:val="15"/>
          <w:sz w:val="24"/>
          <w:szCs w:val="24"/>
          <w:lang w:eastAsia="zh-CN"/>
        </w:rPr>
        <w:t></w:t>
      </w:r>
      <w:r w:rsidR="002D0D3F">
        <w:rPr>
          <w:rFonts w:ascii="宋体" w:eastAsia="宋体" w:hAnsi="宋体" w:cs="宋体"/>
          <w:w w:val="50"/>
          <w:position w:val="15"/>
          <w:sz w:val="24"/>
          <w:szCs w:val="24"/>
          <w:lang w:eastAsia="zh-CN"/>
        </w:rPr>
        <w:tab/>
      </w:r>
      <w:r w:rsidR="002D0D3F">
        <w:rPr>
          <w:rFonts w:ascii="Century" w:eastAsia="Century" w:hAnsi="Century" w:cs="Century"/>
          <w:spacing w:val="-1"/>
          <w:w w:val="105"/>
          <w:sz w:val="16"/>
          <w:szCs w:val="16"/>
          <w:lang w:eastAsia="zh-CN"/>
        </w:rPr>
        <w:t>∂</w:t>
      </w:r>
      <w:r w:rsidR="002D0D3F">
        <w:rPr>
          <w:rFonts w:ascii="Century" w:eastAsia="Century" w:hAnsi="Century" w:cs="Century"/>
          <w:spacing w:val="-1"/>
          <w:w w:val="105"/>
          <w:sz w:val="16"/>
          <w:szCs w:val="16"/>
        </w:rPr>
        <w:t>α</w:t>
      </w:r>
      <w:r w:rsidR="002D0D3F">
        <w:rPr>
          <w:rFonts w:ascii="Bookman Old Style" w:eastAsia="Bookman Old Style" w:hAnsi="Bookman Old Style" w:cs="Bookman Old Style"/>
          <w:i/>
          <w:spacing w:val="-1"/>
          <w:w w:val="105"/>
          <w:position w:val="-1"/>
          <w:sz w:val="12"/>
          <w:szCs w:val="12"/>
          <w:lang w:eastAsia="zh-CN"/>
        </w:rPr>
        <w:t>i</w:t>
      </w:r>
    </w:p>
    <w:p w14:paraId="2E8FDB75" w14:textId="77777777" w:rsidR="00996552" w:rsidRDefault="00996552">
      <w:pPr>
        <w:spacing w:before="7"/>
        <w:rPr>
          <w:rFonts w:ascii="Bookman Old Style" w:eastAsia="Bookman Old Style" w:hAnsi="Bookman Old Style" w:cs="Bookman Old Style"/>
          <w:i/>
          <w:sz w:val="8"/>
          <w:szCs w:val="8"/>
          <w:lang w:eastAsia="zh-CN"/>
        </w:rPr>
      </w:pPr>
    </w:p>
    <w:p w14:paraId="5FE2E534" w14:textId="77777777" w:rsidR="00996552" w:rsidRDefault="002D0D3F">
      <w:pPr>
        <w:pStyle w:val="a3"/>
        <w:spacing w:before="26"/>
        <w:ind w:left="597"/>
        <w:rPr>
          <w:lang w:eastAsia="zh-CN"/>
        </w:rPr>
      </w:pPr>
      <w:r>
        <w:rPr>
          <w:lang w:eastAsia="zh-CN"/>
        </w:rPr>
        <w:t>系统各元件的矩阵形式的数学表达式：</w:t>
      </w:r>
    </w:p>
    <w:p w14:paraId="1E7FE398" w14:textId="77777777" w:rsidR="00996552" w:rsidRDefault="00996552">
      <w:pPr>
        <w:spacing w:before="3"/>
        <w:rPr>
          <w:rFonts w:ascii="宋体" w:eastAsia="宋体" w:hAnsi="宋体" w:cs="宋体"/>
          <w:sz w:val="13"/>
          <w:szCs w:val="13"/>
          <w:lang w:eastAsia="zh-CN"/>
        </w:rPr>
      </w:pPr>
    </w:p>
    <w:p w14:paraId="2B4B00AF" w14:textId="77777777" w:rsidR="00996552" w:rsidRDefault="00996552">
      <w:pPr>
        <w:rPr>
          <w:rFonts w:ascii="宋体" w:eastAsia="宋体" w:hAnsi="宋体" w:cs="宋体"/>
          <w:sz w:val="13"/>
          <w:szCs w:val="13"/>
          <w:lang w:eastAsia="zh-CN"/>
        </w:rPr>
        <w:sectPr w:rsidR="00996552">
          <w:type w:val="continuous"/>
          <w:pgSz w:w="11910" w:h="16840"/>
          <w:pgMar w:top="1580" w:right="1520" w:bottom="280" w:left="1680" w:header="720" w:footer="720" w:gutter="0"/>
          <w:cols w:space="720"/>
        </w:sectPr>
      </w:pPr>
    </w:p>
    <w:p w14:paraId="7765F178" w14:textId="77777777" w:rsidR="00996552" w:rsidRDefault="002D0D3F">
      <w:pPr>
        <w:spacing w:line="242" w:lineRule="exact"/>
        <w:jc w:val="right"/>
        <w:rPr>
          <w:rFonts w:ascii="Georgia" w:eastAsia="Georgia" w:hAnsi="Georgia" w:cs="Georgia"/>
          <w:sz w:val="24"/>
          <w:szCs w:val="24"/>
        </w:rPr>
      </w:pPr>
      <w:r>
        <w:rPr>
          <w:rFonts w:ascii="宋体" w:eastAsia="宋体" w:hAnsi="宋体" w:cs="宋体"/>
          <w:spacing w:val="-113"/>
          <w:w w:val="85"/>
          <w:position w:val="7"/>
          <w:sz w:val="24"/>
          <w:szCs w:val="24"/>
        </w:rPr>
        <w:lastRenderedPageBreak/>
        <w:t></w:t>
      </w:r>
      <w:r>
        <w:rPr>
          <w:rFonts w:ascii="宋体" w:eastAsia="宋体" w:hAnsi="宋体" w:cs="宋体"/>
          <w:w w:val="85"/>
          <w:position w:val="14"/>
          <w:sz w:val="24"/>
          <w:szCs w:val="24"/>
        </w:rPr>
        <w:t></w:t>
      </w:r>
      <w:r>
        <w:rPr>
          <w:rFonts w:ascii="宋体" w:eastAsia="宋体" w:hAnsi="宋体" w:cs="宋体"/>
          <w:spacing w:val="-21"/>
          <w:w w:val="85"/>
          <w:position w:val="14"/>
          <w:sz w:val="24"/>
          <w:szCs w:val="24"/>
        </w:rPr>
        <w:t xml:space="preserve"> </w:t>
      </w:r>
      <w:r>
        <w:rPr>
          <w:rFonts w:ascii="Times New Roman" w:eastAsia="Times New Roman" w:hAnsi="Times New Roman" w:cs="Times New Roman"/>
          <w:i/>
          <w:w w:val="95"/>
          <w:sz w:val="24"/>
          <w:szCs w:val="24"/>
        </w:rPr>
        <w:t>D</w:t>
      </w:r>
      <w:r>
        <w:rPr>
          <w:rFonts w:ascii="Times New Roman" w:eastAsia="Times New Roman" w:hAnsi="Times New Roman" w:cs="Times New Roman"/>
          <w:i/>
          <w:spacing w:val="-7"/>
          <w:w w:val="95"/>
          <w:sz w:val="24"/>
          <w:szCs w:val="24"/>
        </w:rPr>
        <w:t xml:space="preserve"> </w:t>
      </w:r>
      <w:r>
        <w:rPr>
          <w:rFonts w:ascii="Georgia" w:eastAsia="Georgia" w:hAnsi="Georgia" w:cs="Georgia"/>
          <w:w w:val="95"/>
          <w:sz w:val="24"/>
          <w:szCs w:val="24"/>
        </w:rPr>
        <w:t>=</w:t>
      </w:r>
    </w:p>
    <w:p w14:paraId="1CED75C4" w14:textId="77777777" w:rsidR="00996552" w:rsidRDefault="002D0D3F">
      <w:pPr>
        <w:pStyle w:val="a3"/>
        <w:spacing w:line="167" w:lineRule="exact"/>
        <w:ind w:left="0" w:right="513"/>
        <w:jc w:val="right"/>
        <w:rPr>
          <w:rFonts w:cs="宋体"/>
        </w:rPr>
      </w:pPr>
      <w:r>
        <w:rPr>
          <w:rFonts w:cs="宋体"/>
          <w:w w:val="50"/>
        </w:rPr>
        <w:t></w:t>
      </w:r>
    </w:p>
    <w:p w14:paraId="5CCBACB4" w14:textId="77777777" w:rsidR="00996552" w:rsidRDefault="002D0D3F">
      <w:pPr>
        <w:spacing w:before="56" w:line="353" w:lineRule="exact"/>
        <w:ind w:left="235"/>
        <w:rPr>
          <w:rFonts w:ascii="Bookman Old Style" w:eastAsia="Bookman Old Style" w:hAnsi="Bookman Old Style" w:cs="Bookman Old Style"/>
          <w:sz w:val="16"/>
          <w:szCs w:val="16"/>
        </w:rPr>
      </w:pPr>
      <w:r>
        <w:br w:type="column"/>
      </w:r>
      <w:r>
        <w:rPr>
          <w:rFonts w:ascii="Times New Roman" w:eastAsia="Times New Roman" w:hAnsi="Times New Roman" w:cs="Times New Roman"/>
          <w:spacing w:val="-1"/>
          <w:sz w:val="24"/>
          <w:szCs w:val="24"/>
        </w:rPr>
        <w:lastRenderedPageBreak/>
        <w:t>∆α</w:t>
      </w:r>
      <w:r>
        <w:rPr>
          <w:rFonts w:ascii="Palatino Linotype" w:eastAsia="Palatino Linotype" w:hAnsi="Palatino Linotype" w:cs="Palatino Linotype"/>
          <w:spacing w:val="-1"/>
          <w:position w:val="-3"/>
          <w:sz w:val="16"/>
          <w:szCs w:val="16"/>
        </w:rPr>
        <w:t>1</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∆α</w:t>
      </w:r>
      <w:r>
        <w:rPr>
          <w:rFonts w:ascii="Palatino Linotype" w:eastAsia="Palatino Linotype" w:hAnsi="Palatino Linotype" w:cs="Palatino Linotype"/>
          <w:spacing w:val="-1"/>
          <w:position w:val="-3"/>
          <w:sz w:val="16"/>
          <w:szCs w:val="16"/>
        </w:rPr>
        <w:t>2</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∆α</w:t>
      </w:r>
      <w:r>
        <w:rPr>
          <w:rFonts w:ascii="Palatino Linotype" w:eastAsia="Palatino Linotype" w:hAnsi="Palatino Linotype" w:cs="Palatino Linotype"/>
          <w:spacing w:val="-2"/>
          <w:position w:val="-3"/>
          <w:sz w:val="16"/>
          <w:szCs w:val="16"/>
        </w:rPr>
        <w:t>3</w:t>
      </w:r>
      <w:r>
        <w:rPr>
          <w:rFonts w:ascii="Palatino Linotype" w:eastAsia="Palatino Linotype" w:hAnsi="Palatino Linotype" w:cs="Palatino Linotype"/>
          <w:spacing w:val="7"/>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6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6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0"/>
          <w:w w:val="90"/>
          <w:sz w:val="24"/>
          <w:szCs w:val="24"/>
        </w:rPr>
        <w:t xml:space="preserve"> </w:t>
      </w:r>
      <w:r>
        <w:rPr>
          <w:rFonts w:ascii="Times New Roman" w:eastAsia="Times New Roman" w:hAnsi="Times New Roman" w:cs="Times New Roman"/>
          <w:spacing w:val="-1"/>
          <w:sz w:val="24"/>
          <w:szCs w:val="24"/>
        </w:rPr>
        <w:t>∆α</w:t>
      </w:r>
      <w:r>
        <w:rPr>
          <w:rFonts w:ascii="Bookman Old Style" w:eastAsia="Bookman Old Style" w:hAnsi="Bookman Old Style" w:cs="Bookman Old Style"/>
          <w:i/>
          <w:spacing w:val="-2"/>
          <w:position w:val="-3"/>
          <w:sz w:val="16"/>
          <w:szCs w:val="16"/>
        </w:rPr>
        <w:t>n</w:t>
      </w:r>
    </w:p>
    <w:p w14:paraId="0CAD60B1" w14:textId="77777777" w:rsidR="00996552" w:rsidRDefault="00996552">
      <w:pPr>
        <w:spacing w:line="353"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2" w:space="720" w:equalWidth="0">
            <w:col w:w="3127" w:space="40"/>
            <w:col w:w="5543"/>
          </w:cols>
        </w:sectPr>
      </w:pPr>
    </w:p>
    <w:p w14:paraId="72631DF8" w14:textId="77777777" w:rsidR="00996552" w:rsidRDefault="002D0D3F">
      <w:pPr>
        <w:pStyle w:val="a3"/>
        <w:tabs>
          <w:tab w:val="left" w:pos="4847"/>
        </w:tabs>
        <w:spacing w:line="249" w:lineRule="exact"/>
        <w:ind w:left="2478"/>
        <w:rPr>
          <w:rFonts w:ascii="Times New Roman" w:eastAsia="Times New Roman" w:hAnsi="Times New Roman" w:cs="Times New Roman"/>
        </w:rPr>
      </w:pPr>
      <w:r>
        <w:rPr>
          <w:rFonts w:cs="宋体"/>
          <w:spacing w:val="-113"/>
          <w:w w:val="85"/>
          <w:position w:val="23"/>
        </w:rPr>
        <w:lastRenderedPageBreak/>
        <w:t></w:t>
      </w:r>
      <w:r>
        <w:rPr>
          <w:rFonts w:cs="宋体"/>
          <w:w w:val="85"/>
          <w:position w:val="23"/>
        </w:rPr>
        <w:t></w:t>
      </w:r>
      <w:r>
        <w:rPr>
          <w:rFonts w:cs="宋体"/>
          <w:spacing w:val="1"/>
          <w:w w:val="85"/>
          <w:position w:val="23"/>
        </w:rPr>
        <w:t xml:space="preserve"> </w:t>
      </w:r>
      <w:r>
        <w:rPr>
          <w:rFonts w:ascii="Times New Roman" w:eastAsia="Times New Roman" w:hAnsi="Times New Roman" w:cs="Times New Roman"/>
          <w:i/>
          <w:position w:val="2"/>
        </w:rPr>
        <w:t>E</w:t>
      </w:r>
      <w:r>
        <w:rPr>
          <w:rFonts w:ascii="Times New Roman" w:eastAsia="Times New Roman" w:hAnsi="Times New Roman" w:cs="Times New Roman"/>
          <w:i/>
          <w:spacing w:val="17"/>
          <w:position w:val="2"/>
        </w:rPr>
        <w:t xml:space="preserve"> </w:t>
      </w:r>
      <w:r>
        <w:rPr>
          <w:rFonts w:ascii="Georgia" w:eastAsia="Georgia" w:hAnsi="Georgia" w:cs="Georgia"/>
          <w:position w:val="2"/>
        </w:rPr>
        <w:t xml:space="preserve">=   </w:t>
      </w:r>
      <w:r>
        <w:rPr>
          <w:rFonts w:ascii="Georgia" w:eastAsia="Georgia" w:hAnsi="Georgia" w:cs="Georgia"/>
          <w:spacing w:val="17"/>
          <w:position w:val="2"/>
        </w:rPr>
        <w:t xml:space="preserve"> </w:t>
      </w:r>
      <w:r>
        <w:rPr>
          <w:rFonts w:ascii="Times New Roman" w:eastAsia="Times New Roman" w:hAnsi="Times New Roman" w:cs="Times New Roman"/>
        </w:rPr>
        <w:t>θ</w:t>
      </w:r>
      <w:r>
        <w:rPr>
          <w:rFonts w:ascii="Times New Roman" w:eastAsia="Times New Roman" w:hAnsi="Times New Roman" w:cs="Times New Roman"/>
          <w:spacing w:val="20"/>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53"/>
        </w:rPr>
        <w:t xml:space="preserve"> </w:t>
      </w:r>
      <w:r>
        <w:rPr>
          <w:rFonts w:ascii="Times New Roman" w:eastAsia="Times New Roman" w:hAnsi="Times New Roman" w:cs="Times New Roman"/>
        </w:rPr>
        <w:t>θ</w:t>
      </w:r>
      <w:r>
        <w:rPr>
          <w:rFonts w:ascii="Times New Roman" w:eastAsia="Times New Roman" w:hAnsi="Times New Roman" w:cs="Times New Roman"/>
          <w:spacing w:val="20"/>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52"/>
        </w:rPr>
        <w:t xml:space="preserve"> </w:t>
      </w:r>
      <w:r>
        <w:rPr>
          <w:rFonts w:ascii="Times New Roman" w:eastAsia="Times New Roman" w:hAnsi="Times New Roman" w:cs="Times New Roman"/>
        </w:rPr>
        <w:t>θ</w:t>
      </w:r>
      <w:r>
        <w:rPr>
          <w:rFonts w:ascii="Times New Roman" w:eastAsia="Times New Roman" w:hAnsi="Times New Roman" w:cs="Times New Roman"/>
        </w:rPr>
        <w:tab/>
      </w:r>
      <w:r>
        <w:rPr>
          <w:rFonts w:ascii="Times New Roman" w:eastAsia="Times New Roman" w:hAnsi="Times New Roman" w:cs="Times New Roman"/>
          <w:w w:val="90"/>
        </w:rPr>
        <w:t>θ</w:t>
      </w:r>
    </w:p>
    <w:p w14:paraId="5F81B1B9" w14:textId="77777777" w:rsidR="00996552" w:rsidRDefault="002D0D3F">
      <w:pPr>
        <w:pStyle w:val="a3"/>
        <w:spacing w:before="119" w:line="130" w:lineRule="exact"/>
        <w:ind w:left="0" w:right="27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(3.15)</w:t>
      </w:r>
    </w:p>
    <w:p w14:paraId="0D8BDF26" w14:textId="77777777" w:rsidR="00996552" w:rsidRDefault="00996552">
      <w:pPr>
        <w:spacing w:line="130" w:lineRule="exact"/>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953" w:space="416"/>
            <w:col w:w="3341"/>
          </w:cols>
        </w:sectPr>
      </w:pPr>
    </w:p>
    <w:p w14:paraId="49FC7F95" w14:textId="77777777" w:rsidR="00996552" w:rsidRDefault="002D0D3F">
      <w:pPr>
        <w:tabs>
          <w:tab w:val="left" w:pos="447"/>
          <w:tab w:val="left" w:pos="894"/>
        </w:tabs>
        <w:spacing w:line="117" w:lineRule="exact"/>
        <w:ind w:right="142"/>
        <w:jc w:val="center"/>
        <w:rPr>
          <w:rFonts w:ascii="Bookman Old Style" w:eastAsia="Bookman Old Style" w:hAnsi="Bookman Old Style" w:cs="Bookman Old Style"/>
          <w:sz w:val="16"/>
          <w:szCs w:val="16"/>
          <w:lang w:eastAsia="zh-CN"/>
        </w:rPr>
      </w:pPr>
      <w:r>
        <w:rPr>
          <w:rFonts w:ascii="Palatino Linotype" w:hAnsi="Palatino Linotype"/>
          <w:w w:val="90"/>
          <w:sz w:val="16"/>
          <w:lang w:eastAsia="zh-CN"/>
        </w:rPr>
        <w:lastRenderedPageBreak/>
        <w:t>1</w:t>
      </w:r>
      <w:r>
        <w:rPr>
          <w:rFonts w:ascii="Palatino Linotype" w:hAnsi="Palatino Linotype"/>
          <w:w w:val="90"/>
          <w:sz w:val="16"/>
          <w:lang w:eastAsia="zh-CN"/>
        </w:rPr>
        <w:tab/>
        <w:t>2</w:t>
      </w:r>
      <w:r>
        <w:rPr>
          <w:rFonts w:ascii="Palatino Linotype" w:hAnsi="Palatino Linotype"/>
          <w:w w:val="90"/>
          <w:sz w:val="16"/>
          <w:lang w:eastAsia="zh-CN"/>
        </w:rPr>
        <w:tab/>
        <w:t>3</w:t>
      </w:r>
      <w:r>
        <w:rPr>
          <w:rFonts w:ascii="Palatino Linotype" w:hAnsi="Palatino Linotype"/>
          <w:spacing w:val="-2"/>
          <w:w w:val="90"/>
          <w:sz w:val="16"/>
          <w:lang w:eastAsia="zh-CN"/>
        </w:rPr>
        <w:t xml:space="preserve"> </w:t>
      </w:r>
      <w:r>
        <w:rPr>
          <w:rFonts w:ascii="MS Gothic" w:hAnsi="MS Gothic"/>
          <w:w w:val="80"/>
          <w:position w:val="4"/>
          <w:sz w:val="24"/>
          <w:lang w:eastAsia="zh-CN"/>
        </w:rPr>
        <w:t>·</w:t>
      </w:r>
      <w:r>
        <w:rPr>
          <w:rFonts w:ascii="MS Gothic" w:hAnsi="MS Gothic"/>
          <w:spacing w:val="-66"/>
          <w:w w:val="80"/>
          <w:position w:val="4"/>
          <w:sz w:val="24"/>
          <w:lang w:eastAsia="zh-CN"/>
        </w:rPr>
        <w:t xml:space="preserve"> </w:t>
      </w:r>
      <w:r>
        <w:rPr>
          <w:rFonts w:ascii="MS Gothic" w:hAnsi="MS Gothic"/>
          <w:w w:val="80"/>
          <w:position w:val="4"/>
          <w:sz w:val="24"/>
          <w:lang w:eastAsia="zh-CN"/>
        </w:rPr>
        <w:t>·</w:t>
      </w:r>
      <w:r>
        <w:rPr>
          <w:rFonts w:ascii="MS Gothic" w:hAnsi="MS Gothic"/>
          <w:spacing w:val="-67"/>
          <w:w w:val="80"/>
          <w:position w:val="4"/>
          <w:sz w:val="24"/>
          <w:lang w:eastAsia="zh-CN"/>
        </w:rPr>
        <w:t xml:space="preserve"> </w:t>
      </w:r>
      <w:r>
        <w:rPr>
          <w:rFonts w:ascii="MS Gothic" w:hAnsi="MS Gothic"/>
          <w:w w:val="80"/>
          <w:position w:val="4"/>
          <w:sz w:val="24"/>
          <w:lang w:eastAsia="zh-CN"/>
        </w:rPr>
        <w:t>·</w:t>
      </w:r>
      <w:r>
        <w:rPr>
          <w:rFonts w:ascii="MS Gothic" w:hAnsi="MS Gothic"/>
          <w:spacing w:val="14"/>
          <w:w w:val="80"/>
          <w:position w:val="4"/>
          <w:sz w:val="24"/>
          <w:lang w:eastAsia="zh-CN"/>
        </w:rPr>
        <w:t xml:space="preserve"> </w:t>
      </w:r>
      <w:r>
        <w:rPr>
          <w:rFonts w:ascii="Bookman Old Style" w:hAnsi="Bookman Old Style"/>
          <w:i/>
          <w:w w:val="90"/>
          <w:sz w:val="16"/>
          <w:lang w:eastAsia="zh-CN"/>
        </w:rPr>
        <w:t>n</w:t>
      </w:r>
    </w:p>
    <w:p w14:paraId="76B75B9B" w14:textId="77777777" w:rsidR="00996552" w:rsidRDefault="002D0D3F">
      <w:pPr>
        <w:pStyle w:val="a3"/>
        <w:spacing w:line="149" w:lineRule="exact"/>
        <w:ind w:left="2478"/>
        <w:rPr>
          <w:rFonts w:cs="宋体"/>
          <w:lang w:eastAsia="zh-CN"/>
        </w:rPr>
      </w:pPr>
      <w:r>
        <w:rPr>
          <w:rFonts w:cs="宋体"/>
          <w:w w:val="65"/>
          <w:lang w:eastAsia="zh-CN"/>
        </w:rPr>
        <w:t></w:t>
      </w:r>
    </w:p>
    <w:p w14:paraId="73423966" w14:textId="77777777" w:rsidR="00996552" w:rsidRDefault="002D0D3F">
      <w:pPr>
        <w:pStyle w:val="a3"/>
        <w:spacing w:line="78" w:lineRule="exact"/>
        <w:ind w:left="2478"/>
        <w:rPr>
          <w:rFonts w:cs="宋体"/>
          <w:lang w:eastAsia="zh-CN"/>
        </w:rPr>
      </w:pPr>
      <w:r>
        <w:rPr>
          <w:rFonts w:cs="宋体"/>
          <w:w w:val="65"/>
          <w:lang w:eastAsia="zh-CN"/>
        </w:rPr>
        <w:t></w:t>
      </w:r>
    </w:p>
    <w:p w14:paraId="4EA0F411" w14:textId="77777777" w:rsidR="00996552" w:rsidRDefault="00996552">
      <w:pPr>
        <w:spacing w:line="78" w:lineRule="exact"/>
        <w:rPr>
          <w:rFonts w:ascii="宋体" w:eastAsia="宋体" w:hAnsi="宋体" w:cs="宋体"/>
          <w:lang w:eastAsia="zh-CN"/>
        </w:rPr>
        <w:sectPr w:rsidR="00996552">
          <w:type w:val="continuous"/>
          <w:pgSz w:w="11910" w:h="16840"/>
          <w:pgMar w:top="1580" w:right="1520" w:bottom="280" w:left="1680" w:header="720" w:footer="720" w:gutter="0"/>
          <w:cols w:space="720"/>
        </w:sectPr>
      </w:pPr>
    </w:p>
    <w:p w14:paraId="0FC00D51" w14:textId="77777777" w:rsidR="00996552" w:rsidRDefault="002D0D3F">
      <w:pPr>
        <w:spacing w:line="149" w:lineRule="exact"/>
        <w:jc w:val="right"/>
        <w:rPr>
          <w:rFonts w:ascii="Georgia" w:eastAsia="Georgia" w:hAnsi="Georgia" w:cs="Georgia"/>
          <w:sz w:val="24"/>
          <w:szCs w:val="24"/>
          <w:lang w:eastAsia="zh-CN"/>
        </w:rPr>
      </w:pPr>
      <w:r>
        <w:rPr>
          <w:rFonts w:ascii="宋体" w:eastAsia="宋体" w:hAnsi="宋体" w:cs="宋体"/>
          <w:w w:val="85"/>
          <w:sz w:val="24"/>
          <w:szCs w:val="24"/>
          <w:lang w:eastAsia="zh-CN"/>
        </w:rPr>
        <w:lastRenderedPageBreak/>
        <w:t></w:t>
      </w:r>
      <w:r>
        <w:rPr>
          <w:rFonts w:ascii="宋体" w:eastAsia="宋体" w:hAnsi="宋体" w:cs="宋体"/>
          <w:spacing w:val="-30"/>
          <w:w w:val="85"/>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0"/>
          <w:sz w:val="24"/>
          <w:szCs w:val="24"/>
          <w:lang w:eastAsia="zh-CN"/>
        </w:rPr>
        <w:t xml:space="preserve"> </w:t>
      </w:r>
      <w:r>
        <w:rPr>
          <w:rFonts w:ascii="Georgia" w:eastAsia="Georgia" w:hAnsi="Georgia" w:cs="Georgia"/>
          <w:sz w:val="24"/>
          <w:szCs w:val="24"/>
          <w:lang w:eastAsia="zh-CN"/>
        </w:rPr>
        <w:t>=</w:t>
      </w:r>
    </w:p>
    <w:p w14:paraId="55CB876F" w14:textId="77777777" w:rsidR="00996552" w:rsidRDefault="002D0D3F">
      <w:pPr>
        <w:pStyle w:val="a3"/>
        <w:spacing w:line="222" w:lineRule="exact"/>
        <w:ind w:left="0" w:right="495"/>
        <w:jc w:val="right"/>
        <w:rPr>
          <w:rFonts w:cs="宋体"/>
          <w:lang w:eastAsia="zh-CN"/>
        </w:rPr>
      </w:pPr>
      <w:r>
        <w:rPr>
          <w:rFonts w:cs="宋体"/>
          <w:w w:val="50"/>
          <w:lang w:eastAsia="zh-CN"/>
        </w:rPr>
        <w:t></w:t>
      </w:r>
    </w:p>
    <w:p w14:paraId="7C179133" w14:textId="77777777" w:rsidR="00996552" w:rsidRDefault="002D0D3F">
      <w:pPr>
        <w:spacing w:line="292" w:lineRule="exact"/>
        <w:ind w:left="241"/>
        <w:rPr>
          <w:rFonts w:ascii="Bookman Old Style" w:eastAsia="Bookman Old Style" w:hAnsi="Bookman Old Style" w:cs="Bookman Old Style"/>
          <w:sz w:val="16"/>
          <w:szCs w:val="16"/>
          <w:lang w:eastAsia="zh-CN"/>
        </w:rPr>
      </w:pPr>
      <w:r>
        <w:rPr>
          <w:w w:val="90"/>
          <w:lang w:eastAsia="zh-CN"/>
        </w:rPr>
        <w:br w:type="column"/>
      </w:r>
      <w:r>
        <w:rPr>
          <w:rFonts w:ascii="Times New Roman" w:hAnsi="Times New Roman"/>
          <w:w w:val="90"/>
          <w:sz w:val="24"/>
        </w:rPr>
        <w:lastRenderedPageBreak/>
        <w:t>φ</w:t>
      </w:r>
      <w:r>
        <w:rPr>
          <w:rFonts w:ascii="Palatino Linotype" w:hAnsi="Palatino Linotype"/>
          <w:w w:val="90"/>
          <w:position w:val="-3"/>
          <w:sz w:val="16"/>
          <w:lang w:eastAsia="zh-CN"/>
        </w:rPr>
        <w:t>1</w:t>
      </w:r>
      <w:r>
        <w:rPr>
          <w:rFonts w:ascii="Times New Roman" w:hAnsi="Times New Roman"/>
          <w:w w:val="90"/>
          <w:sz w:val="24"/>
          <w:lang w:eastAsia="zh-CN"/>
        </w:rPr>
        <w:t xml:space="preserve">,  </w:t>
      </w:r>
      <w:r>
        <w:rPr>
          <w:rFonts w:ascii="Times New Roman" w:hAnsi="Times New Roman"/>
          <w:spacing w:val="12"/>
          <w:w w:val="90"/>
          <w:sz w:val="24"/>
          <w:lang w:eastAsia="zh-CN"/>
        </w:rPr>
        <w:t xml:space="preserve"> </w:t>
      </w:r>
      <w:r>
        <w:rPr>
          <w:rFonts w:ascii="Times New Roman" w:hAnsi="Times New Roman"/>
          <w:w w:val="90"/>
          <w:sz w:val="24"/>
        </w:rPr>
        <w:t>φ</w:t>
      </w:r>
      <w:r>
        <w:rPr>
          <w:rFonts w:ascii="Palatino Linotype" w:hAnsi="Palatino Linotype"/>
          <w:w w:val="90"/>
          <w:position w:val="-3"/>
          <w:sz w:val="16"/>
          <w:lang w:eastAsia="zh-CN"/>
        </w:rPr>
        <w:t>2</w:t>
      </w:r>
      <w:r>
        <w:rPr>
          <w:rFonts w:ascii="Times New Roman" w:hAnsi="Times New Roman"/>
          <w:w w:val="90"/>
          <w:sz w:val="24"/>
          <w:lang w:eastAsia="zh-CN"/>
        </w:rPr>
        <w:t xml:space="preserve">,  </w:t>
      </w:r>
      <w:r>
        <w:rPr>
          <w:rFonts w:ascii="Times New Roman" w:hAnsi="Times New Roman"/>
          <w:spacing w:val="12"/>
          <w:w w:val="90"/>
          <w:sz w:val="24"/>
          <w:lang w:eastAsia="zh-CN"/>
        </w:rPr>
        <w:t xml:space="preserve"> </w:t>
      </w:r>
      <w:r>
        <w:rPr>
          <w:rFonts w:ascii="Times New Roman" w:hAnsi="Times New Roman"/>
          <w:w w:val="90"/>
          <w:sz w:val="24"/>
        </w:rPr>
        <w:t>φ</w:t>
      </w:r>
      <w:r>
        <w:rPr>
          <w:rFonts w:ascii="Palatino Linotype" w:hAnsi="Palatino Linotype"/>
          <w:w w:val="90"/>
          <w:position w:val="-3"/>
          <w:sz w:val="16"/>
          <w:lang w:eastAsia="zh-CN"/>
        </w:rPr>
        <w:t>3</w:t>
      </w:r>
      <w:r>
        <w:rPr>
          <w:rFonts w:ascii="Palatino Linotype" w:hAnsi="Palatino Linotype"/>
          <w:spacing w:val="11"/>
          <w:w w:val="90"/>
          <w:position w:val="-3"/>
          <w:sz w:val="16"/>
          <w:lang w:eastAsia="zh-CN"/>
        </w:rPr>
        <w:t xml:space="preserve"> </w:t>
      </w:r>
      <w:r>
        <w:rPr>
          <w:rFonts w:ascii="MS Gothic" w:hAnsi="MS Gothic"/>
          <w:w w:val="90"/>
          <w:sz w:val="24"/>
          <w:lang w:eastAsia="zh-CN"/>
        </w:rPr>
        <w:t>·</w:t>
      </w:r>
      <w:r>
        <w:rPr>
          <w:rFonts w:ascii="MS Gothic" w:hAnsi="MS Gothic"/>
          <w:spacing w:val="-69"/>
          <w:w w:val="90"/>
          <w:sz w:val="24"/>
          <w:lang w:eastAsia="zh-CN"/>
        </w:rPr>
        <w:t xml:space="preserve"> </w:t>
      </w:r>
      <w:r>
        <w:rPr>
          <w:rFonts w:ascii="MS Gothic" w:hAnsi="MS Gothic"/>
          <w:w w:val="90"/>
          <w:sz w:val="24"/>
          <w:lang w:eastAsia="zh-CN"/>
        </w:rPr>
        <w:t>·</w:t>
      </w:r>
      <w:r>
        <w:rPr>
          <w:rFonts w:ascii="MS Gothic" w:hAnsi="MS Gothic"/>
          <w:spacing w:val="-69"/>
          <w:w w:val="90"/>
          <w:sz w:val="24"/>
          <w:lang w:eastAsia="zh-CN"/>
        </w:rPr>
        <w:t xml:space="preserve"> </w:t>
      </w:r>
      <w:r>
        <w:rPr>
          <w:rFonts w:ascii="MS Gothic" w:hAnsi="MS Gothic"/>
          <w:w w:val="90"/>
          <w:sz w:val="24"/>
          <w:lang w:eastAsia="zh-CN"/>
        </w:rPr>
        <w:t>·</w:t>
      </w:r>
      <w:r>
        <w:rPr>
          <w:rFonts w:ascii="MS Gothic" w:hAnsi="MS Gothic"/>
          <w:spacing w:val="-65"/>
          <w:w w:val="90"/>
          <w:sz w:val="24"/>
          <w:lang w:eastAsia="zh-CN"/>
        </w:rPr>
        <w:t xml:space="preserve"> </w:t>
      </w:r>
      <w:r>
        <w:rPr>
          <w:rFonts w:ascii="Times New Roman" w:hAnsi="Times New Roman"/>
          <w:w w:val="90"/>
          <w:sz w:val="24"/>
        </w:rPr>
        <w:t>φ</w:t>
      </w:r>
      <w:r>
        <w:rPr>
          <w:rFonts w:ascii="Bookman Old Style" w:hAnsi="Bookman Old Style"/>
          <w:i/>
          <w:spacing w:val="1"/>
          <w:w w:val="90"/>
          <w:position w:val="-3"/>
          <w:sz w:val="16"/>
          <w:lang w:eastAsia="zh-CN"/>
        </w:rPr>
        <w:t>n</w:t>
      </w:r>
    </w:p>
    <w:p w14:paraId="2F2A569A" w14:textId="77777777" w:rsidR="00996552" w:rsidRDefault="00996552">
      <w:pPr>
        <w:spacing w:line="292" w:lineRule="exact"/>
        <w:rPr>
          <w:rFonts w:ascii="Bookman Old Style" w:eastAsia="Bookman Old Style" w:hAnsi="Bookman Old Style" w:cs="Bookman Old Style"/>
          <w:sz w:val="16"/>
          <w:szCs w:val="16"/>
          <w:lang w:eastAsia="zh-CN"/>
        </w:rPr>
        <w:sectPr w:rsidR="00996552">
          <w:type w:val="continuous"/>
          <w:pgSz w:w="11910" w:h="16840"/>
          <w:pgMar w:top="1580" w:right="1520" w:bottom="280" w:left="1680" w:header="720" w:footer="720" w:gutter="0"/>
          <w:cols w:num="2" w:space="720" w:equalWidth="0">
            <w:col w:w="3109" w:space="40"/>
            <w:col w:w="5561"/>
          </w:cols>
        </w:sectPr>
      </w:pPr>
    </w:p>
    <w:p w14:paraId="06491C34" w14:textId="77777777" w:rsidR="00996552" w:rsidRDefault="00996552">
      <w:pPr>
        <w:spacing w:before="2"/>
        <w:rPr>
          <w:rFonts w:ascii="Bookman Old Style" w:eastAsia="Bookman Old Style" w:hAnsi="Bookman Old Style" w:cs="Bookman Old Style"/>
          <w:i/>
          <w:sz w:val="10"/>
          <w:szCs w:val="10"/>
          <w:lang w:eastAsia="zh-CN"/>
        </w:rPr>
      </w:pPr>
    </w:p>
    <w:p w14:paraId="3DCBAA97" w14:textId="77777777" w:rsidR="00996552" w:rsidRDefault="002D0D3F">
      <w:pPr>
        <w:tabs>
          <w:tab w:val="left" w:pos="997"/>
        </w:tabs>
        <w:spacing w:before="13"/>
        <w:ind w:left="597" w:hanging="480"/>
        <w:rPr>
          <w:rFonts w:ascii="宋体" w:eastAsia="宋体" w:hAnsi="宋体" w:cs="宋体"/>
          <w:sz w:val="28"/>
          <w:szCs w:val="28"/>
          <w:lang w:eastAsia="zh-CN"/>
        </w:rPr>
      </w:pPr>
      <w:bookmarkStart w:id="114" w:name="3.4.4_基于蒙特卡洛的电网状态脆弱性指标研究"/>
      <w:bookmarkStart w:id="115" w:name="_bookmark65"/>
      <w:bookmarkEnd w:id="114"/>
      <w:bookmarkEnd w:id="115"/>
      <w:r>
        <w:rPr>
          <w:rFonts w:ascii="Times New Roman" w:eastAsia="Times New Roman" w:hAnsi="Times New Roman" w:cs="Times New Roman"/>
          <w:sz w:val="30"/>
          <w:szCs w:val="30"/>
          <w:lang w:eastAsia="zh-CN"/>
        </w:rPr>
        <w:t>3.4.4</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基于蒙特卡洛的电网状态脆弱性指标研究</w:t>
      </w:r>
    </w:p>
    <w:p w14:paraId="495C496F" w14:textId="77777777" w:rsidR="00996552" w:rsidRDefault="00996552">
      <w:pPr>
        <w:spacing w:before="1"/>
        <w:rPr>
          <w:rFonts w:ascii="宋体" w:eastAsia="宋体" w:hAnsi="宋体" w:cs="宋体"/>
          <w:sz w:val="24"/>
          <w:szCs w:val="24"/>
          <w:lang w:eastAsia="zh-CN"/>
        </w:rPr>
      </w:pPr>
    </w:p>
    <w:p w14:paraId="7479F459" w14:textId="77777777" w:rsidR="00996552" w:rsidRDefault="002D0D3F">
      <w:pPr>
        <w:pStyle w:val="a3"/>
        <w:spacing w:line="297" w:lineRule="auto"/>
        <w:ind w:right="75" w:firstLine="480"/>
        <w:rPr>
          <w:lang w:eastAsia="zh-CN"/>
        </w:rPr>
      </w:pPr>
      <w:r>
        <w:rPr>
          <w:spacing w:val="1"/>
          <w:lang w:eastAsia="zh-CN"/>
        </w:rPr>
        <w:t>在电力系统状态脆弱性指标研究中，潮流计算是研究电网运行状态的基础，</w:t>
      </w:r>
      <w:r>
        <w:rPr>
          <w:spacing w:val="54"/>
          <w:lang w:eastAsia="zh-CN"/>
        </w:rPr>
        <w:t xml:space="preserve"> </w:t>
      </w:r>
      <w:r>
        <w:rPr>
          <w:spacing w:val="-1"/>
          <w:lang w:eastAsia="zh-CN"/>
        </w:rPr>
        <w:t>最根本的问题是求解节点功率方程式，其表达式如</w:t>
      </w:r>
      <w:hyperlink w:anchor="_bookmark66" w:history="1">
        <w:r>
          <w:rPr>
            <w:rFonts w:ascii="Times New Roman" w:eastAsia="Times New Roman" w:hAnsi="Times New Roman" w:cs="Times New Roman"/>
            <w:spacing w:val="-1"/>
            <w:lang w:eastAsia="zh-CN"/>
          </w:rPr>
          <w:t>3.16</w:t>
        </w:r>
      </w:hyperlink>
      <w:r>
        <w:rPr>
          <w:spacing w:val="-1"/>
          <w:lang w:eastAsia="zh-CN"/>
        </w:rPr>
        <w:t>所示。主要运行参数是电</w:t>
      </w:r>
      <w:r>
        <w:rPr>
          <w:spacing w:val="27"/>
          <w:lang w:eastAsia="zh-CN"/>
        </w:rPr>
        <w:t xml:space="preserve"> </w:t>
      </w:r>
      <w:r>
        <w:rPr>
          <w:lang w:eastAsia="zh-CN"/>
        </w:rPr>
        <w:t>压幅值、相角，有功功率和无功功率。</w:t>
      </w:r>
    </w:p>
    <w:p w14:paraId="059FF00C" w14:textId="77777777" w:rsidR="00996552" w:rsidRDefault="00996552">
      <w:pPr>
        <w:spacing w:line="297" w:lineRule="auto"/>
        <w:rPr>
          <w:lang w:eastAsia="zh-CN"/>
        </w:rPr>
        <w:sectPr w:rsidR="00996552">
          <w:type w:val="continuous"/>
          <w:pgSz w:w="11910" w:h="16840"/>
          <w:pgMar w:top="1580" w:right="1520" w:bottom="280" w:left="1680" w:header="720" w:footer="720" w:gutter="0"/>
          <w:cols w:space="720"/>
        </w:sectPr>
      </w:pPr>
    </w:p>
    <w:p w14:paraId="63C8BD9F" w14:textId="77777777" w:rsidR="00996552" w:rsidRDefault="00025C9E">
      <w:pPr>
        <w:spacing w:line="448" w:lineRule="exact"/>
        <w:ind w:left="2160"/>
        <w:rPr>
          <w:rFonts w:ascii="Bookman Old Style" w:eastAsia="Bookman Old Style" w:hAnsi="Bookman Old Style" w:cs="Bookman Old Style"/>
          <w:sz w:val="16"/>
          <w:szCs w:val="16"/>
        </w:rPr>
      </w:pPr>
      <w:r>
        <w:rPr>
          <w:rFonts w:eastAsiaTheme="minorHAnsi"/>
        </w:rPr>
        <w:lastRenderedPageBreak/>
        <w:pict w14:anchorId="6EE9A2E7">
          <v:shape id="_x0000_s3934" type="#_x0000_t202" style="position:absolute;left:0;text-align:left;margin-left:252.95pt;margin-top:18.4pt;width:12.05pt;height:8.25pt;z-index:-281104;mso-position-horizontal-relative:page" filled="f" stroked="f">
            <v:textbox inset="0,0,0,0">
              <w:txbxContent>
                <w:p w14:paraId="386BD9D8" w14:textId="77777777" w:rsidR="00025C9E" w:rsidRDefault="00025C9E">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bookmarkStart w:id="116" w:name="_bookmark66"/>
      <w:bookmarkEnd w:id="116"/>
      <w:r w:rsidR="002D0D3F">
        <w:rPr>
          <w:rFonts w:ascii="宋体"/>
          <w:w w:val="110"/>
          <w:position w:val="23"/>
          <w:sz w:val="24"/>
        </w:rPr>
        <w:t>(</w:t>
      </w:r>
      <w:r w:rsidR="002D0D3F">
        <w:rPr>
          <w:rFonts w:ascii="宋体"/>
          <w:spacing w:val="-22"/>
          <w:w w:val="110"/>
          <w:position w:val="23"/>
          <w:sz w:val="24"/>
        </w:rPr>
        <w:t xml:space="preserve"> </w:t>
      </w:r>
      <w:r w:rsidR="002D0D3F">
        <w:rPr>
          <w:rFonts w:ascii="Times New Roman"/>
          <w:i/>
          <w:spacing w:val="-5"/>
          <w:w w:val="110"/>
          <w:sz w:val="24"/>
        </w:rPr>
        <w:t>P</w:t>
      </w:r>
      <w:r w:rsidR="002D0D3F">
        <w:rPr>
          <w:rFonts w:ascii="Bookman Old Style"/>
          <w:i/>
          <w:spacing w:val="-4"/>
          <w:w w:val="110"/>
          <w:position w:val="-3"/>
          <w:sz w:val="16"/>
        </w:rPr>
        <w:t>i</w:t>
      </w:r>
      <w:r w:rsidR="002D0D3F">
        <w:rPr>
          <w:rFonts w:ascii="Bookman Old Style"/>
          <w:i/>
          <w:spacing w:val="31"/>
          <w:w w:val="110"/>
          <w:position w:val="-3"/>
          <w:sz w:val="16"/>
        </w:rPr>
        <w:t xml:space="preserve"> </w:t>
      </w:r>
      <w:r w:rsidR="002D0D3F">
        <w:rPr>
          <w:rFonts w:ascii="Georgia"/>
          <w:w w:val="110"/>
          <w:sz w:val="24"/>
        </w:rPr>
        <w:t>=</w:t>
      </w:r>
      <w:r w:rsidR="002D0D3F">
        <w:rPr>
          <w:rFonts w:ascii="Georgia"/>
          <w:spacing w:val="-4"/>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3"/>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271F5E9F" w14:textId="77777777" w:rsidR="00996552" w:rsidRDefault="00025C9E">
      <w:pPr>
        <w:spacing w:line="464" w:lineRule="exact"/>
        <w:ind w:left="2397"/>
        <w:rPr>
          <w:rFonts w:ascii="Bookman Old Style" w:eastAsia="Bookman Old Style" w:hAnsi="Bookman Old Style" w:cs="Bookman Old Style"/>
          <w:sz w:val="16"/>
          <w:szCs w:val="16"/>
        </w:rPr>
      </w:pPr>
      <w:r>
        <w:rPr>
          <w:rFonts w:eastAsiaTheme="minorHAnsi"/>
        </w:rPr>
        <w:pict w14:anchorId="141B6FF5">
          <v:shape id="_x0000_s3933" type="#_x0000_t202" style="position:absolute;left:0;text-align:left;margin-left:254.5pt;margin-top:16pt;width:12.05pt;height:8.25pt;z-index:-281080;mso-position-horizontal-relative:page" filled="f" stroked="f">
            <v:textbox inset="0,0,0,0">
              <w:txbxContent>
                <w:p w14:paraId="042E3C13" w14:textId="77777777" w:rsidR="00025C9E" w:rsidRDefault="00025C9E">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Times New Roman"/>
          <w:i/>
          <w:spacing w:val="3"/>
          <w:w w:val="110"/>
          <w:sz w:val="24"/>
        </w:rPr>
        <w:t>Q</w:t>
      </w:r>
      <w:r w:rsidR="002D0D3F">
        <w:rPr>
          <w:rFonts w:ascii="Bookman Old Style"/>
          <w:i/>
          <w:spacing w:val="2"/>
          <w:w w:val="110"/>
          <w:position w:val="-3"/>
          <w:sz w:val="16"/>
        </w:rPr>
        <w:t>i</w:t>
      </w:r>
      <w:r w:rsidR="002D0D3F">
        <w:rPr>
          <w:rFonts w:ascii="Bookman Old Style"/>
          <w:i/>
          <w:spacing w:val="28"/>
          <w:w w:val="110"/>
          <w:position w:val="-3"/>
          <w:sz w:val="16"/>
        </w:rPr>
        <w:t xml:space="preserve"> </w:t>
      </w:r>
      <w:r w:rsidR="002D0D3F">
        <w:rPr>
          <w:rFonts w:ascii="Georgia"/>
          <w:w w:val="110"/>
          <w:sz w:val="24"/>
        </w:rPr>
        <w:t>=</w:t>
      </w:r>
      <w:r w:rsidR="002D0D3F">
        <w:rPr>
          <w:rFonts w:ascii="Georgia"/>
          <w:spacing w:val="-6"/>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2"/>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797DB5C7" w14:textId="77777777" w:rsidR="00996552" w:rsidRDefault="002D0D3F">
      <w:pPr>
        <w:spacing w:line="443" w:lineRule="exact"/>
        <w:ind w:left="-28"/>
        <w:rPr>
          <w:rFonts w:ascii="宋体" w:eastAsia="宋体" w:hAnsi="宋体" w:cs="宋体"/>
          <w:sz w:val="24"/>
          <w:szCs w:val="24"/>
        </w:rPr>
      </w:pPr>
      <w:r>
        <w:br w:type="column"/>
      </w:r>
      <w:r>
        <w:rPr>
          <w:rFonts w:ascii="Times New Roman" w:hAnsi="Times New Roman"/>
          <w:i/>
          <w:spacing w:val="3"/>
          <w:sz w:val="24"/>
        </w:rPr>
        <w:lastRenderedPageBreak/>
        <w:t>U</w:t>
      </w:r>
      <w:r>
        <w:rPr>
          <w:rFonts w:ascii="Bookman Old Style" w:hAnsi="Bookman Old Style"/>
          <w:i/>
          <w:spacing w:val="2"/>
          <w:position w:val="-3"/>
          <w:sz w:val="16"/>
        </w:rPr>
        <w:t>j</w:t>
      </w:r>
      <w:r>
        <w:rPr>
          <w:rFonts w:ascii="Bookman Old Style" w:hAnsi="Bookman Old Style"/>
          <w:i/>
          <w:spacing w:val="15"/>
          <w:position w:val="-3"/>
          <w:sz w:val="16"/>
        </w:rPr>
        <w:t xml:space="preserve"> </w:t>
      </w:r>
      <w:r>
        <w:rPr>
          <w:rFonts w:ascii="宋体" w:hAnsi="宋体"/>
          <w:spacing w:val="10"/>
          <w:position w:val="18"/>
          <w:sz w:val="24"/>
        </w:rPr>
        <w:t>(</w:t>
      </w:r>
      <w:r>
        <w:rPr>
          <w:rFonts w:ascii="Times New Roman" w:hAnsi="Times New Roman"/>
          <w:i/>
          <w:spacing w:val="6"/>
          <w:sz w:val="24"/>
        </w:rPr>
        <w:t>G</w:t>
      </w:r>
      <w:r>
        <w:rPr>
          <w:rFonts w:ascii="Bookman Old Style" w:hAnsi="Bookman Old Style"/>
          <w:i/>
          <w:spacing w:val="5"/>
          <w:position w:val="-3"/>
          <w:sz w:val="16"/>
        </w:rPr>
        <w:t>ij</w:t>
      </w:r>
      <w:r>
        <w:rPr>
          <w:rFonts w:ascii="Bookman Old Style" w:hAnsi="Bookman Old Style"/>
          <w:i/>
          <w:spacing w:val="1"/>
          <w:position w:val="-3"/>
          <w:sz w:val="16"/>
        </w:rPr>
        <w:t xml:space="preserve"> </w:t>
      </w:r>
      <w:r>
        <w:rPr>
          <w:rFonts w:ascii="Palatino Linotype" w:hAnsi="Palatino Linotype"/>
          <w:sz w:val="24"/>
        </w:rPr>
        <w:t>cos</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11"/>
          <w:position w:val="-3"/>
          <w:sz w:val="16"/>
        </w:rPr>
        <w:t xml:space="preserve"> </w:t>
      </w:r>
      <w:r>
        <w:rPr>
          <w:rFonts w:ascii="Georgia" w:hAnsi="Georgia"/>
          <w:sz w:val="24"/>
        </w:rPr>
        <w:t>+</w:t>
      </w:r>
      <w:r>
        <w:rPr>
          <w:rFonts w:ascii="Georgia" w:hAnsi="Georgia"/>
          <w:spacing w:val="-8"/>
          <w:sz w:val="24"/>
        </w:rPr>
        <w:t xml:space="preserve"> </w:t>
      </w:r>
      <w:r>
        <w:rPr>
          <w:rFonts w:ascii="Times New Roman" w:hAnsi="Times New Roman"/>
          <w:i/>
          <w:spacing w:val="4"/>
          <w:sz w:val="24"/>
        </w:rPr>
        <w:t>B</w:t>
      </w:r>
      <w:r>
        <w:rPr>
          <w:rFonts w:ascii="Bookman Old Style" w:hAnsi="Bookman Old Style"/>
          <w:i/>
          <w:spacing w:val="3"/>
          <w:position w:val="-3"/>
          <w:sz w:val="16"/>
        </w:rPr>
        <w:t>ij</w:t>
      </w:r>
      <w:r>
        <w:rPr>
          <w:rFonts w:ascii="Bookman Old Style" w:hAnsi="Bookman Old Style"/>
          <w:i/>
          <w:position w:val="-3"/>
          <w:sz w:val="16"/>
        </w:rPr>
        <w:t xml:space="preserve"> </w:t>
      </w:r>
      <w:r>
        <w:rPr>
          <w:rFonts w:ascii="Palatino Linotype" w:hAnsi="Palatino Linotype"/>
          <w:sz w:val="24"/>
        </w:rPr>
        <w:t>sin</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23"/>
          <w:position w:val="-3"/>
          <w:sz w:val="16"/>
        </w:rPr>
        <w:t xml:space="preserve"> </w:t>
      </w:r>
      <w:r>
        <w:rPr>
          <w:rFonts w:ascii="宋体" w:hAnsi="宋体"/>
          <w:w w:val="58"/>
          <w:position w:val="18"/>
          <w:sz w:val="24"/>
        </w:rPr>
        <w:t xml:space="preserve"> </w:t>
      </w:r>
    </w:p>
    <w:p w14:paraId="66B38016" w14:textId="77777777" w:rsidR="00996552" w:rsidRDefault="002D0D3F">
      <w:pPr>
        <w:spacing w:line="469" w:lineRule="exact"/>
        <w:ind w:left="3"/>
        <w:rPr>
          <w:rFonts w:ascii="宋体" w:eastAsia="宋体" w:hAnsi="宋体" w:cs="宋体"/>
          <w:sz w:val="24"/>
          <w:szCs w:val="24"/>
        </w:rPr>
      </w:pPr>
      <w:r>
        <w:rPr>
          <w:rFonts w:ascii="Times New Roman" w:eastAsia="Times New Roman" w:hAnsi="Times New Roman" w:cs="Times New Roman"/>
          <w:i/>
          <w:spacing w:val="5"/>
          <w:sz w:val="24"/>
          <w:szCs w:val="24"/>
        </w:rPr>
        <w:t>U</w:t>
      </w:r>
      <w:r>
        <w:rPr>
          <w:rFonts w:ascii="Bookman Old Style" w:eastAsia="Bookman Old Style" w:hAnsi="Bookman Old Style" w:cs="Bookman Old Style"/>
          <w:i/>
          <w:spacing w:val="4"/>
          <w:position w:val="-3"/>
          <w:sz w:val="16"/>
          <w:szCs w:val="16"/>
        </w:rPr>
        <w:t>j</w:t>
      </w:r>
      <w:r>
        <w:rPr>
          <w:rFonts w:ascii="Bookman Old Style" w:eastAsia="Bookman Old Style" w:hAnsi="Bookman Old Style" w:cs="Bookman Old Style"/>
          <w:i/>
          <w:spacing w:val="22"/>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6"/>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22"/>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17"/>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64"/>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5"/>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21"/>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0F45C24F" w14:textId="77777777" w:rsidR="00996552" w:rsidRDefault="002D0D3F">
      <w:pPr>
        <w:rPr>
          <w:rFonts w:ascii="宋体" w:eastAsia="宋体" w:hAnsi="宋体" w:cs="宋体"/>
          <w:sz w:val="30"/>
          <w:szCs w:val="30"/>
        </w:rPr>
      </w:pPr>
      <w:r>
        <w:br w:type="column"/>
      </w:r>
    </w:p>
    <w:p w14:paraId="023BFCE9" w14:textId="77777777" w:rsidR="00996552" w:rsidRDefault="002D0D3F">
      <w:pPr>
        <w:pStyle w:val="a3"/>
        <w:ind w:left="1514"/>
        <w:rPr>
          <w:rFonts w:ascii="Times New Roman" w:eastAsia="Times New Roman" w:hAnsi="Times New Roman" w:cs="Times New Roman"/>
          <w:lang w:eastAsia="zh-CN"/>
        </w:rPr>
      </w:pPr>
      <w:r>
        <w:rPr>
          <w:rFonts w:ascii="Times New Roman"/>
          <w:lang w:eastAsia="zh-CN"/>
        </w:rPr>
        <w:t>(3.16)</w:t>
      </w:r>
    </w:p>
    <w:p w14:paraId="52623090"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3" w:space="720" w:equalWidth="0">
            <w:col w:w="3651" w:space="40"/>
            <w:col w:w="2604" w:space="40"/>
            <w:col w:w="2375"/>
          </w:cols>
        </w:sectPr>
      </w:pPr>
    </w:p>
    <w:p w14:paraId="1BEDEDD1" w14:textId="77777777" w:rsidR="00996552" w:rsidRDefault="00996552">
      <w:pPr>
        <w:spacing w:before="5"/>
        <w:rPr>
          <w:rFonts w:ascii="Times New Roman" w:eastAsia="Times New Roman" w:hAnsi="Times New Roman" w:cs="Times New Roman"/>
          <w:sz w:val="13"/>
          <w:szCs w:val="13"/>
          <w:lang w:eastAsia="zh-CN"/>
        </w:rPr>
      </w:pPr>
    </w:p>
    <w:p w14:paraId="11C92BD1" w14:textId="77777777" w:rsidR="00996552" w:rsidRDefault="002D0D3F">
      <w:pPr>
        <w:pStyle w:val="a3"/>
        <w:spacing w:before="26" w:line="305" w:lineRule="auto"/>
        <w:ind w:right="275" w:firstLine="480"/>
        <w:jc w:val="both"/>
        <w:rPr>
          <w:lang w:eastAsia="zh-CN"/>
        </w:rPr>
      </w:pPr>
      <w:r>
        <w:rPr>
          <w:spacing w:val="4"/>
          <w:lang w:eastAsia="zh-CN"/>
        </w:rPr>
        <w:t>潮流计算的目标是计算每种运行状态下系统的参数变化，功率或电压的分</w:t>
      </w:r>
      <w:r>
        <w:rPr>
          <w:spacing w:val="42"/>
          <w:lang w:eastAsia="zh-CN"/>
        </w:rPr>
        <w:t xml:space="preserve"> </w:t>
      </w:r>
      <w:r>
        <w:rPr>
          <w:lang w:eastAsia="zh-CN"/>
        </w:rPr>
        <w:t>布</w:t>
      </w:r>
      <w:r>
        <w:rPr>
          <w:spacing w:val="-32"/>
          <w:lang w:eastAsia="zh-CN"/>
        </w:rPr>
        <w:t>，</w:t>
      </w:r>
      <w:r>
        <w:rPr>
          <w:lang w:eastAsia="zh-CN"/>
        </w:rPr>
        <w:t>用来检查系统的元件是否过负荷</w:t>
      </w:r>
      <w:r>
        <w:rPr>
          <w:spacing w:val="-29"/>
          <w:lang w:eastAsia="zh-CN"/>
        </w:rPr>
        <w:t>、</w:t>
      </w:r>
      <w:r>
        <w:rPr>
          <w:lang w:eastAsia="zh-CN"/>
        </w:rPr>
        <w:t>各节点电压是否越线</w:t>
      </w:r>
      <w:r>
        <w:rPr>
          <w:spacing w:val="-29"/>
          <w:lang w:eastAsia="zh-CN"/>
        </w:rPr>
        <w:t>、</w:t>
      </w:r>
      <w:r>
        <w:rPr>
          <w:lang w:eastAsia="zh-CN"/>
        </w:rPr>
        <w:t>功率的分布是否合 理。为了保证系统能够正常运行，潮流方程有以下约束条件：</w:t>
      </w:r>
    </w:p>
    <w:p w14:paraId="6DA2AFF0" w14:textId="77777777" w:rsidR="00996552" w:rsidRDefault="002D0D3F">
      <w:pPr>
        <w:pStyle w:val="a3"/>
        <w:spacing w:before="20" w:line="272" w:lineRule="auto"/>
        <w:ind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节点电压上下限：节点电压应小于节点最大额定电压并大于最小额定电</w:t>
      </w:r>
      <w:r>
        <w:rPr>
          <w:spacing w:val="58"/>
          <w:lang w:eastAsia="zh-CN"/>
        </w:rPr>
        <w:t xml:space="preserve"> </w:t>
      </w:r>
      <w:r>
        <w:rPr>
          <w:lang w:eastAsia="zh-CN"/>
        </w:rPr>
        <w:t>压，即：</w:t>
      </w:r>
    </w:p>
    <w:p w14:paraId="1544812D" w14:textId="77777777" w:rsidR="00996552" w:rsidRDefault="00996552">
      <w:pPr>
        <w:spacing w:before="5"/>
        <w:rPr>
          <w:rFonts w:ascii="宋体" w:eastAsia="宋体" w:hAnsi="宋体" w:cs="宋体"/>
          <w:sz w:val="19"/>
          <w:szCs w:val="19"/>
          <w:lang w:eastAsia="zh-CN"/>
        </w:rPr>
      </w:pPr>
    </w:p>
    <w:p w14:paraId="001C5FE9" w14:textId="77777777" w:rsidR="00996552" w:rsidRDefault="002D0D3F">
      <w:pPr>
        <w:tabs>
          <w:tab w:val="left" w:pos="4584"/>
          <w:tab w:val="left" w:pos="7848"/>
        </w:tabs>
        <w:ind w:left="2598"/>
        <w:rPr>
          <w:rFonts w:ascii="Times New Roman" w:eastAsia="Times New Roman" w:hAnsi="Times New Roman" w:cs="Times New Roman"/>
          <w:sz w:val="24"/>
          <w:szCs w:val="24"/>
        </w:rPr>
      </w:pP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15"/>
          <w:position w:val="-3"/>
          <w:sz w:val="16"/>
          <w:szCs w:val="16"/>
        </w:rPr>
        <w:t xml:space="preserve"> </w:t>
      </w:r>
      <w:r>
        <w:rPr>
          <w:rFonts w:ascii="Palatino Linotype" w:eastAsia="Palatino Linotype" w:hAnsi="Palatino Linotype" w:cs="Palatino Linotype"/>
          <w:position w:val="-3"/>
          <w:sz w:val="16"/>
          <w:szCs w:val="16"/>
        </w:rPr>
        <w:t xml:space="preserve">min </w:t>
      </w:r>
      <w:r>
        <w:rPr>
          <w:rFonts w:ascii="Palatino Linotype" w:eastAsia="Palatino Linotype" w:hAnsi="Palatino Linotype" w:cs="Palatino Linotype"/>
          <w:spacing w:val="6"/>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46"/>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52"/>
          <w:sz w:val="24"/>
          <w:szCs w:val="24"/>
        </w:rPr>
        <w:t xml:space="preserve"> </w:t>
      </w: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14"/>
          <w:position w:val="-3"/>
          <w:sz w:val="16"/>
          <w:szCs w:val="16"/>
        </w:rPr>
        <w:t xml:space="preserve"> </w:t>
      </w:r>
      <w:r>
        <w:rPr>
          <w:rFonts w:ascii="Palatino Linotype" w:eastAsia="Palatino Linotype" w:hAnsi="Palatino Linotype" w:cs="Palatino Linotype"/>
          <w:position w:val="-3"/>
          <w:sz w:val="16"/>
          <w:szCs w:val="16"/>
        </w:rPr>
        <w:t>max</w:t>
      </w:r>
      <w:r>
        <w:rPr>
          <w:rFonts w:ascii="Palatino Linotype" w:eastAsia="Palatino Linotype" w:hAnsi="Palatino Linotype" w:cs="Palatino Linotype"/>
          <w:position w:val="-3"/>
          <w:sz w:val="16"/>
          <w:szCs w:val="16"/>
        </w:rPr>
        <w:tab/>
      </w:r>
      <w:r>
        <w:rPr>
          <w:rFonts w:ascii="MS Gothic" w:eastAsia="MS Gothic" w:hAnsi="MS Gothic" w:cs="MS Gothic"/>
          <w:spacing w:val="-5"/>
          <w:w w:val="95"/>
          <w:sz w:val="24"/>
          <w:szCs w:val="24"/>
        </w:rPr>
        <w:t>(</w:t>
      </w:r>
      <w:r>
        <w:rPr>
          <w:rFonts w:ascii="Times New Roman" w:eastAsia="Times New Roman" w:hAnsi="Times New Roman" w:cs="Times New Roman"/>
          <w:i/>
          <w:spacing w:val="-3"/>
          <w:w w:val="95"/>
          <w:sz w:val="24"/>
          <w:szCs w:val="24"/>
        </w:rPr>
        <w:t>i</w:t>
      </w:r>
      <w:r>
        <w:rPr>
          <w:rFonts w:ascii="Times New Roman" w:eastAsia="Times New Roman" w:hAnsi="Times New Roman" w:cs="Times New Roman"/>
          <w:i/>
          <w:spacing w:val="-23"/>
          <w:w w:val="95"/>
          <w:sz w:val="24"/>
          <w:szCs w:val="24"/>
        </w:rPr>
        <w:t xml:space="preserve"> </w:t>
      </w:r>
      <w:r>
        <w:rPr>
          <w:rFonts w:ascii="Georgia" w:eastAsia="Georgia" w:hAnsi="Georgia" w:cs="Georgia"/>
          <w:w w:val="95"/>
          <w:sz w:val="24"/>
          <w:szCs w:val="24"/>
        </w:rPr>
        <w:t>=</w:t>
      </w:r>
      <w:r>
        <w:rPr>
          <w:rFonts w:ascii="Georgia" w:eastAsia="Georgia" w:hAnsi="Georgia" w:cs="Georgia"/>
          <w:spacing w:val="-24"/>
          <w:w w:val="95"/>
          <w:sz w:val="24"/>
          <w:szCs w:val="24"/>
        </w:rPr>
        <w:t xml:space="preserve"> </w:t>
      </w:r>
      <w:r>
        <w:rPr>
          <w:rFonts w:ascii="Palatino Linotype" w:eastAsia="Palatino Linotype" w:hAnsi="Palatino Linotype" w:cs="Palatino Linotype"/>
          <w:spacing w:val="-5"/>
          <w:w w:val="95"/>
          <w:sz w:val="24"/>
          <w:szCs w:val="24"/>
        </w:rPr>
        <w:t>1</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43"/>
          <w:w w:val="95"/>
          <w:sz w:val="24"/>
          <w:szCs w:val="24"/>
        </w:rPr>
        <w:t xml:space="preserve"> </w:t>
      </w:r>
      <w:r>
        <w:rPr>
          <w:rFonts w:ascii="Palatino Linotype" w:eastAsia="Palatino Linotype" w:hAnsi="Palatino Linotype" w:cs="Palatino Linotype"/>
          <w:spacing w:val="-5"/>
          <w:w w:val="95"/>
          <w:sz w:val="24"/>
          <w:szCs w:val="24"/>
        </w:rPr>
        <w:t>2</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43"/>
          <w:w w:val="95"/>
          <w:sz w:val="24"/>
          <w:szCs w:val="24"/>
        </w:rPr>
        <w:t xml:space="preserve"> </w:t>
      </w:r>
      <w:r>
        <w:rPr>
          <w:rFonts w:ascii="MS Gothic" w:eastAsia="MS Gothic" w:hAnsi="MS Gothic" w:cs="MS Gothic"/>
          <w:w w:val="90"/>
          <w:sz w:val="24"/>
          <w:szCs w:val="24"/>
        </w:rPr>
        <w:t>·</w:t>
      </w:r>
      <w:r>
        <w:rPr>
          <w:rFonts w:ascii="MS Gothic" w:eastAsia="MS Gothic" w:hAnsi="MS Gothic" w:cs="MS Gothic"/>
          <w:spacing w:val="-87"/>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8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88"/>
          <w:w w:val="90"/>
          <w:sz w:val="24"/>
          <w:szCs w:val="24"/>
        </w:rPr>
        <w:t xml:space="preserve"> </w:t>
      </w:r>
      <w:r>
        <w:rPr>
          <w:rFonts w:ascii="Times New Roman" w:eastAsia="Times New Roman" w:hAnsi="Times New Roman" w:cs="Times New Roman"/>
          <w:i/>
          <w:w w:val="95"/>
          <w:sz w:val="24"/>
          <w:szCs w:val="24"/>
        </w:rPr>
        <w:t>n</w:t>
      </w:r>
      <w:r>
        <w:rPr>
          <w:rFonts w:ascii="MS Gothic" w:eastAsia="MS Gothic" w:hAnsi="MS Gothic" w:cs="MS Gothic"/>
          <w:w w:val="95"/>
          <w:sz w:val="24"/>
          <w:szCs w:val="24"/>
        </w:rPr>
        <w:t>)</w:t>
      </w:r>
      <w:r>
        <w:rPr>
          <w:rFonts w:ascii="MS Gothic" w:eastAsia="MS Gothic" w:hAnsi="MS Gothic" w:cs="MS Gothic"/>
          <w:w w:val="95"/>
          <w:sz w:val="24"/>
          <w:szCs w:val="24"/>
        </w:rPr>
        <w:tab/>
      </w:r>
      <w:r>
        <w:rPr>
          <w:rFonts w:ascii="Times New Roman" w:eastAsia="Times New Roman" w:hAnsi="Times New Roman" w:cs="Times New Roman"/>
          <w:sz w:val="24"/>
          <w:szCs w:val="24"/>
        </w:rPr>
        <w:t>(3.17)</w:t>
      </w:r>
    </w:p>
    <w:p w14:paraId="5B9828D6" w14:textId="77777777" w:rsidR="00996552" w:rsidRDefault="002D0D3F">
      <w:pPr>
        <w:pStyle w:val="a3"/>
        <w:spacing w:before="231" w:line="272" w:lineRule="auto"/>
        <w:ind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节点功率上下限：发电机节点功率应小于节点最大额定功率并大于最小</w:t>
      </w:r>
      <w:r>
        <w:rPr>
          <w:spacing w:val="58"/>
          <w:lang w:eastAsia="zh-CN"/>
        </w:rPr>
        <w:t xml:space="preserve"> </w:t>
      </w:r>
      <w:r>
        <w:rPr>
          <w:lang w:eastAsia="zh-CN"/>
        </w:rPr>
        <w:t>额定功率，即：</w:t>
      </w:r>
    </w:p>
    <w:p w14:paraId="7763869D" w14:textId="77777777" w:rsidR="00996552" w:rsidRDefault="00996552">
      <w:pPr>
        <w:spacing w:line="272" w:lineRule="auto"/>
        <w:jc w:val="both"/>
        <w:rPr>
          <w:lang w:eastAsia="zh-CN"/>
        </w:rPr>
        <w:sectPr w:rsidR="00996552">
          <w:type w:val="continuous"/>
          <w:pgSz w:w="11910" w:h="16840"/>
          <w:pgMar w:top="1580" w:right="1520" w:bottom="280" w:left="1680" w:header="720" w:footer="720" w:gutter="0"/>
          <w:cols w:space="720"/>
        </w:sectPr>
      </w:pPr>
    </w:p>
    <w:p w14:paraId="40301A57" w14:textId="77777777" w:rsidR="00996552" w:rsidRDefault="002D0D3F">
      <w:pPr>
        <w:spacing w:line="542" w:lineRule="exact"/>
        <w:ind w:left="2289" w:hanging="237"/>
        <w:rPr>
          <w:rFonts w:ascii="Palatino Linotype" w:eastAsia="Palatino Linotype" w:hAnsi="Palatino Linotype" w:cs="Palatino Linotype"/>
          <w:sz w:val="16"/>
          <w:szCs w:val="16"/>
        </w:rPr>
      </w:pPr>
      <w:r>
        <w:rPr>
          <w:rFonts w:ascii="宋体" w:eastAsia="宋体" w:hAnsi="宋体" w:cs="宋体"/>
          <w:w w:val="105"/>
          <w:position w:val="26"/>
          <w:sz w:val="24"/>
          <w:szCs w:val="24"/>
        </w:rPr>
        <w:lastRenderedPageBreak/>
        <w:t>(</w:t>
      </w:r>
      <w:r>
        <w:rPr>
          <w:rFonts w:ascii="宋体" w:eastAsia="宋体" w:hAnsi="宋体" w:cs="宋体"/>
          <w:spacing w:val="-23"/>
          <w:w w:val="105"/>
          <w:position w:val="26"/>
          <w:sz w:val="24"/>
          <w:szCs w:val="24"/>
        </w:rPr>
        <w:t xml:space="preserve"> </w:t>
      </w:r>
      <w:r>
        <w:rPr>
          <w:rFonts w:ascii="Times New Roman" w:eastAsia="Times New Roman" w:hAnsi="Times New Roman" w:cs="Times New Roman"/>
          <w:i/>
          <w:w w:val="105"/>
          <w:position w:val="4"/>
          <w:sz w:val="24"/>
          <w:szCs w:val="24"/>
        </w:rPr>
        <w:t>P</w:t>
      </w:r>
      <w:r>
        <w:rPr>
          <w:rFonts w:ascii="Bookman Old Style" w:eastAsia="Bookman Old Style" w:hAnsi="Bookman Old Style" w:cs="Bookman Old Style"/>
          <w:i/>
          <w:w w:val="105"/>
          <w:sz w:val="16"/>
          <w:szCs w:val="16"/>
        </w:rPr>
        <w:t>Gi</w:t>
      </w:r>
      <w:r>
        <w:rPr>
          <w:rFonts w:ascii="Bookman Old Style" w:eastAsia="Bookman Old Style" w:hAnsi="Bookman Old Style" w:cs="Bookman Old Style"/>
          <w:i/>
          <w:spacing w:val="-20"/>
          <w:w w:val="105"/>
          <w:sz w:val="16"/>
          <w:szCs w:val="16"/>
        </w:rPr>
        <w:t xml:space="preserve"> </w:t>
      </w:r>
      <w:r>
        <w:rPr>
          <w:rFonts w:ascii="Palatino Linotype" w:eastAsia="Palatino Linotype" w:hAnsi="Palatino Linotype" w:cs="Palatino Linotype"/>
          <w:w w:val="105"/>
          <w:sz w:val="16"/>
          <w:szCs w:val="16"/>
        </w:rPr>
        <w:t>min</w:t>
      </w:r>
      <w:r>
        <w:rPr>
          <w:rFonts w:ascii="Palatino Linotype" w:eastAsia="Palatino Linotype" w:hAnsi="Palatino Linotype" w:cs="Palatino Linotype"/>
          <w:spacing w:val="36"/>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51"/>
          <w:w w:val="105"/>
          <w:position w:val="4"/>
          <w:sz w:val="24"/>
          <w:szCs w:val="24"/>
        </w:rPr>
        <w:t xml:space="preserve"> </w:t>
      </w:r>
      <w:r>
        <w:rPr>
          <w:rFonts w:ascii="Times New Roman" w:eastAsia="Times New Roman" w:hAnsi="Times New Roman" w:cs="Times New Roman"/>
          <w:i/>
          <w:w w:val="105"/>
          <w:position w:val="4"/>
          <w:sz w:val="24"/>
          <w:szCs w:val="24"/>
        </w:rPr>
        <w:t>P</w:t>
      </w:r>
      <w:r>
        <w:rPr>
          <w:rFonts w:ascii="Bookman Old Style" w:eastAsia="Bookman Old Style" w:hAnsi="Bookman Old Style" w:cs="Bookman Old Style"/>
          <w:i/>
          <w:w w:val="105"/>
          <w:sz w:val="16"/>
          <w:szCs w:val="16"/>
        </w:rPr>
        <w:t>Gi</w:t>
      </w:r>
      <w:r>
        <w:rPr>
          <w:rFonts w:ascii="Bookman Old Style" w:eastAsia="Bookman Old Style" w:hAnsi="Bookman Old Style" w:cs="Bookman Old Style"/>
          <w:i/>
          <w:spacing w:val="33"/>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51"/>
          <w:w w:val="105"/>
          <w:position w:val="4"/>
          <w:sz w:val="24"/>
          <w:szCs w:val="24"/>
        </w:rPr>
        <w:t xml:space="preserve"> </w:t>
      </w:r>
      <w:r>
        <w:rPr>
          <w:rFonts w:ascii="Times New Roman" w:eastAsia="Times New Roman" w:hAnsi="Times New Roman" w:cs="Times New Roman"/>
          <w:i/>
          <w:w w:val="105"/>
          <w:position w:val="4"/>
          <w:sz w:val="24"/>
          <w:szCs w:val="24"/>
        </w:rPr>
        <w:t>P</w:t>
      </w:r>
      <w:r>
        <w:rPr>
          <w:rFonts w:ascii="Bookman Old Style" w:eastAsia="Bookman Old Style" w:hAnsi="Bookman Old Style" w:cs="Bookman Old Style"/>
          <w:i/>
          <w:w w:val="105"/>
          <w:sz w:val="16"/>
          <w:szCs w:val="16"/>
        </w:rPr>
        <w:t>Gi</w:t>
      </w:r>
      <w:r>
        <w:rPr>
          <w:rFonts w:ascii="Bookman Old Style" w:eastAsia="Bookman Old Style" w:hAnsi="Bookman Old Style" w:cs="Bookman Old Style"/>
          <w:i/>
          <w:spacing w:val="-20"/>
          <w:w w:val="105"/>
          <w:sz w:val="16"/>
          <w:szCs w:val="16"/>
        </w:rPr>
        <w:t xml:space="preserve"> </w:t>
      </w:r>
      <w:r>
        <w:rPr>
          <w:rFonts w:ascii="Palatino Linotype" w:eastAsia="Palatino Linotype" w:hAnsi="Palatino Linotype" w:cs="Palatino Linotype"/>
          <w:w w:val="105"/>
          <w:sz w:val="16"/>
          <w:szCs w:val="16"/>
        </w:rPr>
        <w:t>max</w:t>
      </w:r>
    </w:p>
    <w:p w14:paraId="106F4543" w14:textId="77777777" w:rsidR="00996552" w:rsidRDefault="002D0D3F">
      <w:pPr>
        <w:spacing w:before="31"/>
        <w:ind w:left="2289"/>
        <w:rPr>
          <w:rFonts w:ascii="Palatino Linotype" w:eastAsia="Palatino Linotype" w:hAnsi="Palatino Linotype" w:cs="Palatino Linotype"/>
          <w:sz w:val="16"/>
          <w:szCs w:val="16"/>
        </w:rPr>
      </w:pPr>
      <w:r>
        <w:rPr>
          <w:rFonts w:ascii="Times New Roman" w:eastAsia="Times New Roman" w:hAnsi="Times New Roman" w:cs="Times New Roman"/>
          <w:i/>
          <w:spacing w:val="4"/>
          <w:w w:val="105"/>
          <w:position w:val="4"/>
          <w:sz w:val="24"/>
          <w:szCs w:val="24"/>
        </w:rPr>
        <w:t>Q</w:t>
      </w:r>
      <w:r>
        <w:rPr>
          <w:rFonts w:ascii="Bookman Old Style" w:eastAsia="Bookman Old Style" w:hAnsi="Bookman Old Style" w:cs="Bookman Old Style"/>
          <w:i/>
          <w:spacing w:val="3"/>
          <w:w w:val="105"/>
          <w:sz w:val="16"/>
          <w:szCs w:val="16"/>
        </w:rPr>
        <w:t>Gi</w:t>
      </w:r>
      <w:r>
        <w:rPr>
          <w:rFonts w:ascii="Bookman Old Style" w:eastAsia="Bookman Old Style" w:hAnsi="Bookman Old Style" w:cs="Bookman Old Style"/>
          <w:i/>
          <w:spacing w:val="-22"/>
          <w:w w:val="105"/>
          <w:sz w:val="16"/>
          <w:szCs w:val="16"/>
        </w:rPr>
        <w:t xml:space="preserve"> </w:t>
      </w:r>
      <w:r>
        <w:rPr>
          <w:rFonts w:ascii="Palatino Linotype" w:eastAsia="Palatino Linotype" w:hAnsi="Palatino Linotype" w:cs="Palatino Linotype"/>
          <w:w w:val="105"/>
          <w:sz w:val="16"/>
          <w:szCs w:val="16"/>
        </w:rPr>
        <w:t>min</w:t>
      </w:r>
      <w:r>
        <w:rPr>
          <w:rFonts w:ascii="Palatino Linotype" w:eastAsia="Palatino Linotype" w:hAnsi="Palatino Linotype" w:cs="Palatino Linotype"/>
          <w:spacing w:val="32"/>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2"/>
          <w:w w:val="105"/>
          <w:position w:val="4"/>
          <w:sz w:val="24"/>
          <w:szCs w:val="24"/>
        </w:rPr>
        <w:t xml:space="preserve"> </w:t>
      </w:r>
      <w:r>
        <w:rPr>
          <w:rFonts w:ascii="Times New Roman" w:eastAsia="Times New Roman" w:hAnsi="Times New Roman" w:cs="Times New Roman"/>
          <w:i/>
          <w:spacing w:val="4"/>
          <w:w w:val="105"/>
          <w:position w:val="4"/>
          <w:sz w:val="24"/>
          <w:szCs w:val="24"/>
        </w:rPr>
        <w:t>Q</w:t>
      </w:r>
      <w:r>
        <w:rPr>
          <w:rFonts w:ascii="Bookman Old Style" w:eastAsia="Bookman Old Style" w:hAnsi="Bookman Old Style" w:cs="Bookman Old Style"/>
          <w:i/>
          <w:spacing w:val="3"/>
          <w:w w:val="105"/>
          <w:sz w:val="16"/>
          <w:szCs w:val="16"/>
        </w:rPr>
        <w:t>Gi</w:t>
      </w:r>
      <w:r>
        <w:rPr>
          <w:rFonts w:ascii="Bookman Old Style" w:eastAsia="Bookman Old Style" w:hAnsi="Bookman Old Style" w:cs="Bookman Old Style"/>
          <w:i/>
          <w:spacing w:val="30"/>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2"/>
          <w:w w:val="105"/>
          <w:position w:val="4"/>
          <w:sz w:val="24"/>
          <w:szCs w:val="24"/>
        </w:rPr>
        <w:t xml:space="preserve"> </w:t>
      </w:r>
      <w:r>
        <w:rPr>
          <w:rFonts w:ascii="Times New Roman" w:eastAsia="Times New Roman" w:hAnsi="Times New Roman" w:cs="Times New Roman"/>
          <w:i/>
          <w:spacing w:val="4"/>
          <w:w w:val="105"/>
          <w:position w:val="4"/>
          <w:sz w:val="24"/>
          <w:szCs w:val="24"/>
        </w:rPr>
        <w:t>Q</w:t>
      </w:r>
      <w:r>
        <w:rPr>
          <w:rFonts w:ascii="Bookman Old Style" w:eastAsia="Bookman Old Style" w:hAnsi="Bookman Old Style" w:cs="Bookman Old Style"/>
          <w:i/>
          <w:spacing w:val="3"/>
          <w:w w:val="105"/>
          <w:sz w:val="16"/>
          <w:szCs w:val="16"/>
        </w:rPr>
        <w:t>Gi</w:t>
      </w:r>
      <w:r>
        <w:rPr>
          <w:rFonts w:ascii="Bookman Old Style" w:eastAsia="Bookman Old Style" w:hAnsi="Bookman Old Style" w:cs="Bookman Old Style"/>
          <w:i/>
          <w:spacing w:val="-22"/>
          <w:w w:val="105"/>
          <w:sz w:val="16"/>
          <w:szCs w:val="16"/>
        </w:rPr>
        <w:t xml:space="preserve"> </w:t>
      </w:r>
      <w:r>
        <w:rPr>
          <w:rFonts w:ascii="Palatino Linotype" w:eastAsia="Palatino Linotype" w:hAnsi="Palatino Linotype" w:cs="Palatino Linotype"/>
          <w:w w:val="105"/>
          <w:sz w:val="16"/>
          <w:szCs w:val="16"/>
        </w:rPr>
        <w:t>max</w:t>
      </w:r>
    </w:p>
    <w:p w14:paraId="17C0E406" w14:textId="77777777" w:rsidR="00996552" w:rsidRDefault="002D0D3F">
      <w:pPr>
        <w:spacing w:before="9"/>
        <w:rPr>
          <w:rFonts w:ascii="Palatino Linotype" w:eastAsia="Palatino Linotype" w:hAnsi="Palatino Linotype" w:cs="Palatino Linotype"/>
          <w:sz w:val="26"/>
          <w:szCs w:val="26"/>
        </w:rPr>
      </w:pPr>
      <w:r>
        <w:br w:type="column"/>
      </w:r>
    </w:p>
    <w:p w14:paraId="5DF874FF" w14:textId="77777777" w:rsidR="00996552" w:rsidRDefault="002D0D3F">
      <w:pPr>
        <w:pStyle w:val="a3"/>
        <w:tabs>
          <w:tab w:val="left" w:pos="3194"/>
        </w:tabs>
        <w:ind w:left="349"/>
        <w:rPr>
          <w:rFonts w:ascii="Times New Roman" w:eastAsia="Times New Roman" w:hAnsi="Times New Roman" w:cs="Times New Roman"/>
          <w:lang w:eastAsia="zh-CN"/>
        </w:rPr>
      </w:pPr>
      <w:r>
        <w:rPr>
          <w:rFonts w:ascii="MS Gothic" w:hAnsi="MS Gothic"/>
          <w:spacing w:val="-5"/>
          <w:w w:val="95"/>
          <w:lang w:eastAsia="zh-CN"/>
        </w:rPr>
        <w:t>(</w:t>
      </w:r>
      <w:r>
        <w:rPr>
          <w:rFonts w:ascii="Times New Roman" w:hAnsi="Times New Roman"/>
          <w:i/>
          <w:spacing w:val="-3"/>
          <w:w w:val="95"/>
          <w:lang w:eastAsia="zh-CN"/>
        </w:rPr>
        <w:t>i</w:t>
      </w:r>
      <w:r>
        <w:rPr>
          <w:rFonts w:ascii="Times New Roman" w:hAnsi="Times New Roman"/>
          <w:i/>
          <w:spacing w:val="-23"/>
          <w:w w:val="95"/>
          <w:lang w:eastAsia="zh-CN"/>
        </w:rPr>
        <w:t xml:space="preserve"> </w:t>
      </w:r>
      <w:r>
        <w:rPr>
          <w:rFonts w:ascii="Georgia" w:hAnsi="Georgia"/>
          <w:w w:val="95"/>
          <w:lang w:eastAsia="zh-CN"/>
        </w:rPr>
        <w:t>=</w:t>
      </w:r>
      <w:r>
        <w:rPr>
          <w:rFonts w:ascii="Georgia" w:hAnsi="Georgia"/>
          <w:spacing w:val="-26"/>
          <w:w w:val="95"/>
          <w:lang w:eastAsia="zh-CN"/>
        </w:rPr>
        <w:t xml:space="preserve"> </w:t>
      </w:r>
      <w:r>
        <w:rPr>
          <w:rFonts w:ascii="Palatino Linotype" w:hAnsi="Palatino Linotype"/>
          <w:spacing w:val="-5"/>
          <w:w w:val="95"/>
          <w:lang w:eastAsia="zh-CN"/>
        </w:rPr>
        <w:t>1</w:t>
      </w:r>
      <w:r>
        <w:rPr>
          <w:rFonts w:ascii="Times New Roman" w:hAnsi="Times New Roman"/>
          <w:spacing w:val="-5"/>
          <w:w w:val="95"/>
          <w:lang w:eastAsia="zh-CN"/>
        </w:rPr>
        <w:t>,</w:t>
      </w:r>
      <w:r>
        <w:rPr>
          <w:rFonts w:ascii="Times New Roman" w:hAnsi="Times New Roman"/>
          <w:spacing w:val="-43"/>
          <w:w w:val="95"/>
          <w:lang w:eastAsia="zh-CN"/>
        </w:rPr>
        <w:t xml:space="preserve"> </w:t>
      </w:r>
      <w:r>
        <w:rPr>
          <w:rFonts w:ascii="Palatino Linotype" w:hAnsi="Palatino Linotype"/>
          <w:spacing w:val="-5"/>
          <w:w w:val="95"/>
          <w:lang w:eastAsia="zh-CN"/>
        </w:rPr>
        <w:t>2</w:t>
      </w:r>
      <w:r>
        <w:rPr>
          <w:rFonts w:ascii="Times New Roman" w:hAnsi="Times New Roman"/>
          <w:spacing w:val="-5"/>
          <w:w w:val="95"/>
          <w:lang w:eastAsia="zh-CN"/>
        </w:rPr>
        <w:t>,</w:t>
      </w:r>
      <w:r>
        <w:rPr>
          <w:rFonts w:ascii="Times New Roman" w:hAnsi="Times New Roman"/>
          <w:spacing w:val="-42"/>
          <w:w w:val="95"/>
          <w:lang w:eastAsia="zh-CN"/>
        </w:rPr>
        <w:t xml:space="preserve"> </w:t>
      </w:r>
      <w:r>
        <w:rPr>
          <w:rFonts w:ascii="MS Gothic" w:hAnsi="MS Gothic"/>
          <w:w w:val="90"/>
          <w:lang w:eastAsia="zh-CN"/>
        </w:rPr>
        <w:t>·</w:t>
      </w:r>
      <w:r>
        <w:rPr>
          <w:rFonts w:ascii="MS Gothic" w:hAnsi="MS Gothic"/>
          <w:spacing w:val="-89"/>
          <w:w w:val="90"/>
          <w:lang w:eastAsia="zh-CN"/>
        </w:rPr>
        <w:t xml:space="preserve"> </w:t>
      </w:r>
      <w:r>
        <w:rPr>
          <w:rFonts w:ascii="MS Gothic" w:hAnsi="MS Gothic"/>
          <w:w w:val="90"/>
          <w:lang w:eastAsia="zh-CN"/>
        </w:rPr>
        <w:t>·</w:t>
      </w:r>
      <w:r>
        <w:rPr>
          <w:rFonts w:ascii="MS Gothic" w:hAnsi="MS Gothic"/>
          <w:spacing w:val="-88"/>
          <w:w w:val="90"/>
          <w:lang w:eastAsia="zh-CN"/>
        </w:rPr>
        <w:t xml:space="preserve"> </w:t>
      </w:r>
      <w:r>
        <w:rPr>
          <w:rFonts w:ascii="MS Gothic" w:hAnsi="MS Gothic"/>
          <w:w w:val="90"/>
          <w:lang w:eastAsia="zh-CN"/>
        </w:rPr>
        <w:t>·</w:t>
      </w:r>
      <w:r>
        <w:rPr>
          <w:rFonts w:ascii="MS Gothic" w:hAnsi="MS Gothic"/>
          <w:spacing w:val="-89"/>
          <w:w w:val="90"/>
          <w:lang w:eastAsia="zh-CN"/>
        </w:rPr>
        <w:t xml:space="preserve"> </w:t>
      </w:r>
      <w:r>
        <w:rPr>
          <w:rFonts w:ascii="Times New Roman" w:hAnsi="Times New Roman"/>
          <w:i/>
          <w:spacing w:val="5"/>
          <w:w w:val="95"/>
          <w:lang w:eastAsia="zh-CN"/>
        </w:rPr>
        <w:t>G</w:t>
      </w:r>
      <w:r>
        <w:rPr>
          <w:rFonts w:ascii="Bookman Old Style" w:hAnsi="Bookman Old Style"/>
          <w:i/>
          <w:spacing w:val="6"/>
          <w:w w:val="95"/>
          <w:position w:val="-3"/>
          <w:sz w:val="16"/>
          <w:lang w:eastAsia="zh-CN"/>
        </w:rPr>
        <w:t>n</w:t>
      </w:r>
      <w:r>
        <w:rPr>
          <w:rFonts w:ascii="MS Gothic" w:hAnsi="MS Gothic"/>
          <w:spacing w:val="8"/>
          <w:w w:val="95"/>
          <w:lang w:eastAsia="zh-CN"/>
        </w:rPr>
        <w:t>)</w:t>
      </w:r>
      <w:r>
        <w:rPr>
          <w:rFonts w:ascii="MS Gothic" w:hAnsi="MS Gothic"/>
          <w:spacing w:val="8"/>
          <w:w w:val="95"/>
          <w:lang w:eastAsia="zh-CN"/>
        </w:rPr>
        <w:tab/>
      </w:r>
      <w:r>
        <w:rPr>
          <w:rFonts w:ascii="Times New Roman" w:hAnsi="Times New Roman"/>
          <w:lang w:eastAsia="zh-CN"/>
        </w:rPr>
        <w:t>(3.18)</w:t>
      </w:r>
    </w:p>
    <w:p w14:paraId="1FAD4B08"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614" w:space="40"/>
            <w:col w:w="4056"/>
          </w:cols>
        </w:sectPr>
      </w:pPr>
    </w:p>
    <w:p w14:paraId="56243710" w14:textId="77777777" w:rsidR="00996552" w:rsidRDefault="00996552">
      <w:pPr>
        <w:spacing w:before="10"/>
        <w:rPr>
          <w:rFonts w:ascii="Times New Roman" w:eastAsia="Times New Roman" w:hAnsi="Times New Roman" w:cs="Times New Roman"/>
          <w:sz w:val="12"/>
          <w:szCs w:val="12"/>
          <w:lang w:eastAsia="zh-CN"/>
        </w:rPr>
      </w:pPr>
    </w:p>
    <w:p w14:paraId="466153C1" w14:textId="77777777" w:rsidR="00996552" w:rsidRDefault="002D0D3F">
      <w:pPr>
        <w:pStyle w:val="a3"/>
        <w:spacing w:before="26"/>
        <w:ind w:left="597"/>
        <w:rPr>
          <w:lang w:eastAsia="zh-CN"/>
        </w:rPr>
      </w:pPr>
      <w:r>
        <w:rPr>
          <w:lang w:eastAsia="zh-CN"/>
        </w:rPr>
        <w:t>通过以上潮流计算分析，给出潮流计算流程图，如图</w:t>
      </w:r>
      <w:hyperlink w:anchor="_bookmark67" w:history="1">
        <w:r>
          <w:rPr>
            <w:rFonts w:ascii="Times New Roman" w:eastAsia="Times New Roman" w:hAnsi="Times New Roman" w:cs="Times New Roman"/>
            <w:lang w:eastAsia="zh-CN"/>
          </w:rPr>
          <w:t>3.6</w:t>
        </w:r>
      </w:hyperlink>
      <w:r>
        <w:rPr>
          <w:lang w:eastAsia="zh-CN"/>
        </w:rPr>
        <w:t>所示。</w:t>
      </w:r>
    </w:p>
    <w:p w14:paraId="1ED6DF05"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3436765E" w14:textId="77777777" w:rsidR="00996552" w:rsidRDefault="00996552">
      <w:pPr>
        <w:rPr>
          <w:rFonts w:ascii="宋体" w:eastAsia="宋体" w:hAnsi="宋体" w:cs="宋体"/>
          <w:sz w:val="20"/>
          <w:szCs w:val="20"/>
          <w:lang w:eastAsia="zh-CN"/>
        </w:rPr>
      </w:pPr>
    </w:p>
    <w:p w14:paraId="2867CCCA" w14:textId="77777777" w:rsidR="00996552" w:rsidRDefault="00996552">
      <w:pPr>
        <w:rPr>
          <w:rFonts w:ascii="宋体" w:eastAsia="宋体" w:hAnsi="宋体" w:cs="宋体"/>
          <w:sz w:val="20"/>
          <w:szCs w:val="20"/>
          <w:lang w:eastAsia="zh-CN"/>
        </w:rPr>
      </w:pPr>
    </w:p>
    <w:p w14:paraId="312836A7" w14:textId="77777777" w:rsidR="00996552" w:rsidRDefault="00996552">
      <w:pPr>
        <w:spacing w:before="1"/>
        <w:rPr>
          <w:rFonts w:ascii="宋体" w:eastAsia="宋体" w:hAnsi="宋体" w:cs="宋体"/>
          <w:sz w:val="23"/>
          <w:szCs w:val="23"/>
          <w:lang w:eastAsia="zh-CN"/>
        </w:rPr>
      </w:pPr>
    </w:p>
    <w:p w14:paraId="6EC57344" w14:textId="77777777" w:rsidR="00996552" w:rsidRDefault="00025C9E">
      <w:pPr>
        <w:spacing w:before="44"/>
        <w:ind w:left="1145" w:right="3155"/>
        <w:jc w:val="center"/>
        <w:rPr>
          <w:rFonts w:ascii="宋体" w:eastAsia="宋体" w:hAnsi="宋体" w:cs="宋体"/>
          <w:sz w:val="18"/>
          <w:szCs w:val="18"/>
          <w:lang w:eastAsia="zh-CN"/>
        </w:rPr>
      </w:pPr>
      <w:r>
        <w:rPr>
          <w:rFonts w:eastAsiaTheme="minorHAnsi"/>
        </w:rPr>
        <w:pict w14:anchorId="7BA2BD2D">
          <v:group id="_x0000_s3847" style="position:absolute;left:0;text-align:left;margin-left:185.25pt;margin-top:2.35pt;width:269.1pt;height:414.45pt;z-index:-280816;mso-position-horizontal-relative:page" coordorigin="3705,47" coordsize="5382,8289">
            <v:group id="_x0000_s3931" style="position:absolute;left:4593;top:55;width:699;height:289" coordorigin="4593,55" coordsize="699,289">
              <v:shape id="_x0000_s3932" style="position:absolute;left:4593;top:55;width:699;height:289" coordorigin="4593,55" coordsize="699,289" path="m4737,344r410,l5170,342r61,-25l5274,269r18,-65l5290,180r-24,-62l5219,74,5157,55r-420,l4714,56r-60,25l4610,130r-17,64l4595,218r24,62l4666,324r62,19l4737,344xe" filled="f">
                <v:path arrowok="t"/>
              </v:shape>
            </v:group>
            <v:group id="_x0000_s3929" style="position:absolute;left:4942;top:344;width:2;height:267" coordorigin="4942,344" coordsize="2,267">
              <v:shape id="_x0000_s3930" style="position:absolute;left:4942;top:344;width:2;height:267" coordorigin="4942,344" coordsize="0,267" path="m4942,344r,267e" filled="f" strokeweight="1pt">
                <v:path arrowok="t"/>
              </v:shape>
            </v:group>
            <v:group id="_x0000_s3927" style="position:absolute;left:4079;top:734;width:1728;height:467" coordorigin="4079,734" coordsize="1728,467">
              <v:shape id="_x0000_s3928" style="position:absolute;left:4079;top:734;width:1728;height:467" coordorigin="4079,734" coordsize="1728,467" path="m4079,1201r1727,l5806,734r-1727,l4079,1201xe" filled="f">
                <v:path arrowok="t"/>
              </v:shape>
            </v:group>
            <v:group id="_x0000_s3925" style="position:absolute;left:4872;top:593;width:141;height:141" coordorigin="4872,593" coordsize="141,141">
              <v:shape id="_x0000_s3926" style="position:absolute;left:4872;top:593;width:141;height:141" coordorigin="4872,593" coordsize="141,141" path="m5013,593r-141,l4942,734r71,-141xe" fillcolor="black" stroked="f">
                <v:path arrowok="t"/>
              </v:shape>
            </v:group>
            <v:group id="_x0000_s3923" style="position:absolute;left:4942;top:1201;width:2;height:254" coordorigin="4942,1201" coordsize="2,254">
              <v:shape id="_x0000_s3924" style="position:absolute;left:4942;top:1201;width:2;height:254" coordorigin="4942,1201" coordsize="0,254" path="m4942,1201r,253e" filled="f" strokeweight="1pt">
                <v:path arrowok="t"/>
              </v:shape>
            </v:group>
            <v:group id="_x0000_s3921" style="position:absolute;left:3942;top:1578;width:2000;height:467" coordorigin="3942,1578" coordsize="2000,467">
              <v:shape id="_x0000_s3922" style="position:absolute;left:3942;top:1578;width:2000;height:467" coordorigin="3942,1578" coordsize="2000,467" path="m3942,2044r2000,l5942,1578r-2000,l3942,2044xe" filled="f">
                <v:path arrowok="t"/>
              </v:shape>
            </v:group>
            <v:group id="_x0000_s3919" style="position:absolute;left:4872;top:1437;width:141;height:141" coordorigin="4872,1437" coordsize="141,141">
              <v:shape id="_x0000_s3920" style="position:absolute;left:4872;top:1437;width:141;height:141" coordorigin="4872,1437" coordsize="141,141" path="m5013,1437r-141,l4942,1578r71,-141xe" fillcolor="black" stroked="f">
                <v:path arrowok="t"/>
              </v:shape>
            </v:group>
            <v:group id="_x0000_s3917" style="position:absolute;left:4942;top:2044;width:2;height:227" coordorigin="4942,2044" coordsize="2,227">
              <v:shape id="_x0000_s3918" style="position:absolute;left:4942;top:2044;width:2;height:227" coordorigin="4942,2044" coordsize="0,227" path="m4942,2044r,227e" filled="f" strokeweight="1pt">
                <v:path arrowok="t"/>
              </v:shape>
            </v:group>
            <v:group id="_x0000_s3915" style="position:absolute;left:3942;top:2394;width:2000;height:558" coordorigin="3942,2394" coordsize="2000,558">
              <v:shape id="_x0000_s3916" style="position:absolute;left:3942;top:2394;width:2000;height:558" coordorigin="3942,2394" coordsize="2000,558" path="m3942,2952r2000,l5942,2394r-2000,l3942,2952xe" filled="f">
                <v:path arrowok="t"/>
              </v:shape>
            </v:group>
            <v:group id="_x0000_s3913" style="position:absolute;left:4872;top:2253;width:141;height:141" coordorigin="4872,2253" coordsize="141,141">
              <v:shape id="_x0000_s3914" style="position:absolute;left:4872;top:2253;width:141;height:141" coordorigin="4872,2253" coordsize="141,141" path="m5013,2253r-141,l4942,2394r71,-141xe" fillcolor="black" stroked="f">
                <v:path arrowok="t"/>
              </v:shape>
            </v:group>
            <v:group id="_x0000_s3911" style="position:absolute;left:4943;top:2952;width:2;height:297" coordorigin="4943,2952" coordsize="2,297">
              <v:shape id="_x0000_s3912" style="position:absolute;left:4943;top:2952;width:2;height:297" coordorigin="4943,2952" coordsize="0,297" path="m4943,2952r,296e" filled="f" strokeweight=".11pt">
                <v:path arrowok="t"/>
              </v:shape>
            </v:group>
            <v:group id="_x0000_s3909" style="position:absolute;left:4236;top:3371;width:1418;height:558" coordorigin="4236,3371" coordsize="1418,558">
              <v:shape id="_x0000_s3910" style="position:absolute;left:4236;top:3371;width:1418;height:558" coordorigin="4236,3371" coordsize="1418,558" path="m4236,3929r1417,l5653,3371r-1417,l4236,3929xe" filled="f">
                <v:path arrowok="t"/>
              </v:shape>
            </v:group>
            <v:group id="_x0000_s3907" style="position:absolute;left:4874;top:3230;width:141;height:141" coordorigin="4874,3230" coordsize="141,141">
              <v:shape id="_x0000_s3908" style="position:absolute;left:4874;top:3230;width:141;height:141" coordorigin="4874,3230" coordsize="141,141" path="m5015,3230r-141,l4945,3371r70,-141xe" fillcolor="black" stroked="f">
                <v:path arrowok="t"/>
              </v:shape>
            </v:group>
            <v:group id="_x0000_s3905" style="position:absolute;left:4944;top:3929;width:2;height:308" coordorigin="4944,3929" coordsize="2,308">
              <v:shape id="_x0000_s3906" style="position:absolute;left:4944;top:3929;width:2;height:308" coordorigin="4944,3929" coordsize="0,308" path="m4944,3929r,307e" filled="f" strokeweight=".03pt">
                <v:path arrowok="t"/>
              </v:shape>
            </v:group>
            <v:group id="_x0000_s3903" style="position:absolute;left:3944;top:4360;width:2000;height:1183" coordorigin="3944,4360" coordsize="2000,1183">
              <v:shape id="_x0000_s3904" style="position:absolute;left:3944;top:4360;width:2000;height:1183" coordorigin="3944,4360" coordsize="2000,1183" path="m3944,4951l4944,4360r1000,591l4944,5542,3944,4951xe" filled="f">
                <v:path arrowok="t"/>
              </v:shape>
            </v:group>
            <v:group id="_x0000_s3901" style="position:absolute;left:4874;top:4219;width:141;height:141" coordorigin="4874,4219" coordsize="141,141">
              <v:shape id="_x0000_s3902" style="position:absolute;left:4874;top:4219;width:141;height:141" coordorigin="4874,4219" coordsize="141,141" path="m5014,4219r-140,l4944,4360r70,-141xe" fillcolor="black" stroked="f">
                <v:path arrowok="t"/>
              </v:shape>
            </v:group>
            <v:group id="_x0000_s3899" style="position:absolute;left:4942;top:5542;width:2;height:518" coordorigin="4942,5542" coordsize="2,518">
              <v:shape id="_x0000_s3900" style="position:absolute;left:4942;top:5542;width:2;height:518" coordorigin="4942,5542" coordsize="0,518" path="m4942,5542r,518e" filled="f" strokeweight=".2pt">
                <v:path arrowok="t"/>
              </v:shape>
            </v:group>
            <v:group id="_x0000_s3897" style="position:absolute;left:4231;top:6183;width:1418;height:567" coordorigin="4231,6183" coordsize="1418,567">
              <v:shape id="_x0000_s3898" style="position:absolute;left:4231;top:6183;width:1418;height:567" coordorigin="4231,6183" coordsize="1418,567" path="m4231,6750r1418,l5649,6183r-1418,l4231,6750xe" filled="f">
                <v:path arrowok="t"/>
              </v:shape>
            </v:group>
            <v:group id="_x0000_s3895" style="position:absolute;left:4940;top:6750;width:2;height:217" coordorigin="4940,6750" coordsize="2,217">
              <v:shape id="_x0000_s3896" style="position:absolute;left:4940;top:6750;width:2;height:217" coordorigin="4940,6750" coordsize="0,217" path="m4940,6750r,217e" filled="f" strokeweight="1pt">
                <v:path arrowok="t"/>
              </v:shape>
            </v:group>
            <v:group id="_x0000_s3893" style="position:absolute;left:4231;top:7090;width:1418;height:341" coordorigin="4231,7090" coordsize="1418,341">
              <v:shape id="_x0000_s3894" style="position:absolute;left:4231;top:7090;width:1418;height:341" coordorigin="4231,7090" coordsize="1418,341" path="m4231,7430r1418,l5649,7090r-1418,l4231,7430xe" filled="f">
                <v:path arrowok="t"/>
              </v:shape>
            </v:group>
            <v:group id="_x0000_s3891" style="position:absolute;left:4870;top:6949;width:141;height:141" coordorigin="4870,6949" coordsize="141,141">
              <v:shape id="_x0000_s3892" style="position:absolute;left:4870;top:6949;width:141;height:141" coordorigin="4870,6949" coordsize="141,141" path="m5010,6949r-140,l4940,7090r70,-141xe" fillcolor="black" stroked="f">
                <v:path arrowok="t"/>
              </v:shape>
            </v:group>
            <v:group id="_x0000_s3889" style="position:absolute;left:4940;top:7430;width:2;height:217" coordorigin="4940,7430" coordsize="2,217">
              <v:shape id="_x0000_s3890" style="position:absolute;left:4940;top:7430;width:2;height:217" coordorigin="4940,7430" coordsize="0,217" path="m4940,7430r,217e" filled="f" strokeweight="1pt">
                <v:path arrowok="t"/>
              </v:shape>
            </v:group>
            <v:group id="_x0000_s3887" style="position:absolute;left:4176;top:7770;width:1528;height:558" coordorigin="4176,7770" coordsize="1528,558">
              <v:shape id="_x0000_s3888" style="position:absolute;left:4176;top:7770;width:1528;height:558" coordorigin="4176,7770" coordsize="1528,558" path="m4176,8328r1528,l5704,7770r-1528,l4176,8328xe" filled="f">
                <v:path arrowok="t"/>
              </v:shape>
            </v:group>
            <v:group id="_x0000_s3885" style="position:absolute;left:4870;top:7630;width:141;height:141" coordorigin="4870,7630" coordsize="141,141">
              <v:shape id="_x0000_s3886" style="position:absolute;left:4870;top:7630;width:141;height:141" coordorigin="4870,7630" coordsize="141,141" path="m5010,7630r-140,l4940,7770r70,-140xe" fillcolor="black" stroked="f">
                <v:path arrowok="t"/>
              </v:shape>
            </v:group>
            <v:group id="_x0000_s3883" style="position:absolute;left:4870;top:6042;width:141;height:141" coordorigin="4870,6042" coordsize="141,141">
              <v:shape id="_x0000_s3884" style="position:absolute;left:4870;top:6042;width:141;height:141" coordorigin="4870,6042" coordsize="141,141" path="m5010,6042r-140,l4940,6183r70,-141xe" fillcolor="black" stroked="f">
                <v:path arrowok="t"/>
              </v:shape>
            </v:group>
            <v:group id="_x0000_s3881" style="position:absolute;left:3715;top:4951;width:461;height:3099" coordorigin="3715,4951" coordsize="461,3099">
              <v:shape id="_x0000_s3882" style="position:absolute;left:3715;top:4951;width:461;height:3099" coordorigin="3715,4951" coordsize="461,3099" path="m4176,8049r-461,l3715,4951r106,e" filled="f" strokeweight="1pt">
                <v:path arrowok="t"/>
              </v:shape>
            </v:group>
            <v:group id="_x0000_s3879" style="position:absolute;left:3803;top:4881;width:141;height:141" coordorigin="3803,4881" coordsize="141,141">
              <v:shape id="_x0000_s3880" style="position:absolute;left:3803;top:4881;width:141;height:141" coordorigin="3803,4881" coordsize="141,141" path="m3803,4881r,140l3944,4951r-141,-70xe" fillcolor="black" stroked="f">
                <v:path arrowok="t"/>
              </v:shape>
            </v:group>
            <v:group id="_x0000_s3877" style="position:absolute;left:4502;top:4798;width:2;height:290" coordorigin="4502,4798" coordsize="2,290">
              <v:shape id="_x0000_s3878" style="position:absolute;left:4502;top:4798;width:2;height:290" coordorigin="4502,4798" coordsize="0,290" path="m4502,4798r,289e" filled="f" strokeweight=".17483mm">
                <v:path arrowok="t"/>
              </v:shape>
            </v:group>
            <v:group id="_x0000_s3875" style="position:absolute;left:5441;top:4798;width:2;height:290" coordorigin="5441,4798" coordsize="2,290">
              <v:shape id="_x0000_s3876" style="position:absolute;left:5441;top:4798;width:2;height:290" coordorigin="5441,4798" coordsize="0,290" path="m5441,4798r,289e" filled="f" strokeweight=".17483mm">
                <v:path arrowok="t"/>
              </v:shape>
            </v:group>
            <v:group id="_x0000_s3873" style="position:absolute;left:7166;top:4573;width:1827;height:754" coordorigin="7166,4573" coordsize="1827,754">
              <v:shape id="_x0000_s3874" style="position:absolute;left:7166;top:4573;width:1827;height:754" coordorigin="7166,4573" coordsize="1827,754" path="m7166,5326r1827,l8993,4573r-1827,l7166,5326xe" filled="f">
                <v:path arrowok="t"/>
              </v:shape>
            </v:group>
            <v:group id="_x0000_s3871" style="position:absolute;left:8079;top:5326;width:2;height:496" coordorigin="8079,5326" coordsize="2,496">
              <v:shape id="_x0000_s3872" style="position:absolute;left:8079;top:5326;width:2;height:496" coordorigin="8079,5326" coordsize="0,496" path="m8079,5326r,496e" filled="f" strokeweight="1pt">
                <v:path arrowok="t"/>
              </v:shape>
            </v:group>
            <v:group id="_x0000_s3869" style="position:absolute;left:7079;top:5945;width:2000;height:382" coordorigin="7079,5945" coordsize="2000,382">
              <v:shape id="_x0000_s3870" style="position:absolute;left:7079;top:5945;width:2000;height:382" coordorigin="7079,5945" coordsize="2000,382" path="m7079,6326r2000,l9079,5945r-2000,l7079,6326xe" filled="f">
                <v:path arrowok="t"/>
              </v:shape>
            </v:group>
            <v:group id="_x0000_s3867" style="position:absolute;left:8009;top:5804;width:141;height:141" coordorigin="8009,5804" coordsize="141,141">
              <v:shape id="_x0000_s3868" style="position:absolute;left:8009;top:5804;width:141;height:141" coordorigin="8009,5804" coordsize="141,141" path="m8150,5804r-141,l8079,5945r71,-141xe" fillcolor="black" stroked="f">
                <v:path arrowok="t"/>
              </v:shape>
            </v:group>
            <v:group id="_x0000_s3865" style="position:absolute;left:8079;top:6326;width:2;height:244" coordorigin="8079,6326" coordsize="2,244">
              <v:shape id="_x0000_s3866" style="position:absolute;left:8079;top:6326;width:2;height:244" coordorigin="8079,6326" coordsize="0,244" path="m8079,6326r,244e" filled="f" strokeweight=".03pt">
                <v:path arrowok="t"/>
              </v:shape>
            </v:group>
            <v:group id="_x0000_s3863" style="position:absolute;left:7642;top:6693;width:873;height:341" coordorigin="7642,6693" coordsize="873,341">
              <v:shape id="_x0000_s3864" style="position:absolute;left:7642;top:6693;width:873;height:341" coordorigin="7642,6693" coordsize="873,341" path="m7812,7033r533,l8368,7032r63,-22l8479,6968r30,-59l8515,6864r-2,-23l8492,6778r-43,-49l8391,6700r-579,-7l7789,6695r-63,21l7678,6759r-30,59l7642,6863r2,23l7665,6949r43,49l7766,7027r46,6xe" filled="f">
                <v:path arrowok="t"/>
              </v:shape>
            </v:group>
            <v:group id="_x0000_s3861" style="position:absolute;left:8008;top:6552;width:141;height:141" coordorigin="8008,6552" coordsize="141,141">
              <v:shape id="_x0000_s3862" style="position:absolute;left:8008;top:6552;width:141;height:141" coordorigin="8008,6552" coordsize="141,141" path="m8149,6552r-141,l8079,6693r70,-141xe" fillcolor="black" stroked="f">
                <v:path arrowok="t"/>
              </v:shape>
            </v:group>
            <v:group id="_x0000_s3859" style="position:absolute;left:5944;top:4950;width:1099;height:2" coordorigin="5944,4950" coordsize="1099,2">
              <v:shape id="_x0000_s3860" style="position:absolute;left:5944;top:4950;width:1099;height:2" coordorigin="5944,4950" coordsize="1099,0" path="m5944,4950r1099,e" filled="f" strokeweight=".07pt">
                <v:path arrowok="t"/>
              </v:shape>
            </v:group>
            <v:group id="_x0000_s3848" style="position:absolute;left:7025;top:4879;width:141;height:141" coordorigin="7025,4879" coordsize="141,141">
              <v:shape id="_x0000_s3858" style="position:absolute;left:7025;top:4879;width:141;height:141" coordorigin="7025,4879" coordsize="141,141" path="m7025,4879r,141l7166,4950r-141,-71xe" fillcolor="black" stroked="f">
                <v:path arrowok="t"/>
              </v:shape>
              <v:shape id="_x0000_s3857" type="#_x0000_t202" style="position:absolute;left:4079;top:734;width:1728;height:467" filled="f" stroked="f">
                <v:textbox inset="0,0,0,0">
                  <w:txbxContent>
                    <w:p w14:paraId="6ABE0E74" w14:textId="77777777" w:rsidR="00025C9E" w:rsidRDefault="00025C9E">
                      <w:pPr>
                        <w:spacing w:before="79"/>
                        <w:ind w:left="147"/>
                        <w:rPr>
                          <w:rFonts w:ascii="宋体" w:eastAsia="宋体" w:hAnsi="宋体" w:cs="宋体"/>
                          <w:sz w:val="18"/>
                          <w:szCs w:val="18"/>
                        </w:rPr>
                      </w:pPr>
                      <w:r>
                        <w:rPr>
                          <w:rFonts w:ascii="宋体" w:eastAsia="宋体" w:hAnsi="宋体" w:cs="宋体"/>
                          <w:spacing w:val="-1"/>
                          <w:sz w:val="18"/>
                          <w:szCs w:val="18"/>
                        </w:rPr>
                        <w:t>读入系统原始数据</w:t>
                      </w:r>
                    </w:p>
                  </w:txbxContent>
                </v:textbox>
              </v:shape>
              <v:shape id="_x0000_s3856" type="#_x0000_t202" style="position:absolute;left:3942;top:1578;width:2000;height:467" filled="f" stroked="f">
                <v:textbox inset="0,0,0,0">
                  <w:txbxContent>
                    <w:p w14:paraId="0880E22E" w14:textId="77777777" w:rsidR="00025C9E" w:rsidRDefault="00025C9E">
                      <w:pPr>
                        <w:spacing w:before="80"/>
                        <w:ind w:left="102"/>
                        <w:rPr>
                          <w:rFonts w:ascii="宋体" w:eastAsia="宋体" w:hAnsi="宋体" w:cs="宋体"/>
                          <w:sz w:val="18"/>
                          <w:szCs w:val="18"/>
                        </w:rPr>
                      </w:pPr>
                      <w:r>
                        <w:rPr>
                          <w:rFonts w:ascii="宋体" w:eastAsia="宋体" w:hAnsi="宋体" w:cs="宋体"/>
                          <w:sz w:val="18"/>
                          <w:szCs w:val="18"/>
                        </w:rPr>
                        <w:t>形成网络节点导纳矩阵</w:t>
                      </w:r>
                    </w:p>
                  </w:txbxContent>
                </v:textbox>
              </v:shape>
              <v:shape id="_x0000_s3855" type="#_x0000_t202" style="position:absolute;left:3942;top:2394;width:2000;height:558" filled="f" stroked="f">
                <v:textbox inset="0,0,0,0">
                  <w:txbxContent>
                    <w:p w14:paraId="4C40A7F0" w14:textId="77777777" w:rsidR="00025C9E" w:rsidRDefault="00025C9E">
                      <w:pPr>
                        <w:spacing w:before="18" w:line="226" w:lineRule="exact"/>
                        <w:ind w:left="8"/>
                        <w:jc w:val="center"/>
                        <w:rPr>
                          <w:rFonts w:ascii="宋体" w:eastAsia="宋体" w:hAnsi="宋体" w:cs="宋体"/>
                          <w:sz w:val="18"/>
                          <w:szCs w:val="18"/>
                          <w:lang w:eastAsia="zh-CN"/>
                        </w:rPr>
                      </w:pPr>
                      <w:r>
                        <w:rPr>
                          <w:rFonts w:ascii="宋体" w:eastAsia="宋体" w:hAnsi="宋体" w:cs="宋体"/>
                          <w:spacing w:val="-1"/>
                          <w:sz w:val="18"/>
                          <w:szCs w:val="18"/>
                          <w:lang w:eastAsia="zh-CN"/>
                        </w:rPr>
                        <w:t>设置各节点电压初值，</w:t>
                      </w:r>
                    </w:p>
                    <w:p w14:paraId="67777030" w14:textId="77777777" w:rsidR="00025C9E" w:rsidRDefault="00025C9E">
                      <w:pPr>
                        <w:spacing w:line="226" w:lineRule="exact"/>
                        <w:ind w:left="8"/>
                        <w:jc w:val="center"/>
                        <w:rPr>
                          <w:rFonts w:ascii="宋体" w:eastAsia="宋体" w:hAnsi="宋体" w:cs="宋体"/>
                          <w:sz w:val="18"/>
                          <w:szCs w:val="18"/>
                          <w:lang w:eastAsia="zh-CN"/>
                        </w:rPr>
                      </w:pPr>
                      <w:r>
                        <w:rPr>
                          <w:rFonts w:ascii="宋体" w:eastAsia="宋体" w:hAnsi="宋体" w:cs="宋体"/>
                          <w:spacing w:val="-1"/>
                          <w:sz w:val="18"/>
                          <w:szCs w:val="18"/>
                          <w:lang w:eastAsia="zh-CN"/>
                        </w:rPr>
                        <w:t>置迭代次数k=1</w:t>
                      </w:r>
                    </w:p>
                  </w:txbxContent>
                </v:textbox>
              </v:shape>
              <v:shape id="_x0000_s3854" type="#_x0000_t202" style="position:absolute;left:4236;top:3371;width:1418;height:558" filled="f" stroked="f">
                <v:textbox inset="0,0,0,0">
                  <w:txbxContent>
                    <w:p w14:paraId="65F9BEA5" w14:textId="77777777" w:rsidR="00025C9E" w:rsidRDefault="00025C9E">
                      <w:pPr>
                        <w:spacing w:before="57" w:line="216" w:lineRule="exact"/>
                        <w:ind w:left="262" w:right="71" w:hanging="181"/>
                        <w:rPr>
                          <w:rFonts w:ascii="宋体" w:eastAsia="宋体" w:hAnsi="宋体" w:cs="宋体"/>
                          <w:sz w:val="18"/>
                          <w:szCs w:val="18"/>
                          <w:lang w:eastAsia="zh-CN"/>
                        </w:rPr>
                      </w:pPr>
                      <w:r>
                        <w:rPr>
                          <w:rFonts w:ascii="宋体" w:eastAsia="宋体" w:hAnsi="宋体" w:cs="宋体"/>
                          <w:sz w:val="18"/>
                          <w:szCs w:val="18"/>
                          <w:lang w:eastAsia="zh-CN"/>
                        </w:rPr>
                        <w:t>计算各节点功率 最大失配量</w:t>
                      </w:r>
                    </w:p>
                  </w:txbxContent>
                </v:textbox>
              </v:shape>
              <v:shape id="_x0000_s3853" type="#_x0000_t202" style="position:absolute;left:7166;top:4573;width:1827;height:754" filled="f" stroked="f">
                <v:textbox inset="0,0,0,0">
                  <w:txbxContent>
                    <w:p w14:paraId="40E554FB" w14:textId="77777777" w:rsidR="00025C9E" w:rsidRDefault="00025C9E">
                      <w:pPr>
                        <w:spacing w:before="28" w:line="220" w:lineRule="auto"/>
                        <w:ind w:left="111" w:right="89"/>
                        <w:jc w:val="center"/>
                        <w:rPr>
                          <w:rFonts w:ascii="宋体" w:eastAsia="宋体" w:hAnsi="宋体" w:cs="宋体"/>
                          <w:sz w:val="18"/>
                          <w:szCs w:val="18"/>
                          <w:lang w:eastAsia="zh-CN"/>
                        </w:rPr>
                      </w:pPr>
                      <w:r>
                        <w:rPr>
                          <w:rFonts w:ascii="宋体" w:eastAsia="宋体" w:hAnsi="宋体" w:cs="宋体"/>
                          <w:sz w:val="18"/>
                          <w:szCs w:val="18"/>
                          <w:lang w:eastAsia="zh-CN"/>
                        </w:rPr>
                        <w:t xml:space="preserve">计算各节点的潮流 </w:t>
                      </w:r>
                      <w:r>
                        <w:rPr>
                          <w:rFonts w:ascii="宋体" w:eastAsia="宋体" w:hAnsi="宋体" w:cs="宋体"/>
                          <w:spacing w:val="-1"/>
                          <w:sz w:val="18"/>
                          <w:szCs w:val="18"/>
                          <w:lang w:eastAsia="zh-CN"/>
                        </w:rPr>
                        <w:t>值，并计算各支路功</w:t>
                      </w:r>
                      <w:r>
                        <w:rPr>
                          <w:rFonts w:ascii="宋体" w:eastAsia="宋体" w:hAnsi="宋体" w:cs="宋体"/>
                          <w:spacing w:val="27"/>
                          <w:sz w:val="18"/>
                          <w:szCs w:val="18"/>
                          <w:lang w:eastAsia="zh-CN"/>
                        </w:rPr>
                        <w:t xml:space="preserve"> </w:t>
                      </w:r>
                      <w:r>
                        <w:rPr>
                          <w:rFonts w:ascii="宋体" w:eastAsia="宋体" w:hAnsi="宋体" w:cs="宋体"/>
                          <w:sz w:val="18"/>
                          <w:szCs w:val="18"/>
                          <w:lang w:eastAsia="zh-CN"/>
                        </w:rPr>
                        <w:t>率、电流和损耗</w:t>
                      </w:r>
                    </w:p>
                  </w:txbxContent>
                </v:textbox>
              </v:shape>
              <v:shape id="_x0000_s3852" type="#_x0000_t202" style="position:absolute;left:4231;top:6183;width:1418;height:567" filled="f" stroked="f">
                <v:textbox inset="0,0,0,0">
                  <w:txbxContent>
                    <w:p w14:paraId="6B648CBA" w14:textId="77777777" w:rsidR="00025C9E" w:rsidRDefault="00025C9E">
                      <w:pPr>
                        <w:spacing w:before="28" w:line="226" w:lineRule="exact"/>
                        <w:ind w:left="10"/>
                        <w:jc w:val="center"/>
                        <w:rPr>
                          <w:rFonts w:ascii="宋体" w:eastAsia="宋体" w:hAnsi="宋体" w:cs="宋体"/>
                          <w:sz w:val="18"/>
                          <w:szCs w:val="18"/>
                          <w:lang w:eastAsia="zh-CN"/>
                        </w:rPr>
                      </w:pPr>
                      <w:r>
                        <w:rPr>
                          <w:rFonts w:ascii="宋体" w:eastAsia="宋体" w:hAnsi="宋体" w:cs="宋体"/>
                          <w:sz w:val="18"/>
                          <w:szCs w:val="18"/>
                          <w:lang w:eastAsia="zh-CN"/>
                        </w:rPr>
                        <w:t>形成潮流方程的</w:t>
                      </w:r>
                    </w:p>
                    <w:p w14:paraId="0B77A081" w14:textId="77777777" w:rsidR="00025C9E" w:rsidRDefault="00025C9E">
                      <w:pPr>
                        <w:spacing w:line="226" w:lineRule="exact"/>
                        <w:ind w:left="7"/>
                        <w:jc w:val="center"/>
                        <w:rPr>
                          <w:rFonts w:ascii="宋体" w:eastAsia="宋体" w:hAnsi="宋体" w:cs="宋体"/>
                          <w:sz w:val="18"/>
                          <w:szCs w:val="18"/>
                          <w:lang w:eastAsia="zh-CN"/>
                        </w:rPr>
                      </w:pPr>
                      <w:r>
                        <w:rPr>
                          <w:rFonts w:ascii="宋体" w:eastAsia="宋体" w:hAnsi="宋体" w:cs="宋体"/>
                          <w:sz w:val="18"/>
                          <w:szCs w:val="18"/>
                          <w:lang w:eastAsia="zh-CN"/>
                        </w:rPr>
                        <w:t>雅可比矩阵</w:t>
                      </w:r>
                    </w:p>
                  </w:txbxContent>
                </v:textbox>
              </v:shape>
              <v:shape id="_x0000_s3851" type="#_x0000_t202" style="position:absolute;left:4231;top:7090;width:1418;height:341" filled="f" stroked="f">
                <v:textbox inset="0,0,0,0">
                  <w:txbxContent>
                    <w:p w14:paraId="67167901" w14:textId="77777777" w:rsidR="00025C9E" w:rsidRDefault="00025C9E">
                      <w:pPr>
                        <w:spacing w:before="23"/>
                        <w:ind w:left="81"/>
                        <w:rPr>
                          <w:rFonts w:ascii="宋体" w:eastAsia="宋体" w:hAnsi="宋体" w:cs="宋体"/>
                          <w:sz w:val="18"/>
                          <w:szCs w:val="18"/>
                        </w:rPr>
                      </w:pPr>
                      <w:r>
                        <w:rPr>
                          <w:rFonts w:ascii="宋体" w:eastAsia="宋体" w:hAnsi="宋体" w:cs="宋体"/>
                          <w:sz w:val="18"/>
                          <w:szCs w:val="18"/>
                        </w:rPr>
                        <w:t>求解修正方程式</w:t>
                      </w:r>
                    </w:p>
                  </w:txbxContent>
                </v:textbox>
              </v:shape>
              <v:shape id="_x0000_s3850" type="#_x0000_t202" style="position:absolute;left:4176;top:7770;width:1528;height:558" filled="f" stroked="f">
                <v:textbox inset="0,0,0,0">
                  <w:txbxContent>
                    <w:p w14:paraId="2BFB5B3C" w14:textId="77777777" w:rsidR="00025C9E" w:rsidRDefault="00025C9E">
                      <w:pPr>
                        <w:spacing w:before="25" w:line="226" w:lineRule="exact"/>
                        <w:ind w:left="10"/>
                        <w:jc w:val="center"/>
                        <w:rPr>
                          <w:rFonts w:ascii="宋体" w:eastAsia="宋体" w:hAnsi="宋体" w:cs="宋体"/>
                          <w:sz w:val="18"/>
                          <w:szCs w:val="18"/>
                          <w:lang w:eastAsia="zh-CN"/>
                        </w:rPr>
                      </w:pPr>
                      <w:r>
                        <w:rPr>
                          <w:rFonts w:ascii="宋体" w:eastAsia="宋体" w:hAnsi="宋体" w:cs="宋体"/>
                          <w:sz w:val="18"/>
                          <w:szCs w:val="18"/>
                          <w:lang w:eastAsia="zh-CN"/>
                        </w:rPr>
                        <w:t>修正节点电压向</w:t>
                      </w:r>
                    </w:p>
                    <w:p w14:paraId="64E7E8BB" w14:textId="77777777" w:rsidR="00025C9E" w:rsidRDefault="00025C9E">
                      <w:pPr>
                        <w:spacing w:line="226" w:lineRule="exact"/>
                        <w:ind w:left="9"/>
                        <w:jc w:val="center"/>
                        <w:rPr>
                          <w:rFonts w:ascii="宋体" w:eastAsia="宋体" w:hAnsi="宋体" w:cs="宋体"/>
                          <w:sz w:val="18"/>
                          <w:szCs w:val="18"/>
                          <w:lang w:eastAsia="zh-CN"/>
                        </w:rPr>
                      </w:pPr>
                      <w:r>
                        <w:rPr>
                          <w:rFonts w:ascii="宋体" w:eastAsia="宋体" w:hAnsi="宋体" w:cs="宋体"/>
                          <w:spacing w:val="-1"/>
                          <w:sz w:val="18"/>
                          <w:szCs w:val="18"/>
                          <w:lang w:eastAsia="zh-CN"/>
                        </w:rPr>
                        <w:t>量，置k=k+1</w:t>
                      </w:r>
                    </w:p>
                  </w:txbxContent>
                </v:textbox>
              </v:shape>
              <v:shape id="_x0000_s3849" type="#_x0000_t202" style="position:absolute;left:7079;top:5945;width:2000;height:382" filled="f" stroked="f">
                <v:textbox inset="0,0,0,0">
                  <w:txbxContent>
                    <w:p w14:paraId="177F8ECC" w14:textId="77777777" w:rsidR="00025C9E" w:rsidRDefault="00025C9E">
                      <w:pPr>
                        <w:spacing w:before="43"/>
                        <w:ind w:left="108"/>
                        <w:rPr>
                          <w:rFonts w:ascii="宋体" w:eastAsia="宋体" w:hAnsi="宋体" w:cs="宋体"/>
                          <w:sz w:val="18"/>
                          <w:szCs w:val="18"/>
                        </w:rPr>
                      </w:pPr>
                      <w:r>
                        <w:rPr>
                          <w:rFonts w:ascii="宋体" w:eastAsia="宋体" w:hAnsi="宋体" w:cs="宋体"/>
                          <w:sz w:val="18"/>
                          <w:szCs w:val="18"/>
                        </w:rPr>
                        <w:t>输出潮流收敛后的结果</w:t>
                      </w:r>
                    </w:p>
                  </w:txbxContent>
                </v:textbox>
              </v:shape>
            </v:group>
            <w10:wrap anchorx="page"/>
          </v:group>
        </w:pict>
      </w:r>
      <w:bookmarkStart w:id="117" w:name="_bookmark67"/>
      <w:bookmarkEnd w:id="117"/>
      <w:r w:rsidR="002D0D3F">
        <w:rPr>
          <w:rFonts w:ascii="宋体" w:eastAsia="宋体" w:hAnsi="宋体" w:cs="宋体"/>
          <w:sz w:val="18"/>
          <w:szCs w:val="18"/>
          <w:lang w:eastAsia="zh-CN"/>
        </w:rPr>
        <w:t>开始</w:t>
      </w:r>
    </w:p>
    <w:p w14:paraId="27E3E64D" w14:textId="77777777" w:rsidR="00996552" w:rsidRDefault="00996552">
      <w:pPr>
        <w:rPr>
          <w:rFonts w:ascii="宋体" w:eastAsia="宋体" w:hAnsi="宋体" w:cs="宋体"/>
          <w:sz w:val="20"/>
          <w:szCs w:val="20"/>
          <w:lang w:eastAsia="zh-CN"/>
        </w:rPr>
      </w:pPr>
    </w:p>
    <w:p w14:paraId="6D06CF58" w14:textId="77777777" w:rsidR="00996552" w:rsidRDefault="00996552">
      <w:pPr>
        <w:rPr>
          <w:rFonts w:ascii="宋体" w:eastAsia="宋体" w:hAnsi="宋体" w:cs="宋体"/>
          <w:sz w:val="20"/>
          <w:szCs w:val="20"/>
          <w:lang w:eastAsia="zh-CN"/>
        </w:rPr>
      </w:pPr>
    </w:p>
    <w:p w14:paraId="394D45BA" w14:textId="77777777" w:rsidR="00996552" w:rsidRDefault="00996552">
      <w:pPr>
        <w:rPr>
          <w:rFonts w:ascii="宋体" w:eastAsia="宋体" w:hAnsi="宋体" w:cs="宋体"/>
          <w:sz w:val="20"/>
          <w:szCs w:val="20"/>
          <w:lang w:eastAsia="zh-CN"/>
        </w:rPr>
      </w:pPr>
    </w:p>
    <w:p w14:paraId="6478B3A1" w14:textId="77777777" w:rsidR="00996552" w:rsidRDefault="00996552">
      <w:pPr>
        <w:rPr>
          <w:rFonts w:ascii="宋体" w:eastAsia="宋体" w:hAnsi="宋体" w:cs="宋体"/>
          <w:sz w:val="20"/>
          <w:szCs w:val="20"/>
          <w:lang w:eastAsia="zh-CN"/>
        </w:rPr>
      </w:pPr>
    </w:p>
    <w:p w14:paraId="05901723" w14:textId="77777777" w:rsidR="00996552" w:rsidRDefault="00996552">
      <w:pPr>
        <w:rPr>
          <w:rFonts w:ascii="宋体" w:eastAsia="宋体" w:hAnsi="宋体" w:cs="宋体"/>
          <w:sz w:val="20"/>
          <w:szCs w:val="20"/>
          <w:lang w:eastAsia="zh-CN"/>
        </w:rPr>
      </w:pPr>
    </w:p>
    <w:p w14:paraId="03D43F8F" w14:textId="77777777" w:rsidR="00996552" w:rsidRDefault="00996552">
      <w:pPr>
        <w:rPr>
          <w:rFonts w:ascii="宋体" w:eastAsia="宋体" w:hAnsi="宋体" w:cs="宋体"/>
          <w:sz w:val="20"/>
          <w:szCs w:val="20"/>
          <w:lang w:eastAsia="zh-CN"/>
        </w:rPr>
      </w:pPr>
    </w:p>
    <w:p w14:paraId="0096FA04" w14:textId="77777777" w:rsidR="00996552" w:rsidRDefault="00996552">
      <w:pPr>
        <w:rPr>
          <w:rFonts w:ascii="宋体" w:eastAsia="宋体" w:hAnsi="宋体" w:cs="宋体"/>
          <w:sz w:val="20"/>
          <w:szCs w:val="20"/>
          <w:lang w:eastAsia="zh-CN"/>
        </w:rPr>
      </w:pPr>
    </w:p>
    <w:p w14:paraId="3B020D3F" w14:textId="77777777" w:rsidR="00996552" w:rsidRDefault="00996552">
      <w:pPr>
        <w:rPr>
          <w:rFonts w:ascii="宋体" w:eastAsia="宋体" w:hAnsi="宋体" w:cs="宋体"/>
          <w:sz w:val="20"/>
          <w:szCs w:val="20"/>
          <w:lang w:eastAsia="zh-CN"/>
        </w:rPr>
      </w:pPr>
    </w:p>
    <w:p w14:paraId="58C300A7" w14:textId="77777777" w:rsidR="00996552" w:rsidRDefault="00996552">
      <w:pPr>
        <w:rPr>
          <w:rFonts w:ascii="宋体" w:eastAsia="宋体" w:hAnsi="宋体" w:cs="宋体"/>
          <w:sz w:val="20"/>
          <w:szCs w:val="20"/>
          <w:lang w:eastAsia="zh-CN"/>
        </w:rPr>
      </w:pPr>
    </w:p>
    <w:p w14:paraId="4BFCF902" w14:textId="77777777" w:rsidR="00996552" w:rsidRDefault="00996552">
      <w:pPr>
        <w:rPr>
          <w:rFonts w:ascii="宋体" w:eastAsia="宋体" w:hAnsi="宋体" w:cs="宋体"/>
          <w:sz w:val="20"/>
          <w:szCs w:val="20"/>
          <w:lang w:eastAsia="zh-CN"/>
        </w:rPr>
      </w:pPr>
    </w:p>
    <w:p w14:paraId="42E9A29C" w14:textId="77777777" w:rsidR="00996552" w:rsidRDefault="00996552">
      <w:pPr>
        <w:rPr>
          <w:rFonts w:ascii="宋体" w:eastAsia="宋体" w:hAnsi="宋体" w:cs="宋体"/>
          <w:sz w:val="20"/>
          <w:szCs w:val="20"/>
          <w:lang w:eastAsia="zh-CN"/>
        </w:rPr>
      </w:pPr>
    </w:p>
    <w:p w14:paraId="18100F32" w14:textId="77777777" w:rsidR="00996552" w:rsidRDefault="00996552">
      <w:pPr>
        <w:rPr>
          <w:rFonts w:ascii="宋体" w:eastAsia="宋体" w:hAnsi="宋体" w:cs="宋体"/>
          <w:sz w:val="20"/>
          <w:szCs w:val="20"/>
          <w:lang w:eastAsia="zh-CN"/>
        </w:rPr>
      </w:pPr>
    </w:p>
    <w:p w14:paraId="3B23A072" w14:textId="77777777" w:rsidR="00996552" w:rsidRDefault="00996552">
      <w:pPr>
        <w:rPr>
          <w:rFonts w:ascii="宋体" w:eastAsia="宋体" w:hAnsi="宋体" w:cs="宋体"/>
          <w:sz w:val="20"/>
          <w:szCs w:val="20"/>
          <w:lang w:eastAsia="zh-CN"/>
        </w:rPr>
      </w:pPr>
    </w:p>
    <w:p w14:paraId="60CF007E" w14:textId="77777777" w:rsidR="00996552" w:rsidRDefault="00996552">
      <w:pPr>
        <w:rPr>
          <w:rFonts w:ascii="宋体" w:eastAsia="宋体" w:hAnsi="宋体" w:cs="宋体"/>
          <w:sz w:val="20"/>
          <w:szCs w:val="20"/>
          <w:lang w:eastAsia="zh-CN"/>
        </w:rPr>
      </w:pPr>
    </w:p>
    <w:p w14:paraId="0052BBC4" w14:textId="77777777" w:rsidR="00996552" w:rsidRDefault="00996552">
      <w:pPr>
        <w:rPr>
          <w:rFonts w:ascii="宋体" w:eastAsia="宋体" w:hAnsi="宋体" w:cs="宋体"/>
          <w:sz w:val="20"/>
          <w:szCs w:val="20"/>
          <w:lang w:eastAsia="zh-CN"/>
        </w:rPr>
      </w:pPr>
    </w:p>
    <w:p w14:paraId="00FA0774" w14:textId="77777777" w:rsidR="00996552" w:rsidRDefault="00996552">
      <w:pPr>
        <w:rPr>
          <w:rFonts w:ascii="宋体" w:eastAsia="宋体" w:hAnsi="宋体" w:cs="宋体"/>
          <w:lang w:eastAsia="zh-CN"/>
        </w:rPr>
      </w:pPr>
    </w:p>
    <w:p w14:paraId="12FC97EE" w14:textId="77777777" w:rsidR="00996552" w:rsidRDefault="002D0D3F">
      <w:pPr>
        <w:spacing w:before="44"/>
        <w:ind w:left="1547"/>
        <w:jc w:val="center"/>
        <w:rPr>
          <w:rFonts w:ascii="宋体" w:eastAsia="宋体" w:hAnsi="宋体" w:cs="宋体"/>
          <w:sz w:val="18"/>
          <w:szCs w:val="18"/>
          <w:lang w:eastAsia="zh-CN"/>
        </w:rPr>
      </w:pPr>
      <w:r>
        <w:rPr>
          <w:rFonts w:ascii="宋体"/>
          <w:sz w:val="18"/>
          <w:lang w:eastAsia="zh-CN"/>
        </w:rPr>
        <w:t>Y</w:t>
      </w:r>
    </w:p>
    <w:p w14:paraId="7F5D3C71" w14:textId="77777777" w:rsidR="00996552" w:rsidRDefault="00025C9E">
      <w:pPr>
        <w:spacing w:before="8"/>
        <w:ind w:left="2437"/>
        <w:rPr>
          <w:rFonts w:ascii="Symbol" w:eastAsia="Symbol" w:hAnsi="Symbol" w:cs="Symbol"/>
          <w:sz w:val="21"/>
          <w:szCs w:val="21"/>
          <w:lang w:eastAsia="zh-CN"/>
        </w:rPr>
      </w:pPr>
      <w:r>
        <w:rPr>
          <w:rFonts w:eastAsiaTheme="minorHAnsi"/>
        </w:rPr>
        <w:pict w14:anchorId="2D4069E0">
          <v:shape id="_x0000_s3846" type="#_x0000_t202" style="position:absolute;left:0;text-align:left;margin-left:236.85pt;margin-top:8.85pt;width:25pt;height:5.85pt;z-index:-280792;mso-position-horizontal-relative:page" filled="f" stroked="f">
            <v:textbox inset="0,0,0,0">
              <w:txbxContent>
                <w:p w14:paraId="76EABD1A" w14:textId="77777777" w:rsidR="00025C9E" w:rsidRDefault="00025C9E">
                  <w:pPr>
                    <w:tabs>
                      <w:tab w:val="left" w:pos="466"/>
                    </w:tabs>
                    <w:spacing w:line="117" w:lineRule="exact"/>
                    <w:rPr>
                      <w:rFonts w:ascii="Times New Roman" w:eastAsia="Times New Roman" w:hAnsi="Times New Roman" w:cs="Times New Roman"/>
                      <w:sz w:val="11"/>
                      <w:szCs w:val="11"/>
                    </w:rPr>
                  </w:pPr>
                  <w:r>
                    <w:rPr>
                      <w:rFonts w:ascii="Times New Roman"/>
                      <w:i/>
                      <w:w w:val="105"/>
                      <w:sz w:val="11"/>
                    </w:rPr>
                    <w:t>i</w:t>
                  </w:r>
                  <w:r>
                    <w:rPr>
                      <w:rFonts w:ascii="Times New Roman"/>
                      <w:i/>
                      <w:w w:val="105"/>
                      <w:sz w:val="11"/>
                    </w:rPr>
                    <w:tab/>
                    <w:t>i</w:t>
                  </w:r>
                </w:p>
              </w:txbxContent>
            </v:textbox>
            <w10:wrap anchorx="page"/>
          </v:shape>
        </w:pict>
      </w:r>
      <w:r w:rsidR="002D0D3F">
        <w:rPr>
          <w:rFonts w:ascii="Times New Roman" w:eastAsia="Times New Roman" w:hAnsi="Times New Roman" w:cs="Times New Roman"/>
          <w:spacing w:val="-3"/>
          <w:sz w:val="20"/>
          <w:szCs w:val="20"/>
          <w:lang w:eastAsia="zh-CN"/>
        </w:rPr>
        <w:t>max</w:t>
      </w:r>
      <w:r w:rsidR="002D0D3F">
        <w:rPr>
          <w:rFonts w:ascii="Times New Roman" w:eastAsia="Times New Roman" w:hAnsi="Times New Roman" w:cs="Times New Roman"/>
          <w:spacing w:val="21"/>
          <w:sz w:val="20"/>
          <w:szCs w:val="20"/>
          <w:lang w:eastAsia="zh-CN"/>
        </w:rPr>
        <w:t xml:space="preserve"> </w:t>
      </w:r>
      <w:r w:rsidR="002D0D3F">
        <w:rPr>
          <w:rFonts w:ascii="Symbol" w:eastAsia="Symbol" w:hAnsi="Symbol" w:cs="Symbol"/>
          <w:spacing w:val="2"/>
          <w:sz w:val="20"/>
          <w:szCs w:val="20"/>
          <w:lang w:eastAsia="zh-CN"/>
        </w:rPr>
        <w:t></w:t>
      </w:r>
      <w:r w:rsidR="002D0D3F">
        <w:rPr>
          <w:rFonts w:ascii="Times New Roman" w:eastAsia="Times New Roman" w:hAnsi="Times New Roman" w:cs="Times New Roman"/>
          <w:i/>
          <w:spacing w:val="2"/>
          <w:sz w:val="20"/>
          <w:szCs w:val="20"/>
          <w:lang w:eastAsia="zh-CN"/>
        </w:rPr>
        <w:t>P</w:t>
      </w:r>
      <w:r w:rsidR="002D0D3F">
        <w:rPr>
          <w:rFonts w:ascii="Times New Roman" w:eastAsia="Times New Roman" w:hAnsi="Times New Roman" w:cs="Times New Roman"/>
          <w:spacing w:val="2"/>
          <w:position w:val="9"/>
          <w:sz w:val="11"/>
          <w:szCs w:val="11"/>
          <w:lang w:eastAsia="zh-CN"/>
        </w:rPr>
        <w:t>(</w:t>
      </w:r>
      <w:r w:rsidR="002D0D3F">
        <w:rPr>
          <w:rFonts w:ascii="Times New Roman" w:eastAsia="Times New Roman" w:hAnsi="Times New Roman" w:cs="Times New Roman"/>
          <w:i/>
          <w:spacing w:val="2"/>
          <w:position w:val="9"/>
          <w:sz w:val="11"/>
          <w:szCs w:val="11"/>
          <w:lang w:eastAsia="zh-CN"/>
        </w:rPr>
        <w:t>k</w:t>
      </w:r>
      <w:r w:rsidR="002D0D3F">
        <w:rPr>
          <w:rFonts w:ascii="Times New Roman" w:eastAsia="Times New Roman" w:hAnsi="Times New Roman" w:cs="Times New Roman"/>
          <w:i/>
          <w:spacing w:val="-10"/>
          <w:position w:val="9"/>
          <w:sz w:val="11"/>
          <w:szCs w:val="11"/>
          <w:lang w:eastAsia="zh-CN"/>
        </w:rPr>
        <w:t xml:space="preserve"> </w:t>
      </w:r>
      <w:r w:rsidR="002D0D3F">
        <w:rPr>
          <w:rFonts w:ascii="Times New Roman" w:eastAsia="Times New Roman" w:hAnsi="Times New Roman" w:cs="Times New Roman"/>
          <w:position w:val="9"/>
          <w:sz w:val="11"/>
          <w:szCs w:val="11"/>
          <w:lang w:eastAsia="zh-CN"/>
        </w:rPr>
        <w:t>)</w:t>
      </w:r>
      <w:r w:rsidR="002D0D3F">
        <w:rPr>
          <w:rFonts w:ascii="Times New Roman" w:eastAsia="Times New Roman" w:hAnsi="Times New Roman" w:cs="Times New Roman"/>
          <w:spacing w:val="-16"/>
          <w:position w:val="9"/>
          <w:sz w:val="11"/>
          <w:szCs w:val="11"/>
          <w:lang w:eastAsia="zh-CN"/>
        </w:rPr>
        <w:t xml:space="preserve"> </w:t>
      </w:r>
      <w:r w:rsidR="002D0D3F">
        <w:rPr>
          <w:rFonts w:ascii="Symbol" w:eastAsia="Symbol" w:hAnsi="Symbol" w:cs="Symbol"/>
          <w:spacing w:val="-1"/>
          <w:sz w:val="20"/>
          <w:szCs w:val="20"/>
          <w:lang w:eastAsia="zh-CN"/>
        </w:rPr>
        <w:t></w:t>
      </w:r>
      <w:r w:rsidR="002D0D3F">
        <w:rPr>
          <w:rFonts w:ascii="Times New Roman" w:eastAsia="Times New Roman" w:hAnsi="Times New Roman" w:cs="Times New Roman"/>
          <w:i/>
          <w:spacing w:val="-1"/>
          <w:sz w:val="20"/>
          <w:szCs w:val="20"/>
          <w:lang w:eastAsia="zh-CN"/>
        </w:rPr>
        <w:t>Q</w:t>
      </w:r>
      <w:r w:rsidR="002D0D3F">
        <w:rPr>
          <w:rFonts w:ascii="Times New Roman" w:eastAsia="Times New Roman" w:hAnsi="Times New Roman" w:cs="Times New Roman"/>
          <w:i/>
          <w:spacing w:val="-17"/>
          <w:sz w:val="20"/>
          <w:szCs w:val="20"/>
          <w:lang w:eastAsia="zh-CN"/>
        </w:rPr>
        <w:t xml:space="preserve"> </w:t>
      </w:r>
      <w:r w:rsidR="002D0D3F">
        <w:rPr>
          <w:rFonts w:ascii="Times New Roman" w:eastAsia="Times New Roman" w:hAnsi="Times New Roman" w:cs="Times New Roman"/>
          <w:spacing w:val="3"/>
          <w:position w:val="9"/>
          <w:sz w:val="11"/>
          <w:szCs w:val="11"/>
          <w:lang w:eastAsia="zh-CN"/>
        </w:rPr>
        <w:t>(</w:t>
      </w:r>
      <w:r w:rsidR="002D0D3F">
        <w:rPr>
          <w:rFonts w:ascii="Times New Roman" w:eastAsia="Times New Roman" w:hAnsi="Times New Roman" w:cs="Times New Roman"/>
          <w:i/>
          <w:spacing w:val="3"/>
          <w:position w:val="9"/>
          <w:sz w:val="11"/>
          <w:szCs w:val="11"/>
          <w:lang w:eastAsia="zh-CN"/>
        </w:rPr>
        <w:t>k</w:t>
      </w:r>
      <w:r w:rsidR="002D0D3F">
        <w:rPr>
          <w:rFonts w:ascii="Times New Roman" w:eastAsia="Times New Roman" w:hAnsi="Times New Roman" w:cs="Times New Roman"/>
          <w:i/>
          <w:spacing w:val="-11"/>
          <w:position w:val="9"/>
          <w:sz w:val="11"/>
          <w:szCs w:val="11"/>
          <w:lang w:eastAsia="zh-CN"/>
        </w:rPr>
        <w:t xml:space="preserve"> </w:t>
      </w:r>
      <w:r w:rsidR="002D0D3F">
        <w:rPr>
          <w:rFonts w:ascii="Times New Roman" w:eastAsia="Times New Roman" w:hAnsi="Times New Roman" w:cs="Times New Roman"/>
          <w:position w:val="9"/>
          <w:sz w:val="11"/>
          <w:szCs w:val="11"/>
          <w:lang w:eastAsia="zh-CN"/>
        </w:rPr>
        <w:t xml:space="preserve">)  </w:t>
      </w:r>
      <w:r w:rsidR="002D0D3F">
        <w:rPr>
          <w:rFonts w:ascii="Times New Roman" w:eastAsia="Times New Roman" w:hAnsi="Times New Roman" w:cs="Times New Roman"/>
          <w:spacing w:val="23"/>
          <w:position w:val="9"/>
          <w:sz w:val="11"/>
          <w:szCs w:val="11"/>
          <w:lang w:eastAsia="zh-CN"/>
        </w:rPr>
        <w:t xml:space="preserve"> </w:t>
      </w:r>
      <w:r w:rsidR="002D0D3F">
        <w:rPr>
          <w:rFonts w:ascii="Symbol" w:eastAsia="Symbol" w:hAnsi="Symbol" w:cs="Symbol"/>
          <w:sz w:val="20"/>
          <w:szCs w:val="20"/>
          <w:lang w:eastAsia="zh-CN"/>
        </w:rPr>
        <w:t></w:t>
      </w:r>
      <w:r w:rsidR="002D0D3F">
        <w:rPr>
          <w:rFonts w:ascii="Symbol" w:eastAsia="Symbol" w:hAnsi="Symbol" w:cs="Symbol"/>
          <w:spacing w:val="-10"/>
          <w:sz w:val="20"/>
          <w:szCs w:val="20"/>
          <w:lang w:eastAsia="zh-CN"/>
        </w:rPr>
        <w:t></w:t>
      </w:r>
      <w:r w:rsidR="002D0D3F">
        <w:rPr>
          <w:rFonts w:ascii="Symbol" w:eastAsia="Symbol" w:hAnsi="Symbol" w:cs="Symbol"/>
          <w:i/>
          <w:sz w:val="21"/>
          <w:szCs w:val="21"/>
          <w:lang w:eastAsia="zh-CN"/>
        </w:rPr>
        <w:t></w:t>
      </w:r>
    </w:p>
    <w:p w14:paraId="36E4BC4E" w14:textId="77777777" w:rsidR="00996552" w:rsidRDefault="00996552">
      <w:pPr>
        <w:rPr>
          <w:rFonts w:ascii="Symbol" w:eastAsia="Symbol" w:hAnsi="Symbol" w:cs="Symbol"/>
          <w:i/>
          <w:sz w:val="20"/>
          <w:szCs w:val="20"/>
          <w:lang w:eastAsia="zh-CN"/>
        </w:rPr>
      </w:pPr>
    </w:p>
    <w:p w14:paraId="0018BC8E" w14:textId="77777777" w:rsidR="00996552" w:rsidRDefault="00996552">
      <w:pPr>
        <w:spacing w:before="8"/>
        <w:rPr>
          <w:rFonts w:ascii="Symbol" w:eastAsia="Symbol" w:hAnsi="Symbol" w:cs="Symbol"/>
          <w:i/>
          <w:sz w:val="28"/>
          <w:szCs w:val="28"/>
          <w:lang w:eastAsia="zh-CN"/>
        </w:rPr>
      </w:pPr>
    </w:p>
    <w:p w14:paraId="50063A40" w14:textId="77777777" w:rsidR="00996552" w:rsidRDefault="002D0D3F">
      <w:pPr>
        <w:spacing w:before="44"/>
        <w:ind w:left="1145" w:right="2381"/>
        <w:jc w:val="center"/>
        <w:rPr>
          <w:rFonts w:ascii="宋体" w:eastAsia="宋体" w:hAnsi="宋体" w:cs="宋体"/>
          <w:sz w:val="18"/>
          <w:szCs w:val="18"/>
          <w:lang w:eastAsia="zh-CN"/>
        </w:rPr>
      </w:pPr>
      <w:r>
        <w:rPr>
          <w:rFonts w:ascii="宋体"/>
          <w:sz w:val="18"/>
          <w:lang w:eastAsia="zh-CN"/>
        </w:rPr>
        <w:t>N</w:t>
      </w:r>
    </w:p>
    <w:p w14:paraId="19F5789A" w14:textId="77777777" w:rsidR="00996552" w:rsidRDefault="00996552">
      <w:pPr>
        <w:rPr>
          <w:rFonts w:ascii="宋体" w:eastAsia="宋体" w:hAnsi="宋体" w:cs="宋体"/>
          <w:sz w:val="20"/>
          <w:szCs w:val="20"/>
          <w:lang w:eastAsia="zh-CN"/>
        </w:rPr>
      </w:pPr>
    </w:p>
    <w:p w14:paraId="79207AC4" w14:textId="77777777" w:rsidR="00996552" w:rsidRDefault="00996552">
      <w:pPr>
        <w:rPr>
          <w:rFonts w:ascii="宋体" w:eastAsia="宋体" w:hAnsi="宋体" w:cs="宋体"/>
          <w:sz w:val="20"/>
          <w:szCs w:val="20"/>
          <w:lang w:eastAsia="zh-CN"/>
        </w:rPr>
      </w:pPr>
    </w:p>
    <w:p w14:paraId="6E12B4B3" w14:textId="77777777" w:rsidR="00996552" w:rsidRDefault="00996552">
      <w:pPr>
        <w:spacing w:before="10"/>
        <w:rPr>
          <w:rFonts w:ascii="宋体" w:eastAsia="宋体" w:hAnsi="宋体" w:cs="宋体"/>
          <w:sz w:val="17"/>
          <w:szCs w:val="17"/>
          <w:lang w:eastAsia="zh-CN"/>
        </w:rPr>
      </w:pPr>
    </w:p>
    <w:p w14:paraId="5EAB2ED6" w14:textId="77777777" w:rsidR="00996552" w:rsidRDefault="002D0D3F">
      <w:pPr>
        <w:spacing w:before="45"/>
        <w:ind w:right="1955"/>
        <w:jc w:val="right"/>
        <w:rPr>
          <w:rFonts w:ascii="宋体" w:eastAsia="宋体" w:hAnsi="宋体" w:cs="宋体"/>
          <w:sz w:val="18"/>
          <w:szCs w:val="18"/>
          <w:lang w:eastAsia="zh-CN"/>
        </w:rPr>
      </w:pPr>
      <w:r>
        <w:rPr>
          <w:rFonts w:ascii="宋体" w:eastAsia="宋体" w:hAnsi="宋体" w:cs="宋体"/>
          <w:spacing w:val="-1"/>
          <w:w w:val="95"/>
          <w:sz w:val="18"/>
          <w:szCs w:val="18"/>
          <w:lang w:eastAsia="zh-CN"/>
        </w:rPr>
        <w:t>结束</w:t>
      </w:r>
    </w:p>
    <w:p w14:paraId="6830B2AA" w14:textId="77777777" w:rsidR="00996552" w:rsidRDefault="00996552">
      <w:pPr>
        <w:rPr>
          <w:rFonts w:ascii="宋体" w:eastAsia="宋体" w:hAnsi="宋体" w:cs="宋体"/>
          <w:sz w:val="20"/>
          <w:szCs w:val="20"/>
          <w:lang w:eastAsia="zh-CN"/>
        </w:rPr>
      </w:pPr>
    </w:p>
    <w:p w14:paraId="2F430551" w14:textId="77777777" w:rsidR="00996552" w:rsidRDefault="00996552">
      <w:pPr>
        <w:rPr>
          <w:rFonts w:ascii="宋体" w:eastAsia="宋体" w:hAnsi="宋体" w:cs="宋体"/>
          <w:sz w:val="20"/>
          <w:szCs w:val="20"/>
          <w:lang w:eastAsia="zh-CN"/>
        </w:rPr>
      </w:pPr>
    </w:p>
    <w:p w14:paraId="392FBAEF" w14:textId="77777777" w:rsidR="00996552" w:rsidRDefault="00996552">
      <w:pPr>
        <w:rPr>
          <w:rFonts w:ascii="宋体" w:eastAsia="宋体" w:hAnsi="宋体" w:cs="宋体"/>
          <w:sz w:val="20"/>
          <w:szCs w:val="20"/>
          <w:lang w:eastAsia="zh-CN"/>
        </w:rPr>
      </w:pPr>
    </w:p>
    <w:p w14:paraId="772339BD" w14:textId="77777777" w:rsidR="00996552" w:rsidRDefault="00996552">
      <w:pPr>
        <w:rPr>
          <w:rFonts w:ascii="宋体" w:eastAsia="宋体" w:hAnsi="宋体" w:cs="宋体"/>
          <w:sz w:val="20"/>
          <w:szCs w:val="20"/>
          <w:lang w:eastAsia="zh-CN"/>
        </w:rPr>
      </w:pPr>
    </w:p>
    <w:p w14:paraId="1D6AFC7A" w14:textId="77777777" w:rsidR="00996552" w:rsidRDefault="00996552">
      <w:pPr>
        <w:rPr>
          <w:rFonts w:ascii="宋体" w:eastAsia="宋体" w:hAnsi="宋体" w:cs="宋体"/>
          <w:sz w:val="20"/>
          <w:szCs w:val="20"/>
          <w:lang w:eastAsia="zh-CN"/>
        </w:rPr>
      </w:pPr>
    </w:p>
    <w:p w14:paraId="2C648EB1" w14:textId="77777777" w:rsidR="00996552" w:rsidRDefault="00996552">
      <w:pPr>
        <w:rPr>
          <w:rFonts w:ascii="宋体" w:eastAsia="宋体" w:hAnsi="宋体" w:cs="宋体"/>
          <w:sz w:val="20"/>
          <w:szCs w:val="20"/>
          <w:lang w:eastAsia="zh-CN"/>
        </w:rPr>
      </w:pPr>
    </w:p>
    <w:p w14:paraId="28C2E2E3" w14:textId="77777777" w:rsidR="00996552" w:rsidRDefault="00996552">
      <w:pPr>
        <w:rPr>
          <w:rFonts w:ascii="宋体" w:eastAsia="宋体" w:hAnsi="宋体" w:cs="宋体"/>
          <w:sz w:val="20"/>
          <w:szCs w:val="20"/>
          <w:lang w:eastAsia="zh-CN"/>
        </w:rPr>
      </w:pPr>
    </w:p>
    <w:p w14:paraId="5786D5FC" w14:textId="77777777" w:rsidR="00996552" w:rsidRDefault="00996552">
      <w:pPr>
        <w:spacing w:before="11"/>
        <w:rPr>
          <w:rFonts w:ascii="宋体" w:eastAsia="宋体" w:hAnsi="宋体" w:cs="宋体"/>
          <w:sz w:val="13"/>
          <w:szCs w:val="13"/>
          <w:lang w:eastAsia="zh-CN"/>
        </w:rPr>
      </w:pPr>
    </w:p>
    <w:p w14:paraId="6ACC153D" w14:textId="77777777" w:rsidR="00996552" w:rsidRDefault="002D0D3F">
      <w:pPr>
        <w:tabs>
          <w:tab w:val="left" w:pos="3695"/>
        </w:tabs>
        <w:spacing w:before="35"/>
        <w:ind w:left="597" w:firstLine="236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稳态潮流计算流程图</w:t>
      </w:r>
    </w:p>
    <w:p w14:paraId="3257A632" w14:textId="77777777" w:rsidR="00996552" w:rsidRDefault="00996552">
      <w:pPr>
        <w:spacing w:before="1"/>
        <w:rPr>
          <w:rFonts w:ascii="宋体" w:eastAsia="宋体" w:hAnsi="宋体" w:cs="宋体"/>
          <w:lang w:eastAsia="zh-CN"/>
        </w:rPr>
      </w:pPr>
    </w:p>
    <w:p w14:paraId="678F8854" w14:textId="77777777" w:rsidR="00996552" w:rsidRDefault="002D0D3F">
      <w:pPr>
        <w:pStyle w:val="a3"/>
        <w:spacing w:line="305" w:lineRule="auto"/>
        <w:ind w:right="115" w:firstLine="480"/>
        <w:jc w:val="both"/>
        <w:rPr>
          <w:lang w:eastAsia="zh-CN"/>
        </w:rPr>
      </w:pPr>
      <w:r>
        <w:rPr>
          <w:spacing w:val="4"/>
          <w:lang w:eastAsia="zh-CN"/>
        </w:rPr>
        <w:t>在电力系统中，稳定裕度是指系统中各元件的运行状态值与临界状态值的</w:t>
      </w:r>
      <w:r>
        <w:rPr>
          <w:spacing w:val="42"/>
          <w:lang w:eastAsia="zh-CN"/>
        </w:rPr>
        <w:t xml:space="preserve"> </w:t>
      </w:r>
      <w:r>
        <w:rPr>
          <w:lang w:eastAsia="zh-CN"/>
        </w:rPr>
        <w:t>相对距离，表征的是电力系统当前运行状态距离失稳状态的程度。</w:t>
      </w:r>
    </w:p>
    <w:p w14:paraId="086DF940" w14:textId="77777777" w:rsidR="00996552" w:rsidRDefault="002D0D3F">
      <w:pPr>
        <w:pStyle w:val="a3"/>
        <w:spacing w:before="20" w:line="305" w:lineRule="auto"/>
        <w:ind w:right="115" w:firstLine="480"/>
        <w:jc w:val="both"/>
        <w:rPr>
          <w:lang w:eastAsia="zh-CN"/>
        </w:rPr>
      </w:pPr>
      <w:r>
        <w:rPr>
          <w:spacing w:val="4"/>
          <w:lang w:eastAsia="zh-CN"/>
        </w:rPr>
        <w:t>在电力系统状态脆弱性研究中，电力系统的节点电压是研究系统脆弱性的</w:t>
      </w:r>
      <w:r>
        <w:rPr>
          <w:spacing w:val="42"/>
          <w:lang w:eastAsia="zh-CN"/>
        </w:rPr>
        <w:t xml:space="preserve"> </w:t>
      </w:r>
      <w:r>
        <w:rPr>
          <w:lang w:eastAsia="zh-CN"/>
        </w:rPr>
        <w:t>重要指标</w:t>
      </w:r>
      <w:r>
        <w:rPr>
          <w:spacing w:val="-48"/>
          <w:lang w:eastAsia="zh-CN"/>
        </w:rPr>
        <w:t>，</w:t>
      </w:r>
      <w:r>
        <w:rPr>
          <w:lang w:eastAsia="zh-CN"/>
        </w:rPr>
        <w:t>电力系统各节点电压的高低实际反映的是电力系统是否正常供电</w:t>
      </w:r>
      <w:r>
        <w:rPr>
          <w:spacing w:val="-41"/>
          <w:lang w:eastAsia="zh-CN"/>
        </w:rPr>
        <w:t>。</w:t>
      </w:r>
      <w:r>
        <w:rPr>
          <w:lang w:eastAsia="zh-CN"/>
        </w:rPr>
        <w:t>在 电力系统运行过程中</w:t>
      </w:r>
      <w:r>
        <w:rPr>
          <w:spacing w:val="-45"/>
          <w:lang w:eastAsia="zh-CN"/>
        </w:rPr>
        <w:t>，</w:t>
      </w:r>
      <w:r>
        <w:rPr>
          <w:lang w:eastAsia="zh-CN"/>
        </w:rPr>
        <w:t>保证电压的稳定可以有效提高电力系统的运行效率</w:t>
      </w:r>
      <w:r>
        <w:rPr>
          <w:spacing w:val="-45"/>
          <w:lang w:eastAsia="zh-CN"/>
        </w:rPr>
        <w:t>，</w:t>
      </w:r>
      <w:r>
        <w:rPr>
          <w:lang w:eastAsia="zh-CN"/>
        </w:rPr>
        <w:t>降低 系统出现级联停电的可能性</w:t>
      </w:r>
      <w:r>
        <w:rPr>
          <w:spacing w:val="-41"/>
          <w:lang w:eastAsia="zh-CN"/>
        </w:rPr>
        <w:t>。</w:t>
      </w:r>
      <w:r>
        <w:rPr>
          <w:lang w:eastAsia="zh-CN"/>
        </w:rPr>
        <w:t>因此</w:t>
      </w:r>
      <w:r>
        <w:rPr>
          <w:spacing w:val="-49"/>
          <w:lang w:eastAsia="zh-CN"/>
        </w:rPr>
        <w:t>，</w:t>
      </w:r>
      <w:r>
        <w:rPr>
          <w:lang w:eastAsia="zh-CN"/>
        </w:rPr>
        <w:t>本文提出电压裕度指标和功率稳定裕度指标 作为评估电力系统各元件脆弱性的指标。</w:t>
      </w:r>
    </w:p>
    <w:p w14:paraId="7DFFD3F4" w14:textId="77777777" w:rsidR="00996552" w:rsidRDefault="002D0D3F">
      <w:pPr>
        <w:pStyle w:val="a3"/>
        <w:spacing w:before="20"/>
        <w:ind w:left="597"/>
        <w:rPr>
          <w:lang w:eastAsia="zh-CN"/>
        </w:rPr>
      </w:pPr>
      <w:r>
        <w:rPr>
          <w:spacing w:val="4"/>
          <w:lang w:eastAsia="zh-CN"/>
        </w:rPr>
        <w:t>通过比较节点实际的运行电压和临界电压之间的裕度来评估电网各节点的</w:t>
      </w:r>
    </w:p>
    <w:p w14:paraId="5A733153" w14:textId="77777777" w:rsidR="00996552" w:rsidRDefault="00996552">
      <w:pPr>
        <w:rPr>
          <w:lang w:eastAsia="zh-CN"/>
        </w:rPr>
        <w:sectPr w:rsidR="00996552">
          <w:pgSz w:w="11910" w:h="16840"/>
          <w:pgMar w:top="1140" w:right="1680" w:bottom="1280" w:left="1680" w:header="871" w:footer="1055" w:gutter="0"/>
          <w:cols w:space="720"/>
        </w:sectPr>
      </w:pPr>
    </w:p>
    <w:p w14:paraId="10381665" w14:textId="77777777" w:rsidR="00996552" w:rsidRDefault="00996552">
      <w:pPr>
        <w:spacing w:before="9"/>
        <w:rPr>
          <w:rFonts w:ascii="宋体" w:eastAsia="宋体" w:hAnsi="宋体" w:cs="宋体"/>
          <w:sz w:val="17"/>
          <w:szCs w:val="17"/>
          <w:lang w:eastAsia="zh-CN"/>
        </w:rPr>
      </w:pPr>
    </w:p>
    <w:p w14:paraId="52BFE0FB"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95" w:gutter="0"/>
          <w:cols w:space="720"/>
        </w:sectPr>
      </w:pPr>
    </w:p>
    <w:p w14:paraId="2626D12E" w14:textId="77777777" w:rsidR="00996552" w:rsidRDefault="002D0D3F">
      <w:pPr>
        <w:pStyle w:val="a3"/>
        <w:spacing w:before="26"/>
        <w:rPr>
          <w:lang w:eastAsia="zh-CN"/>
        </w:rPr>
      </w:pPr>
      <w:r>
        <w:rPr>
          <w:lang w:eastAsia="zh-CN"/>
        </w:rPr>
        <w:lastRenderedPageBreak/>
        <w:t>状态脆弱性。定义“电压裕度”指标如下：</w:t>
      </w:r>
    </w:p>
    <w:p w14:paraId="3A339CF1" w14:textId="77777777" w:rsidR="00996552" w:rsidRDefault="00025C9E">
      <w:pPr>
        <w:spacing w:before="94" w:line="410" w:lineRule="exact"/>
        <w:jc w:val="right"/>
        <w:rPr>
          <w:rFonts w:ascii="MS Gothic" w:eastAsia="MS Gothic" w:hAnsi="MS Gothic" w:cs="MS Gothic"/>
          <w:sz w:val="24"/>
          <w:szCs w:val="24"/>
          <w:lang w:eastAsia="zh-CN"/>
        </w:rPr>
      </w:pPr>
      <w:r>
        <w:rPr>
          <w:rFonts w:eastAsiaTheme="minorHAnsi"/>
        </w:rPr>
        <w:pict w14:anchorId="1B2A7A0A">
          <v:shape id="_x0000_s3845" type="#_x0000_t202" style="position:absolute;left:0;text-align:left;margin-left:264.7pt;margin-top:22.4pt;width:5.65pt;height:8pt;z-index:-280768;mso-position-horizontal-relative:page" filled="f" stroked="f">
            <v:textbox inset="0,0,0,0">
              <w:txbxContent>
                <w:p w14:paraId="1ED102A4"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sz w:val="16"/>
                    </w:rPr>
                    <w:t>V</w:t>
                  </w:r>
                </w:p>
              </w:txbxContent>
            </v:textbox>
            <w10:wrap anchorx="page"/>
          </v:shape>
        </w:pict>
      </w:r>
      <w:bookmarkStart w:id="118" w:name="_bookmark68"/>
      <w:bookmarkEnd w:id="118"/>
      <w:r w:rsidR="002D0D3F">
        <w:rPr>
          <w:rFonts w:ascii="Times New Roman" w:eastAsia="Times New Roman" w:hAnsi="Times New Roman" w:cs="Times New Roman"/>
          <w:i/>
          <w:position w:val="-15"/>
          <w:sz w:val="24"/>
          <w:szCs w:val="24"/>
          <w:lang w:eastAsia="zh-CN"/>
        </w:rPr>
        <w:t xml:space="preserve">S </w:t>
      </w:r>
      <w:r w:rsidR="002D0D3F">
        <w:rPr>
          <w:rFonts w:ascii="Times New Roman" w:eastAsia="Times New Roman" w:hAnsi="Times New Roman" w:cs="Times New Roman"/>
          <w:i/>
          <w:spacing w:val="41"/>
          <w:position w:val="-15"/>
          <w:sz w:val="24"/>
          <w:szCs w:val="24"/>
          <w:lang w:eastAsia="zh-CN"/>
        </w:rPr>
        <w:t xml:space="preserve"> </w:t>
      </w:r>
      <w:r w:rsidR="002D0D3F">
        <w:rPr>
          <w:rFonts w:ascii="Georgia" w:eastAsia="Georgia" w:hAnsi="Georgia" w:cs="Georgia"/>
          <w:position w:val="-15"/>
          <w:sz w:val="24"/>
          <w:szCs w:val="24"/>
          <w:lang w:eastAsia="zh-CN"/>
        </w:rPr>
        <w:t>=</w:t>
      </w:r>
      <w:r w:rsidR="002D0D3F">
        <w:rPr>
          <w:rFonts w:ascii="Georgia" w:eastAsia="Georgia" w:hAnsi="Georgia" w:cs="Georgia"/>
          <w:spacing w:val="24"/>
          <w:position w:val="-15"/>
          <w:sz w:val="24"/>
          <w:szCs w:val="24"/>
          <w:lang w:eastAsia="zh-CN"/>
        </w:rPr>
        <w:t xml:space="preserve"> </w:t>
      </w:r>
      <w:r w:rsidR="002D0D3F">
        <w:rPr>
          <w:rFonts w:ascii="MS Gothic" w:eastAsia="MS Gothic" w:hAnsi="MS Gothic" w:cs="MS Gothic"/>
          <w:spacing w:val="-5"/>
          <w:sz w:val="24"/>
          <w:szCs w:val="24"/>
          <w:lang w:eastAsia="zh-CN"/>
        </w:rPr>
        <w:t>|</w:t>
      </w:r>
      <w:r w:rsidR="002D0D3F">
        <w:rPr>
          <w:rFonts w:ascii="Times New Roman" w:eastAsia="Times New Roman" w:hAnsi="Times New Roman" w:cs="Times New Roman"/>
          <w:i/>
          <w:spacing w:val="-2"/>
          <w:sz w:val="24"/>
          <w:szCs w:val="24"/>
          <w:u w:val="single" w:color="000000"/>
          <w:lang w:eastAsia="zh-CN"/>
        </w:rPr>
        <w:t>U</w:t>
      </w:r>
      <w:r w:rsidR="002D0D3F">
        <w:rPr>
          <w:rFonts w:ascii="Bookman Old Style" w:eastAsia="Bookman Old Style" w:hAnsi="Bookman Old Style" w:cs="Bookman Old Style"/>
          <w:i/>
          <w:spacing w:val="-2"/>
          <w:position w:val="-3"/>
          <w:sz w:val="16"/>
          <w:szCs w:val="16"/>
          <w:u w:val="single" w:color="000000"/>
          <w:lang w:eastAsia="zh-CN"/>
        </w:rPr>
        <w:t>C</w:t>
      </w:r>
      <w:r w:rsidR="002D0D3F">
        <w:rPr>
          <w:rFonts w:ascii="Bookman Old Style" w:eastAsia="Bookman Old Style" w:hAnsi="Bookman Old Style" w:cs="Bookman Old Style"/>
          <w:i/>
          <w:spacing w:val="12"/>
          <w:position w:val="-3"/>
          <w:sz w:val="16"/>
          <w:szCs w:val="16"/>
          <w:u w:val="single" w:color="000000"/>
          <w:lang w:eastAsia="zh-CN"/>
        </w:rPr>
        <w:t xml:space="preserve"> </w:t>
      </w:r>
      <w:r w:rsidR="002D0D3F">
        <w:rPr>
          <w:rFonts w:ascii="MS Gothic" w:eastAsia="MS Gothic" w:hAnsi="MS Gothic" w:cs="MS Gothic"/>
          <w:w w:val="105"/>
          <w:sz w:val="24"/>
          <w:szCs w:val="24"/>
          <w:u w:val="single" w:color="000000"/>
          <w:lang w:eastAsia="zh-CN"/>
        </w:rPr>
        <w:t>−</w:t>
      </w:r>
      <w:r w:rsidR="002D0D3F">
        <w:rPr>
          <w:rFonts w:ascii="MS Gothic" w:eastAsia="MS Gothic" w:hAnsi="MS Gothic" w:cs="MS Gothic"/>
          <w:spacing w:val="-87"/>
          <w:w w:val="105"/>
          <w:sz w:val="24"/>
          <w:szCs w:val="24"/>
          <w:u w:val="single" w:color="000000"/>
          <w:lang w:eastAsia="zh-CN"/>
        </w:rPr>
        <w:t xml:space="preserve"> </w:t>
      </w:r>
      <w:r w:rsidR="002D0D3F">
        <w:rPr>
          <w:rFonts w:ascii="Times New Roman" w:eastAsia="Times New Roman" w:hAnsi="Times New Roman" w:cs="Times New Roman"/>
          <w:i/>
          <w:spacing w:val="1"/>
          <w:sz w:val="24"/>
          <w:szCs w:val="24"/>
          <w:u w:val="single" w:color="000000"/>
          <w:lang w:eastAsia="zh-CN"/>
        </w:rPr>
        <w:t>U</w:t>
      </w:r>
      <w:r w:rsidR="002D0D3F">
        <w:rPr>
          <w:rFonts w:ascii="Bookman Old Style" w:eastAsia="Bookman Old Style" w:hAnsi="Bookman Old Style" w:cs="Bookman Old Style"/>
          <w:i/>
          <w:position w:val="-3"/>
          <w:sz w:val="16"/>
          <w:szCs w:val="16"/>
          <w:u w:val="single" w:color="000000"/>
          <w:lang w:eastAsia="zh-CN"/>
        </w:rPr>
        <w:t>I</w:t>
      </w:r>
      <w:r w:rsidR="002D0D3F">
        <w:rPr>
          <w:rFonts w:ascii="Bookman Old Style" w:eastAsia="Bookman Old Style" w:hAnsi="Bookman Old Style" w:cs="Bookman Old Style"/>
          <w:i/>
          <w:spacing w:val="-20"/>
          <w:position w:val="-3"/>
          <w:sz w:val="16"/>
          <w:szCs w:val="16"/>
          <w:u w:val="single" w:color="000000"/>
          <w:lang w:eastAsia="zh-CN"/>
        </w:rPr>
        <w:t xml:space="preserve"> </w:t>
      </w:r>
      <w:r w:rsidR="002D0D3F">
        <w:rPr>
          <w:rFonts w:ascii="MS Gothic" w:eastAsia="MS Gothic" w:hAnsi="MS Gothic" w:cs="MS Gothic"/>
          <w:w w:val="80"/>
          <w:sz w:val="24"/>
          <w:szCs w:val="24"/>
          <w:u w:val="single" w:color="000000"/>
          <w:lang w:eastAsia="zh-CN"/>
        </w:rPr>
        <w:t>|</w:t>
      </w:r>
    </w:p>
    <w:p w14:paraId="69188B1C" w14:textId="77777777" w:rsidR="00996552" w:rsidRDefault="002D0D3F">
      <w:pPr>
        <w:spacing w:line="275" w:lineRule="exact"/>
        <w:ind w:right="178"/>
        <w:jc w:val="right"/>
        <w:rPr>
          <w:rFonts w:ascii="MS Gothic" w:eastAsia="MS Gothic" w:hAnsi="MS Gothic" w:cs="MS Gothic"/>
          <w:sz w:val="24"/>
          <w:szCs w:val="24"/>
          <w:lang w:eastAsia="zh-CN"/>
        </w:rPr>
      </w:pPr>
      <w:r>
        <w:rPr>
          <w:rFonts w:ascii="MS Gothic" w:hAnsi="MS Gothic"/>
          <w:spacing w:val="4"/>
          <w:w w:val="80"/>
          <w:sz w:val="24"/>
          <w:lang w:eastAsia="zh-CN"/>
        </w:rPr>
        <w:t>|</w:t>
      </w:r>
      <w:r>
        <w:rPr>
          <w:rFonts w:ascii="Times New Roman" w:hAnsi="Times New Roman"/>
          <w:spacing w:val="1"/>
          <w:w w:val="80"/>
          <w:sz w:val="24"/>
        </w:rPr>
        <w:t>α</w:t>
      </w:r>
      <w:r>
        <w:rPr>
          <w:rFonts w:ascii="Times New Roman" w:hAnsi="Times New Roman"/>
          <w:i/>
          <w:spacing w:val="1"/>
          <w:w w:val="80"/>
          <w:sz w:val="24"/>
          <w:lang w:eastAsia="zh-CN"/>
        </w:rPr>
        <w:t>U</w:t>
      </w:r>
      <w:r>
        <w:rPr>
          <w:rFonts w:ascii="Bookman Old Style" w:hAnsi="Bookman Old Style"/>
          <w:i/>
          <w:spacing w:val="1"/>
          <w:w w:val="80"/>
          <w:position w:val="-3"/>
          <w:sz w:val="16"/>
          <w:lang w:eastAsia="zh-CN"/>
        </w:rPr>
        <w:t>m</w:t>
      </w:r>
      <w:r>
        <w:rPr>
          <w:rFonts w:ascii="Bookman Old Style" w:hAnsi="Bookman Old Style"/>
          <w:i/>
          <w:spacing w:val="-20"/>
          <w:w w:val="80"/>
          <w:position w:val="-3"/>
          <w:sz w:val="16"/>
          <w:lang w:eastAsia="zh-CN"/>
        </w:rPr>
        <w:t xml:space="preserve"> </w:t>
      </w:r>
      <w:r>
        <w:rPr>
          <w:rFonts w:ascii="MS Gothic" w:hAnsi="MS Gothic"/>
          <w:w w:val="80"/>
          <w:sz w:val="24"/>
          <w:lang w:eastAsia="zh-CN"/>
        </w:rPr>
        <w:t>|</w:t>
      </w:r>
    </w:p>
    <w:p w14:paraId="6D9DAEE6" w14:textId="77777777" w:rsidR="00996552" w:rsidRDefault="002D0D3F">
      <w:pPr>
        <w:rPr>
          <w:rFonts w:ascii="MS Gothic" w:eastAsia="MS Gothic" w:hAnsi="MS Gothic" w:cs="MS Gothic"/>
          <w:sz w:val="24"/>
          <w:szCs w:val="24"/>
          <w:lang w:eastAsia="zh-CN"/>
        </w:rPr>
      </w:pPr>
      <w:r>
        <w:rPr>
          <w:lang w:eastAsia="zh-CN"/>
        </w:rPr>
        <w:br w:type="column"/>
      </w:r>
    </w:p>
    <w:p w14:paraId="554BA5D0" w14:textId="77777777" w:rsidR="00996552" w:rsidRDefault="00996552">
      <w:pPr>
        <w:spacing w:before="12"/>
        <w:rPr>
          <w:rFonts w:ascii="MS Gothic" w:eastAsia="MS Gothic" w:hAnsi="MS Gothic" w:cs="MS Gothic"/>
          <w:sz w:val="25"/>
          <w:szCs w:val="25"/>
          <w:lang w:eastAsia="zh-CN"/>
        </w:rPr>
      </w:pPr>
    </w:p>
    <w:p w14:paraId="52250AEE" w14:textId="77777777" w:rsidR="00996552" w:rsidRDefault="002D0D3F">
      <w:pPr>
        <w:pStyle w:val="a3"/>
        <w:rPr>
          <w:rFonts w:ascii="Times New Roman" w:eastAsia="Times New Roman" w:hAnsi="Times New Roman" w:cs="Times New Roman"/>
          <w:lang w:eastAsia="zh-CN"/>
        </w:rPr>
      </w:pPr>
      <w:r>
        <w:rPr>
          <w:rFonts w:ascii="Times New Roman"/>
          <w:lang w:eastAsia="zh-CN"/>
        </w:rPr>
        <w:t>(3.19)</w:t>
      </w:r>
    </w:p>
    <w:p w14:paraId="72213BA7"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5010" w:space="2721"/>
            <w:col w:w="979"/>
          </w:cols>
        </w:sectPr>
      </w:pPr>
    </w:p>
    <w:p w14:paraId="7FFA64C8" w14:textId="77777777" w:rsidR="00996552" w:rsidRDefault="002D0D3F">
      <w:pPr>
        <w:pStyle w:val="a3"/>
        <w:spacing w:before="77" w:line="268" w:lineRule="auto"/>
        <w:ind w:right="275" w:firstLine="480"/>
        <w:jc w:val="both"/>
        <w:rPr>
          <w:lang w:eastAsia="zh-CN"/>
        </w:rPr>
      </w:pPr>
      <w:r>
        <w:rPr>
          <w:spacing w:val="-2"/>
          <w:lang w:eastAsia="zh-CN"/>
        </w:rPr>
        <w:lastRenderedPageBreak/>
        <w:t>式</w:t>
      </w:r>
      <w:hyperlink w:anchor="_bookmark68" w:history="1">
        <w:r>
          <w:rPr>
            <w:rFonts w:ascii="Times New Roman" w:eastAsia="Times New Roman" w:hAnsi="Times New Roman" w:cs="Times New Roman"/>
            <w:spacing w:val="-2"/>
            <w:lang w:eastAsia="zh-CN"/>
          </w:rPr>
          <w:t>3.19</w:t>
        </w:r>
      </w:hyperlink>
      <w:r>
        <w:rPr>
          <w:spacing w:val="-2"/>
          <w:lang w:eastAsia="zh-CN"/>
        </w:rPr>
        <w:t>中，</w:t>
      </w:r>
      <w:r>
        <w:rPr>
          <w:rFonts w:ascii="Times New Roman" w:eastAsia="Times New Roman" w:hAnsi="Times New Roman" w:cs="Times New Roman"/>
          <w:i/>
          <w:spacing w:val="-2"/>
          <w:lang w:eastAsia="zh-CN"/>
        </w:rPr>
        <w:t>U</w:t>
      </w:r>
      <w:r>
        <w:rPr>
          <w:rFonts w:ascii="Bookman Old Style" w:eastAsia="Bookman Old Style" w:hAnsi="Bookman Old Style" w:cs="Bookman Old Style"/>
          <w:i/>
          <w:spacing w:val="-2"/>
          <w:position w:val="-3"/>
          <w:sz w:val="16"/>
          <w:szCs w:val="16"/>
          <w:lang w:eastAsia="zh-CN"/>
        </w:rPr>
        <w:t>C</w:t>
      </w:r>
      <w:r>
        <w:rPr>
          <w:rFonts w:ascii="Bookman Old Style" w:eastAsia="Bookman Old Style" w:hAnsi="Bookman Old Style" w:cs="Bookman Old Style"/>
          <w:i/>
          <w:spacing w:val="15"/>
          <w:position w:val="-3"/>
          <w:sz w:val="16"/>
          <w:szCs w:val="16"/>
          <w:lang w:eastAsia="zh-CN"/>
        </w:rPr>
        <w:t xml:space="preserve"> </w:t>
      </w:r>
      <w:r>
        <w:rPr>
          <w:lang w:eastAsia="zh-CN"/>
        </w:rPr>
        <w:t>为电压临界值，</w:t>
      </w:r>
      <w:r>
        <w:rPr>
          <w:rFonts w:ascii="Times New Roman" w:eastAsia="Times New Roman" w:hAnsi="Times New Roman" w:cs="Times New Roman"/>
          <w:i/>
          <w:lang w:eastAsia="zh-CN"/>
        </w:rPr>
        <w:t>U</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8"/>
          <w:position w:val="-3"/>
          <w:sz w:val="16"/>
          <w:szCs w:val="16"/>
          <w:lang w:eastAsia="zh-CN"/>
        </w:rPr>
        <w:t xml:space="preserve"> </w:t>
      </w:r>
      <w:r>
        <w:rPr>
          <w:spacing w:val="2"/>
          <w:lang w:eastAsia="zh-CN"/>
        </w:rPr>
        <w:t>为当前运行电压值，</w:t>
      </w:r>
      <w:r>
        <w:rPr>
          <w:rFonts w:ascii="MS Gothic" w:eastAsia="MS Gothic" w:hAnsi="MS Gothic" w:cs="MS Gothic"/>
          <w:spacing w:val="5"/>
          <w:lang w:eastAsia="zh-CN"/>
        </w:rPr>
        <w:t>|</w:t>
      </w:r>
      <w:r>
        <w:rPr>
          <w:rFonts w:ascii="Times New Roman" w:eastAsia="Times New Roman" w:hAnsi="Times New Roman" w:cs="Times New Roman"/>
          <w:spacing w:val="1"/>
        </w:rPr>
        <w:t>α</w:t>
      </w:r>
      <w:r>
        <w:rPr>
          <w:rFonts w:ascii="Times New Roman" w:eastAsia="Times New Roman" w:hAnsi="Times New Roman" w:cs="Times New Roman"/>
          <w:i/>
          <w:spacing w:val="2"/>
          <w:lang w:eastAsia="zh-CN"/>
        </w:rPr>
        <w:t>U</w:t>
      </w:r>
      <w:r>
        <w:rPr>
          <w:rFonts w:ascii="Bookman Old Style" w:eastAsia="Bookman Old Style" w:hAnsi="Bookman Old Style" w:cs="Bookman Old Style"/>
          <w:i/>
          <w:spacing w:val="2"/>
          <w:position w:val="-3"/>
          <w:sz w:val="16"/>
          <w:szCs w:val="16"/>
          <w:lang w:eastAsia="zh-CN"/>
        </w:rPr>
        <w:t>m</w:t>
      </w:r>
      <w:r>
        <w:rPr>
          <w:rFonts w:ascii="Bookman Old Style" w:eastAsia="Bookman Old Style" w:hAnsi="Bookman Old Style" w:cs="Bookman Old Style"/>
          <w:i/>
          <w:spacing w:val="-34"/>
          <w:position w:val="-3"/>
          <w:sz w:val="16"/>
          <w:szCs w:val="16"/>
          <w:lang w:eastAsia="zh-CN"/>
        </w:rPr>
        <w:t xml:space="preserve"> </w:t>
      </w:r>
      <w:r>
        <w:rPr>
          <w:rFonts w:ascii="MS Gothic" w:eastAsia="MS Gothic" w:hAnsi="MS Gothic" w:cs="MS Gothic"/>
          <w:w w:val="80"/>
          <w:lang w:eastAsia="zh-CN"/>
        </w:rPr>
        <w:t>|</w:t>
      </w:r>
      <w:r>
        <w:rPr>
          <w:rFonts w:ascii="MS Gothic" w:eastAsia="MS Gothic" w:hAnsi="MS Gothic" w:cs="MS Gothic"/>
          <w:spacing w:val="-41"/>
          <w:w w:val="80"/>
          <w:lang w:eastAsia="zh-CN"/>
        </w:rPr>
        <w:t xml:space="preserve"> </w:t>
      </w:r>
      <w:r>
        <w:rPr>
          <w:spacing w:val="1"/>
          <w:lang w:eastAsia="zh-CN"/>
        </w:rPr>
        <w:t>为电压稳定阈</w:t>
      </w:r>
      <w:r>
        <w:rPr>
          <w:spacing w:val="44"/>
          <w:lang w:eastAsia="zh-CN"/>
        </w:rPr>
        <w:t xml:space="preserve"> </w:t>
      </w:r>
      <w:r>
        <w:rPr>
          <w:lang w:eastAsia="zh-CN"/>
        </w:rPr>
        <w:t>值</w:t>
      </w:r>
      <w:r>
        <w:rPr>
          <w:spacing w:val="-16"/>
          <w:lang w:eastAsia="zh-CN"/>
        </w:rPr>
        <w:t>，</w:t>
      </w:r>
      <w:r>
        <w:rPr>
          <w:rFonts w:ascii="Times New Roman" w:eastAsia="Times New Roman" w:hAnsi="Times New Roman" w:cs="Times New Roman"/>
        </w:rPr>
        <w:t>α</w:t>
      </w:r>
      <w:r>
        <w:rPr>
          <w:rFonts w:ascii="Times New Roman" w:eastAsia="Times New Roman" w:hAnsi="Times New Roman" w:cs="Times New Roman"/>
          <w:spacing w:val="5"/>
          <w:lang w:eastAsia="zh-CN"/>
        </w:rPr>
        <w:t xml:space="preserve"> </w:t>
      </w:r>
      <w:r>
        <w:rPr>
          <w:lang w:eastAsia="zh-CN"/>
        </w:rPr>
        <w:t>为电压最大允许的波动</w:t>
      </w:r>
      <w:r>
        <w:rPr>
          <w:spacing w:val="-13"/>
          <w:lang w:eastAsia="zh-CN"/>
        </w:rPr>
        <w:t>率</w:t>
      </w:r>
      <w:r>
        <w:rPr>
          <w:lang w:eastAsia="zh-CN"/>
        </w:rPr>
        <w:t>（偏差率</w:t>
      </w:r>
      <w:r>
        <w:rPr>
          <w:spacing w:val="-122"/>
          <w:lang w:eastAsia="zh-CN"/>
        </w:rPr>
        <w:t>）</w:t>
      </w:r>
      <w:r>
        <w:rPr>
          <w:spacing w:val="-21"/>
          <w:lang w:eastAsia="zh-CN"/>
        </w:rPr>
        <w:t>。</w:t>
      </w:r>
      <w:r>
        <w:rPr>
          <w:rFonts w:ascii="Times New Roman" w:eastAsia="Times New Roman" w:hAnsi="Times New Roman" w:cs="Times New Roman"/>
          <w:i/>
          <w:spacing w:val="-1"/>
          <w:lang w:eastAsia="zh-CN"/>
        </w:rPr>
        <w:t>U</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22"/>
          <w:position w:val="-3"/>
          <w:sz w:val="16"/>
          <w:szCs w:val="16"/>
          <w:lang w:eastAsia="zh-CN"/>
        </w:rPr>
        <w:t xml:space="preserve"> </w:t>
      </w:r>
      <w:r>
        <w:rPr>
          <w:lang w:eastAsia="zh-CN"/>
        </w:rPr>
        <w:t>为负荷节点额定电压值</w:t>
      </w:r>
      <w:r>
        <w:rPr>
          <w:spacing w:val="-15"/>
          <w:lang w:eastAsia="zh-CN"/>
        </w:rPr>
        <w:t>。</w:t>
      </w:r>
      <w:r>
        <w:rPr>
          <w:lang w:eastAsia="zh-CN"/>
        </w:rPr>
        <w:t>电压裕 度越小，说明系统元件在运行过程中极易达到失稳状态，其脆弱性越强。</w:t>
      </w:r>
    </w:p>
    <w:p w14:paraId="43F95B3F" w14:textId="77777777" w:rsidR="00996552" w:rsidRDefault="002D0D3F">
      <w:pPr>
        <w:pStyle w:val="a3"/>
        <w:spacing w:before="57" w:line="305" w:lineRule="auto"/>
        <w:ind w:right="99" w:firstLine="480"/>
        <w:rPr>
          <w:lang w:eastAsia="zh-CN"/>
        </w:rPr>
      </w:pPr>
      <w:r>
        <w:rPr>
          <w:lang w:eastAsia="zh-CN"/>
        </w:rPr>
        <w:t>在电力系统状态指标研究中</w:t>
      </w:r>
      <w:r>
        <w:rPr>
          <w:spacing w:val="-45"/>
          <w:lang w:eastAsia="zh-CN"/>
        </w:rPr>
        <w:t>，</w:t>
      </w:r>
      <w:r>
        <w:rPr>
          <w:lang w:eastAsia="zh-CN"/>
        </w:rPr>
        <w:t>负荷节点容量也是一项重要的研究指标</w:t>
      </w:r>
      <w:r>
        <w:rPr>
          <w:spacing w:val="-45"/>
          <w:lang w:eastAsia="zh-CN"/>
        </w:rPr>
        <w:t>，</w:t>
      </w:r>
      <w:r>
        <w:rPr>
          <w:lang w:eastAsia="zh-CN"/>
        </w:rPr>
        <w:t>从多 起大规模停电事故中可以看出</w:t>
      </w:r>
      <w:r>
        <w:rPr>
          <w:spacing w:val="-30"/>
          <w:lang w:eastAsia="zh-CN"/>
        </w:rPr>
        <w:t>，</w:t>
      </w:r>
      <w:r>
        <w:rPr>
          <w:lang w:eastAsia="zh-CN"/>
        </w:rPr>
        <w:t>很多事故原因在于电网局部负荷过载</w:t>
      </w:r>
      <w:r>
        <w:rPr>
          <w:spacing w:val="-30"/>
          <w:lang w:eastAsia="zh-CN"/>
        </w:rPr>
        <w:t>，</w:t>
      </w:r>
      <w:r>
        <w:rPr>
          <w:lang w:eastAsia="zh-CN"/>
        </w:rPr>
        <w:t>因此</w:t>
      </w:r>
      <w:r>
        <w:rPr>
          <w:spacing w:val="-30"/>
          <w:lang w:eastAsia="zh-CN"/>
        </w:rPr>
        <w:t>，</w:t>
      </w:r>
      <w:r>
        <w:rPr>
          <w:lang w:eastAsia="zh-CN"/>
        </w:rPr>
        <w:t xml:space="preserve">保 </w:t>
      </w:r>
      <w:r>
        <w:rPr>
          <w:spacing w:val="3"/>
          <w:lang w:eastAsia="zh-CN"/>
        </w:rPr>
        <w:t>证电力系统负荷节点的负荷功率在安全容量范围内，可以有效降低因局部负荷</w:t>
      </w:r>
      <w:r>
        <w:rPr>
          <w:spacing w:val="51"/>
          <w:lang w:eastAsia="zh-CN"/>
        </w:rPr>
        <w:t xml:space="preserve"> </w:t>
      </w:r>
      <w:r>
        <w:rPr>
          <w:lang w:eastAsia="zh-CN"/>
        </w:rPr>
        <w:t>过载和级联效应而导致电力系统瘫痪事故发生的可能性。定义“功率稳定裕度” 指标如下：</w:t>
      </w:r>
    </w:p>
    <w:p w14:paraId="502E4CD6" w14:textId="77777777" w:rsidR="00996552" w:rsidRDefault="002D0D3F">
      <w:pPr>
        <w:tabs>
          <w:tab w:val="left" w:pos="7848"/>
        </w:tabs>
        <w:spacing w:before="191"/>
        <w:ind w:left="3531"/>
        <w:rPr>
          <w:rFonts w:ascii="Times New Roman" w:eastAsia="Times New Roman" w:hAnsi="Times New Roman" w:cs="Times New Roman"/>
          <w:sz w:val="24"/>
          <w:szCs w:val="24"/>
          <w:lang w:eastAsia="zh-CN"/>
        </w:rPr>
      </w:pPr>
      <w:bookmarkStart w:id="119" w:name="_bookmark69"/>
      <w:bookmarkEnd w:id="119"/>
      <w:r>
        <w:rPr>
          <w:rFonts w:ascii="Times New Roman" w:eastAsia="Times New Roman" w:hAnsi="Times New Roman" w:cs="Times New Roman"/>
          <w:i/>
          <w:spacing w:val="-6"/>
          <w:w w:val="105"/>
          <w:sz w:val="24"/>
          <w:szCs w:val="24"/>
          <w:lang w:eastAsia="zh-CN"/>
        </w:rPr>
        <w:t>S</w:t>
      </w:r>
      <w:r>
        <w:rPr>
          <w:rFonts w:ascii="Bookman Old Style" w:eastAsia="Bookman Old Style" w:hAnsi="Bookman Old Style" w:cs="Bookman Old Style"/>
          <w:i/>
          <w:spacing w:val="-5"/>
          <w:w w:val="105"/>
          <w:position w:val="-3"/>
          <w:sz w:val="16"/>
          <w:szCs w:val="16"/>
          <w:lang w:eastAsia="zh-CN"/>
        </w:rPr>
        <w:t>C</w:t>
      </w:r>
      <w:r>
        <w:rPr>
          <w:rFonts w:ascii="Bookman Old Style" w:eastAsia="Bookman Old Style" w:hAnsi="Bookman Old Style" w:cs="Bookman Old Style"/>
          <w:i/>
          <w:spacing w:val="2"/>
          <w:w w:val="105"/>
          <w:position w:val="-3"/>
          <w:sz w:val="16"/>
          <w:szCs w:val="16"/>
          <w:lang w:eastAsia="zh-CN"/>
        </w:rPr>
        <w:t xml:space="preserve"> </w:t>
      </w:r>
      <w:r>
        <w:rPr>
          <w:rFonts w:ascii="Georgia" w:eastAsia="Georgia" w:hAnsi="Georgia" w:cs="Georgia"/>
          <w:w w:val="105"/>
          <w:sz w:val="24"/>
          <w:szCs w:val="24"/>
          <w:lang w:eastAsia="zh-CN"/>
        </w:rPr>
        <w:t>=</w:t>
      </w:r>
      <w:r>
        <w:rPr>
          <w:rFonts w:ascii="Georgia" w:eastAsia="Georgia" w:hAnsi="Georgia" w:cs="Georgia"/>
          <w:spacing w:val="-15"/>
          <w:w w:val="105"/>
          <w:sz w:val="24"/>
          <w:szCs w:val="24"/>
          <w:lang w:eastAsia="zh-CN"/>
        </w:rPr>
        <w:t xml:space="preserve"> </w:t>
      </w:r>
      <w:r>
        <w:rPr>
          <w:rFonts w:ascii="MS Gothic" w:eastAsia="MS Gothic" w:hAnsi="MS Gothic" w:cs="MS Gothic"/>
          <w:spacing w:val="7"/>
          <w:w w:val="105"/>
          <w:sz w:val="24"/>
          <w:szCs w:val="24"/>
          <w:lang w:eastAsia="zh-CN"/>
        </w:rPr>
        <w:t>|</w:t>
      </w:r>
      <w:r>
        <w:rPr>
          <w:rFonts w:ascii="Times New Roman" w:eastAsia="Times New Roman" w:hAnsi="Times New Roman" w:cs="Times New Roman"/>
          <w:i/>
          <w:spacing w:val="3"/>
          <w:w w:val="105"/>
          <w:sz w:val="24"/>
          <w:szCs w:val="24"/>
          <w:lang w:eastAsia="zh-CN"/>
        </w:rPr>
        <w:t>C</w:t>
      </w:r>
      <w:r>
        <w:rPr>
          <w:rFonts w:ascii="Bookman Old Style" w:eastAsia="Bookman Old Style" w:hAnsi="Bookman Old Style" w:cs="Bookman Old Style"/>
          <w:i/>
          <w:spacing w:val="2"/>
          <w:w w:val="105"/>
          <w:position w:val="-3"/>
          <w:sz w:val="16"/>
          <w:szCs w:val="16"/>
          <w:lang w:eastAsia="zh-CN"/>
        </w:rPr>
        <w:t>M</w:t>
      </w:r>
      <w:r>
        <w:rPr>
          <w:rFonts w:ascii="Bookman Old Style" w:eastAsia="Bookman Old Style" w:hAnsi="Bookman Old Style" w:cs="Bookman Old Style"/>
          <w:i/>
          <w:spacing w:val="-3"/>
          <w:w w:val="105"/>
          <w:position w:val="-3"/>
          <w:sz w:val="16"/>
          <w:szCs w:val="16"/>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7"/>
          <w:w w:val="105"/>
          <w:sz w:val="24"/>
          <w:szCs w:val="24"/>
          <w:lang w:eastAsia="zh-CN"/>
        </w:rPr>
        <w:t xml:space="preserve"> </w:t>
      </w:r>
      <w:r>
        <w:rPr>
          <w:rFonts w:ascii="Times New Roman" w:eastAsia="Times New Roman" w:hAnsi="Times New Roman" w:cs="Times New Roman"/>
          <w:i/>
          <w:spacing w:val="-4"/>
          <w:w w:val="105"/>
          <w:sz w:val="24"/>
          <w:szCs w:val="24"/>
          <w:lang w:eastAsia="zh-CN"/>
        </w:rPr>
        <w:t>C</w:t>
      </w:r>
      <w:r>
        <w:rPr>
          <w:rFonts w:ascii="Bookman Old Style" w:eastAsia="Bookman Old Style" w:hAnsi="Bookman Old Style" w:cs="Bookman Old Style"/>
          <w:i/>
          <w:spacing w:val="-3"/>
          <w:w w:val="105"/>
          <w:position w:val="-3"/>
          <w:sz w:val="16"/>
          <w:szCs w:val="16"/>
          <w:lang w:eastAsia="zh-CN"/>
        </w:rPr>
        <w:t>i</w:t>
      </w:r>
      <w:r>
        <w:rPr>
          <w:rFonts w:ascii="Bookman Old Style" w:eastAsia="Bookman Old Style" w:hAnsi="Bookman Old Style" w:cs="Bookman Old Style"/>
          <w:i/>
          <w:spacing w:val="-35"/>
          <w:w w:val="105"/>
          <w:position w:val="-3"/>
          <w:sz w:val="16"/>
          <w:szCs w:val="16"/>
          <w:lang w:eastAsia="zh-CN"/>
        </w:rPr>
        <w:t xml:space="preserve"> </w:t>
      </w:r>
      <w:r>
        <w:rPr>
          <w:rFonts w:ascii="MS Gothic" w:eastAsia="MS Gothic" w:hAnsi="MS Gothic" w:cs="MS Gothic"/>
          <w:w w:val="80"/>
          <w:sz w:val="24"/>
          <w:szCs w:val="24"/>
          <w:lang w:eastAsia="zh-CN"/>
        </w:rPr>
        <w:t>|</w:t>
      </w:r>
      <w:r>
        <w:rPr>
          <w:rFonts w:ascii="MS Gothic" w:eastAsia="MS Gothic" w:hAnsi="MS Gothic" w:cs="MS Gothic"/>
          <w:w w:val="80"/>
          <w:sz w:val="24"/>
          <w:szCs w:val="24"/>
          <w:lang w:eastAsia="zh-CN"/>
        </w:rPr>
        <w:tab/>
      </w:r>
      <w:r>
        <w:rPr>
          <w:rFonts w:ascii="Times New Roman" w:eastAsia="Times New Roman" w:hAnsi="Times New Roman" w:cs="Times New Roman"/>
          <w:w w:val="105"/>
          <w:sz w:val="24"/>
          <w:szCs w:val="24"/>
          <w:lang w:eastAsia="zh-CN"/>
        </w:rPr>
        <w:t>(3.20)</w:t>
      </w:r>
    </w:p>
    <w:p w14:paraId="1B469C7D" w14:textId="77777777" w:rsidR="00996552" w:rsidRDefault="002D0D3F">
      <w:pPr>
        <w:pStyle w:val="a3"/>
        <w:spacing w:before="214" w:line="268" w:lineRule="auto"/>
        <w:ind w:right="99" w:firstLine="480"/>
        <w:rPr>
          <w:lang w:eastAsia="zh-CN"/>
        </w:rPr>
      </w:pPr>
      <w:r>
        <w:rPr>
          <w:lang w:eastAsia="zh-CN"/>
        </w:rPr>
        <w:t>式</w:t>
      </w:r>
      <w:hyperlink w:anchor="_bookmark69" w:history="1">
        <w:r>
          <w:rPr>
            <w:rFonts w:ascii="Times New Roman" w:eastAsia="Times New Roman" w:hAnsi="Times New Roman" w:cs="Times New Roman"/>
            <w:lang w:eastAsia="zh-CN"/>
          </w:rPr>
          <w:t>3.20</w:t>
        </w:r>
      </w:hyperlink>
      <w:r>
        <w:rPr>
          <w:lang w:eastAsia="zh-CN"/>
        </w:rPr>
        <w:t>中，</w:t>
      </w:r>
      <w:r>
        <w:rPr>
          <w:rFonts w:ascii="Times New Roman" w:eastAsia="Times New Roman" w:hAnsi="Times New Roman" w:cs="Times New Roman"/>
          <w:i/>
          <w:lang w:eastAsia="zh-CN"/>
        </w:rPr>
        <w:t>C</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47"/>
          <w:position w:val="-3"/>
          <w:sz w:val="16"/>
          <w:szCs w:val="16"/>
          <w:lang w:eastAsia="zh-CN"/>
        </w:rPr>
        <w:t xml:space="preserve"> </w:t>
      </w:r>
      <w:r>
        <w:rPr>
          <w:spacing w:val="-1"/>
          <w:lang w:eastAsia="zh-CN"/>
        </w:rPr>
        <w:t>为节点最大负荷功率，</w:t>
      </w:r>
      <w:r>
        <w:rPr>
          <w:rFonts w:ascii="Times New Roman" w:eastAsia="Times New Roman" w:hAnsi="Times New Roman" w:cs="Times New Roman"/>
          <w:i/>
          <w:spacing w:val="-1"/>
          <w:lang w:eastAsia="zh-CN"/>
        </w:rPr>
        <w:t>C</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9"/>
          <w:position w:val="-3"/>
          <w:sz w:val="16"/>
          <w:szCs w:val="16"/>
          <w:lang w:eastAsia="zh-CN"/>
        </w:rPr>
        <w:t xml:space="preserve"> </w:t>
      </w:r>
      <w:r>
        <w:rPr>
          <w:lang w:eastAsia="zh-CN"/>
        </w:rPr>
        <w:t>为节点的额定功率。功率稳定裕度</w:t>
      </w:r>
      <w:r>
        <w:rPr>
          <w:spacing w:val="22"/>
          <w:lang w:eastAsia="zh-CN"/>
        </w:rPr>
        <w:t xml:space="preserve"> </w:t>
      </w:r>
      <w:r>
        <w:rPr>
          <w:lang w:eastAsia="zh-CN"/>
        </w:rPr>
        <w:t>越小，说明系统元件承受负荷的能力越小，系统越脆弱。</w:t>
      </w:r>
    </w:p>
    <w:p w14:paraId="7EEE2CB7" w14:textId="77777777" w:rsidR="00996552" w:rsidRDefault="002D0D3F">
      <w:pPr>
        <w:pStyle w:val="a3"/>
        <w:spacing w:before="57" w:line="305" w:lineRule="auto"/>
        <w:ind w:left="597" w:right="99"/>
        <w:rPr>
          <w:lang w:eastAsia="zh-CN"/>
        </w:rPr>
      </w:pPr>
      <w:r>
        <w:rPr>
          <w:lang w:eastAsia="zh-CN"/>
        </w:rPr>
        <w:t xml:space="preserve">灵敏度的物理意义为：控制量每变动一个单位引起的输出量的变化值。 </w:t>
      </w:r>
      <w:r>
        <w:rPr>
          <w:spacing w:val="4"/>
          <w:lang w:eastAsia="zh-CN"/>
        </w:rPr>
        <w:t>在电力系统中，灵敏度一般是指以输出或状态向量表征的系统运行状况对</w:t>
      </w:r>
    </w:p>
    <w:p w14:paraId="1236695C" w14:textId="77777777" w:rsidR="00996552" w:rsidRDefault="002D0D3F">
      <w:pPr>
        <w:pStyle w:val="a3"/>
        <w:spacing w:before="20" w:line="305" w:lineRule="auto"/>
        <w:ind w:right="275"/>
        <w:jc w:val="both"/>
        <w:rPr>
          <w:lang w:eastAsia="zh-CN"/>
        </w:rPr>
      </w:pPr>
      <w:r>
        <w:rPr>
          <w:spacing w:val="3"/>
          <w:lang w:eastAsia="zh-CN"/>
        </w:rPr>
        <w:t>控制向量和扰动向量变化的敏感程度。灵敏度分析大部分是建立在潮流方程基</w:t>
      </w:r>
      <w:r>
        <w:rPr>
          <w:spacing w:val="51"/>
          <w:lang w:eastAsia="zh-CN"/>
        </w:rPr>
        <w:t xml:space="preserve"> </w:t>
      </w:r>
      <w:r>
        <w:rPr>
          <w:lang w:eastAsia="zh-CN"/>
        </w:rPr>
        <w:t>础上的</w:t>
      </w:r>
      <w:r>
        <w:rPr>
          <w:spacing w:val="-45"/>
          <w:lang w:eastAsia="zh-CN"/>
        </w:rPr>
        <w:t>，</w:t>
      </w:r>
      <w:r>
        <w:rPr>
          <w:lang w:eastAsia="zh-CN"/>
        </w:rPr>
        <w:t>不同学术文献中所用到方法的不同之处</w:t>
      </w:r>
      <w:r>
        <w:rPr>
          <w:spacing w:val="-45"/>
          <w:lang w:eastAsia="zh-CN"/>
        </w:rPr>
        <w:t>，</w:t>
      </w:r>
      <w:r>
        <w:rPr>
          <w:lang w:eastAsia="zh-CN"/>
        </w:rPr>
        <w:t>除了在所提出的评价指标的差 别外</w:t>
      </w:r>
      <w:r>
        <w:rPr>
          <w:spacing w:val="-48"/>
          <w:lang w:eastAsia="zh-CN"/>
        </w:rPr>
        <w:t>，</w:t>
      </w:r>
      <w:r>
        <w:rPr>
          <w:lang w:eastAsia="zh-CN"/>
        </w:rPr>
        <w:t>还体现在潮流计算中对所用变量的分类和其相互关系的处理上</w:t>
      </w:r>
      <w:r>
        <w:rPr>
          <w:spacing w:val="-41"/>
          <w:lang w:eastAsia="zh-CN"/>
        </w:rPr>
        <w:t>。</w:t>
      </w:r>
      <w:r>
        <w:rPr>
          <w:lang w:eastAsia="zh-CN"/>
        </w:rPr>
        <w:t>基于潮流 计算的灵敏度分析的基本方程是节点功率平衡方程，其极坐标形式如下：</w:t>
      </w:r>
    </w:p>
    <w:p w14:paraId="4C74B215" w14:textId="77777777" w:rsidR="00996552" w:rsidRDefault="00996552">
      <w:pPr>
        <w:spacing w:line="305" w:lineRule="auto"/>
        <w:jc w:val="both"/>
        <w:rPr>
          <w:lang w:eastAsia="zh-CN"/>
        </w:rPr>
        <w:sectPr w:rsidR="00996552">
          <w:type w:val="continuous"/>
          <w:pgSz w:w="11910" w:h="16840"/>
          <w:pgMar w:top="1580" w:right="1520" w:bottom="280" w:left="1680" w:header="720" w:footer="720" w:gutter="0"/>
          <w:cols w:space="720"/>
        </w:sectPr>
      </w:pPr>
    </w:p>
    <w:p w14:paraId="33E0AA4B" w14:textId="77777777" w:rsidR="00996552" w:rsidRDefault="00025C9E">
      <w:pPr>
        <w:spacing w:line="410" w:lineRule="exact"/>
        <w:ind w:left="2160"/>
        <w:rPr>
          <w:rFonts w:ascii="Bookman Old Style" w:eastAsia="Bookman Old Style" w:hAnsi="Bookman Old Style" w:cs="Bookman Old Style"/>
          <w:sz w:val="16"/>
          <w:szCs w:val="16"/>
        </w:rPr>
      </w:pPr>
      <w:r>
        <w:rPr>
          <w:rFonts w:eastAsiaTheme="minorHAnsi"/>
        </w:rPr>
        <w:lastRenderedPageBreak/>
        <w:pict w14:anchorId="479885EF">
          <v:shape id="_x0000_s3844" type="#_x0000_t202" style="position:absolute;left:0;text-align:left;margin-left:252.95pt;margin-top:16.5pt;width:12.05pt;height:8.25pt;z-index:-280744;mso-position-horizontal-relative:page" filled="f" stroked="f">
            <v:textbox inset="0,0,0,0">
              <w:txbxContent>
                <w:p w14:paraId="00DD4F10" w14:textId="77777777" w:rsidR="00025C9E" w:rsidRDefault="00025C9E">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宋体"/>
          <w:w w:val="110"/>
          <w:position w:val="23"/>
          <w:sz w:val="24"/>
        </w:rPr>
        <w:t>(</w:t>
      </w:r>
      <w:r w:rsidR="002D0D3F">
        <w:rPr>
          <w:rFonts w:ascii="宋体"/>
          <w:spacing w:val="-22"/>
          <w:w w:val="110"/>
          <w:position w:val="23"/>
          <w:sz w:val="24"/>
        </w:rPr>
        <w:t xml:space="preserve"> </w:t>
      </w:r>
      <w:r w:rsidR="002D0D3F">
        <w:rPr>
          <w:rFonts w:ascii="Times New Roman"/>
          <w:i/>
          <w:spacing w:val="-5"/>
          <w:w w:val="110"/>
          <w:sz w:val="24"/>
        </w:rPr>
        <w:t>P</w:t>
      </w:r>
      <w:r w:rsidR="002D0D3F">
        <w:rPr>
          <w:rFonts w:ascii="Bookman Old Style"/>
          <w:i/>
          <w:spacing w:val="-4"/>
          <w:w w:val="110"/>
          <w:position w:val="-3"/>
          <w:sz w:val="16"/>
        </w:rPr>
        <w:t>i</w:t>
      </w:r>
      <w:r w:rsidR="002D0D3F">
        <w:rPr>
          <w:rFonts w:ascii="Bookman Old Style"/>
          <w:i/>
          <w:spacing w:val="31"/>
          <w:w w:val="110"/>
          <w:position w:val="-3"/>
          <w:sz w:val="16"/>
        </w:rPr>
        <w:t xml:space="preserve"> </w:t>
      </w:r>
      <w:r w:rsidR="002D0D3F">
        <w:rPr>
          <w:rFonts w:ascii="Georgia"/>
          <w:w w:val="110"/>
          <w:sz w:val="24"/>
        </w:rPr>
        <w:t>=</w:t>
      </w:r>
      <w:r w:rsidR="002D0D3F">
        <w:rPr>
          <w:rFonts w:ascii="Georgia"/>
          <w:spacing w:val="-4"/>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3"/>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4CF1D0D8" w14:textId="77777777" w:rsidR="00996552" w:rsidRDefault="00025C9E">
      <w:pPr>
        <w:spacing w:line="464" w:lineRule="exact"/>
        <w:ind w:left="2397"/>
        <w:rPr>
          <w:rFonts w:ascii="Bookman Old Style" w:eastAsia="Bookman Old Style" w:hAnsi="Bookman Old Style" w:cs="Bookman Old Style"/>
          <w:sz w:val="16"/>
          <w:szCs w:val="16"/>
        </w:rPr>
      </w:pPr>
      <w:r>
        <w:rPr>
          <w:rFonts w:eastAsiaTheme="minorHAnsi"/>
        </w:rPr>
        <w:pict w14:anchorId="4156F36C">
          <v:shape id="_x0000_s3843" type="#_x0000_t202" style="position:absolute;left:0;text-align:left;margin-left:254.5pt;margin-top:16pt;width:12.05pt;height:8.25pt;z-index:-280720;mso-position-horizontal-relative:page" filled="f" stroked="f">
            <v:textbox inset="0,0,0,0">
              <w:txbxContent>
                <w:p w14:paraId="2C55079B" w14:textId="77777777" w:rsidR="00025C9E" w:rsidRDefault="00025C9E">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Times New Roman"/>
          <w:i/>
          <w:spacing w:val="3"/>
          <w:w w:val="110"/>
          <w:sz w:val="24"/>
        </w:rPr>
        <w:t>Q</w:t>
      </w:r>
      <w:r w:rsidR="002D0D3F">
        <w:rPr>
          <w:rFonts w:ascii="Bookman Old Style"/>
          <w:i/>
          <w:spacing w:val="2"/>
          <w:w w:val="110"/>
          <w:position w:val="-3"/>
          <w:sz w:val="16"/>
        </w:rPr>
        <w:t>i</w:t>
      </w:r>
      <w:r w:rsidR="002D0D3F">
        <w:rPr>
          <w:rFonts w:ascii="Bookman Old Style"/>
          <w:i/>
          <w:spacing w:val="28"/>
          <w:w w:val="110"/>
          <w:position w:val="-3"/>
          <w:sz w:val="16"/>
        </w:rPr>
        <w:t xml:space="preserve"> </w:t>
      </w:r>
      <w:r w:rsidR="002D0D3F">
        <w:rPr>
          <w:rFonts w:ascii="Georgia"/>
          <w:w w:val="110"/>
          <w:sz w:val="24"/>
        </w:rPr>
        <w:t>=</w:t>
      </w:r>
      <w:r w:rsidR="002D0D3F">
        <w:rPr>
          <w:rFonts w:ascii="Georgia"/>
          <w:spacing w:val="-6"/>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2"/>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73E5C0E3" w14:textId="77777777" w:rsidR="00996552" w:rsidRDefault="002D0D3F">
      <w:pPr>
        <w:spacing w:line="405" w:lineRule="exact"/>
        <w:ind w:left="-28"/>
        <w:rPr>
          <w:rFonts w:ascii="宋体" w:eastAsia="宋体" w:hAnsi="宋体" w:cs="宋体"/>
          <w:sz w:val="24"/>
          <w:szCs w:val="24"/>
        </w:rPr>
      </w:pPr>
      <w:r>
        <w:br w:type="column"/>
      </w:r>
      <w:r>
        <w:rPr>
          <w:rFonts w:ascii="Times New Roman" w:hAnsi="Times New Roman"/>
          <w:i/>
          <w:spacing w:val="3"/>
          <w:sz w:val="24"/>
        </w:rPr>
        <w:lastRenderedPageBreak/>
        <w:t>U</w:t>
      </w:r>
      <w:r>
        <w:rPr>
          <w:rFonts w:ascii="Bookman Old Style" w:hAnsi="Bookman Old Style"/>
          <w:i/>
          <w:spacing w:val="2"/>
          <w:position w:val="-3"/>
          <w:sz w:val="16"/>
        </w:rPr>
        <w:t>j</w:t>
      </w:r>
      <w:r>
        <w:rPr>
          <w:rFonts w:ascii="Bookman Old Style" w:hAnsi="Bookman Old Style"/>
          <w:i/>
          <w:spacing w:val="15"/>
          <w:position w:val="-3"/>
          <w:sz w:val="16"/>
        </w:rPr>
        <w:t xml:space="preserve"> </w:t>
      </w:r>
      <w:r>
        <w:rPr>
          <w:rFonts w:ascii="宋体" w:hAnsi="宋体"/>
          <w:spacing w:val="10"/>
          <w:position w:val="18"/>
          <w:sz w:val="24"/>
        </w:rPr>
        <w:t>(</w:t>
      </w:r>
      <w:r>
        <w:rPr>
          <w:rFonts w:ascii="Times New Roman" w:hAnsi="Times New Roman"/>
          <w:i/>
          <w:spacing w:val="6"/>
          <w:sz w:val="24"/>
        </w:rPr>
        <w:t>G</w:t>
      </w:r>
      <w:r>
        <w:rPr>
          <w:rFonts w:ascii="Bookman Old Style" w:hAnsi="Bookman Old Style"/>
          <w:i/>
          <w:spacing w:val="5"/>
          <w:position w:val="-3"/>
          <w:sz w:val="16"/>
        </w:rPr>
        <w:t>ij</w:t>
      </w:r>
      <w:r>
        <w:rPr>
          <w:rFonts w:ascii="Bookman Old Style" w:hAnsi="Bookman Old Style"/>
          <w:i/>
          <w:spacing w:val="1"/>
          <w:position w:val="-3"/>
          <w:sz w:val="16"/>
        </w:rPr>
        <w:t xml:space="preserve"> </w:t>
      </w:r>
      <w:r>
        <w:rPr>
          <w:rFonts w:ascii="Palatino Linotype" w:hAnsi="Palatino Linotype"/>
          <w:sz w:val="24"/>
        </w:rPr>
        <w:t>cos</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11"/>
          <w:position w:val="-3"/>
          <w:sz w:val="16"/>
        </w:rPr>
        <w:t xml:space="preserve"> </w:t>
      </w:r>
      <w:r>
        <w:rPr>
          <w:rFonts w:ascii="Georgia" w:hAnsi="Georgia"/>
          <w:sz w:val="24"/>
        </w:rPr>
        <w:t>+</w:t>
      </w:r>
      <w:r>
        <w:rPr>
          <w:rFonts w:ascii="Georgia" w:hAnsi="Georgia"/>
          <w:spacing w:val="-8"/>
          <w:sz w:val="24"/>
        </w:rPr>
        <w:t xml:space="preserve"> </w:t>
      </w:r>
      <w:r>
        <w:rPr>
          <w:rFonts w:ascii="Times New Roman" w:hAnsi="Times New Roman"/>
          <w:i/>
          <w:spacing w:val="4"/>
          <w:sz w:val="24"/>
        </w:rPr>
        <w:t>B</w:t>
      </w:r>
      <w:r>
        <w:rPr>
          <w:rFonts w:ascii="Bookman Old Style" w:hAnsi="Bookman Old Style"/>
          <w:i/>
          <w:spacing w:val="3"/>
          <w:position w:val="-3"/>
          <w:sz w:val="16"/>
        </w:rPr>
        <w:t>ij</w:t>
      </w:r>
      <w:r>
        <w:rPr>
          <w:rFonts w:ascii="Bookman Old Style" w:hAnsi="Bookman Old Style"/>
          <w:i/>
          <w:position w:val="-3"/>
          <w:sz w:val="16"/>
        </w:rPr>
        <w:t xml:space="preserve"> </w:t>
      </w:r>
      <w:r>
        <w:rPr>
          <w:rFonts w:ascii="Palatino Linotype" w:hAnsi="Palatino Linotype"/>
          <w:sz w:val="24"/>
        </w:rPr>
        <w:t>sin</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23"/>
          <w:position w:val="-3"/>
          <w:sz w:val="16"/>
        </w:rPr>
        <w:t xml:space="preserve"> </w:t>
      </w:r>
      <w:r>
        <w:rPr>
          <w:rFonts w:ascii="宋体" w:hAnsi="宋体"/>
          <w:w w:val="58"/>
          <w:position w:val="18"/>
          <w:sz w:val="24"/>
        </w:rPr>
        <w:t xml:space="preserve"> </w:t>
      </w:r>
    </w:p>
    <w:p w14:paraId="5025BD2C" w14:textId="77777777" w:rsidR="00996552" w:rsidRDefault="002D0D3F">
      <w:pPr>
        <w:spacing w:line="469" w:lineRule="exact"/>
        <w:ind w:left="3"/>
        <w:rPr>
          <w:rFonts w:ascii="宋体" w:eastAsia="宋体" w:hAnsi="宋体" w:cs="宋体"/>
          <w:sz w:val="24"/>
          <w:szCs w:val="24"/>
        </w:rPr>
      </w:pPr>
      <w:r>
        <w:rPr>
          <w:rFonts w:ascii="Times New Roman" w:eastAsia="Times New Roman" w:hAnsi="Times New Roman" w:cs="Times New Roman"/>
          <w:i/>
          <w:spacing w:val="5"/>
          <w:sz w:val="24"/>
          <w:szCs w:val="24"/>
        </w:rPr>
        <w:t>U</w:t>
      </w:r>
      <w:r>
        <w:rPr>
          <w:rFonts w:ascii="Bookman Old Style" w:eastAsia="Bookman Old Style" w:hAnsi="Bookman Old Style" w:cs="Bookman Old Style"/>
          <w:i/>
          <w:spacing w:val="4"/>
          <w:position w:val="-3"/>
          <w:sz w:val="16"/>
          <w:szCs w:val="16"/>
        </w:rPr>
        <w:t>j</w:t>
      </w:r>
      <w:r>
        <w:rPr>
          <w:rFonts w:ascii="Bookman Old Style" w:eastAsia="Bookman Old Style" w:hAnsi="Bookman Old Style" w:cs="Bookman Old Style"/>
          <w:i/>
          <w:spacing w:val="22"/>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6"/>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22"/>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17"/>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64"/>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5"/>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21"/>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52D732CD" w14:textId="77777777" w:rsidR="00996552" w:rsidRDefault="002D0D3F">
      <w:pPr>
        <w:spacing w:before="1"/>
        <w:rPr>
          <w:rFonts w:ascii="宋体" w:eastAsia="宋体" w:hAnsi="宋体" w:cs="宋体"/>
          <w:sz w:val="27"/>
          <w:szCs w:val="27"/>
        </w:rPr>
      </w:pPr>
      <w:r>
        <w:br w:type="column"/>
      </w:r>
    </w:p>
    <w:p w14:paraId="24C4B8F1" w14:textId="77777777" w:rsidR="00996552" w:rsidRDefault="002D0D3F">
      <w:pPr>
        <w:pStyle w:val="a3"/>
        <w:ind w:left="1514"/>
        <w:rPr>
          <w:rFonts w:ascii="Times New Roman" w:eastAsia="Times New Roman" w:hAnsi="Times New Roman" w:cs="Times New Roman"/>
          <w:lang w:eastAsia="zh-CN"/>
        </w:rPr>
      </w:pPr>
      <w:r>
        <w:rPr>
          <w:rFonts w:ascii="Times New Roman"/>
          <w:lang w:eastAsia="zh-CN"/>
        </w:rPr>
        <w:t>(3.21)</w:t>
      </w:r>
    </w:p>
    <w:p w14:paraId="29F7C08E"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3" w:space="720" w:equalWidth="0">
            <w:col w:w="3651" w:space="40"/>
            <w:col w:w="2604" w:space="40"/>
            <w:col w:w="2375"/>
          </w:cols>
        </w:sectPr>
      </w:pPr>
    </w:p>
    <w:p w14:paraId="20A2DA9C" w14:textId="77777777" w:rsidR="00996552" w:rsidRDefault="00996552">
      <w:pPr>
        <w:spacing w:before="11"/>
        <w:rPr>
          <w:rFonts w:ascii="Times New Roman" w:eastAsia="Times New Roman" w:hAnsi="Times New Roman" w:cs="Times New Roman"/>
          <w:sz w:val="10"/>
          <w:szCs w:val="10"/>
          <w:lang w:eastAsia="zh-CN"/>
        </w:rPr>
      </w:pPr>
    </w:p>
    <w:p w14:paraId="22A9500A" w14:textId="77777777" w:rsidR="00996552" w:rsidRDefault="002D0D3F">
      <w:pPr>
        <w:pStyle w:val="a3"/>
        <w:spacing w:before="26"/>
        <w:ind w:left="597"/>
        <w:rPr>
          <w:lang w:eastAsia="zh-CN"/>
        </w:rPr>
      </w:pPr>
      <w:r>
        <w:rPr>
          <w:lang w:eastAsia="zh-CN"/>
        </w:rPr>
        <w:t>在灵敏度分析中，按照各变量的数学作用，可将变量分为如下四类：</w:t>
      </w:r>
    </w:p>
    <w:p w14:paraId="54706068" w14:textId="77777777" w:rsidR="00996552" w:rsidRDefault="002D0D3F">
      <w:pPr>
        <w:pStyle w:val="a3"/>
        <w:spacing w:before="86"/>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7"/>
          <w:lang w:eastAsia="zh-CN"/>
        </w:rPr>
        <w:t xml:space="preserve"> </w:t>
      </w:r>
      <w:r>
        <w:rPr>
          <w:lang w:eastAsia="zh-CN"/>
        </w:rPr>
        <w:t>独立参数向量</w:t>
      </w:r>
      <w:r>
        <w:rPr>
          <w:spacing w:val="-75"/>
          <w:lang w:eastAsia="zh-CN"/>
        </w:rPr>
        <w:t xml:space="preserve"> </w:t>
      </w:r>
      <w:r>
        <w:rPr>
          <w:rFonts w:ascii="Times New Roman" w:eastAsia="Times New Roman" w:hAnsi="Times New Roman" w:cs="Times New Roman"/>
        </w:rPr>
        <w:t>α</w:t>
      </w:r>
      <w:r>
        <w:rPr>
          <w:lang w:eastAsia="zh-CN"/>
        </w:rPr>
        <w:t>：包括线路导纳参数</w:t>
      </w:r>
      <w:r>
        <w:rPr>
          <w:spacing w:val="-77"/>
          <w:lang w:eastAsia="zh-CN"/>
        </w:rPr>
        <w:t xml:space="preserve"> </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B</w:t>
      </w:r>
      <w:r>
        <w:rPr>
          <w:rFonts w:ascii="Times New Roman" w:eastAsia="Times New Roman" w:hAnsi="Times New Roman" w:cs="Times New Roman"/>
          <w:i/>
          <w:spacing w:val="-13"/>
          <w:lang w:eastAsia="zh-CN"/>
        </w:rPr>
        <w:t xml:space="preserve"> </w:t>
      </w:r>
      <w:r>
        <w:rPr>
          <w:lang w:eastAsia="zh-CN"/>
        </w:rPr>
        <w:t>等常量；</w:t>
      </w:r>
    </w:p>
    <w:p w14:paraId="762F4846"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0EF4A51C" w14:textId="77777777" w:rsidR="00996552" w:rsidRDefault="00025C9E">
      <w:pPr>
        <w:spacing w:line="416" w:lineRule="exact"/>
        <w:ind w:left="597"/>
        <w:rPr>
          <w:rFonts w:ascii="宋体" w:eastAsia="宋体" w:hAnsi="宋体" w:cs="宋体"/>
          <w:sz w:val="24"/>
          <w:szCs w:val="24"/>
          <w:lang w:eastAsia="zh-CN"/>
        </w:rPr>
      </w:pPr>
      <w:r>
        <w:rPr>
          <w:rFonts w:eastAsiaTheme="minorHAnsi"/>
        </w:rPr>
        <w:lastRenderedPageBreak/>
        <w:pict w14:anchorId="3FC548A8">
          <v:shape id="_x0000_s3842" type="#_x0000_t202" style="position:absolute;left:0;text-align:left;margin-left:339pt;margin-top:2.9pt;width:4.95pt;height:8pt;z-index:4432;mso-position-horizontal-relative:page" filled="f" stroked="f">
            <v:textbox inset="0,0,0,0">
              <w:txbxContent>
                <w:p w14:paraId="1C9DEE50"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sz w:val="16"/>
                    </w:rPr>
                    <w:t>T</w:t>
                  </w:r>
                </w:p>
              </w:txbxContent>
            </v:textbox>
            <w10:wrap anchorx="page"/>
          </v:shape>
        </w:pict>
      </w:r>
      <w:r w:rsidR="002D0D3F">
        <w:rPr>
          <w:rFonts w:ascii="MS Gothic" w:eastAsia="MS Gothic" w:hAnsi="MS Gothic" w:cs="MS Gothic"/>
          <w:sz w:val="24"/>
          <w:szCs w:val="24"/>
          <w:lang w:eastAsia="zh-CN"/>
        </w:rPr>
        <w:t>(</w:t>
      </w:r>
      <w:r w:rsidR="002D0D3F">
        <w:rPr>
          <w:rFonts w:ascii="Palatino Linotype" w:eastAsia="Palatino Linotype" w:hAnsi="Palatino Linotype" w:cs="Palatino Linotype"/>
          <w:sz w:val="24"/>
          <w:szCs w:val="24"/>
          <w:lang w:eastAsia="zh-CN"/>
        </w:rPr>
        <w:t>2</w:t>
      </w:r>
      <w:r w:rsidR="002D0D3F">
        <w:rPr>
          <w:rFonts w:ascii="MS Gothic" w:eastAsia="MS Gothic" w:hAnsi="MS Gothic" w:cs="MS Gothic"/>
          <w:sz w:val="24"/>
          <w:szCs w:val="24"/>
          <w:lang w:eastAsia="zh-CN"/>
        </w:rPr>
        <w:t>)</w:t>
      </w:r>
      <w:r w:rsidR="002D0D3F">
        <w:rPr>
          <w:rFonts w:ascii="MS Gothic" w:eastAsia="MS Gothic" w:hAnsi="MS Gothic" w:cs="MS Gothic"/>
          <w:spacing w:val="-82"/>
          <w:sz w:val="24"/>
          <w:szCs w:val="24"/>
          <w:lang w:eastAsia="zh-CN"/>
        </w:rPr>
        <w:t xml:space="preserve"> </w:t>
      </w:r>
      <w:r w:rsidR="002D0D3F">
        <w:rPr>
          <w:rFonts w:ascii="宋体" w:eastAsia="宋体" w:hAnsi="宋体" w:cs="宋体"/>
          <w:spacing w:val="1"/>
          <w:sz w:val="24"/>
          <w:szCs w:val="24"/>
          <w:lang w:eastAsia="zh-CN"/>
        </w:rPr>
        <w:t>状态参数向量：</w:t>
      </w:r>
      <w:r w:rsidR="002D0D3F">
        <w:rPr>
          <w:rFonts w:ascii="Times New Roman" w:eastAsia="Times New Roman" w:hAnsi="Times New Roman" w:cs="Times New Roman"/>
          <w:i/>
          <w:spacing w:val="1"/>
          <w:sz w:val="24"/>
          <w:szCs w:val="24"/>
          <w:lang w:eastAsia="zh-CN"/>
        </w:rPr>
        <w:t>S</w:t>
      </w:r>
      <w:r w:rsidR="002D0D3F">
        <w:rPr>
          <w:rFonts w:ascii="Times New Roman" w:eastAsia="Times New Roman" w:hAnsi="Times New Roman" w:cs="Times New Roman"/>
          <w:i/>
          <w:spacing w:val="-12"/>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2"/>
          <w:sz w:val="24"/>
          <w:szCs w:val="24"/>
          <w:lang w:eastAsia="zh-CN"/>
        </w:rPr>
        <w:t xml:space="preserve"> </w:t>
      </w:r>
      <w:r w:rsidR="002D0D3F">
        <w:rPr>
          <w:rFonts w:ascii="宋体" w:eastAsia="宋体" w:hAnsi="宋体" w:cs="宋体"/>
          <w:spacing w:val="-2"/>
          <w:position w:val="19"/>
          <w:sz w:val="24"/>
          <w:szCs w:val="24"/>
          <w:lang w:eastAsia="zh-CN"/>
        </w:rPr>
        <w:t>r</w:t>
      </w:r>
      <w:r w:rsidR="002D0D3F">
        <w:rPr>
          <w:rFonts w:ascii="Times New Roman" w:eastAsia="Times New Roman" w:hAnsi="Times New Roman" w:cs="Times New Roman"/>
          <w:i/>
          <w:spacing w:val="-1"/>
          <w:sz w:val="24"/>
          <w:szCs w:val="24"/>
          <w:lang w:eastAsia="zh-CN"/>
        </w:rPr>
        <w:t>U</w:t>
      </w:r>
      <w:r w:rsidR="002D0D3F">
        <w:rPr>
          <w:rFonts w:ascii="Bookman Old Style" w:eastAsia="Bookman Old Style" w:hAnsi="Bookman Old Style" w:cs="Bookman Old Style"/>
          <w:i/>
          <w:spacing w:val="-1"/>
          <w:position w:val="-3"/>
          <w:sz w:val="16"/>
          <w:szCs w:val="16"/>
          <w:lang w:eastAsia="zh-CN"/>
        </w:rPr>
        <w:t>l</w:t>
      </w:r>
      <w:r w:rsidR="002D0D3F">
        <w:rPr>
          <w:rFonts w:ascii="Times New Roman" w:eastAsia="Times New Roman" w:hAnsi="Times New Roman" w:cs="Times New Roman"/>
          <w:spacing w:val="-1"/>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spacing w:val="4"/>
          <w:sz w:val="24"/>
          <w:szCs w:val="24"/>
        </w:rPr>
        <w:t>θ</w:t>
      </w:r>
      <w:r w:rsidR="002D0D3F">
        <w:rPr>
          <w:rFonts w:ascii="Bookman Old Style" w:eastAsia="Bookman Old Style" w:hAnsi="Bookman Old Style" w:cs="Bookman Old Style"/>
          <w:i/>
          <w:spacing w:val="3"/>
          <w:position w:val="-3"/>
          <w:sz w:val="16"/>
          <w:szCs w:val="16"/>
          <w:lang w:eastAsia="zh-CN"/>
        </w:rPr>
        <w:t>l</w:t>
      </w:r>
      <w:r w:rsidR="002D0D3F">
        <w:rPr>
          <w:rFonts w:ascii="Times New Roman" w:eastAsia="Times New Roman" w:hAnsi="Times New Roman" w:cs="Times New Roman"/>
          <w:spacing w:val="4"/>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i/>
          <w:spacing w:val="3"/>
          <w:sz w:val="24"/>
          <w:szCs w:val="24"/>
          <w:lang w:eastAsia="zh-CN"/>
        </w:rPr>
        <w:t>Q</w:t>
      </w:r>
      <w:r w:rsidR="002D0D3F">
        <w:rPr>
          <w:rFonts w:ascii="Bookman Old Style" w:eastAsia="Bookman Old Style" w:hAnsi="Bookman Old Style" w:cs="Bookman Old Style"/>
          <w:i/>
          <w:spacing w:val="2"/>
          <w:position w:val="-3"/>
          <w:sz w:val="16"/>
          <w:szCs w:val="16"/>
          <w:lang w:eastAsia="zh-CN"/>
        </w:rPr>
        <w:t>g</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spacing w:val="4"/>
          <w:sz w:val="24"/>
          <w:szCs w:val="24"/>
        </w:rPr>
        <w:t>θ</w:t>
      </w:r>
      <w:r w:rsidR="002D0D3F">
        <w:rPr>
          <w:rFonts w:ascii="Bookman Old Style" w:eastAsia="Bookman Old Style" w:hAnsi="Bookman Old Style" w:cs="Bookman Old Style"/>
          <w:i/>
          <w:spacing w:val="3"/>
          <w:position w:val="-3"/>
          <w:sz w:val="16"/>
          <w:szCs w:val="16"/>
          <w:lang w:eastAsia="zh-CN"/>
        </w:rPr>
        <w:t>g</w:t>
      </w:r>
      <w:r w:rsidR="002D0D3F">
        <w:rPr>
          <w:rFonts w:ascii="Times New Roman" w:eastAsia="Times New Roman" w:hAnsi="Times New Roman" w:cs="Times New Roman"/>
          <w:spacing w:val="4"/>
          <w:sz w:val="24"/>
          <w:szCs w:val="24"/>
          <w:lang w:eastAsia="zh-CN"/>
        </w:rPr>
        <w:t>,</w:t>
      </w:r>
      <w:r w:rsidR="002D0D3F">
        <w:rPr>
          <w:rFonts w:ascii="Times New Roman" w:eastAsia="Times New Roman" w:hAnsi="Times New Roman" w:cs="Times New Roman"/>
          <w:spacing w:val="-38"/>
          <w:sz w:val="24"/>
          <w:szCs w:val="24"/>
          <w:lang w:eastAsia="zh-CN"/>
        </w:rPr>
        <w:t xml:space="preserve"> </w:t>
      </w:r>
      <w:r w:rsidR="002D0D3F">
        <w:rPr>
          <w:rFonts w:ascii="Times New Roman" w:eastAsia="Times New Roman" w:hAnsi="Times New Roman" w:cs="Times New Roman"/>
          <w:i/>
          <w:spacing w:val="-3"/>
          <w:sz w:val="24"/>
          <w:szCs w:val="24"/>
          <w:lang w:eastAsia="zh-CN"/>
        </w:rPr>
        <w:t>P</w:t>
      </w:r>
      <w:r w:rsidR="002D0D3F">
        <w:rPr>
          <w:rFonts w:ascii="Palatino Linotype" w:eastAsia="Palatino Linotype" w:hAnsi="Palatino Linotype" w:cs="Palatino Linotype"/>
          <w:spacing w:val="-3"/>
          <w:position w:val="-3"/>
          <w:sz w:val="16"/>
          <w:szCs w:val="16"/>
          <w:lang w:eastAsia="zh-CN"/>
        </w:rPr>
        <w:t>0</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i/>
          <w:spacing w:val="3"/>
          <w:sz w:val="24"/>
          <w:szCs w:val="24"/>
          <w:lang w:eastAsia="zh-CN"/>
        </w:rPr>
        <w:t>Q</w:t>
      </w:r>
      <w:r w:rsidR="002D0D3F">
        <w:rPr>
          <w:rFonts w:ascii="Palatino Linotype" w:eastAsia="Palatino Linotype" w:hAnsi="Palatino Linotype" w:cs="Palatino Linotype"/>
          <w:spacing w:val="3"/>
          <w:position w:val="-3"/>
          <w:sz w:val="16"/>
          <w:szCs w:val="16"/>
          <w:lang w:eastAsia="zh-CN"/>
        </w:rPr>
        <w:t>0</w:t>
      </w:r>
      <w:r w:rsidR="002D0D3F">
        <w:rPr>
          <w:rFonts w:ascii="Palatino Linotype" w:eastAsia="Palatino Linotype" w:hAnsi="Palatino Linotype" w:cs="Palatino Linotype"/>
          <w:spacing w:val="-32"/>
          <w:position w:val="-3"/>
          <w:sz w:val="16"/>
          <w:szCs w:val="16"/>
          <w:lang w:eastAsia="zh-CN"/>
        </w:rPr>
        <w:t xml:space="preserve"> </w:t>
      </w:r>
      <w:r w:rsidR="002D0D3F">
        <w:rPr>
          <w:rFonts w:ascii="宋体" w:eastAsia="宋体" w:hAnsi="宋体" w:cs="宋体"/>
          <w:position w:val="19"/>
          <w:sz w:val="24"/>
          <w:szCs w:val="24"/>
          <w:lang w:eastAsia="zh-CN"/>
        </w:rPr>
        <w:t>l</w:t>
      </w:r>
    </w:p>
    <w:p w14:paraId="5A6EEA6D" w14:textId="77777777" w:rsidR="00996552" w:rsidRDefault="002D0D3F">
      <w:pPr>
        <w:pStyle w:val="a3"/>
        <w:spacing w:before="48"/>
        <w:ind w:left="-11"/>
        <w:rPr>
          <w:lang w:eastAsia="zh-CN"/>
        </w:rPr>
      </w:pPr>
      <w:r>
        <w:rPr>
          <w:lang w:eastAsia="zh-CN"/>
        </w:rPr>
        <w:br w:type="column"/>
      </w:r>
      <w:r>
        <w:rPr>
          <w:lang w:eastAsia="zh-CN"/>
        </w:rPr>
        <w:lastRenderedPageBreak/>
        <w:t>，包括负荷节点的电压、相位；</w:t>
      </w:r>
    </w:p>
    <w:p w14:paraId="6C244DD5" w14:textId="77777777" w:rsidR="00996552" w:rsidRDefault="00996552">
      <w:pPr>
        <w:rPr>
          <w:lang w:eastAsia="zh-CN"/>
        </w:rPr>
        <w:sectPr w:rsidR="00996552">
          <w:type w:val="continuous"/>
          <w:pgSz w:w="11910" w:h="16840"/>
          <w:pgMar w:top="1580" w:right="1520" w:bottom="280" w:left="1680" w:header="720" w:footer="720" w:gutter="0"/>
          <w:cols w:num="2" w:space="720" w:equalWidth="0">
            <w:col w:w="5199" w:space="40"/>
            <w:col w:w="3471"/>
          </w:cols>
        </w:sectPr>
      </w:pPr>
    </w:p>
    <w:p w14:paraId="47CAD658" w14:textId="77777777" w:rsidR="00996552" w:rsidRDefault="002D0D3F">
      <w:pPr>
        <w:pStyle w:val="a3"/>
        <w:spacing w:before="31"/>
        <w:rPr>
          <w:lang w:eastAsia="zh-CN"/>
        </w:rPr>
      </w:pPr>
      <w:r>
        <w:rPr>
          <w:lang w:eastAsia="zh-CN"/>
        </w:rPr>
        <w:lastRenderedPageBreak/>
        <w:t>发电节点的无功功率、相位，平衡节点的有功功率、无功功率；</w:t>
      </w:r>
    </w:p>
    <w:p w14:paraId="4B8DD272"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1ACF4F82" w14:textId="77777777" w:rsidR="00996552" w:rsidRDefault="00025C9E">
      <w:pPr>
        <w:spacing w:line="454" w:lineRule="exact"/>
        <w:ind w:left="597"/>
        <w:rPr>
          <w:rFonts w:ascii="宋体" w:eastAsia="宋体" w:hAnsi="宋体" w:cs="宋体"/>
          <w:sz w:val="24"/>
          <w:szCs w:val="24"/>
          <w:lang w:eastAsia="zh-CN"/>
        </w:rPr>
      </w:pPr>
      <w:r>
        <w:rPr>
          <w:rFonts w:eastAsiaTheme="minorHAnsi"/>
        </w:rPr>
        <w:lastRenderedPageBreak/>
        <w:pict w14:anchorId="0E812761">
          <v:shape id="_x0000_s3841" type="#_x0000_t202" style="position:absolute;left:0;text-align:left;margin-left:379.75pt;margin-top:4.8pt;width:4.95pt;height:8pt;z-index:4456;mso-position-horizontal-relative:page" filled="f" stroked="f">
            <v:textbox inset="0,0,0,0">
              <w:txbxContent>
                <w:p w14:paraId="405C88E4"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sz w:val="16"/>
                    </w:rPr>
                    <w:t>T</w:t>
                  </w:r>
                </w:p>
              </w:txbxContent>
            </v:textbox>
            <w10:wrap anchorx="page"/>
          </v:shape>
        </w:pict>
      </w:r>
      <w:r w:rsidR="002D0D3F">
        <w:rPr>
          <w:rFonts w:ascii="MS Gothic" w:eastAsia="MS Gothic" w:hAnsi="MS Gothic" w:cs="MS Gothic"/>
          <w:sz w:val="24"/>
          <w:szCs w:val="24"/>
          <w:lang w:eastAsia="zh-CN"/>
        </w:rPr>
        <w:t>(</w:t>
      </w:r>
      <w:r w:rsidR="002D0D3F">
        <w:rPr>
          <w:rFonts w:ascii="Palatino Linotype" w:eastAsia="Palatino Linotype" w:hAnsi="Palatino Linotype" w:cs="Palatino Linotype"/>
          <w:sz w:val="24"/>
          <w:szCs w:val="24"/>
          <w:lang w:eastAsia="zh-CN"/>
        </w:rPr>
        <w:t>3</w:t>
      </w:r>
      <w:r w:rsidR="002D0D3F">
        <w:rPr>
          <w:rFonts w:ascii="MS Gothic" w:eastAsia="MS Gothic" w:hAnsi="MS Gothic" w:cs="MS Gothic"/>
          <w:sz w:val="24"/>
          <w:szCs w:val="24"/>
          <w:lang w:eastAsia="zh-CN"/>
        </w:rPr>
        <w:t>)</w:t>
      </w:r>
      <w:r w:rsidR="002D0D3F">
        <w:rPr>
          <w:rFonts w:ascii="MS Gothic" w:eastAsia="MS Gothic" w:hAnsi="MS Gothic" w:cs="MS Gothic"/>
          <w:spacing w:val="-92"/>
          <w:sz w:val="24"/>
          <w:szCs w:val="24"/>
          <w:lang w:eastAsia="zh-CN"/>
        </w:rPr>
        <w:t xml:space="preserve"> </w:t>
      </w:r>
      <w:r w:rsidR="002D0D3F">
        <w:rPr>
          <w:rFonts w:ascii="宋体" w:eastAsia="宋体" w:hAnsi="宋体" w:cs="宋体"/>
          <w:spacing w:val="-3"/>
          <w:sz w:val="24"/>
          <w:szCs w:val="24"/>
          <w:lang w:eastAsia="zh-CN"/>
        </w:rPr>
        <w:t>控制参数向量：</w:t>
      </w:r>
      <w:r w:rsidR="002D0D3F">
        <w:rPr>
          <w:rFonts w:ascii="Times New Roman" w:eastAsia="Times New Roman" w:hAnsi="Times New Roman" w:cs="Times New Roman"/>
          <w:i/>
          <w:spacing w:val="-3"/>
          <w:sz w:val="24"/>
          <w:szCs w:val="24"/>
          <w:lang w:eastAsia="zh-CN"/>
        </w:rPr>
        <w:t>C</w:t>
      </w:r>
      <w:r w:rsidR="002D0D3F">
        <w:rPr>
          <w:rFonts w:ascii="Times New Roman" w:eastAsia="Times New Roman" w:hAnsi="Times New Roman" w:cs="Times New Roman"/>
          <w:i/>
          <w:spacing w:val="-21"/>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13"/>
          <w:sz w:val="24"/>
          <w:szCs w:val="24"/>
          <w:lang w:eastAsia="zh-CN"/>
        </w:rPr>
        <w:t xml:space="preserve"> </w:t>
      </w:r>
      <w:r w:rsidR="002D0D3F">
        <w:rPr>
          <w:rFonts w:ascii="宋体" w:eastAsia="宋体" w:hAnsi="宋体" w:cs="宋体"/>
          <w:spacing w:val="3"/>
          <w:position w:val="19"/>
          <w:sz w:val="24"/>
          <w:szCs w:val="24"/>
          <w:lang w:eastAsia="zh-CN"/>
        </w:rPr>
        <w:t>r</w:t>
      </w:r>
      <w:r w:rsidR="002D0D3F">
        <w:rPr>
          <w:rFonts w:ascii="Times New Roman" w:eastAsia="Times New Roman" w:hAnsi="Times New Roman" w:cs="Times New Roman"/>
          <w:i/>
          <w:spacing w:val="2"/>
          <w:sz w:val="24"/>
          <w:szCs w:val="24"/>
          <w:lang w:eastAsia="zh-CN"/>
        </w:rPr>
        <w:t>P</w:t>
      </w:r>
      <w:r w:rsidR="002D0D3F">
        <w:rPr>
          <w:rFonts w:ascii="Bookman Old Style" w:eastAsia="Bookman Old Style" w:hAnsi="Bookman Old Style" w:cs="Bookman Old Style"/>
          <w:i/>
          <w:spacing w:val="1"/>
          <w:position w:val="-3"/>
          <w:sz w:val="16"/>
          <w:szCs w:val="16"/>
          <w:lang w:eastAsia="zh-CN"/>
        </w:rPr>
        <w:t>l</w:t>
      </w:r>
      <w:r w:rsidR="002D0D3F">
        <w:rPr>
          <w:rFonts w:ascii="Times New Roman" w:eastAsia="Times New Roman" w:hAnsi="Times New Roman" w:cs="Times New Roman"/>
          <w:spacing w:val="2"/>
          <w:sz w:val="24"/>
          <w:szCs w:val="24"/>
          <w:lang w:eastAsia="zh-CN"/>
        </w:rPr>
        <w:t>,</w:t>
      </w:r>
      <w:r w:rsidR="002D0D3F">
        <w:rPr>
          <w:rFonts w:ascii="Times New Roman" w:eastAsia="Times New Roman" w:hAnsi="Times New Roman" w:cs="Times New Roman"/>
          <w:spacing w:val="-46"/>
          <w:sz w:val="24"/>
          <w:szCs w:val="24"/>
          <w:lang w:eastAsia="zh-CN"/>
        </w:rPr>
        <w:t xml:space="preserve"> </w:t>
      </w:r>
      <w:r w:rsidR="002D0D3F">
        <w:rPr>
          <w:rFonts w:ascii="Times New Roman" w:eastAsia="Times New Roman" w:hAnsi="Times New Roman" w:cs="Times New Roman"/>
          <w:i/>
          <w:spacing w:val="3"/>
          <w:sz w:val="24"/>
          <w:szCs w:val="24"/>
          <w:lang w:eastAsia="zh-CN"/>
        </w:rPr>
        <w:t>Q</w:t>
      </w:r>
      <w:r w:rsidR="002D0D3F">
        <w:rPr>
          <w:rFonts w:ascii="Bookman Old Style" w:eastAsia="Bookman Old Style" w:hAnsi="Bookman Old Style" w:cs="Bookman Old Style"/>
          <w:i/>
          <w:spacing w:val="2"/>
          <w:position w:val="-3"/>
          <w:sz w:val="16"/>
          <w:szCs w:val="16"/>
          <w:lang w:eastAsia="zh-CN"/>
        </w:rPr>
        <w:t>l</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2"/>
          <w:sz w:val="24"/>
          <w:szCs w:val="24"/>
          <w:lang w:eastAsia="zh-CN"/>
        </w:rPr>
        <w:t xml:space="preserve"> </w:t>
      </w:r>
      <w:r w:rsidR="002D0D3F">
        <w:rPr>
          <w:rFonts w:ascii="Times New Roman" w:eastAsia="Times New Roman" w:hAnsi="Times New Roman" w:cs="Times New Roman"/>
          <w:i/>
          <w:spacing w:val="-1"/>
          <w:sz w:val="24"/>
          <w:szCs w:val="24"/>
          <w:lang w:eastAsia="zh-CN"/>
        </w:rPr>
        <w:t>P</w:t>
      </w:r>
      <w:r w:rsidR="002D0D3F">
        <w:rPr>
          <w:rFonts w:ascii="Bookman Old Style" w:eastAsia="Bookman Old Style" w:hAnsi="Bookman Old Style" w:cs="Bookman Old Style"/>
          <w:i/>
          <w:spacing w:val="-1"/>
          <w:position w:val="-3"/>
          <w:sz w:val="16"/>
          <w:szCs w:val="16"/>
          <w:lang w:eastAsia="zh-CN"/>
        </w:rPr>
        <w:t>g</w:t>
      </w:r>
      <w:r w:rsidR="002D0D3F">
        <w:rPr>
          <w:rFonts w:ascii="Times New Roman" w:eastAsia="Times New Roman" w:hAnsi="Times New Roman" w:cs="Times New Roman"/>
          <w:spacing w:val="-1"/>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5"/>
          <w:sz w:val="24"/>
          <w:szCs w:val="24"/>
          <w:lang w:eastAsia="zh-CN"/>
        </w:rPr>
        <w:t>V</w:t>
      </w:r>
      <w:r w:rsidR="002D0D3F">
        <w:rPr>
          <w:rFonts w:ascii="Bookman Old Style" w:eastAsia="Bookman Old Style" w:hAnsi="Bookman Old Style" w:cs="Bookman Old Style"/>
          <w:i/>
          <w:spacing w:val="-5"/>
          <w:position w:val="-3"/>
          <w:sz w:val="16"/>
          <w:szCs w:val="16"/>
          <w:lang w:eastAsia="zh-CN"/>
        </w:rPr>
        <w:t>g</w:t>
      </w:r>
      <w:r w:rsidR="002D0D3F">
        <w:rPr>
          <w:rFonts w:ascii="Times New Roman" w:eastAsia="Times New Roman" w:hAnsi="Times New Roman" w:cs="Times New Roman"/>
          <w:spacing w:val="-5"/>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spacing w:val="3"/>
          <w:sz w:val="24"/>
          <w:szCs w:val="24"/>
        </w:rPr>
        <w:t>θ</w:t>
      </w:r>
      <w:r w:rsidR="002D0D3F">
        <w:rPr>
          <w:rFonts w:ascii="Palatino Linotype" w:eastAsia="Palatino Linotype" w:hAnsi="Palatino Linotype" w:cs="Palatino Linotype"/>
          <w:spacing w:val="3"/>
          <w:position w:val="-3"/>
          <w:sz w:val="16"/>
          <w:szCs w:val="16"/>
          <w:lang w:eastAsia="zh-CN"/>
        </w:rPr>
        <w:t>0</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2"/>
          <w:sz w:val="24"/>
          <w:szCs w:val="24"/>
          <w:lang w:eastAsia="zh-CN"/>
        </w:rPr>
        <w:t>U</w:t>
      </w:r>
      <w:r w:rsidR="002D0D3F">
        <w:rPr>
          <w:rFonts w:ascii="Palatino Linotype" w:eastAsia="Palatino Linotype" w:hAnsi="Palatino Linotype" w:cs="Palatino Linotype"/>
          <w:spacing w:val="-2"/>
          <w:position w:val="-3"/>
          <w:sz w:val="16"/>
          <w:szCs w:val="16"/>
          <w:lang w:eastAsia="zh-CN"/>
        </w:rPr>
        <w:t>0</w:t>
      </w:r>
      <w:r w:rsidR="002D0D3F">
        <w:rPr>
          <w:rFonts w:ascii="Times New Roman" w:eastAsia="Times New Roman" w:hAnsi="Times New Roman" w:cs="Times New Roman"/>
          <w:spacing w:val="-2"/>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i/>
          <w:spacing w:val="-3"/>
          <w:sz w:val="24"/>
          <w:szCs w:val="24"/>
          <w:lang w:eastAsia="zh-CN"/>
        </w:rPr>
        <w:t>B</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5"/>
          <w:sz w:val="24"/>
          <w:szCs w:val="24"/>
          <w:lang w:eastAsia="zh-CN"/>
        </w:rPr>
        <w:t xml:space="preserve"> </w:t>
      </w:r>
      <w:r w:rsidR="002D0D3F">
        <w:rPr>
          <w:rFonts w:ascii="Times New Roman" w:eastAsia="Times New Roman" w:hAnsi="Times New Roman" w:cs="Times New Roman"/>
          <w:i/>
          <w:sz w:val="24"/>
          <w:szCs w:val="24"/>
          <w:lang w:eastAsia="zh-CN"/>
        </w:rPr>
        <w:t>G</w:t>
      </w:r>
      <w:r w:rsidR="002D0D3F">
        <w:rPr>
          <w:rFonts w:ascii="Times New Roman" w:eastAsia="Times New Roman" w:hAnsi="Times New Roman" w:cs="Times New Roman"/>
          <w:i/>
          <w:spacing w:val="-36"/>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6"/>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6"/>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4"/>
          <w:w w:val="90"/>
          <w:sz w:val="24"/>
          <w:szCs w:val="24"/>
          <w:lang w:eastAsia="zh-CN"/>
        </w:rPr>
        <w:t xml:space="preserve"> </w:t>
      </w:r>
      <w:r w:rsidR="002D0D3F">
        <w:rPr>
          <w:rFonts w:ascii="宋体" w:eastAsia="宋体" w:hAnsi="宋体" w:cs="宋体"/>
          <w:position w:val="19"/>
          <w:sz w:val="24"/>
          <w:szCs w:val="24"/>
          <w:lang w:eastAsia="zh-CN"/>
        </w:rPr>
        <w:t>l</w:t>
      </w:r>
    </w:p>
    <w:p w14:paraId="1E29FDE1" w14:textId="77777777" w:rsidR="00996552" w:rsidRDefault="002D0D3F">
      <w:pPr>
        <w:pStyle w:val="a3"/>
        <w:spacing w:before="86"/>
        <w:ind w:left="-11"/>
        <w:rPr>
          <w:lang w:eastAsia="zh-CN"/>
        </w:rPr>
      </w:pPr>
      <w:r>
        <w:rPr>
          <w:lang w:eastAsia="zh-CN"/>
        </w:rPr>
        <w:br w:type="column"/>
      </w:r>
      <w:r>
        <w:rPr>
          <w:spacing w:val="-2"/>
          <w:lang w:eastAsia="zh-CN"/>
        </w:rPr>
        <w:lastRenderedPageBreak/>
        <w:t>，包括负荷节点的有功</w:t>
      </w:r>
    </w:p>
    <w:p w14:paraId="4BFD576F" w14:textId="77777777" w:rsidR="00996552" w:rsidRDefault="00996552">
      <w:pPr>
        <w:rPr>
          <w:lang w:eastAsia="zh-CN"/>
        </w:rPr>
        <w:sectPr w:rsidR="00996552">
          <w:type w:val="continuous"/>
          <w:pgSz w:w="11910" w:h="16840"/>
          <w:pgMar w:top="1580" w:right="1520" w:bottom="280" w:left="1680" w:header="720" w:footer="720" w:gutter="0"/>
          <w:cols w:num="2" w:space="720" w:equalWidth="0">
            <w:col w:w="6014" w:space="40"/>
            <w:col w:w="2656"/>
          </w:cols>
        </w:sectPr>
      </w:pPr>
    </w:p>
    <w:p w14:paraId="51102E17" w14:textId="77777777" w:rsidR="00996552" w:rsidRDefault="002D0D3F">
      <w:pPr>
        <w:pStyle w:val="a3"/>
        <w:spacing w:before="31" w:line="305" w:lineRule="auto"/>
        <w:ind w:right="99"/>
        <w:rPr>
          <w:lang w:eastAsia="zh-CN"/>
        </w:rPr>
      </w:pPr>
      <w:r>
        <w:rPr>
          <w:spacing w:val="3"/>
          <w:lang w:eastAsia="zh-CN"/>
        </w:rPr>
        <w:lastRenderedPageBreak/>
        <w:t>功率和无功功率，发电节点的有功功率和电压幅值，平衡节点的相角和电压幅</w:t>
      </w:r>
      <w:r>
        <w:rPr>
          <w:spacing w:val="62"/>
          <w:lang w:eastAsia="zh-CN"/>
        </w:rPr>
        <w:t xml:space="preserve"> </w:t>
      </w:r>
      <w:r>
        <w:rPr>
          <w:lang w:eastAsia="zh-CN"/>
        </w:rPr>
        <w:t>值，以及电网支路的导纳和电纳参数等；</w:t>
      </w:r>
    </w:p>
    <w:p w14:paraId="74C5105A" w14:textId="77777777" w:rsidR="00996552" w:rsidRDefault="00996552">
      <w:pPr>
        <w:spacing w:line="305" w:lineRule="auto"/>
        <w:rPr>
          <w:lang w:eastAsia="zh-CN"/>
        </w:rPr>
        <w:sectPr w:rsidR="00996552">
          <w:type w:val="continuous"/>
          <w:pgSz w:w="11910" w:h="16840"/>
          <w:pgMar w:top="1580" w:right="1520" w:bottom="280" w:left="1680" w:header="720" w:footer="720" w:gutter="0"/>
          <w:cols w:space="720"/>
        </w:sectPr>
      </w:pPr>
    </w:p>
    <w:p w14:paraId="47115165" w14:textId="77777777" w:rsidR="00996552" w:rsidRDefault="00025C9E">
      <w:pPr>
        <w:spacing w:line="388" w:lineRule="exact"/>
        <w:ind w:left="597"/>
        <w:rPr>
          <w:rFonts w:ascii="宋体" w:eastAsia="宋体" w:hAnsi="宋体" w:cs="宋体"/>
          <w:sz w:val="24"/>
          <w:szCs w:val="24"/>
          <w:lang w:eastAsia="zh-CN"/>
        </w:rPr>
      </w:pPr>
      <w:r>
        <w:rPr>
          <w:rFonts w:eastAsiaTheme="minorHAnsi"/>
        </w:rPr>
        <w:lastRenderedPageBreak/>
        <w:pict w14:anchorId="0BD07F9F">
          <v:shape id="_x0000_s3840" type="#_x0000_t202" style="position:absolute;left:0;text-align:left;margin-left:380.65pt;margin-top:1.55pt;width:4.95pt;height:8pt;z-index:4480;mso-position-horizontal-relative:page" filled="f" stroked="f">
            <v:textbox inset="0,0,0,0">
              <w:txbxContent>
                <w:p w14:paraId="4657B400"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sz w:val="16"/>
                    </w:rPr>
                    <w:t>T</w:t>
                  </w:r>
                </w:p>
              </w:txbxContent>
            </v:textbox>
            <w10:wrap anchorx="page"/>
          </v:shape>
        </w:pict>
      </w:r>
      <w:r w:rsidR="002D0D3F">
        <w:rPr>
          <w:rFonts w:ascii="MS Gothic" w:eastAsia="MS Gothic" w:hAnsi="MS Gothic" w:cs="MS Gothic"/>
          <w:sz w:val="24"/>
          <w:szCs w:val="24"/>
          <w:lang w:eastAsia="zh-CN"/>
        </w:rPr>
        <w:t>(</w:t>
      </w:r>
      <w:r w:rsidR="002D0D3F">
        <w:rPr>
          <w:rFonts w:ascii="Palatino Linotype" w:eastAsia="Palatino Linotype" w:hAnsi="Palatino Linotype" w:cs="Palatino Linotype"/>
          <w:sz w:val="24"/>
          <w:szCs w:val="24"/>
          <w:lang w:eastAsia="zh-CN"/>
        </w:rPr>
        <w:t>4</w:t>
      </w:r>
      <w:r w:rsidR="002D0D3F">
        <w:rPr>
          <w:rFonts w:ascii="MS Gothic" w:eastAsia="MS Gothic" w:hAnsi="MS Gothic" w:cs="MS Gothic"/>
          <w:sz w:val="24"/>
          <w:szCs w:val="24"/>
          <w:lang w:eastAsia="zh-CN"/>
        </w:rPr>
        <w:t>)</w:t>
      </w:r>
      <w:r w:rsidR="002D0D3F">
        <w:rPr>
          <w:rFonts w:ascii="MS Gothic" w:eastAsia="MS Gothic" w:hAnsi="MS Gothic" w:cs="MS Gothic"/>
          <w:spacing w:val="-98"/>
          <w:sz w:val="24"/>
          <w:szCs w:val="24"/>
          <w:lang w:eastAsia="zh-CN"/>
        </w:rPr>
        <w:t xml:space="preserve"> </w:t>
      </w:r>
      <w:r w:rsidR="002D0D3F">
        <w:rPr>
          <w:rFonts w:ascii="宋体" w:eastAsia="宋体" w:hAnsi="宋体" w:cs="宋体"/>
          <w:sz w:val="24"/>
          <w:szCs w:val="24"/>
          <w:lang w:eastAsia="zh-CN"/>
        </w:rPr>
        <w:t>输出参数向量</w:t>
      </w:r>
      <w:r w:rsidR="002D0D3F">
        <w:rPr>
          <w:rFonts w:ascii="宋体" w:eastAsia="宋体" w:hAnsi="宋体" w:cs="宋体"/>
          <w:spacing w:val="-46"/>
          <w:sz w:val="24"/>
          <w:szCs w:val="24"/>
          <w:lang w:eastAsia="zh-CN"/>
        </w:rPr>
        <w:t>：</w:t>
      </w:r>
      <w:r w:rsidR="002D0D3F">
        <w:rPr>
          <w:rFonts w:ascii="Times New Roman" w:eastAsia="Times New Roman" w:hAnsi="Times New Roman" w:cs="Times New Roman"/>
          <w:i/>
          <w:sz w:val="24"/>
          <w:szCs w:val="24"/>
          <w:lang w:eastAsia="zh-CN"/>
        </w:rPr>
        <w:t>Y</w:t>
      </w:r>
      <w:r w:rsidR="002D0D3F">
        <w:rPr>
          <w:rFonts w:ascii="Times New Roman" w:eastAsia="Times New Roman" w:hAnsi="Times New Roman" w:cs="Times New Roman"/>
          <w:i/>
          <w:spacing w:val="-21"/>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20"/>
          <w:sz w:val="24"/>
          <w:szCs w:val="24"/>
          <w:lang w:eastAsia="zh-CN"/>
        </w:rPr>
        <w:t xml:space="preserve"> </w:t>
      </w:r>
      <w:r w:rsidR="002D0D3F">
        <w:rPr>
          <w:rFonts w:ascii="宋体" w:eastAsia="宋体" w:hAnsi="宋体" w:cs="宋体"/>
          <w:spacing w:val="3"/>
          <w:position w:val="19"/>
          <w:sz w:val="24"/>
          <w:szCs w:val="24"/>
          <w:lang w:eastAsia="zh-CN"/>
        </w:rPr>
        <w:t>r</w:t>
      </w:r>
      <w:r w:rsidR="002D0D3F">
        <w:rPr>
          <w:rFonts w:ascii="Times New Roman" w:eastAsia="Times New Roman" w:hAnsi="Times New Roman" w:cs="Times New Roman"/>
          <w:i/>
          <w:spacing w:val="8"/>
          <w:sz w:val="24"/>
          <w:szCs w:val="24"/>
          <w:lang w:eastAsia="zh-CN"/>
        </w:rPr>
        <w:t>Q</w:t>
      </w:r>
      <w:r w:rsidR="002D0D3F">
        <w:rPr>
          <w:rFonts w:ascii="Bookman Old Style" w:eastAsia="Bookman Old Style" w:hAnsi="Bookman Old Style" w:cs="Bookman Old Style"/>
          <w:i/>
          <w:spacing w:val="2"/>
          <w:position w:val="-3"/>
          <w:sz w:val="16"/>
          <w:szCs w:val="16"/>
          <w:lang w:eastAsia="zh-CN"/>
        </w:rPr>
        <w:t>g</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5"/>
          <w:sz w:val="24"/>
          <w:szCs w:val="24"/>
          <w:lang w:eastAsia="zh-CN"/>
        </w:rPr>
        <w:t xml:space="preserve"> </w:t>
      </w:r>
      <w:r w:rsidR="002D0D3F">
        <w:rPr>
          <w:rFonts w:ascii="Times New Roman" w:eastAsia="Times New Roman" w:hAnsi="Times New Roman" w:cs="Times New Roman"/>
          <w:i/>
          <w:spacing w:val="-8"/>
          <w:sz w:val="24"/>
          <w:szCs w:val="24"/>
          <w:lang w:eastAsia="zh-CN"/>
        </w:rPr>
        <w:t>P</w:t>
      </w:r>
      <w:r w:rsidR="002D0D3F">
        <w:rPr>
          <w:rFonts w:ascii="Palatino Linotype" w:eastAsia="Palatino Linotype" w:hAnsi="Palatino Linotype" w:cs="Palatino Linotype"/>
          <w:position w:val="-3"/>
          <w:sz w:val="16"/>
          <w:szCs w:val="16"/>
          <w:lang w:eastAsia="zh-CN"/>
        </w:rPr>
        <w:t>0</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6"/>
          <w:sz w:val="24"/>
          <w:szCs w:val="24"/>
          <w:lang w:eastAsia="zh-CN"/>
        </w:rPr>
        <w:t>Q</w:t>
      </w:r>
      <w:r w:rsidR="002D0D3F">
        <w:rPr>
          <w:rFonts w:ascii="Palatino Linotype" w:eastAsia="Palatino Linotype" w:hAnsi="Palatino Linotype" w:cs="Palatino Linotype"/>
          <w:position w:val="-3"/>
          <w:sz w:val="16"/>
          <w:szCs w:val="16"/>
          <w:lang w:eastAsia="zh-CN"/>
        </w:rPr>
        <w:t>0</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i/>
          <w:sz w:val="24"/>
          <w:szCs w:val="24"/>
          <w:lang w:eastAsia="zh-CN"/>
        </w:rPr>
        <w:t>P</w:t>
      </w:r>
      <w:r w:rsidR="002D0D3F">
        <w:rPr>
          <w:rFonts w:ascii="Bookman Old Style" w:eastAsia="Bookman Old Style" w:hAnsi="Bookman Old Style" w:cs="Bookman Old Style"/>
          <w:i/>
          <w:spacing w:val="5"/>
          <w:position w:val="-3"/>
          <w:sz w:val="16"/>
          <w:szCs w:val="16"/>
          <w:lang w:eastAsia="zh-CN"/>
        </w:rPr>
        <w:t>L</w:t>
      </w:r>
      <w:r w:rsidR="002D0D3F">
        <w:rPr>
          <w:rFonts w:ascii="Bookman Old Style" w:eastAsia="Bookman Old Style" w:hAnsi="Bookman Old Style" w:cs="Bookman Old Style"/>
          <w:i/>
          <w:spacing w:val="6"/>
          <w:position w:val="-3"/>
          <w:sz w:val="16"/>
          <w:szCs w:val="16"/>
          <w:lang w:eastAsia="zh-CN"/>
        </w:rPr>
        <w:t>O</w:t>
      </w:r>
      <w:r w:rsidR="002D0D3F">
        <w:rPr>
          <w:rFonts w:ascii="Bookman Old Style" w:eastAsia="Bookman Old Style" w:hAnsi="Bookman Old Style" w:cs="Bookman Old Style"/>
          <w:i/>
          <w:spacing w:val="10"/>
          <w:position w:val="-3"/>
          <w:sz w:val="16"/>
          <w:szCs w:val="16"/>
          <w:lang w:eastAsia="zh-CN"/>
        </w:rPr>
        <w:t>S</w:t>
      </w:r>
      <w:r w:rsidR="002D0D3F">
        <w:rPr>
          <w:rFonts w:ascii="Bookman Old Style" w:eastAsia="Bookman Old Style" w:hAnsi="Bookman Old Style" w:cs="Bookman Old Style"/>
          <w:i/>
          <w:spacing w:val="7"/>
          <w:position w:val="-3"/>
          <w:sz w:val="16"/>
          <w:szCs w:val="16"/>
          <w:lang w:eastAsia="zh-CN"/>
        </w:rPr>
        <w:t>S</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14"/>
          <w:sz w:val="24"/>
          <w:szCs w:val="24"/>
          <w:lang w:eastAsia="zh-CN"/>
        </w:rPr>
        <w:t>Q</w:t>
      </w:r>
      <w:r w:rsidR="002D0D3F">
        <w:rPr>
          <w:rFonts w:ascii="Bookman Old Style" w:eastAsia="Bookman Old Style" w:hAnsi="Bookman Old Style" w:cs="Bookman Old Style"/>
          <w:i/>
          <w:spacing w:val="5"/>
          <w:position w:val="-3"/>
          <w:sz w:val="16"/>
          <w:szCs w:val="16"/>
          <w:lang w:eastAsia="zh-CN"/>
        </w:rPr>
        <w:t>L</w:t>
      </w:r>
      <w:r w:rsidR="002D0D3F">
        <w:rPr>
          <w:rFonts w:ascii="Bookman Old Style" w:eastAsia="Bookman Old Style" w:hAnsi="Bookman Old Style" w:cs="Bookman Old Style"/>
          <w:i/>
          <w:spacing w:val="6"/>
          <w:position w:val="-3"/>
          <w:sz w:val="16"/>
          <w:szCs w:val="16"/>
          <w:lang w:eastAsia="zh-CN"/>
        </w:rPr>
        <w:t>O</w:t>
      </w:r>
      <w:r w:rsidR="002D0D3F">
        <w:rPr>
          <w:rFonts w:ascii="Bookman Old Style" w:eastAsia="Bookman Old Style" w:hAnsi="Bookman Old Style" w:cs="Bookman Old Style"/>
          <w:i/>
          <w:spacing w:val="10"/>
          <w:position w:val="-3"/>
          <w:sz w:val="16"/>
          <w:szCs w:val="16"/>
          <w:lang w:eastAsia="zh-CN"/>
        </w:rPr>
        <w:t>S</w:t>
      </w:r>
      <w:r w:rsidR="002D0D3F">
        <w:rPr>
          <w:rFonts w:ascii="Bookman Old Style" w:eastAsia="Bookman Old Style" w:hAnsi="Bookman Old Style" w:cs="Bookman Old Style"/>
          <w:i/>
          <w:position w:val="-3"/>
          <w:sz w:val="16"/>
          <w:szCs w:val="16"/>
          <w:lang w:eastAsia="zh-CN"/>
        </w:rPr>
        <w:t>S</w:t>
      </w:r>
      <w:r w:rsidR="002D0D3F">
        <w:rPr>
          <w:rFonts w:ascii="Bookman Old Style" w:eastAsia="Bookman Old Style" w:hAnsi="Bookman Old Style" w:cs="Bookman Old Style"/>
          <w:i/>
          <w:spacing w:val="-23"/>
          <w:position w:val="-3"/>
          <w:sz w:val="16"/>
          <w:szCs w:val="16"/>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90"/>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9"/>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8"/>
          <w:w w:val="90"/>
          <w:sz w:val="24"/>
          <w:szCs w:val="24"/>
          <w:lang w:eastAsia="zh-CN"/>
        </w:rPr>
        <w:t xml:space="preserve"> </w:t>
      </w:r>
      <w:r w:rsidR="002D0D3F">
        <w:rPr>
          <w:rFonts w:ascii="宋体" w:eastAsia="宋体" w:hAnsi="宋体" w:cs="宋体"/>
          <w:position w:val="19"/>
          <w:sz w:val="24"/>
          <w:szCs w:val="24"/>
          <w:lang w:eastAsia="zh-CN"/>
        </w:rPr>
        <w:t>l</w:t>
      </w:r>
    </w:p>
    <w:p w14:paraId="7E6C5D8A" w14:textId="77777777" w:rsidR="00996552" w:rsidRDefault="002D0D3F">
      <w:pPr>
        <w:pStyle w:val="a3"/>
        <w:spacing w:before="20"/>
        <w:ind w:left="-11"/>
        <w:rPr>
          <w:lang w:eastAsia="zh-CN"/>
        </w:rPr>
      </w:pPr>
      <w:r>
        <w:rPr>
          <w:lang w:eastAsia="zh-CN"/>
        </w:rPr>
        <w:br w:type="column"/>
      </w:r>
      <w:r>
        <w:rPr>
          <w:spacing w:val="-33"/>
          <w:lang w:eastAsia="zh-CN"/>
        </w:rPr>
        <w:lastRenderedPageBreak/>
        <w:t>，</w:t>
      </w:r>
      <w:r>
        <w:rPr>
          <w:lang w:eastAsia="zh-CN"/>
        </w:rPr>
        <w:t>包括平衡节点的有功</w:t>
      </w:r>
    </w:p>
    <w:p w14:paraId="1E4D6CC6" w14:textId="77777777" w:rsidR="00996552" w:rsidRDefault="00996552">
      <w:pPr>
        <w:rPr>
          <w:lang w:eastAsia="zh-CN"/>
        </w:rPr>
        <w:sectPr w:rsidR="00996552">
          <w:type w:val="continuous"/>
          <w:pgSz w:w="11910" w:h="16840"/>
          <w:pgMar w:top="1580" w:right="1520" w:bottom="280" w:left="1680" w:header="720" w:footer="720" w:gutter="0"/>
          <w:cols w:num="2" w:space="720" w:equalWidth="0">
            <w:col w:w="6032" w:space="40"/>
            <w:col w:w="2638"/>
          </w:cols>
        </w:sectPr>
      </w:pPr>
    </w:p>
    <w:p w14:paraId="1B52A24D" w14:textId="77777777" w:rsidR="00996552" w:rsidRDefault="002D0D3F">
      <w:pPr>
        <w:pStyle w:val="a3"/>
        <w:spacing w:before="31"/>
        <w:rPr>
          <w:lang w:eastAsia="zh-CN"/>
        </w:rPr>
      </w:pPr>
      <w:r>
        <w:rPr>
          <w:lang w:eastAsia="zh-CN"/>
        </w:rPr>
        <w:lastRenderedPageBreak/>
        <w:t>功率和无功功率，以及电网的有功损耗和无功损耗等。</w:t>
      </w:r>
    </w:p>
    <w:p w14:paraId="4C292A8E" w14:textId="77777777" w:rsidR="00996552" w:rsidRDefault="002D0D3F">
      <w:pPr>
        <w:pStyle w:val="a3"/>
        <w:spacing w:before="86" w:line="272" w:lineRule="auto"/>
        <w:ind w:left="597" w:right="99"/>
        <w:rPr>
          <w:lang w:eastAsia="zh-CN"/>
        </w:rPr>
      </w:pPr>
      <w:r>
        <w:rPr>
          <w:lang w:eastAsia="zh-CN"/>
        </w:rPr>
        <w:t>下标</w:t>
      </w:r>
      <w:r>
        <w:rPr>
          <w:spacing w:val="-60"/>
          <w:lang w:eastAsia="zh-CN"/>
        </w:rPr>
        <w:t xml:space="preserve"> </w:t>
      </w:r>
      <w:r>
        <w:rPr>
          <w:rFonts w:ascii="Times New Roman" w:eastAsia="Times New Roman" w:hAnsi="Times New Roman" w:cs="Times New Roman"/>
          <w:i/>
          <w:spacing w:val="5"/>
          <w:lang w:eastAsia="zh-CN"/>
        </w:rPr>
        <w:t>l</w:t>
      </w:r>
      <w:r>
        <w:rPr>
          <w:spacing w:val="5"/>
          <w:lang w:eastAsia="zh-CN"/>
        </w:rPr>
        <w:t>，</w:t>
      </w:r>
      <w:r>
        <w:rPr>
          <w:rFonts w:ascii="Times New Roman" w:eastAsia="Times New Roman" w:hAnsi="Times New Roman" w:cs="Times New Roman"/>
          <w:i/>
          <w:spacing w:val="5"/>
          <w:lang w:eastAsia="zh-CN"/>
        </w:rPr>
        <w:t>g</w:t>
      </w:r>
      <w:r>
        <w:rPr>
          <w:rFonts w:ascii="Times New Roman" w:eastAsia="Times New Roman" w:hAnsi="Times New Roman" w:cs="Times New Roman"/>
          <w:i/>
          <w:spacing w:val="7"/>
          <w:lang w:eastAsia="zh-CN"/>
        </w:rPr>
        <w:t xml:space="preserve"> </w:t>
      </w:r>
      <w:r>
        <w:rPr>
          <w:lang w:eastAsia="zh-CN"/>
        </w:rPr>
        <w:t>和</w:t>
      </w:r>
      <w:r>
        <w:rPr>
          <w:spacing w:val="-60"/>
          <w:lang w:eastAsia="zh-CN"/>
        </w:rPr>
        <w:t xml:space="preserve"> </w:t>
      </w:r>
      <w:r>
        <w:rPr>
          <w:rFonts w:ascii="Palatino Linotype" w:eastAsia="Palatino Linotype" w:hAnsi="Palatino Linotype" w:cs="Palatino Linotype"/>
          <w:lang w:eastAsia="zh-CN"/>
        </w:rPr>
        <w:t xml:space="preserve">0 </w:t>
      </w:r>
      <w:r>
        <w:rPr>
          <w:lang w:eastAsia="zh-CN"/>
        </w:rPr>
        <w:t>表示所对应的量为</w:t>
      </w:r>
      <w:r>
        <w:rPr>
          <w:spacing w:val="-54"/>
          <w:lang w:eastAsia="zh-CN"/>
        </w:rPr>
        <w:t xml:space="preserve"> </w:t>
      </w:r>
      <w:r>
        <w:rPr>
          <w:rFonts w:ascii="Times New Roman" w:eastAsia="Times New Roman" w:hAnsi="Times New Roman" w:cs="Times New Roman"/>
          <w:i/>
          <w:spacing w:val="1"/>
          <w:lang w:eastAsia="zh-CN"/>
        </w:rPr>
        <w:t>PQ</w:t>
      </w:r>
      <w:r>
        <w:rPr>
          <w:rFonts w:ascii="Times New Roman" w:eastAsia="Times New Roman" w:hAnsi="Times New Roman" w:cs="Times New Roman"/>
          <w:i/>
          <w:spacing w:val="6"/>
          <w:lang w:eastAsia="zh-CN"/>
        </w:rPr>
        <w:t xml:space="preserve"> </w:t>
      </w:r>
      <w:r>
        <w:rPr>
          <w:spacing w:val="1"/>
          <w:lang w:eastAsia="zh-CN"/>
        </w:rPr>
        <w:t>节点，</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22"/>
          <w:lang w:eastAsia="zh-CN"/>
        </w:rPr>
        <w:t xml:space="preserve"> </w:t>
      </w:r>
      <w:r>
        <w:rPr>
          <w:lang w:eastAsia="zh-CN"/>
        </w:rPr>
        <w:t>节点和平衡节点。</w:t>
      </w:r>
      <w:r>
        <w:rPr>
          <w:spacing w:val="21"/>
          <w:lang w:eastAsia="zh-CN"/>
        </w:rPr>
        <w:t xml:space="preserve"> </w:t>
      </w:r>
      <w:r>
        <w:rPr>
          <w:lang w:eastAsia="zh-CN"/>
        </w:rPr>
        <w:t>在电网指标的研究中</w:t>
      </w:r>
      <w:r>
        <w:rPr>
          <w:spacing w:val="-45"/>
          <w:lang w:eastAsia="zh-CN"/>
        </w:rPr>
        <w:t>，</w:t>
      </w:r>
      <w:r>
        <w:rPr>
          <w:lang w:eastAsia="zh-CN"/>
        </w:rPr>
        <w:t>状态参数向量也可以归为输出参数向量中</w:t>
      </w:r>
      <w:r>
        <w:rPr>
          <w:spacing w:val="-45"/>
          <w:lang w:eastAsia="zh-CN"/>
        </w:rPr>
        <w:t>，</w:t>
      </w:r>
      <w:r>
        <w:rPr>
          <w:lang w:eastAsia="zh-CN"/>
        </w:rPr>
        <w:t>作为状态</w:t>
      </w:r>
    </w:p>
    <w:p w14:paraId="62526778" w14:textId="77777777" w:rsidR="00996552" w:rsidRDefault="002D0D3F">
      <w:pPr>
        <w:pStyle w:val="a3"/>
        <w:spacing w:before="53"/>
        <w:rPr>
          <w:lang w:eastAsia="zh-CN"/>
        </w:rPr>
      </w:pPr>
      <w:r>
        <w:rPr>
          <w:lang w:eastAsia="zh-CN"/>
        </w:rPr>
        <w:t>脆弱性指标研究的重要参考。</w:t>
      </w:r>
    </w:p>
    <w:p w14:paraId="0E58574A"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6E196C8D" w14:textId="77777777" w:rsidR="00996552" w:rsidRDefault="00996552">
      <w:pPr>
        <w:spacing w:before="9"/>
        <w:rPr>
          <w:rFonts w:ascii="宋体" w:eastAsia="宋体" w:hAnsi="宋体" w:cs="宋体"/>
          <w:sz w:val="17"/>
          <w:szCs w:val="17"/>
          <w:lang w:eastAsia="zh-CN"/>
        </w:rPr>
      </w:pPr>
    </w:p>
    <w:p w14:paraId="60663FAD" w14:textId="77777777" w:rsidR="00996552" w:rsidRDefault="00996552">
      <w:pPr>
        <w:rPr>
          <w:rFonts w:ascii="宋体" w:eastAsia="宋体" w:hAnsi="宋体" w:cs="宋体"/>
          <w:sz w:val="17"/>
          <w:szCs w:val="17"/>
          <w:lang w:eastAsia="zh-CN"/>
        </w:rPr>
        <w:sectPr w:rsidR="00996552">
          <w:pgSz w:w="11910" w:h="16840"/>
          <w:pgMar w:top="1140" w:right="1680" w:bottom="1280" w:left="1680" w:header="871" w:footer="1055" w:gutter="0"/>
          <w:cols w:space="720"/>
        </w:sectPr>
      </w:pPr>
    </w:p>
    <w:p w14:paraId="4DA5C3C3" w14:textId="77777777" w:rsidR="00996552" w:rsidRDefault="002D0D3F">
      <w:pPr>
        <w:pStyle w:val="a3"/>
        <w:spacing w:before="26" w:line="298" w:lineRule="exact"/>
        <w:ind w:left="597"/>
        <w:rPr>
          <w:lang w:eastAsia="zh-CN"/>
        </w:rPr>
      </w:pPr>
      <w:r>
        <w:rPr>
          <w:lang w:eastAsia="zh-CN"/>
        </w:rPr>
        <w:lastRenderedPageBreak/>
        <w:t>按照以上变量的划分，灵敏度分析的数学方程可以表示为：</w:t>
      </w:r>
    </w:p>
    <w:p w14:paraId="6B53E99A" w14:textId="77777777" w:rsidR="00996552" w:rsidRDefault="002D0D3F">
      <w:pPr>
        <w:pStyle w:val="a3"/>
        <w:spacing w:line="566" w:lineRule="exact"/>
        <w:ind w:left="3425"/>
        <w:rPr>
          <w:rFonts w:ascii="Palatino Linotype" w:eastAsia="Palatino Linotype" w:hAnsi="Palatino Linotype" w:cs="Palatino Linotype"/>
        </w:rPr>
      </w:pPr>
      <w:bookmarkStart w:id="120" w:name="_bookmark70"/>
      <w:bookmarkEnd w:id="120"/>
      <w:r>
        <w:rPr>
          <w:position w:val="23"/>
        </w:rPr>
        <w:t>(</w:t>
      </w:r>
      <w:r>
        <w:rPr>
          <w:spacing w:val="-30"/>
          <w:position w:val="23"/>
        </w:rPr>
        <w:t xml:space="preserve"> </w:t>
      </w:r>
      <w:r>
        <w:rPr>
          <w:rFonts w:ascii="Times New Roman" w:hAnsi="Times New Roman"/>
          <w:i/>
          <w:spacing w:val="4"/>
        </w:rPr>
        <w:t>F</w:t>
      </w:r>
      <w:r>
        <w:rPr>
          <w:rFonts w:ascii="MS Gothic" w:hAnsi="MS Gothic"/>
          <w:spacing w:val="6"/>
        </w:rPr>
        <w:t>(</w:t>
      </w:r>
      <w:r>
        <w:rPr>
          <w:rFonts w:ascii="Times New Roman" w:hAnsi="Times New Roman"/>
          <w:i/>
          <w:spacing w:val="4"/>
        </w:rPr>
        <w:t>S</w:t>
      </w:r>
      <w:r>
        <w:rPr>
          <w:rFonts w:ascii="Times New Roman" w:hAnsi="Times New Roman"/>
          <w:spacing w:val="4"/>
        </w:rPr>
        <w:t>,</w:t>
      </w:r>
      <w:r>
        <w:rPr>
          <w:rFonts w:ascii="Times New Roman" w:hAnsi="Times New Roman"/>
          <w:spacing w:val="-39"/>
        </w:rPr>
        <w:t xml:space="preserve"> </w:t>
      </w:r>
      <w:r>
        <w:rPr>
          <w:rFonts w:ascii="Times New Roman" w:hAnsi="Times New Roman"/>
          <w:i/>
          <w:spacing w:val="1"/>
        </w:rPr>
        <w:t>C</w:t>
      </w:r>
      <w:r>
        <w:rPr>
          <w:rFonts w:ascii="Times New Roman" w:hAnsi="Times New Roman"/>
          <w:spacing w:val="1"/>
        </w:rPr>
        <w:t>,</w:t>
      </w:r>
      <w:r>
        <w:rPr>
          <w:rFonts w:ascii="Times New Roman" w:hAnsi="Times New Roman"/>
          <w:spacing w:val="-35"/>
        </w:rPr>
        <w:t xml:space="preserve"> </w:t>
      </w:r>
      <w:r>
        <w:rPr>
          <w:rFonts w:ascii="Times New Roman" w:hAnsi="Times New Roman"/>
          <w:spacing w:val="1"/>
        </w:rPr>
        <w:t>α</w:t>
      </w:r>
      <w:r>
        <w:rPr>
          <w:rFonts w:ascii="MS Gothic" w:hAnsi="MS Gothic"/>
          <w:spacing w:val="3"/>
        </w:rPr>
        <w:t>)</w:t>
      </w:r>
      <w:r>
        <w:rPr>
          <w:rFonts w:ascii="MS Gothic" w:hAnsi="MS Gothic"/>
          <w:spacing w:val="-66"/>
        </w:rPr>
        <w:t xml:space="preserve"> </w:t>
      </w:r>
      <w:r>
        <w:rPr>
          <w:rFonts w:ascii="Georgia" w:hAnsi="Georgia"/>
        </w:rPr>
        <w:t>=</w:t>
      </w:r>
      <w:r>
        <w:rPr>
          <w:rFonts w:ascii="Georgia" w:hAnsi="Georgia"/>
          <w:spacing w:val="-4"/>
        </w:rPr>
        <w:t xml:space="preserve"> </w:t>
      </w:r>
      <w:r>
        <w:rPr>
          <w:rFonts w:ascii="Palatino Linotype" w:hAnsi="Palatino Linotype"/>
        </w:rPr>
        <w:t>0</w:t>
      </w:r>
    </w:p>
    <w:p w14:paraId="0D35AA04" w14:textId="77777777" w:rsidR="00996552" w:rsidRDefault="002D0D3F">
      <w:pPr>
        <w:spacing w:before="48"/>
        <w:ind w:left="3652"/>
        <w:rPr>
          <w:rFonts w:ascii="MS Gothic" w:eastAsia="MS Gothic" w:hAnsi="MS Gothic" w:cs="MS Gothic"/>
          <w:sz w:val="24"/>
          <w:szCs w:val="24"/>
        </w:rPr>
      </w:pPr>
      <w:r>
        <w:rPr>
          <w:rFonts w:ascii="Times New Roman" w:hAnsi="Times New Roman"/>
          <w:i/>
          <w:sz w:val="24"/>
        </w:rPr>
        <w:t>Y</w:t>
      </w:r>
      <w:r>
        <w:rPr>
          <w:rFonts w:ascii="Times New Roman" w:hAnsi="Times New Roman"/>
          <w:i/>
          <w:spacing w:val="2"/>
          <w:sz w:val="24"/>
        </w:rPr>
        <w:t xml:space="preserve"> </w:t>
      </w:r>
      <w:r>
        <w:rPr>
          <w:rFonts w:ascii="Georgia" w:hAnsi="Georgia"/>
          <w:sz w:val="24"/>
        </w:rPr>
        <w:t>=</w:t>
      </w:r>
      <w:r>
        <w:rPr>
          <w:rFonts w:ascii="Georgia" w:hAnsi="Georgia"/>
          <w:spacing w:val="-13"/>
          <w:sz w:val="24"/>
        </w:rPr>
        <w:t xml:space="preserve"> </w:t>
      </w:r>
      <w:r>
        <w:rPr>
          <w:rFonts w:ascii="Times New Roman" w:hAnsi="Times New Roman"/>
          <w:i/>
          <w:spacing w:val="2"/>
          <w:sz w:val="24"/>
        </w:rPr>
        <w:t>G</w:t>
      </w:r>
      <w:r>
        <w:rPr>
          <w:rFonts w:ascii="MS Gothic" w:hAnsi="MS Gothic"/>
          <w:spacing w:val="3"/>
          <w:sz w:val="24"/>
        </w:rPr>
        <w:t>(</w:t>
      </w:r>
      <w:r>
        <w:rPr>
          <w:rFonts w:ascii="Times New Roman" w:hAnsi="Times New Roman"/>
          <w:i/>
          <w:spacing w:val="2"/>
          <w:sz w:val="24"/>
        </w:rPr>
        <w:t>S</w:t>
      </w:r>
      <w:r>
        <w:rPr>
          <w:rFonts w:ascii="Times New Roman" w:hAnsi="Times New Roman"/>
          <w:spacing w:val="2"/>
          <w:sz w:val="24"/>
        </w:rPr>
        <w:t>,</w:t>
      </w:r>
      <w:r>
        <w:rPr>
          <w:rFonts w:ascii="Times New Roman" w:hAnsi="Times New Roman"/>
          <w:spacing w:val="-43"/>
          <w:sz w:val="24"/>
        </w:rPr>
        <w:t xml:space="preserve"> </w:t>
      </w:r>
      <w:r>
        <w:rPr>
          <w:rFonts w:ascii="Times New Roman" w:hAnsi="Times New Roman"/>
          <w:i/>
          <w:spacing w:val="1"/>
          <w:sz w:val="24"/>
        </w:rPr>
        <w:t>C</w:t>
      </w:r>
      <w:r>
        <w:rPr>
          <w:rFonts w:ascii="Times New Roman" w:hAnsi="Times New Roman"/>
          <w:spacing w:val="1"/>
          <w:sz w:val="24"/>
        </w:rPr>
        <w:t>,</w:t>
      </w:r>
      <w:r>
        <w:rPr>
          <w:rFonts w:ascii="Times New Roman" w:hAnsi="Times New Roman"/>
          <w:spacing w:val="-39"/>
          <w:sz w:val="24"/>
        </w:rPr>
        <w:t xml:space="preserve"> </w:t>
      </w:r>
      <w:r>
        <w:rPr>
          <w:rFonts w:ascii="Times New Roman" w:hAnsi="Times New Roman"/>
          <w:spacing w:val="1"/>
          <w:sz w:val="24"/>
        </w:rPr>
        <w:t>α</w:t>
      </w:r>
      <w:r>
        <w:rPr>
          <w:rFonts w:ascii="MS Gothic" w:hAnsi="MS Gothic"/>
          <w:spacing w:val="3"/>
          <w:sz w:val="24"/>
        </w:rPr>
        <w:t>)</w:t>
      </w:r>
    </w:p>
    <w:p w14:paraId="5EC812AC" w14:textId="77777777" w:rsidR="00996552" w:rsidRDefault="002D0D3F">
      <w:pPr>
        <w:rPr>
          <w:rFonts w:ascii="MS Gothic" w:eastAsia="MS Gothic" w:hAnsi="MS Gothic" w:cs="MS Gothic"/>
          <w:sz w:val="24"/>
          <w:szCs w:val="24"/>
        </w:rPr>
      </w:pPr>
      <w:r>
        <w:br w:type="column"/>
      </w:r>
    </w:p>
    <w:p w14:paraId="3C814BAB" w14:textId="77777777" w:rsidR="00996552" w:rsidRDefault="00996552">
      <w:pPr>
        <w:spacing w:before="3"/>
        <w:rPr>
          <w:rFonts w:ascii="MS Gothic" w:eastAsia="MS Gothic" w:hAnsi="MS Gothic" w:cs="MS Gothic"/>
          <w:sz w:val="35"/>
          <w:szCs w:val="35"/>
        </w:rPr>
      </w:pPr>
    </w:p>
    <w:p w14:paraId="4740AA46" w14:textId="77777777" w:rsidR="00996552" w:rsidRDefault="002D0D3F">
      <w:pPr>
        <w:pStyle w:val="a3"/>
        <w:ind w:left="597"/>
        <w:rPr>
          <w:rFonts w:ascii="Times New Roman" w:eastAsia="Times New Roman" w:hAnsi="Times New Roman" w:cs="Times New Roman"/>
        </w:rPr>
      </w:pPr>
      <w:r>
        <w:rPr>
          <w:rFonts w:ascii="Times New Roman"/>
        </w:rPr>
        <w:t>(3.22)</w:t>
      </w:r>
    </w:p>
    <w:p w14:paraId="16D12064" w14:textId="77777777" w:rsidR="00996552" w:rsidRDefault="00996552">
      <w:pPr>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6838" w:space="414"/>
            <w:col w:w="1298"/>
          </w:cols>
        </w:sectPr>
      </w:pPr>
    </w:p>
    <w:p w14:paraId="6FD45173" w14:textId="77777777" w:rsidR="00996552" w:rsidRDefault="00996552">
      <w:pPr>
        <w:spacing w:before="5"/>
        <w:rPr>
          <w:rFonts w:ascii="Times New Roman" w:eastAsia="Times New Roman" w:hAnsi="Times New Roman" w:cs="Times New Roman"/>
          <w:sz w:val="14"/>
          <w:szCs w:val="14"/>
        </w:rPr>
      </w:pPr>
    </w:p>
    <w:p w14:paraId="3F45A0AA" w14:textId="77777777" w:rsidR="00996552" w:rsidRDefault="002D0D3F">
      <w:pPr>
        <w:pStyle w:val="a3"/>
        <w:spacing w:before="26" w:line="280" w:lineRule="auto"/>
        <w:ind w:right="115" w:firstLine="480"/>
        <w:jc w:val="both"/>
      </w:pPr>
      <w:r>
        <w:t>在式</w:t>
      </w:r>
      <w:hyperlink w:anchor="_bookmark70" w:history="1">
        <w:r>
          <w:rPr>
            <w:rFonts w:ascii="Times New Roman" w:eastAsia="Times New Roman" w:hAnsi="Times New Roman" w:cs="Times New Roman"/>
          </w:rPr>
          <w:t>3.22</w:t>
        </w:r>
      </w:hyperlink>
      <w:r>
        <w:t>中</w:t>
      </w:r>
      <w:r>
        <w:rPr>
          <w:spacing w:val="-24"/>
        </w:rPr>
        <w:t>，</w:t>
      </w:r>
      <w:r>
        <w:t>定义</w:t>
      </w:r>
      <w:r>
        <w:rPr>
          <w:spacing w:val="-72"/>
        </w:rPr>
        <w:t xml:space="preserve"> </w:t>
      </w:r>
      <w:r>
        <w:rPr>
          <w:rFonts w:ascii="Times New Roman" w:eastAsia="Times New Roman" w:hAnsi="Times New Roman" w:cs="Times New Roman"/>
          <w:i/>
          <w:spacing w:val="15"/>
        </w:rPr>
        <w:t>F</w:t>
      </w:r>
      <w:r>
        <w:rPr>
          <w:rFonts w:ascii="MS Gothic" w:eastAsia="MS Gothic" w:hAnsi="MS Gothic" w:cs="MS Gothic"/>
          <w:spacing w:val="6"/>
        </w:rPr>
        <w:t>(</w:t>
      </w:r>
      <w:r>
        <w:rPr>
          <w:rFonts w:ascii="Times New Roman" w:eastAsia="Times New Roman" w:hAnsi="Times New Roman" w:cs="Times New Roman"/>
          <w:i/>
          <w:spacing w:val="-2"/>
        </w:rPr>
        <w:t>S</w:t>
      </w:r>
      <w:r>
        <w:rPr>
          <w:rFonts w:ascii="Times New Roman" w:eastAsia="Times New Roman" w:hAnsi="Times New Roman" w:cs="Times New Roman"/>
        </w:rPr>
        <w:t>,</w:t>
      </w:r>
      <w:r>
        <w:rPr>
          <w:rFonts w:ascii="Times New Roman" w:eastAsia="Times New Roman" w:hAnsi="Times New Roman" w:cs="Times New Roman"/>
          <w:spacing w:val="-40"/>
        </w:rPr>
        <w:t xml:space="preserve"> </w:t>
      </w:r>
      <w:r>
        <w:rPr>
          <w:rFonts w:ascii="Times New Roman" w:eastAsia="Times New Roman" w:hAnsi="Times New Roman" w:cs="Times New Roman"/>
          <w:i/>
          <w:spacing w:val="2"/>
        </w:rPr>
        <w:t>C</w:t>
      </w:r>
      <w:r>
        <w:rPr>
          <w:rFonts w:ascii="Times New Roman" w:eastAsia="Times New Roman" w:hAnsi="Times New Roman" w:cs="Times New Roman"/>
        </w:rPr>
        <w:t>,</w:t>
      </w:r>
      <w:r>
        <w:rPr>
          <w:rFonts w:ascii="Times New Roman" w:eastAsia="Times New Roman" w:hAnsi="Times New Roman" w:cs="Times New Roman"/>
          <w:spacing w:val="-35"/>
        </w:rPr>
        <w:t xml:space="preserve"> </w:t>
      </w:r>
      <w:r>
        <w:rPr>
          <w:rFonts w:ascii="Times New Roman" w:eastAsia="Times New Roman" w:hAnsi="Times New Roman" w:cs="Times New Roman"/>
          <w:spacing w:val="4"/>
        </w:rPr>
        <w:t>α</w:t>
      </w:r>
      <w:r>
        <w:rPr>
          <w:rFonts w:ascii="MS Gothic" w:eastAsia="MS Gothic" w:hAnsi="MS Gothic" w:cs="MS Gothic"/>
        </w:rPr>
        <w:t>)</w:t>
      </w:r>
      <w:r>
        <w:rPr>
          <w:rFonts w:ascii="MS Gothic" w:eastAsia="MS Gothic" w:hAnsi="MS Gothic" w:cs="MS Gothic"/>
          <w:spacing w:val="-69"/>
        </w:rPr>
        <w:t xml:space="preserve"> </w:t>
      </w:r>
      <w:r>
        <w:rPr>
          <w:rFonts w:ascii="Georgia" w:eastAsia="Georgia" w:hAnsi="Georgia" w:cs="Georgia"/>
        </w:rPr>
        <w:t>=</w:t>
      </w:r>
      <w:r>
        <w:rPr>
          <w:rFonts w:ascii="Georgia" w:eastAsia="Georgia" w:hAnsi="Georgia" w:cs="Georgia"/>
          <w:spacing w:val="-6"/>
        </w:rPr>
        <w:t xml:space="preserve"> </w:t>
      </w:r>
      <w:r>
        <w:rPr>
          <w:rFonts w:ascii="Palatino Linotype" w:eastAsia="Palatino Linotype" w:hAnsi="Palatino Linotype" w:cs="Palatino Linotype"/>
        </w:rPr>
        <w:t>0</w:t>
      </w:r>
      <w:r>
        <w:rPr>
          <w:rFonts w:ascii="Palatino Linotype" w:eastAsia="Palatino Linotype" w:hAnsi="Palatino Linotype" w:cs="Palatino Linotype"/>
          <w:spacing w:val="-16"/>
        </w:rPr>
        <w:t xml:space="preserve"> </w:t>
      </w:r>
      <w:r>
        <w:t>为状态方程</w:t>
      </w:r>
      <w:r>
        <w:rPr>
          <w:spacing w:val="-24"/>
        </w:rPr>
        <w:t>，</w:t>
      </w:r>
      <w:r>
        <w:t xml:space="preserve">包括电力系统中各节点的功率 </w:t>
      </w:r>
      <w:r>
        <w:rPr>
          <w:spacing w:val="-2"/>
        </w:rPr>
        <w:t>平衡方程，与式</w:t>
      </w:r>
      <w:hyperlink w:anchor="_bookmark66" w:history="1">
        <w:r>
          <w:rPr>
            <w:rFonts w:ascii="Times New Roman" w:eastAsia="Times New Roman" w:hAnsi="Times New Roman" w:cs="Times New Roman"/>
            <w:spacing w:val="-2"/>
          </w:rPr>
          <w:t>3.16</w:t>
        </w:r>
      </w:hyperlink>
      <w:r>
        <w:rPr>
          <w:spacing w:val="-2"/>
        </w:rPr>
        <w:t>等价；定义</w:t>
      </w:r>
      <w:r>
        <w:rPr>
          <w:spacing w:val="-83"/>
        </w:rPr>
        <w:t xml:space="preserve"> </w:t>
      </w:r>
      <w:r>
        <w:rPr>
          <w:rFonts w:ascii="Times New Roman" w:eastAsia="Times New Roman" w:hAnsi="Times New Roman" w:cs="Times New Roman"/>
          <w:i/>
        </w:rPr>
        <w:t>Y</w:t>
      </w:r>
      <w:r>
        <w:rPr>
          <w:rFonts w:ascii="Times New Roman" w:eastAsia="Times New Roman" w:hAnsi="Times New Roman" w:cs="Times New Roman"/>
          <w:i/>
          <w:spacing w:val="19"/>
        </w:rPr>
        <w:t xml:space="preserve"> </w:t>
      </w:r>
      <w:r>
        <w:rPr>
          <w:rFonts w:ascii="Georgia" w:eastAsia="Georgia" w:hAnsi="Georgia" w:cs="Georgia"/>
        </w:rPr>
        <w:t>=</w:t>
      </w:r>
      <w:r>
        <w:rPr>
          <w:rFonts w:ascii="Georgia" w:eastAsia="Georgia" w:hAnsi="Georgia" w:cs="Georgia"/>
          <w:spacing w:val="-2"/>
        </w:rPr>
        <w:t xml:space="preserve"> </w:t>
      </w:r>
      <w:r>
        <w:rPr>
          <w:rFonts w:ascii="Times New Roman" w:eastAsia="Times New Roman" w:hAnsi="Times New Roman" w:cs="Times New Roman"/>
          <w:i/>
          <w:spacing w:val="2"/>
        </w:rPr>
        <w:t>G</w:t>
      </w:r>
      <w:r>
        <w:rPr>
          <w:rFonts w:ascii="MS Gothic" w:eastAsia="MS Gothic" w:hAnsi="MS Gothic" w:cs="MS Gothic"/>
          <w:spacing w:val="3"/>
        </w:rPr>
        <w:t>(</w:t>
      </w:r>
      <w:r>
        <w:rPr>
          <w:rFonts w:ascii="Times New Roman" w:eastAsia="Times New Roman" w:hAnsi="Times New Roman" w:cs="Times New Roman"/>
          <w:i/>
          <w:spacing w:val="2"/>
        </w:rPr>
        <w:t>S</w:t>
      </w:r>
      <w:r>
        <w:rPr>
          <w:rFonts w:ascii="Times New Roman" w:eastAsia="Times New Roman" w:hAnsi="Times New Roman" w:cs="Times New Roman"/>
          <w:spacing w:val="2"/>
        </w:rPr>
        <w:t>,</w:t>
      </w:r>
      <w:r>
        <w:rPr>
          <w:rFonts w:ascii="Times New Roman" w:eastAsia="Times New Roman" w:hAnsi="Times New Roman" w:cs="Times New Roman"/>
          <w:spacing w:val="-38"/>
        </w:rPr>
        <w:t xml:space="preserve"> </w:t>
      </w:r>
      <w:r>
        <w:rPr>
          <w:rFonts w:ascii="Times New Roman" w:eastAsia="Times New Roman" w:hAnsi="Times New Roman" w:cs="Times New Roman"/>
          <w:i/>
          <w:spacing w:val="1"/>
        </w:rPr>
        <w:t>C</w:t>
      </w:r>
      <w:r>
        <w:rPr>
          <w:rFonts w:ascii="Times New Roman" w:eastAsia="Times New Roman" w:hAnsi="Times New Roman" w:cs="Times New Roman"/>
          <w:spacing w:val="1"/>
        </w:rPr>
        <w:t>,</w:t>
      </w:r>
      <w:r>
        <w:rPr>
          <w:rFonts w:ascii="Times New Roman" w:eastAsia="Times New Roman" w:hAnsi="Times New Roman" w:cs="Times New Roman"/>
          <w:spacing w:val="-33"/>
        </w:rPr>
        <w:t xml:space="preserve"> </w:t>
      </w:r>
      <w:r>
        <w:rPr>
          <w:rFonts w:ascii="Times New Roman" w:eastAsia="Times New Roman" w:hAnsi="Times New Roman" w:cs="Times New Roman"/>
          <w:spacing w:val="1"/>
        </w:rPr>
        <w:t>α</w:t>
      </w:r>
      <w:r>
        <w:rPr>
          <w:rFonts w:ascii="MS Gothic" w:eastAsia="MS Gothic" w:hAnsi="MS Gothic" w:cs="MS Gothic"/>
          <w:spacing w:val="3"/>
        </w:rPr>
        <w:t>)</w:t>
      </w:r>
      <w:r>
        <w:rPr>
          <w:rFonts w:ascii="MS Gothic" w:eastAsia="MS Gothic" w:hAnsi="MS Gothic" w:cs="MS Gothic"/>
          <w:spacing w:val="-71"/>
        </w:rPr>
        <w:t xml:space="preserve"> </w:t>
      </w:r>
      <w:r>
        <w:rPr>
          <w:spacing w:val="-2"/>
        </w:rPr>
        <w:t>为输出方程，包含</w:t>
      </w:r>
      <w:r>
        <w:rPr>
          <w:spacing w:val="-66"/>
        </w:rPr>
        <w:t xml:space="preserve"> </w:t>
      </w:r>
      <w:r>
        <w:rPr>
          <w:rFonts w:ascii="Times New Roman" w:eastAsia="Times New Roman" w:hAnsi="Times New Roman" w:cs="Times New Roman"/>
          <w:i/>
          <w:spacing w:val="-1"/>
        </w:rPr>
        <w:t>PV</w:t>
      </w:r>
      <w:r>
        <w:rPr>
          <w:rFonts w:ascii="Times New Roman" w:eastAsia="Times New Roman" w:hAnsi="Times New Roman" w:cs="Times New Roman"/>
          <w:i/>
          <w:spacing w:val="8"/>
        </w:rPr>
        <w:t xml:space="preserve"> </w:t>
      </w:r>
      <w:r>
        <w:t>节点的无功</w:t>
      </w:r>
      <w:r>
        <w:rPr>
          <w:spacing w:val="25"/>
        </w:rPr>
        <w:t xml:space="preserve"> </w:t>
      </w:r>
      <w:r>
        <w:t>功率方程、网损方程、平衡节点方程、支路潮流方程等输出方程。</w:t>
      </w:r>
    </w:p>
    <w:p w14:paraId="6D316535" w14:textId="77777777" w:rsidR="00996552" w:rsidRDefault="002D0D3F">
      <w:pPr>
        <w:pStyle w:val="a3"/>
        <w:spacing w:before="45" w:line="305" w:lineRule="auto"/>
        <w:ind w:right="115" w:firstLine="480"/>
        <w:jc w:val="both"/>
        <w:rPr>
          <w:lang w:eastAsia="zh-CN"/>
        </w:rPr>
      </w:pPr>
      <w:r>
        <w:rPr>
          <w:lang w:eastAsia="zh-CN"/>
        </w:rPr>
        <w:t>由于电力系统网络的复杂性</w:t>
      </w:r>
      <w:r>
        <w:rPr>
          <w:spacing w:val="-45"/>
          <w:lang w:eastAsia="zh-CN"/>
        </w:rPr>
        <w:t>，</w:t>
      </w:r>
      <w:r>
        <w:rPr>
          <w:lang w:eastAsia="zh-CN"/>
        </w:rPr>
        <w:t>以及潮流状态方程为非线性方程</w:t>
      </w:r>
      <w:r>
        <w:rPr>
          <w:spacing w:val="-45"/>
          <w:lang w:eastAsia="zh-CN"/>
        </w:rPr>
        <w:t>，</w:t>
      </w:r>
      <w:r>
        <w:rPr>
          <w:lang w:eastAsia="zh-CN"/>
        </w:rPr>
        <w:t xml:space="preserve">因而只能用 </w:t>
      </w:r>
      <w:r>
        <w:rPr>
          <w:spacing w:val="3"/>
          <w:lang w:eastAsia="zh-CN"/>
        </w:rPr>
        <w:t>迭代方法求其数值解，所以本文在灵敏度研究分析上，采用简便灵敏度分析方</w:t>
      </w:r>
      <w:r>
        <w:rPr>
          <w:spacing w:val="62"/>
          <w:lang w:eastAsia="zh-CN"/>
        </w:rPr>
        <w:t xml:space="preserve"> </w:t>
      </w:r>
      <w:r>
        <w:rPr>
          <w:lang w:eastAsia="zh-CN"/>
        </w:rPr>
        <w:t>法</w:t>
      </w:r>
      <w:r>
        <w:rPr>
          <w:spacing w:val="-30"/>
          <w:lang w:eastAsia="zh-CN"/>
        </w:rPr>
        <w:t>，</w:t>
      </w:r>
      <w:r>
        <w:rPr>
          <w:lang w:eastAsia="zh-CN"/>
        </w:rPr>
        <w:t>简化灵敏度分析过程</w:t>
      </w:r>
      <w:r>
        <w:rPr>
          <w:spacing w:val="-30"/>
          <w:lang w:eastAsia="zh-CN"/>
        </w:rPr>
        <w:t>，</w:t>
      </w:r>
      <w:r>
        <w:rPr>
          <w:lang w:eastAsia="zh-CN"/>
        </w:rPr>
        <w:t>忽略潮流方程变量之间的相互关系</w:t>
      </w:r>
      <w:r>
        <w:rPr>
          <w:spacing w:val="-30"/>
          <w:lang w:eastAsia="zh-CN"/>
        </w:rPr>
        <w:t>，</w:t>
      </w:r>
      <w:r>
        <w:rPr>
          <w:lang w:eastAsia="zh-CN"/>
        </w:rPr>
        <w:t>借助牛顿潮流计 算方法对其进行迭代求解。在状态方程和输出方程中对控制向量</w:t>
      </w:r>
      <w:r>
        <w:rPr>
          <w:spacing w:val="-66"/>
          <w:lang w:eastAsia="zh-CN"/>
        </w:rPr>
        <w:t xml:space="preserve"> </w:t>
      </w:r>
      <w:r>
        <w:rPr>
          <w:rFonts w:ascii="Times New Roman" w:eastAsia="Times New Roman" w:hAnsi="Times New Roman" w:cs="Times New Roman"/>
          <w:i/>
          <w:lang w:eastAsia="zh-CN"/>
        </w:rPr>
        <w:t>U</w:t>
      </w:r>
      <w:r>
        <w:rPr>
          <w:rFonts w:ascii="Times New Roman" w:eastAsia="Times New Roman" w:hAnsi="Times New Roman" w:cs="Times New Roman"/>
          <w:i/>
          <w:spacing w:val="13"/>
          <w:lang w:eastAsia="zh-CN"/>
        </w:rPr>
        <w:t xml:space="preserve"> </w:t>
      </w:r>
      <w:r>
        <w:rPr>
          <w:lang w:eastAsia="zh-CN"/>
        </w:rPr>
        <w:t>求全微分：</w:t>
      </w:r>
    </w:p>
    <w:p w14:paraId="1B049F16" w14:textId="77777777" w:rsidR="00996552" w:rsidRDefault="002D0D3F">
      <w:pPr>
        <w:tabs>
          <w:tab w:val="left" w:pos="548"/>
          <w:tab w:val="left" w:pos="1135"/>
        </w:tabs>
        <w:spacing w:before="76" w:line="197" w:lineRule="exact"/>
        <w:ind w:right="414"/>
        <w:jc w:val="center"/>
        <w:rPr>
          <w:rFonts w:ascii="Times New Roman" w:eastAsia="Times New Roman" w:hAnsi="Times New Roman" w:cs="Times New Roman"/>
          <w:sz w:val="24"/>
          <w:szCs w:val="24"/>
        </w:rPr>
      </w:pPr>
      <w:bookmarkStart w:id="121" w:name="_bookmark71"/>
      <w:bookmarkEnd w:id="121"/>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r>
        <w:rPr>
          <w:rFonts w:ascii="Times New Roman" w:eastAsia="Times New Roman" w:hAnsi="Times New Roman" w:cs="Times New Roman"/>
          <w:i/>
          <w:spacing w:val="9"/>
          <w:sz w:val="24"/>
          <w:szCs w:val="24"/>
        </w:rPr>
        <w:tab/>
      </w:r>
      <w:r>
        <w:rPr>
          <w:rFonts w:ascii="Times New Roman" w:eastAsia="Times New Roman" w:hAnsi="Times New Roman" w:cs="Times New Roman"/>
          <w:i/>
          <w:spacing w:val="2"/>
          <w:w w:val="95"/>
          <w:sz w:val="24"/>
          <w:szCs w:val="24"/>
        </w:rPr>
        <w:t>dS</w:t>
      </w:r>
      <w:r>
        <w:rPr>
          <w:rFonts w:ascii="Times New Roman" w:eastAsia="Times New Roman" w:hAnsi="Times New Roman" w:cs="Times New Roman"/>
          <w:i/>
          <w:spacing w:val="2"/>
          <w:w w:val="95"/>
          <w:sz w:val="24"/>
          <w:szCs w:val="24"/>
        </w:rPr>
        <w:tab/>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p>
    <w:p w14:paraId="1B57DA26" w14:textId="77777777" w:rsidR="00996552" w:rsidRDefault="00025C9E">
      <w:pPr>
        <w:tabs>
          <w:tab w:val="left" w:pos="7848"/>
        </w:tabs>
        <w:spacing w:line="401" w:lineRule="exact"/>
        <w:ind w:left="3370"/>
        <w:rPr>
          <w:rFonts w:ascii="Times New Roman" w:eastAsia="Times New Roman" w:hAnsi="Times New Roman" w:cs="Times New Roman"/>
          <w:sz w:val="24"/>
          <w:szCs w:val="24"/>
        </w:rPr>
      </w:pPr>
      <w:r>
        <w:rPr>
          <w:rFonts w:eastAsiaTheme="minorHAnsi"/>
        </w:rPr>
        <w:pict w14:anchorId="58BC9FE5">
          <v:group id="_x0000_s3838" style="position:absolute;left:0;text-align:left;margin-left:251.35pt;margin-top:6.4pt;width:15.5pt;height:.1pt;z-index:-280624;mso-position-horizontal-relative:page" coordorigin="5027,128" coordsize="310,2">
            <v:shape id="_x0000_s3839" style="position:absolute;left:5027;top:128;width:310;height:2" coordorigin="5027,128" coordsize="310,0" path="m5027,128r310,e" filled="f" strokeweight=".23706mm">
              <v:path arrowok="t"/>
            </v:shape>
            <w10:wrap anchorx="page"/>
          </v:group>
        </w:pict>
      </w:r>
      <w:r>
        <w:rPr>
          <w:rFonts w:eastAsiaTheme="minorHAnsi"/>
        </w:rPr>
        <w:pict w14:anchorId="574F09AE">
          <v:group id="_x0000_s3836" style="position:absolute;left:0;text-align:left;margin-left:277.8pt;margin-top:6.4pt;width:15pt;height:.1pt;z-index:-280600;mso-position-horizontal-relative:page" coordorigin="5556,128" coordsize="300,2">
            <v:shape id="_x0000_s3837" style="position:absolute;left:5556;top:128;width:300;height:2" coordorigin="5556,128" coordsize="300,0" path="m5556,128r300,e" filled="f" strokeweight=".23706mm">
              <v:path arrowok="t"/>
            </v:shape>
            <w10:wrap anchorx="page"/>
          </v:group>
        </w:pict>
      </w:r>
      <w:r>
        <w:rPr>
          <w:rFonts w:eastAsiaTheme="minorHAnsi"/>
        </w:rPr>
        <w:pict w14:anchorId="0E332ADC">
          <v:group id="_x0000_s3834" style="position:absolute;left:0;text-align:left;margin-left:308.15pt;margin-top:6.4pt;width:15.5pt;height:.1pt;z-index:-280576;mso-position-horizontal-relative:page" coordorigin="6163,128" coordsize="310,2">
            <v:shape id="_x0000_s3835" style="position:absolute;left:6163;top:128;width:310;height:2" coordorigin="6163,128" coordsize="310,0" path="m6163,128r309,e" filled="f" strokeweight=".23706mm">
              <v:path arrowok="t"/>
            </v:shape>
            <w10:wrap anchorx="page"/>
          </v:group>
        </w:pict>
      </w:r>
      <w:r w:rsidR="002D0D3F">
        <w:rPr>
          <w:rFonts w:ascii="Times New Roman" w:eastAsia="Times New Roman" w:hAnsi="Times New Roman" w:cs="Times New Roman"/>
          <w:spacing w:val="7"/>
          <w:position w:val="-15"/>
          <w:sz w:val="24"/>
          <w:szCs w:val="24"/>
        </w:rPr>
        <w:t>∂</w:t>
      </w:r>
      <w:r w:rsidR="002D0D3F">
        <w:rPr>
          <w:rFonts w:ascii="Times New Roman" w:eastAsia="Times New Roman" w:hAnsi="Times New Roman" w:cs="Times New Roman"/>
          <w:i/>
          <w:spacing w:val="8"/>
          <w:position w:val="-15"/>
          <w:sz w:val="24"/>
          <w:szCs w:val="24"/>
        </w:rPr>
        <w:t>S</w:t>
      </w:r>
      <w:r w:rsidR="002D0D3F">
        <w:rPr>
          <w:rFonts w:ascii="Times New Roman" w:eastAsia="Times New Roman" w:hAnsi="Times New Roman" w:cs="Times New Roman"/>
          <w:i/>
          <w:spacing w:val="36"/>
          <w:position w:val="-1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31"/>
          <w:w w:val="90"/>
          <w:sz w:val="24"/>
          <w:szCs w:val="24"/>
        </w:rPr>
        <w:t xml:space="preserve"> </w:t>
      </w:r>
      <w:r w:rsidR="002D0D3F">
        <w:rPr>
          <w:rFonts w:ascii="Times New Roman" w:eastAsia="Times New Roman" w:hAnsi="Times New Roman" w:cs="Times New Roman"/>
          <w:i/>
          <w:position w:val="-15"/>
          <w:sz w:val="24"/>
          <w:szCs w:val="24"/>
        </w:rPr>
        <w:t>dC</w:t>
      </w:r>
      <w:r w:rsidR="002D0D3F">
        <w:rPr>
          <w:rFonts w:ascii="Times New Roman" w:eastAsia="Times New Roman" w:hAnsi="Times New Roman" w:cs="Times New Roman"/>
          <w:i/>
          <w:spacing w:val="22"/>
          <w:position w:val="-15"/>
          <w:sz w:val="24"/>
          <w:szCs w:val="24"/>
        </w:rPr>
        <w:t xml:space="preserve"> </w:t>
      </w:r>
      <w:r w:rsidR="002D0D3F">
        <w:rPr>
          <w:rFonts w:ascii="Georgia" w:eastAsia="Georgia" w:hAnsi="Georgia" w:cs="Georgia"/>
          <w:sz w:val="24"/>
          <w:szCs w:val="24"/>
        </w:rPr>
        <w:t>+</w:t>
      </w:r>
      <w:r w:rsidR="002D0D3F">
        <w:rPr>
          <w:rFonts w:ascii="Georgia" w:eastAsia="Georgia" w:hAnsi="Georgia" w:cs="Georgia"/>
          <w:spacing w:val="18"/>
          <w:sz w:val="24"/>
          <w:szCs w:val="24"/>
        </w:rPr>
        <w:t xml:space="preserve"> </w:t>
      </w:r>
      <w:r w:rsidR="002D0D3F">
        <w:rPr>
          <w:rFonts w:ascii="Times New Roman" w:eastAsia="Times New Roman" w:hAnsi="Times New Roman" w:cs="Times New Roman"/>
          <w:spacing w:val="3"/>
          <w:position w:val="-15"/>
          <w:sz w:val="24"/>
          <w:szCs w:val="24"/>
        </w:rPr>
        <w:t>∂</w:t>
      </w:r>
      <w:r w:rsidR="002D0D3F">
        <w:rPr>
          <w:rFonts w:ascii="Times New Roman" w:eastAsia="Times New Roman" w:hAnsi="Times New Roman" w:cs="Times New Roman"/>
          <w:i/>
          <w:spacing w:val="4"/>
          <w:position w:val="-15"/>
          <w:sz w:val="24"/>
          <w:szCs w:val="24"/>
        </w:rPr>
        <w:t>C</w:t>
      </w:r>
      <w:r w:rsidR="002D0D3F">
        <w:rPr>
          <w:rFonts w:ascii="Times New Roman" w:eastAsia="Times New Roman" w:hAnsi="Times New Roman" w:cs="Times New Roman"/>
          <w:i/>
          <w:spacing w:val="33"/>
          <w:position w:val="-15"/>
          <w:sz w:val="24"/>
          <w:szCs w:val="24"/>
        </w:rPr>
        <w:t xml:space="preserve"> </w:t>
      </w:r>
      <w:r w:rsidR="002D0D3F">
        <w:rPr>
          <w:rFonts w:ascii="Georgia" w:eastAsia="Georgia" w:hAnsi="Georgia" w:cs="Georgia"/>
          <w:sz w:val="24"/>
          <w:szCs w:val="24"/>
        </w:rPr>
        <w:t>=</w:t>
      </w:r>
      <w:r w:rsidR="002D0D3F">
        <w:rPr>
          <w:rFonts w:ascii="Georgia" w:eastAsia="Georgia" w:hAnsi="Georgia" w:cs="Georgia"/>
          <w:spacing w:val="2"/>
          <w:sz w:val="24"/>
          <w:szCs w:val="24"/>
        </w:rPr>
        <w:t xml:space="preserve"> </w:t>
      </w:r>
      <w:r w:rsidR="002D0D3F">
        <w:rPr>
          <w:rFonts w:ascii="Palatino Linotype" w:eastAsia="Palatino Linotype" w:hAnsi="Palatino Linotype" w:cs="Palatino Linotype"/>
          <w:sz w:val="24"/>
          <w:szCs w:val="24"/>
        </w:rPr>
        <w:t>0</w:t>
      </w:r>
      <w:r w:rsidR="002D0D3F">
        <w:rPr>
          <w:rFonts w:ascii="Palatino Linotype" w:eastAsia="Palatino Linotype" w:hAnsi="Palatino Linotype" w:cs="Palatino Linotype"/>
          <w:sz w:val="24"/>
          <w:szCs w:val="24"/>
        </w:rPr>
        <w:tab/>
      </w:r>
      <w:r w:rsidR="002D0D3F">
        <w:rPr>
          <w:rFonts w:ascii="Times New Roman" w:eastAsia="Times New Roman" w:hAnsi="Times New Roman" w:cs="Times New Roman"/>
          <w:sz w:val="24"/>
          <w:szCs w:val="24"/>
        </w:rPr>
        <w:t>(3.23)</w:t>
      </w:r>
    </w:p>
    <w:p w14:paraId="14589E67" w14:textId="77777777" w:rsidR="00996552" w:rsidRDefault="00996552">
      <w:pPr>
        <w:spacing w:before="11"/>
        <w:rPr>
          <w:rFonts w:ascii="Times New Roman" w:eastAsia="Times New Roman" w:hAnsi="Times New Roman" w:cs="Times New Roman"/>
          <w:sz w:val="19"/>
          <w:szCs w:val="19"/>
        </w:rPr>
      </w:pPr>
    </w:p>
    <w:p w14:paraId="26C18A8B" w14:textId="77777777" w:rsidR="00996552" w:rsidRDefault="00996552">
      <w:pPr>
        <w:rPr>
          <w:rFonts w:ascii="Times New Roman" w:eastAsia="Times New Roman" w:hAnsi="Times New Roman" w:cs="Times New Roman"/>
          <w:sz w:val="19"/>
          <w:szCs w:val="19"/>
        </w:rPr>
        <w:sectPr w:rsidR="00996552">
          <w:type w:val="continuous"/>
          <w:pgSz w:w="11910" w:h="16840"/>
          <w:pgMar w:top="1580" w:right="1680" w:bottom="280" w:left="1680" w:header="720" w:footer="720" w:gutter="0"/>
          <w:cols w:space="720"/>
        </w:sectPr>
      </w:pPr>
    </w:p>
    <w:p w14:paraId="69ECC804" w14:textId="77777777" w:rsidR="00996552" w:rsidRDefault="00025C9E">
      <w:pPr>
        <w:tabs>
          <w:tab w:val="left" w:pos="3862"/>
        </w:tabs>
        <w:spacing w:before="148" w:line="148" w:lineRule="auto"/>
        <w:ind w:left="3229" w:firstLine="7"/>
        <w:jc w:val="right"/>
        <w:rPr>
          <w:rFonts w:ascii="Times New Roman" w:eastAsia="Times New Roman" w:hAnsi="Times New Roman" w:cs="Times New Roman"/>
          <w:sz w:val="24"/>
          <w:szCs w:val="24"/>
        </w:rPr>
      </w:pPr>
      <w:r>
        <w:rPr>
          <w:rFonts w:eastAsiaTheme="minorHAnsi"/>
        </w:rPr>
        <w:lastRenderedPageBreak/>
        <w:pict w14:anchorId="5BFFFACF">
          <v:group id="_x0000_s3832" style="position:absolute;left:0;text-align:left;margin-left:245.2pt;margin-top:19.4pt;width:15pt;height:.1pt;z-index:-280552;mso-position-horizontal-relative:page" coordorigin="4904,388" coordsize="300,2">
            <v:shape id="_x0000_s3833" style="position:absolute;left:4904;top:388;width:300;height:2" coordorigin="4904,388" coordsize="300,0" path="m4904,388r299,e" filled="f" strokeweight=".23706mm">
              <v:path arrowok="t"/>
            </v:shape>
            <w10:wrap anchorx="page"/>
          </v:group>
        </w:pict>
      </w:r>
      <w:r>
        <w:rPr>
          <w:rFonts w:eastAsiaTheme="minorHAnsi"/>
        </w:rPr>
        <w:pict w14:anchorId="0645BC95">
          <v:group id="_x0000_s3830" style="position:absolute;left:0;text-align:left;margin-left:276.85pt;margin-top:19.4pt;width:16pt;height:.1pt;z-index:-280528;mso-position-horizontal-relative:page" coordorigin="5537,388" coordsize="320,2">
            <v:shape id="_x0000_s3831" style="position:absolute;left:5537;top:388;width:320;height:2" coordorigin="5537,388" coordsize="320,0" path="m5537,388r319,e" filled="f" strokeweight=".23706mm">
              <v:path arrowok="t"/>
            </v:shape>
            <w10:wrap anchorx="page"/>
          </v:group>
        </w:pict>
      </w:r>
      <w:bookmarkStart w:id="122" w:name="_bookmark72"/>
      <w:bookmarkEnd w:id="122"/>
      <w:r w:rsidR="002D0D3F">
        <w:rPr>
          <w:rFonts w:ascii="Times New Roman" w:eastAsia="Times New Roman" w:hAnsi="Times New Roman" w:cs="Times New Roman"/>
          <w:i/>
          <w:spacing w:val="-1"/>
          <w:sz w:val="24"/>
          <w:szCs w:val="24"/>
        </w:rPr>
        <w:t>dY</w:t>
      </w:r>
      <w:r w:rsidR="002D0D3F">
        <w:rPr>
          <w:rFonts w:ascii="Times New Roman" w:eastAsia="Times New Roman" w:hAnsi="Times New Roman" w:cs="Times New Roman"/>
          <w:i/>
          <w:spacing w:val="-1"/>
          <w:sz w:val="24"/>
          <w:szCs w:val="24"/>
        </w:rPr>
        <w:tab/>
      </w:r>
      <w:r w:rsidR="002D0D3F">
        <w:rPr>
          <w:rFonts w:ascii="Times New Roman" w:eastAsia="Times New Roman" w:hAnsi="Times New Roman" w:cs="Times New Roman"/>
          <w:spacing w:val="4"/>
          <w:sz w:val="24"/>
          <w:szCs w:val="24"/>
        </w:rPr>
        <w:t>∂</w:t>
      </w:r>
      <w:r w:rsidR="002D0D3F">
        <w:rPr>
          <w:rFonts w:ascii="Times New Roman" w:eastAsia="Times New Roman" w:hAnsi="Times New Roman" w:cs="Times New Roman"/>
          <w:i/>
          <w:spacing w:val="5"/>
          <w:sz w:val="24"/>
          <w:szCs w:val="24"/>
        </w:rPr>
        <w:t>G</w:t>
      </w:r>
      <w:r w:rsidR="002D0D3F">
        <w:rPr>
          <w:rFonts w:ascii="Times New Roman" w:eastAsia="Times New Roman" w:hAnsi="Times New Roman" w:cs="Times New Roman"/>
          <w:i/>
          <w:spacing w:val="22"/>
          <w:sz w:val="24"/>
          <w:szCs w:val="24"/>
        </w:rPr>
        <w:t xml:space="preserve"> </w:t>
      </w:r>
      <w:r w:rsidR="002D0D3F">
        <w:rPr>
          <w:rFonts w:ascii="Times New Roman" w:eastAsia="Times New Roman" w:hAnsi="Times New Roman" w:cs="Times New Roman"/>
          <w:i/>
          <w:sz w:val="24"/>
          <w:szCs w:val="24"/>
        </w:rPr>
        <w:t>dC</w:t>
      </w:r>
      <w:r w:rsidR="002D0D3F">
        <w:rPr>
          <w:rFonts w:ascii="Times New Roman" w:eastAsia="Times New Roman" w:hAnsi="Times New Roman" w:cs="Times New Roman"/>
          <w:i/>
          <w:spacing w:val="42"/>
          <w:sz w:val="24"/>
          <w:szCs w:val="24"/>
        </w:rPr>
        <w:t xml:space="preserve"> </w:t>
      </w:r>
      <w:r w:rsidR="002D0D3F">
        <w:rPr>
          <w:rFonts w:ascii="Georgia" w:eastAsia="Georgia" w:hAnsi="Georgia" w:cs="Georgia"/>
          <w:position w:val="16"/>
          <w:sz w:val="24"/>
          <w:szCs w:val="24"/>
        </w:rPr>
        <w:t xml:space="preserve">= </w:t>
      </w:r>
      <w:r w:rsidR="002D0D3F">
        <w:rPr>
          <w:rFonts w:ascii="Georgia" w:eastAsia="Georgia" w:hAnsi="Georgia" w:cs="Georgia"/>
          <w:spacing w:val="3"/>
          <w:position w:val="16"/>
          <w:sz w:val="24"/>
          <w:szCs w:val="24"/>
        </w:rPr>
        <w:t xml:space="preserve"> </w:t>
      </w:r>
      <w:r w:rsidR="002D0D3F">
        <w:rPr>
          <w:rFonts w:ascii="Times New Roman" w:eastAsia="Times New Roman" w:hAnsi="Times New Roman" w:cs="Times New Roman"/>
          <w:spacing w:val="7"/>
          <w:sz w:val="24"/>
          <w:szCs w:val="24"/>
        </w:rPr>
        <w:t>∂</w:t>
      </w:r>
      <w:r w:rsidR="002D0D3F">
        <w:rPr>
          <w:rFonts w:ascii="Times New Roman" w:eastAsia="Times New Roman" w:hAnsi="Times New Roman" w:cs="Times New Roman"/>
          <w:i/>
          <w:spacing w:val="8"/>
          <w:sz w:val="24"/>
          <w:szCs w:val="24"/>
        </w:rPr>
        <w:t>S</w:t>
      </w:r>
    </w:p>
    <w:p w14:paraId="3BC23345" w14:textId="77777777" w:rsidR="00996552" w:rsidRDefault="002D0D3F">
      <w:pPr>
        <w:spacing w:before="63" w:line="193" w:lineRule="exact"/>
        <w:ind w:left="210"/>
        <w:rPr>
          <w:rFonts w:ascii="Times New Roman" w:eastAsia="Times New Roman" w:hAnsi="Times New Roman" w:cs="Times New Roman"/>
          <w:sz w:val="24"/>
          <w:szCs w:val="24"/>
        </w:rPr>
      </w:pPr>
      <w:r>
        <w:br w:type="column"/>
      </w:r>
      <w:r>
        <w:rPr>
          <w:rFonts w:ascii="Times New Roman"/>
          <w:i/>
          <w:spacing w:val="2"/>
          <w:sz w:val="24"/>
        </w:rPr>
        <w:lastRenderedPageBreak/>
        <w:t>dS</w:t>
      </w:r>
    </w:p>
    <w:p w14:paraId="2435B489" w14:textId="77777777" w:rsidR="00996552" w:rsidRDefault="00025C9E">
      <w:pPr>
        <w:numPr>
          <w:ilvl w:val="0"/>
          <w:numId w:val="2"/>
        </w:numPr>
        <w:tabs>
          <w:tab w:val="left" w:pos="192"/>
        </w:tabs>
        <w:spacing w:line="410" w:lineRule="exact"/>
        <w:rPr>
          <w:rFonts w:ascii="Times New Roman" w:eastAsia="Times New Roman" w:hAnsi="Times New Roman" w:cs="Times New Roman"/>
          <w:sz w:val="24"/>
          <w:szCs w:val="24"/>
        </w:rPr>
      </w:pPr>
      <w:r>
        <w:rPr>
          <w:rFonts w:eastAsiaTheme="minorHAnsi"/>
        </w:rPr>
        <w:pict w14:anchorId="3C604A64">
          <v:group id="_x0000_s3828" style="position:absolute;left:0;text-align:left;margin-left:303.8pt;margin-top:6.55pt;width:15pt;height:.1pt;z-index:-280504;mso-position-horizontal-relative:page" coordorigin="6076,131" coordsize="300,2">
            <v:shape id="_x0000_s3829" style="position:absolute;left:6076;top:131;width:300;height:2" coordorigin="6076,131" coordsize="300,0" path="m6076,131r299,e" filled="f" strokeweight=".23706mm">
              <v:path arrowok="t"/>
            </v:shape>
            <w10:wrap anchorx="page"/>
          </v:group>
        </w:pict>
      </w:r>
      <w:r w:rsidR="002D0D3F">
        <w:rPr>
          <w:rFonts w:ascii="Times New Roman"/>
          <w:i/>
          <w:sz w:val="24"/>
        </w:rPr>
        <w:t>dC</w:t>
      </w:r>
    </w:p>
    <w:p w14:paraId="3B5BB6C6" w14:textId="77777777" w:rsidR="00996552" w:rsidRDefault="002D0D3F">
      <w:pPr>
        <w:spacing w:before="63" w:line="224" w:lineRule="exact"/>
        <w:ind w:left="284"/>
        <w:rPr>
          <w:rFonts w:ascii="Times New Roman" w:eastAsia="Times New Roman" w:hAnsi="Times New Roman" w:cs="Times New Roman"/>
          <w:sz w:val="24"/>
          <w:szCs w:val="24"/>
        </w:rPr>
      </w:pPr>
      <w:r>
        <w:br w:type="column"/>
      </w:r>
      <w:r>
        <w:rPr>
          <w:rFonts w:ascii="Times New Roman" w:eastAsia="Times New Roman" w:hAnsi="Times New Roman" w:cs="Times New Roman"/>
          <w:spacing w:val="2"/>
          <w:sz w:val="24"/>
          <w:szCs w:val="24"/>
        </w:rPr>
        <w:lastRenderedPageBreak/>
        <w:t>∂</w:t>
      </w:r>
      <w:r>
        <w:rPr>
          <w:rFonts w:ascii="Times New Roman" w:eastAsia="Times New Roman" w:hAnsi="Times New Roman" w:cs="Times New Roman"/>
          <w:i/>
          <w:spacing w:val="3"/>
          <w:sz w:val="24"/>
          <w:szCs w:val="24"/>
        </w:rPr>
        <w:t>G</w:t>
      </w:r>
    </w:p>
    <w:p w14:paraId="487F9CF3" w14:textId="77777777" w:rsidR="00996552" w:rsidRDefault="00025C9E">
      <w:pPr>
        <w:spacing w:line="380" w:lineRule="exact"/>
        <w:ind w:left="49"/>
        <w:rPr>
          <w:rFonts w:ascii="Times New Roman" w:eastAsia="Times New Roman" w:hAnsi="Times New Roman" w:cs="Times New Roman"/>
          <w:sz w:val="24"/>
          <w:szCs w:val="24"/>
        </w:rPr>
      </w:pPr>
      <w:r>
        <w:rPr>
          <w:rFonts w:eastAsiaTheme="minorHAnsi"/>
        </w:rPr>
        <w:pict w14:anchorId="5512A2E3">
          <v:group id="_x0000_s3826" style="position:absolute;left:0;text-align:left;margin-left:334.1pt;margin-top:5.05pt;width:16pt;height:.1pt;z-index:-280480;mso-position-horizontal-relative:page" coordorigin="6682,101" coordsize="320,2">
            <v:shape id="_x0000_s3827" style="position:absolute;left:6682;top:101;width:320;height:2" coordorigin="6682,101" coordsize="320,0" path="m6682,101r320,e" filled="f" strokeweight=".23706mm">
              <v:path arrowok="t"/>
            </v:shape>
            <w10:wrap anchorx="page"/>
          </v:group>
        </w:pict>
      </w:r>
      <w:r w:rsidR="002D0D3F">
        <w:rPr>
          <w:rFonts w:ascii="Georgia" w:eastAsia="Georgia" w:hAnsi="Georgia" w:cs="Georgia"/>
          <w:position w:val="16"/>
          <w:sz w:val="24"/>
          <w:szCs w:val="24"/>
        </w:rPr>
        <w:t>+</w:t>
      </w:r>
      <w:r w:rsidR="002D0D3F">
        <w:rPr>
          <w:rFonts w:ascii="Georgia" w:eastAsia="Georgia" w:hAnsi="Georgia" w:cs="Georgia"/>
          <w:spacing w:val="31"/>
          <w:position w:val="16"/>
          <w:sz w:val="24"/>
          <w:szCs w:val="24"/>
        </w:rPr>
        <w:t xml:space="preserve"> </w:t>
      </w:r>
      <w:r w:rsidR="002D0D3F">
        <w:rPr>
          <w:rFonts w:ascii="Times New Roman" w:eastAsia="Times New Roman" w:hAnsi="Times New Roman" w:cs="Times New Roman"/>
          <w:spacing w:val="7"/>
          <w:sz w:val="24"/>
          <w:szCs w:val="24"/>
        </w:rPr>
        <w:t>∂</w:t>
      </w:r>
      <w:r w:rsidR="002D0D3F">
        <w:rPr>
          <w:rFonts w:ascii="Times New Roman" w:eastAsia="Times New Roman" w:hAnsi="Times New Roman" w:cs="Times New Roman"/>
          <w:i/>
          <w:sz w:val="24"/>
          <w:szCs w:val="24"/>
        </w:rPr>
        <w:t>C</w:t>
      </w:r>
    </w:p>
    <w:p w14:paraId="62B4FA01" w14:textId="77777777" w:rsidR="00996552" w:rsidRDefault="002D0D3F">
      <w:pPr>
        <w:spacing w:before="7"/>
        <w:rPr>
          <w:rFonts w:ascii="Times New Roman" w:eastAsia="Times New Roman" w:hAnsi="Times New Roman" w:cs="Times New Roman"/>
          <w:i/>
          <w:sz w:val="19"/>
          <w:szCs w:val="19"/>
        </w:rPr>
      </w:pPr>
      <w:r>
        <w:br w:type="column"/>
      </w:r>
    </w:p>
    <w:p w14:paraId="53E7EF80" w14:textId="77777777" w:rsidR="00996552" w:rsidRDefault="002D0D3F">
      <w:pPr>
        <w:pStyle w:val="a3"/>
        <w:ind w:left="0" w:right="115"/>
        <w:jc w:val="right"/>
        <w:rPr>
          <w:rFonts w:ascii="Times New Roman" w:eastAsia="Times New Roman" w:hAnsi="Times New Roman" w:cs="Times New Roman"/>
        </w:rPr>
      </w:pPr>
      <w:r>
        <w:rPr>
          <w:rFonts w:ascii="Times New Roman"/>
        </w:rPr>
        <w:t>(3.24)</w:t>
      </w:r>
    </w:p>
    <w:p w14:paraId="03DBD400" w14:textId="77777777" w:rsidR="00996552" w:rsidRDefault="00996552">
      <w:pPr>
        <w:jc w:val="right"/>
        <w:rPr>
          <w:rFonts w:ascii="Times New Roman" w:eastAsia="Times New Roman" w:hAnsi="Times New Roman" w:cs="Times New Roman"/>
        </w:rPr>
        <w:sectPr w:rsidR="00996552">
          <w:type w:val="continuous"/>
          <w:pgSz w:w="11910" w:h="16840"/>
          <w:pgMar w:top="1580" w:right="1680" w:bottom="280" w:left="1680" w:header="720" w:footer="720" w:gutter="0"/>
          <w:cols w:num="4" w:space="720" w:equalWidth="0">
            <w:col w:w="4171" w:space="40"/>
            <w:col w:w="474" w:space="40"/>
            <w:col w:w="593" w:space="40"/>
            <w:col w:w="3192"/>
          </w:cols>
        </w:sectPr>
      </w:pPr>
    </w:p>
    <w:p w14:paraId="2360B6F4" w14:textId="77777777" w:rsidR="00996552" w:rsidRDefault="002D0D3F">
      <w:pPr>
        <w:pStyle w:val="a3"/>
        <w:spacing w:before="90"/>
        <w:ind w:left="597"/>
        <w:rPr>
          <w:lang w:eastAsia="zh-CN"/>
        </w:rPr>
      </w:pPr>
      <w:r>
        <w:rPr>
          <w:lang w:eastAsia="zh-CN"/>
        </w:rPr>
        <w:lastRenderedPageBreak/>
        <w:t>从式</w:t>
      </w:r>
      <w:hyperlink w:anchor="_bookmark71" w:history="1">
        <w:r>
          <w:rPr>
            <w:rFonts w:ascii="Times New Roman" w:eastAsia="Times New Roman" w:hAnsi="Times New Roman" w:cs="Times New Roman"/>
            <w:lang w:eastAsia="zh-CN"/>
          </w:rPr>
          <w:t>3.23</w:t>
        </w:r>
      </w:hyperlink>
      <w:r>
        <w:rPr>
          <w:lang w:eastAsia="zh-CN"/>
        </w:rPr>
        <w:t>中，可得到状态参数的灵敏度表达式：</w:t>
      </w:r>
    </w:p>
    <w:p w14:paraId="505775E6" w14:textId="77777777" w:rsidR="00996552" w:rsidRDefault="00996552">
      <w:pPr>
        <w:rPr>
          <w:lang w:eastAsia="zh-CN"/>
        </w:rPr>
        <w:sectPr w:rsidR="00996552">
          <w:type w:val="continuous"/>
          <w:pgSz w:w="11910" w:h="16840"/>
          <w:pgMar w:top="1580" w:right="1680" w:bottom="280" w:left="1680" w:header="720" w:footer="720" w:gutter="0"/>
          <w:cols w:space="720"/>
        </w:sectPr>
      </w:pPr>
    </w:p>
    <w:p w14:paraId="4652C86E" w14:textId="77777777" w:rsidR="00996552" w:rsidRDefault="002D0D3F">
      <w:pPr>
        <w:tabs>
          <w:tab w:val="left" w:pos="4119"/>
        </w:tabs>
        <w:spacing w:line="382" w:lineRule="exact"/>
        <w:ind w:left="3323"/>
        <w:rPr>
          <w:rFonts w:ascii="Times New Roman" w:eastAsia="Times New Roman" w:hAnsi="Times New Roman" w:cs="Times New Roman"/>
          <w:sz w:val="24"/>
          <w:szCs w:val="24"/>
          <w:lang w:eastAsia="zh-CN"/>
        </w:rPr>
      </w:pPr>
      <w:bookmarkStart w:id="123" w:name="_bookmark73"/>
      <w:bookmarkEnd w:id="123"/>
      <w:r>
        <w:rPr>
          <w:rFonts w:ascii="Times New Roman" w:eastAsia="Times New Roman" w:hAnsi="Times New Roman" w:cs="Times New Roman"/>
          <w:i/>
          <w:spacing w:val="2"/>
          <w:w w:val="95"/>
          <w:sz w:val="24"/>
          <w:szCs w:val="24"/>
          <w:lang w:eastAsia="zh-CN"/>
        </w:rPr>
        <w:lastRenderedPageBreak/>
        <w:t>dS</w:t>
      </w:r>
      <w:r>
        <w:rPr>
          <w:rFonts w:ascii="Times New Roman" w:eastAsia="Times New Roman" w:hAnsi="Times New Roman" w:cs="Times New Roman"/>
          <w:i/>
          <w:spacing w:val="2"/>
          <w:w w:val="95"/>
          <w:sz w:val="24"/>
          <w:szCs w:val="24"/>
          <w:lang w:eastAsia="zh-CN"/>
        </w:rPr>
        <w:tab/>
      </w:r>
      <w:r>
        <w:rPr>
          <w:rFonts w:ascii="宋体" w:eastAsia="宋体" w:hAnsi="宋体" w:cs="宋体"/>
          <w:w w:val="75"/>
          <w:position w:val="18"/>
          <w:sz w:val="24"/>
          <w:szCs w:val="24"/>
          <w:lang w:eastAsia="zh-CN"/>
        </w:rPr>
        <w:t>．</w:t>
      </w:r>
      <w:r>
        <w:rPr>
          <w:rFonts w:ascii="宋体" w:eastAsia="宋体" w:hAnsi="宋体" w:cs="宋体"/>
          <w:spacing w:val="-77"/>
          <w:w w:val="75"/>
          <w:position w:val="18"/>
          <w:sz w:val="24"/>
          <w:szCs w:val="24"/>
          <w:lang w:eastAsia="zh-CN"/>
        </w:rPr>
        <w:t xml:space="preserve"> </w:t>
      </w:r>
      <w:r>
        <w:rPr>
          <w:rFonts w:ascii="Times New Roman" w:eastAsia="Times New Roman" w:hAnsi="Times New Roman" w:cs="Times New Roman"/>
          <w:spacing w:val="8"/>
          <w:w w:val="95"/>
          <w:sz w:val="24"/>
          <w:szCs w:val="24"/>
          <w:lang w:eastAsia="zh-CN"/>
        </w:rPr>
        <w:t>∂</w:t>
      </w:r>
      <w:r>
        <w:rPr>
          <w:rFonts w:ascii="Times New Roman" w:eastAsia="Times New Roman" w:hAnsi="Times New Roman" w:cs="Times New Roman"/>
          <w:i/>
          <w:spacing w:val="8"/>
          <w:w w:val="95"/>
          <w:sz w:val="24"/>
          <w:szCs w:val="24"/>
          <w:lang w:eastAsia="zh-CN"/>
        </w:rPr>
        <w:t>F</w:t>
      </w:r>
      <w:r>
        <w:rPr>
          <w:rFonts w:ascii="Times New Roman" w:eastAsia="Times New Roman" w:hAnsi="Times New Roman" w:cs="Times New Roman"/>
          <w:i/>
          <w:spacing w:val="-38"/>
          <w:w w:val="95"/>
          <w:sz w:val="24"/>
          <w:szCs w:val="24"/>
          <w:lang w:eastAsia="zh-CN"/>
        </w:rPr>
        <w:t xml:space="preserve"> </w:t>
      </w:r>
      <w:r>
        <w:rPr>
          <w:rFonts w:ascii="宋体" w:eastAsia="宋体" w:hAnsi="宋体" w:cs="宋体"/>
          <w:spacing w:val="12"/>
          <w:w w:val="75"/>
          <w:position w:val="18"/>
          <w:sz w:val="24"/>
          <w:szCs w:val="24"/>
          <w:lang w:eastAsia="zh-CN"/>
        </w:rPr>
        <w:t>．</w:t>
      </w:r>
      <w:r>
        <w:rPr>
          <w:rFonts w:ascii="MS Gothic" w:eastAsia="MS Gothic" w:hAnsi="MS Gothic" w:cs="MS Gothic"/>
          <w:spacing w:val="3"/>
          <w:w w:val="75"/>
          <w:position w:val="13"/>
          <w:sz w:val="16"/>
          <w:szCs w:val="16"/>
          <w:lang w:eastAsia="zh-CN"/>
        </w:rPr>
        <w:t>−</w:t>
      </w:r>
      <w:r>
        <w:rPr>
          <w:rFonts w:ascii="Palatino Linotype" w:eastAsia="Palatino Linotype" w:hAnsi="Palatino Linotype" w:cs="Palatino Linotype"/>
          <w:spacing w:val="4"/>
          <w:w w:val="75"/>
          <w:position w:val="13"/>
          <w:sz w:val="16"/>
          <w:szCs w:val="16"/>
          <w:lang w:eastAsia="zh-CN"/>
        </w:rPr>
        <w:t>1</w:t>
      </w:r>
      <w:r>
        <w:rPr>
          <w:rFonts w:ascii="Palatino Linotype" w:eastAsia="Palatino Linotype" w:hAnsi="Palatino Linotype" w:cs="Palatino Linotype"/>
          <w:spacing w:val="2"/>
          <w:w w:val="75"/>
          <w:position w:val="13"/>
          <w:sz w:val="16"/>
          <w:szCs w:val="16"/>
          <w:lang w:eastAsia="zh-CN"/>
        </w:rPr>
        <w:t xml:space="preserve"> </w:t>
      </w:r>
      <w:r>
        <w:rPr>
          <w:rFonts w:ascii="Times New Roman" w:eastAsia="Times New Roman" w:hAnsi="Times New Roman" w:cs="Times New Roman"/>
          <w:spacing w:val="8"/>
          <w:w w:val="95"/>
          <w:sz w:val="24"/>
          <w:szCs w:val="24"/>
          <w:lang w:eastAsia="zh-CN"/>
        </w:rPr>
        <w:t>∂</w:t>
      </w:r>
      <w:r>
        <w:rPr>
          <w:rFonts w:ascii="Times New Roman" w:eastAsia="Times New Roman" w:hAnsi="Times New Roman" w:cs="Times New Roman"/>
          <w:i/>
          <w:spacing w:val="8"/>
          <w:w w:val="95"/>
          <w:sz w:val="24"/>
          <w:szCs w:val="24"/>
          <w:lang w:eastAsia="zh-CN"/>
        </w:rPr>
        <w:t>F</w:t>
      </w:r>
    </w:p>
    <w:p w14:paraId="70DFEF90" w14:textId="77777777" w:rsidR="00996552" w:rsidRDefault="00025C9E">
      <w:pPr>
        <w:pStyle w:val="a3"/>
        <w:spacing w:line="173" w:lineRule="exact"/>
        <w:ind w:left="0" w:right="1170"/>
        <w:jc w:val="right"/>
        <w:rPr>
          <w:rFonts w:ascii="MS Gothic" w:eastAsia="MS Gothic" w:hAnsi="MS Gothic" w:cs="MS Gothic"/>
          <w:lang w:eastAsia="zh-CN"/>
        </w:rPr>
      </w:pPr>
      <w:r>
        <w:pict w14:anchorId="46FFC005">
          <v:group id="_x0000_s3824" style="position:absolute;left:0;text-align:left;margin-left:248.9pt;margin-top:6.7pt;width:15pt;height:.1pt;z-index:4672;mso-position-horizontal-relative:page" coordorigin="4978,134" coordsize="300,2">
            <v:shape id="_x0000_s3825" style="position:absolute;left:4978;top:134;width:300;height:2" coordorigin="4978,134" coordsize="300,0" path="m4978,134r300,e" filled="f" strokeweight=".23706mm">
              <v:path arrowok="t"/>
            </v:shape>
            <w10:wrap anchorx="page"/>
          </v:group>
        </w:pict>
      </w:r>
      <w:r>
        <w:pict w14:anchorId="5C766CB0">
          <v:group id="_x0000_s3822" style="position:absolute;left:0;text-align:left;margin-left:295.85pt;margin-top:6.7pt;width:15.5pt;height:.1pt;z-index:4696;mso-position-horizontal-relative:page" coordorigin="5917,134" coordsize="310,2">
            <v:shape id="_x0000_s3823" style="position:absolute;left:5917;top:134;width:310;height:2" coordorigin="5917,134" coordsize="310,0" path="m5917,134r309,e" filled="f" strokeweight=".23706mm">
              <v:path arrowok="t"/>
            </v:shape>
            <w10:wrap anchorx="page"/>
          </v:group>
        </w:pict>
      </w:r>
      <w:r>
        <w:pict w14:anchorId="463472DB">
          <v:group id="_x0000_s3820" style="position:absolute;left:0;text-align:left;margin-left:330.9pt;margin-top:6.7pt;width:15.5pt;height:.1pt;z-index:4720;mso-position-horizontal-relative:page" coordorigin="6618,134" coordsize="310,2">
            <v:shape id="_x0000_s3821" style="position:absolute;left:6618;top:134;width:310;height:2" coordorigin="6618,134" coordsize="310,0" path="m6618,134r309,e" filled="f" strokeweight=".23706mm">
              <v:path arrowok="t"/>
            </v:shape>
            <w10:wrap anchorx="page"/>
          </v:group>
        </w:pict>
      </w:r>
      <w:r w:rsidR="002D0D3F">
        <w:rPr>
          <w:rFonts w:ascii="Georgia" w:eastAsia="Georgia" w:hAnsi="Georgia" w:cs="Georgia"/>
          <w:w w:val="115"/>
          <w:lang w:eastAsia="zh-CN"/>
        </w:rPr>
        <w:t>=</w:t>
      </w:r>
      <w:r w:rsidR="002D0D3F">
        <w:rPr>
          <w:rFonts w:ascii="Georgia" w:eastAsia="Georgia" w:hAnsi="Georgia" w:cs="Georgia"/>
          <w:spacing w:val="-13"/>
          <w:w w:val="115"/>
          <w:lang w:eastAsia="zh-CN"/>
        </w:rPr>
        <w:t xml:space="preserve"> </w:t>
      </w:r>
      <w:r w:rsidR="002D0D3F">
        <w:rPr>
          <w:rFonts w:ascii="MS Gothic" w:eastAsia="MS Gothic" w:hAnsi="MS Gothic" w:cs="MS Gothic"/>
          <w:w w:val="115"/>
          <w:lang w:eastAsia="zh-CN"/>
        </w:rPr>
        <w:t>−</w:t>
      </w:r>
    </w:p>
    <w:p w14:paraId="59F64BB7" w14:textId="77777777" w:rsidR="00996552" w:rsidRDefault="002D0D3F">
      <w:pPr>
        <w:spacing w:before="1"/>
        <w:rPr>
          <w:rFonts w:ascii="MS Gothic" w:eastAsia="MS Gothic" w:hAnsi="MS Gothic" w:cs="MS Gothic"/>
          <w:sz w:val="27"/>
          <w:szCs w:val="27"/>
          <w:lang w:eastAsia="zh-CN"/>
        </w:rPr>
      </w:pPr>
      <w:r>
        <w:rPr>
          <w:lang w:eastAsia="zh-CN"/>
        </w:rPr>
        <w:br w:type="column"/>
      </w:r>
    </w:p>
    <w:p w14:paraId="58C3949B" w14:textId="77777777" w:rsidR="00996552" w:rsidRDefault="002D0D3F">
      <w:pPr>
        <w:pStyle w:val="a3"/>
        <w:spacing w:line="201" w:lineRule="exact"/>
        <w:ind w:left="0" w:right="115"/>
        <w:jc w:val="right"/>
        <w:rPr>
          <w:rFonts w:ascii="Times New Roman" w:eastAsia="Times New Roman" w:hAnsi="Times New Roman" w:cs="Times New Roman"/>
          <w:lang w:eastAsia="zh-CN"/>
        </w:rPr>
      </w:pPr>
      <w:r>
        <w:rPr>
          <w:rFonts w:ascii="Times New Roman"/>
          <w:lang w:eastAsia="zh-CN"/>
        </w:rPr>
        <w:t>(3.25)</w:t>
      </w:r>
    </w:p>
    <w:p w14:paraId="6228D214" w14:textId="77777777" w:rsidR="00996552" w:rsidRDefault="00996552">
      <w:pPr>
        <w:spacing w:line="201" w:lineRule="exact"/>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5232" w:space="40"/>
            <w:col w:w="3278"/>
          </w:cols>
        </w:sectPr>
      </w:pPr>
    </w:p>
    <w:p w14:paraId="531025F3" w14:textId="77777777" w:rsidR="00996552" w:rsidRDefault="002D0D3F">
      <w:pPr>
        <w:tabs>
          <w:tab w:val="left" w:pos="955"/>
          <w:tab w:val="left" w:pos="1638"/>
        </w:tabs>
        <w:spacing w:line="239" w:lineRule="exact"/>
        <w:ind w:right="4"/>
        <w:jc w:val="center"/>
        <w:rPr>
          <w:rFonts w:ascii="Times New Roman" w:eastAsia="Times New Roman" w:hAnsi="Times New Roman" w:cs="Times New Roman"/>
          <w:sz w:val="24"/>
          <w:szCs w:val="24"/>
          <w:lang w:eastAsia="zh-CN"/>
        </w:rPr>
      </w:pPr>
      <w:r>
        <w:rPr>
          <w:rFonts w:ascii="Times New Roman" w:eastAsia="Times New Roman" w:hAnsi="Times New Roman" w:cs="Times New Roman"/>
          <w:i/>
          <w:w w:val="95"/>
          <w:sz w:val="24"/>
          <w:szCs w:val="24"/>
          <w:lang w:eastAsia="zh-CN"/>
        </w:rPr>
        <w:lastRenderedPageBreak/>
        <w:t>dC</w:t>
      </w:r>
      <w:r>
        <w:rPr>
          <w:rFonts w:ascii="Times New Roman" w:eastAsia="Times New Roman" w:hAnsi="Times New Roman" w:cs="Times New Roman"/>
          <w:i/>
          <w:w w:val="95"/>
          <w:sz w:val="24"/>
          <w:szCs w:val="24"/>
          <w:lang w:eastAsia="zh-CN"/>
        </w:rPr>
        <w:tab/>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8"/>
          <w:sz w:val="24"/>
          <w:szCs w:val="24"/>
          <w:lang w:eastAsia="zh-CN"/>
        </w:rPr>
        <w:t>S</w:t>
      </w:r>
      <w:r>
        <w:rPr>
          <w:rFonts w:ascii="Times New Roman" w:eastAsia="Times New Roman" w:hAnsi="Times New Roman" w:cs="Times New Roman"/>
          <w:i/>
          <w:spacing w:val="8"/>
          <w:sz w:val="24"/>
          <w:szCs w:val="24"/>
          <w:lang w:eastAsia="zh-CN"/>
        </w:rPr>
        <w:tab/>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4"/>
          <w:sz w:val="24"/>
          <w:szCs w:val="24"/>
          <w:lang w:eastAsia="zh-CN"/>
        </w:rPr>
        <w:t>C</w:t>
      </w:r>
    </w:p>
    <w:p w14:paraId="2D8CCF91" w14:textId="77777777" w:rsidR="00996552" w:rsidRDefault="00996552">
      <w:pPr>
        <w:spacing w:before="7"/>
        <w:rPr>
          <w:rFonts w:ascii="Times New Roman" w:eastAsia="Times New Roman" w:hAnsi="Times New Roman" w:cs="Times New Roman"/>
          <w:i/>
          <w:sz w:val="9"/>
          <w:szCs w:val="9"/>
          <w:lang w:eastAsia="zh-CN"/>
        </w:rPr>
      </w:pPr>
    </w:p>
    <w:p w14:paraId="0E03C3EC" w14:textId="77777777" w:rsidR="00996552" w:rsidRDefault="002D0D3F">
      <w:pPr>
        <w:pStyle w:val="a3"/>
        <w:spacing w:before="26"/>
        <w:ind w:left="597"/>
        <w:rPr>
          <w:lang w:eastAsia="zh-CN"/>
        </w:rPr>
      </w:pPr>
      <w:r>
        <w:rPr>
          <w:lang w:eastAsia="zh-CN"/>
        </w:rPr>
        <w:t>将式</w:t>
      </w:r>
      <w:hyperlink w:anchor="_bookmark73" w:history="1">
        <w:r>
          <w:rPr>
            <w:rFonts w:ascii="Times New Roman" w:eastAsia="Times New Roman" w:hAnsi="Times New Roman" w:cs="Times New Roman"/>
            <w:lang w:eastAsia="zh-CN"/>
          </w:rPr>
          <w:t>3.25</w:t>
        </w:r>
      </w:hyperlink>
      <w:r>
        <w:rPr>
          <w:lang w:eastAsia="zh-CN"/>
        </w:rPr>
        <w:t>代入式</w:t>
      </w:r>
      <w:hyperlink w:anchor="_bookmark72" w:history="1">
        <w:r>
          <w:rPr>
            <w:rFonts w:ascii="Times New Roman" w:eastAsia="Times New Roman" w:hAnsi="Times New Roman" w:cs="Times New Roman"/>
            <w:lang w:eastAsia="zh-CN"/>
          </w:rPr>
          <w:t>3.24</w:t>
        </w:r>
      </w:hyperlink>
      <w:r>
        <w:rPr>
          <w:lang w:eastAsia="zh-CN"/>
        </w:rPr>
        <w:t>可得到输出参数的灵敏度表达式：</w:t>
      </w:r>
    </w:p>
    <w:p w14:paraId="417FEAD5" w14:textId="77777777" w:rsidR="00996552" w:rsidRDefault="00996552">
      <w:pPr>
        <w:rPr>
          <w:lang w:eastAsia="zh-CN"/>
        </w:rPr>
        <w:sectPr w:rsidR="00996552">
          <w:type w:val="continuous"/>
          <w:pgSz w:w="11910" w:h="16840"/>
          <w:pgMar w:top="1580" w:right="1680" w:bottom="280" w:left="1680" w:header="720" w:footer="720" w:gutter="0"/>
          <w:cols w:space="720"/>
        </w:sectPr>
      </w:pPr>
    </w:p>
    <w:p w14:paraId="6360CCC3" w14:textId="77777777" w:rsidR="00996552" w:rsidRDefault="002D0D3F">
      <w:pPr>
        <w:tabs>
          <w:tab w:val="left" w:pos="3592"/>
          <w:tab w:val="left" w:pos="5429"/>
        </w:tabs>
        <w:spacing w:line="382" w:lineRule="exact"/>
        <w:ind w:left="2815"/>
        <w:jc w:val="center"/>
        <w:rPr>
          <w:rFonts w:ascii="Times New Roman" w:eastAsia="Times New Roman" w:hAnsi="Times New Roman" w:cs="Times New Roman"/>
          <w:sz w:val="24"/>
          <w:szCs w:val="24"/>
        </w:rPr>
      </w:pPr>
      <w:r>
        <w:rPr>
          <w:rFonts w:ascii="Times New Roman" w:eastAsia="Times New Roman" w:hAnsi="Times New Roman" w:cs="Times New Roman"/>
          <w:i/>
          <w:spacing w:val="-1"/>
          <w:sz w:val="24"/>
          <w:szCs w:val="24"/>
        </w:rPr>
        <w:lastRenderedPageBreak/>
        <w:t>dY</w:t>
      </w:r>
      <w:r>
        <w:rPr>
          <w:rFonts w:ascii="Times New Roman" w:eastAsia="Times New Roman" w:hAnsi="Times New Roman" w:cs="Times New Roman"/>
          <w:i/>
          <w:spacing w:val="-1"/>
          <w:sz w:val="24"/>
          <w:szCs w:val="24"/>
        </w:rPr>
        <w:tab/>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13"/>
          <w:sz w:val="24"/>
          <w:szCs w:val="24"/>
        </w:rPr>
        <w:t xml:space="preserve"> </w:t>
      </w:r>
      <w:r>
        <w:rPr>
          <w:rFonts w:ascii="宋体" w:eastAsia="宋体" w:hAnsi="宋体" w:cs="宋体"/>
          <w:w w:val="75"/>
          <w:position w:val="18"/>
          <w:sz w:val="24"/>
          <w:szCs w:val="24"/>
        </w:rPr>
        <w:t>．</w:t>
      </w:r>
      <w:r>
        <w:rPr>
          <w:rFonts w:ascii="宋体" w:eastAsia="宋体" w:hAnsi="宋体" w:cs="宋体"/>
          <w:spacing w:val="-73"/>
          <w:w w:val="75"/>
          <w:position w:val="18"/>
          <w:sz w:val="24"/>
          <w:szCs w:val="24"/>
        </w:rPr>
        <w:t xml:space="preserve"> </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r>
        <w:rPr>
          <w:rFonts w:ascii="Times New Roman" w:eastAsia="Times New Roman" w:hAnsi="Times New Roman" w:cs="Times New Roman"/>
          <w:i/>
          <w:spacing w:val="-36"/>
          <w:sz w:val="24"/>
          <w:szCs w:val="24"/>
        </w:rPr>
        <w:t xml:space="preserve"> </w:t>
      </w:r>
      <w:r>
        <w:rPr>
          <w:rFonts w:ascii="宋体" w:eastAsia="宋体" w:hAnsi="宋体" w:cs="宋体"/>
          <w:spacing w:val="12"/>
          <w:w w:val="75"/>
          <w:position w:val="18"/>
          <w:sz w:val="24"/>
          <w:szCs w:val="24"/>
        </w:rPr>
        <w:t>．</w:t>
      </w:r>
      <w:r>
        <w:rPr>
          <w:rFonts w:ascii="MS Gothic" w:eastAsia="MS Gothic" w:hAnsi="MS Gothic" w:cs="MS Gothic"/>
          <w:spacing w:val="3"/>
          <w:w w:val="75"/>
          <w:position w:val="13"/>
          <w:sz w:val="16"/>
          <w:szCs w:val="16"/>
        </w:rPr>
        <w:t>−</w:t>
      </w:r>
      <w:r>
        <w:rPr>
          <w:rFonts w:ascii="Palatino Linotype" w:eastAsia="Palatino Linotype" w:hAnsi="Palatino Linotype" w:cs="Palatino Linotype"/>
          <w:spacing w:val="4"/>
          <w:w w:val="75"/>
          <w:position w:val="13"/>
          <w:sz w:val="16"/>
          <w:szCs w:val="16"/>
        </w:rPr>
        <w:t>1</w:t>
      </w:r>
      <w:r>
        <w:rPr>
          <w:rFonts w:ascii="Palatino Linotype" w:eastAsia="Palatino Linotype" w:hAnsi="Palatino Linotype" w:cs="Palatino Linotype"/>
          <w:spacing w:val="11"/>
          <w:w w:val="75"/>
          <w:position w:val="13"/>
          <w:sz w:val="16"/>
          <w:szCs w:val="16"/>
        </w:rPr>
        <w:t xml:space="preserve"> </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r>
        <w:rPr>
          <w:rFonts w:ascii="Times New Roman" w:eastAsia="Times New Roman" w:hAnsi="Times New Roman" w:cs="Times New Roman"/>
          <w:i/>
          <w:spacing w:val="9"/>
          <w:sz w:val="24"/>
          <w:szCs w:val="24"/>
        </w:rPr>
        <w:tab/>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5"/>
          <w:sz w:val="24"/>
          <w:szCs w:val="24"/>
        </w:rPr>
        <w:t>G</w:t>
      </w:r>
    </w:p>
    <w:p w14:paraId="139C3773" w14:textId="77777777" w:rsidR="00996552" w:rsidRDefault="00025C9E">
      <w:pPr>
        <w:pStyle w:val="a3"/>
        <w:tabs>
          <w:tab w:val="left" w:pos="4804"/>
        </w:tabs>
        <w:spacing w:line="173" w:lineRule="exact"/>
        <w:ind w:left="2801"/>
        <w:jc w:val="center"/>
        <w:rPr>
          <w:rFonts w:ascii="Georgia" w:eastAsia="Georgia" w:hAnsi="Georgia" w:cs="Georgia"/>
        </w:rPr>
      </w:pPr>
      <w:r>
        <w:pict w14:anchorId="65270A02">
          <v:group id="_x0000_s3818" style="position:absolute;left:0;text-align:left;margin-left:224.1pt;margin-top:6.7pt;width:15pt;height:.1pt;z-index:4744;mso-position-horizontal-relative:page" coordorigin="4482,134" coordsize="300,2">
            <v:shape id="_x0000_s3819" style="position:absolute;left:4482;top:134;width:300;height:2" coordorigin="4482,134" coordsize="300,0" path="m4482,134r299,e" filled="f" strokeweight=".23706mm">
              <v:path arrowok="t"/>
            </v:shape>
            <w10:wrap anchorx="page"/>
          </v:group>
        </w:pict>
      </w:r>
      <w:r>
        <w:pict w14:anchorId="25B7CF63">
          <v:group id="_x0000_s3816" style="position:absolute;left:0;text-align:left;margin-left:263.4pt;margin-top:6.7pt;width:16pt;height:.1pt;z-index:-280360;mso-position-horizontal-relative:page" coordorigin="5268,134" coordsize="320,2">
            <v:shape id="_x0000_s3817" style="position:absolute;left:5268;top:134;width:320;height:2" coordorigin="5268,134" coordsize="320,0" path="m5268,134r319,e" filled="f" strokeweight=".23706mm">
              <v:path arrowok="t"/>
            </v:shape>
            <w10:wrap anchorx="page"/>
          </v:group>
        </w:pict>
      </w:r>
      <w:r>
        <w:pict w14:anchorId="179BC895">
          <v:group id="_x0000_s3814" style="position:absolute;left:0;text-align:left;margin-left:289.35pt;margin-top:6.7pt;width:15.5pt;height:.1pt;z-index:-280336;mso-position-horizontal-relative:page" coordorigin="5787,134" coordsize="310,2">
            <v:shape id="_x0000_s3815" style="position:absolute;left:5787;top:134;width:310;height:2" coordorigin="5787,134" coordsize="310,0" path="m5787,134r310,e" filled="f" strokeweight=".23706mm">
              <v:path arrowok="t"/>
            </v:shape>
            <w10:wrap anchorx="page"/>
          </v:group>
        </w:pict>
      </w:r>
      <w:r>
        <w:pict w14:anchorId="4E6AB7C5">
          <v:group id="_x0000_s3812" style="position:absolute;left:0;text-align:left;margin-left:324.4pt;margin-top:6.7pt;width:15.5pt;height:.1pt;z-index:-280312;mso-position-horizontal-relative:page" coordorigin="6488,134" coordsize="310,2">
            <v:shape id="_x0000_s3813" style="position:absolute;left:6488;top:134;width:310;height:2" coordorigin="6488,134" coordsize="310,0" path="m6488,134r309,e" filled="f" strokeweight=".23706mm">
              <v:path arrowok="t"/>
            </v:shape>
            <w10:wrap anchorx="page"/>
          </v:group>
        </w:pict>
      </w:r>
      <w:r>
        <w:pict w14:anchorId="6F18F0E2">
          <v:group id="_x0000_s3810" style="position:absolute;left:0;text-align:left;margin-left:355.25pt;margin-top:6.7pt;width:16pt;height:.1pt;z-index:4840;mso-position-horizontal-relative:page" coordorigin="7105,134" coordsize="320,2">
            <v:shape id="_x0000_s3811" style="position:absolute;left:7105;top:134;width:320;height:2" coordorigin="7105,134" coordsize="320,0" path="m7105,134r319,e" filled="f" strokeweight=".23706mm">
              <v:path arrowok="t"/>
            </v:shape>
            <w10:wrap anchorx="page"/>
          </v:group>
        </w:pict>
      </w:r>
      <w:r w:rsidR="002D0D3F">
        <w:rPr>
          <w:rFonts w:ascii="Georgia" w:eastAsia="Georgia" w:hAnsi="Georgia" w:cs="Georgia"/>
          <w:w w:val="110"/>
        </w:rPr>
        <w:t>=</w:t>
      </w:r>
      <w:r w:rsidR="002D0D3F">
        <w:rPr>
          <w:rFonts w:ascii="Georgia" w:eastAsia="Georgia" w:hAnsi="Georgia" w:cs="Georgia"/>
          <w:spacing w:val="4"/>
          <w:w w:val="110"/>
        </w:rPr>
        <w:t xml:space="preserve"> </w:t>
      </w:r>
      <w:r w:rsidR="002D0D3F">
        <w:rPr>
          <w:rFonts w:ascii="MS Gothic" w:eastAsia="MS Gothic" w:hAnsi="MS Gothic" w:cs="MS Gothic"/>
          <w:w w:val="110"/>
        </w:rPr>
        <w:t>−</w:t>
      </w:r>
      <w:r w:rsidR="002D0D3F">
        <w:rPr>
          <w:rFonts w:ascii="MS Gothic" w:eastAsia="MS Gothic" w:hAnsi="MS Gothic" w:cs="MS Gothic"/>
          <w:w w:val="110"/>
        </w:rPr>
        <w:tab/>
      </w:r>
      <w:r w:rsidR="002D0D3F">
        <w:rPr>
          <w:rFonts w:ascii="Georgia" w:eastAsia="Georgia" w:hAnsi="Georgia" w:cs="Georgia"/>
          <w:w w:val="110"/>
        </w:rPr>
        <w:t>+</w:t>
      </w:r>
    </w:p>
    <w:p w14:paraId="6B07EBC0" w14:textId="77777777" w:rsidR="00996552" w:rsidRDefault="002D0D3F">
      <w:pPr>
        <w:spacing w:before="2"/>
        <w:rPr>
          <w:rFonts w:ascii="Georgia" w:eastAsia="Georgia" w:hAnsi="Georgia" w:cs="Georgia"/>
          <w:sz w:val="31"/>
          <w:szCs w:val="31"/>
        </w:rPr>
      </w:pPr>
      <w:r>
        <w:br w:type="column"/>
      </w:r>
    </w:p>
    <w:p w14:paraId="29EC0EB3" w14:textId="77777777" w:rsidR="00996552" w:rsidRDefault="002D0D3F">
      <w:pPr>
        <w:pStyle w:val="a3"/>
        <w:spacing w:line="201" w:lineRule="exact"/>
        <w:ind w:left="0" w:right="115"/>
        <w:jc w:val="right"/>
        <w:rPr>
          <w:rFonts w:ascii="Times New Roman" w:eastAsia="Times New Roman" w:hAnsi="Times New Roman" w:cs="Times New Roman"/>
        </w:rPr>
      </w:pPr>
      <w:r>
        <w:rPr>
          <w:rFonts w:ascii="Times New Roman"/>
        </w:rPr>
        <w:t>(3.26)</w:t>
      </w:r>
    </w:p>
    <w:p w14:paraId="5FFCBCDF" w14:textId="77777777" w:rsidR="00996552" w:rsidRDefault="00996552">
      <w:pPr>
        <w:spacing w:line="201" w:lineRule="exact"/>
        <w:jc w:val="righ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5738" w:space="40"/>
            <w:col w:w="2772"/>
          </w:cols>
        </w:sectPr>
      </w:pPr>
    </w:p>
    <w:p w14:paraId="7DE69AAA" w14:textId="77777777" w:rsidR="00996552" w:rsidRDefault="002D0D3F">
      <w:pPr>
        <w:tabs>
          <w:tab w:val="left" w:pos="3615"/>
          <w:tab w:val="left" w:pos="4130"/>
        </w:tabs>
        <w:spacing w:line="239" w:lineRule="exact"/>
        <w:ind w:left="2807"/>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dC</w:t>
      </w:r>
      <w:r>
        <w:rPr>
          <w:rFonts w:ascii="Times New Roman" w:eastAsia="Times New Roman" w:hAnsi="Times New Roman" w:cs="Times New Roman"/>
          <w:i/>
          <w:sz w:val="24"/>
          <w:szCs w:val="24"/>
        </w:rPr>
        <w:tab/>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8"/>
          <w:sz w:val="24"/>
          <w:szCs w:val="24"/>
        </w:rPr>
        <w:t>S</w:t>
      </w:r>
      <w:r>
        <w:rPr>
          <w:rFonts w:ascii="Times New Roman" w:eastAsia="Times New Roman" w:hAnsi="Times New Roman" w:cs="Times New Roman"/>
          <w:i/>
          <w:spacing w:val="8"/>
          <w:sz w:val="24"/>
          <w:szCs w:val="24"/>
        </w:rPr>
        <w:tab/>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8"/>
          <w:sz w:val="24"/>
          <w:szCs w:val="24"/>
        </w:rPr>
        <w:t>S</w:t>
      </w:r>
    </w:p>
    <w:p w14:paraId="12C85BEE" w14:textId="77777777" w:rsidR="00996552" w:rsidRDefault="002D0D3F">
      <w:pPr>
        <w:tabs>
          <w:tab w:val="left" w:pos="1004"/>
        </w:tabs>
        <w:spacing w:line="239" w:lineRule="exact"/>
        <w:ind w:left="383"/>
        <w:rPr>
          <w:rFonts w:ascii="Times New Roman" w:eastAsia="Times New Roman" w:hAnsi="Times New Roman" w:cs="Times New Roman"/>
          <w:sz w:val="24"/>
          <w:szCs w:val="24"/>
          <w:lang w:eastAsia="zh-CN"/>
        </w:rPr>
      </w:pPr>
      <w:r>
        <w:rPr>
          <w:lang w:eastAsia="zh-CN"/>
        </w:rPr>
        <w:br w:type="column"/>
      </w:r>
      <w:r>
        <w:rPr>
          <w:rFonts w:ascii="Times New Roman" w:eastAsia="Times New Roman" w:hAnsi="Times New Roman" w:cs="Times New Roman"/>
          <w:spacing w:val="1"/>
          <w:sz w:val="24"/>
          <w:szCs w:val="24"/>
          <w:lang w:eastAsia="zh-CN"/>
        </w:rPr>
        <w:lastRenderedPageBreak/>
        <w:t>∂</w:t>
      </w:r>
      <w:r>
        <w:rPr>
          <w:rFonts w:ascii="Times New Roman" w:eastAsia="Times New Roman" w:hAnsi="Times New Roman" w:cs="Times New Roman"/>
          <w:i/>
          <w:spacing w:val="2"/>
          <w:sz w:val="24"/>
          <w:szCs w:val="24"/>
          <w:lang w:eastAsia="zh-CN"/>
        </w:rPr>
        <w:t>C</w:t>
      </w:r>
      <w:r>
        <w:rPr>
          <w:rFonts w:ascii="Times New Roman" w:eastAsia="Times New Roman" w:hAnsi="Times New Roman" w:cs="Times New Roman"/>
          <w:i/>
          <w:spacing w:val="2"/>
          <w:sz w:val="24"/>
          <w:szCs w:val="24"/>
          <w:lang w:eastAsia="zh-CN"/>
        </w:rPr>
        <w:tab/>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4"/>
          <w:sz w:val="24"/>
          <w:szCs w:val="24"/>
          <w:lang w:eastAsia="zh-CN"/>
        </w:rPr>
        <w:t>C</w:t>
      </w:r>
    </w:p>
    <w:p w14:paraId="2B7B69CB" w14:textId="77777777" w:rsidR="00996552" w:rsidRDefault="00996552">
      <w:pPr>
        <w:spacing w:line="239" w:lineRule="exact"/>
        <w:rPr>
          <w:rFonts w:ascii="Times New Roman" w:eastAsia="Times New Roman" w:hAnsi="Times New Roman" w:cs="Times New Roman"/>
          <w:sz w:val="24"/>
          <w:szCs w:val="24"/>
          <w:lang w:eastAsia="zh-CN"/>
        </w:rPr>
        <w:sectPr w:rsidR="00996552">
          <w:type w:val="continuous"/>
          <w:pgSz w:w="11910" w:h="16840"/>
          <w:pgMar w:top="1580" w:right="1680" w:bottom="280" w:left="1680" w:header="720" w:footer="720" w:gutter="0"/>
          <w:cols w:num="2" w:space="720" w:equalWidth="0">
            <w:col w:w="4391" w:space="40"/>
            <w:col w:w="4119"/>
          </w:cols>
        </w:sectPr>
      </w:pPr>
    </w:p>
    <w:p w14:paraId="38964A4B" w14:textId="77777777" w:rsidR="00996552" w:rsidRDefault="00996552">
      <w:pPr>
        <w:spacing w:before="7"/>
        <w:rPr>
          <w:rFonts w:ascii="Times New Roman" w:eastAsia="Times New Roman" w:hAnsi="Times New Roman" w:cs="Times New Roman"/>
          <w:i/>
          <w:sz w:val="9"/>
          <w:szCs w:val="9"/>
          <w:lang w:eastAsia="zh-CN"/>
        </w:rPr>
      </w:pPr>
    </w:p>
    <w:p w14:paraId="78ACE5E6" w14:textId="77777777" w:rsidR="00996552" w:rsidRDefault="002D0D3F">
      <w:pPr>
        <w:pStyle w:val="a3"/>
        <w:spacing w:before="26" w:line="305" w:lineRule="auto"/>
        <w:ind w:right="115" w:firstLine="480"/>
        <w:jc w:val="both"/>
        <w:rPr>
          <w:lang w:eastAsia="zh-CN"/>
        </w:rPr>
      </w:pPr>
      <w:r>
        <w:rPr>
          <w:spacing w:val="4"/>
          <w:lang w:eastAsia="zh-CN"/>
        </w:rPr>
        <w:t>从以上的状态方程和输出方程可以看出，灵敏度指标从不同的变量来考虑</w:t>
      </w:r>
      <w:r>
        <w:rPr>
          <w:spacing w:val="42"/>
          <w:lang w:eastAsia="zh-CN"/>
        </w:rPr>
        <w:t xml:space="preserve"> </w:t>
      </w:r>
      <w:r>
        <w:rPr>
          <w:lang w:eastAsia="zh-CN"/>
        </w:rPr>
        <w:t>可以构造出不同的灵敏度指标。</w:t>
      </w:r>
    </w:p>
    <w:p w14:paraId="1BFCB3C6" w14:textId="77777777" w:rsidR="00996552" w:rsidRDefault="002D0D3F">
      <w:pPr>
        <w:pStyle w:val="a3"/>
        <w:spacing w:before="20" w:line="305" w:lineRule="auto"/>
        <w:ind w:right="115" w:firstLine="480"/>
        <w:jc w:val="both"/>
        <w:rPr>
          <w:lang w:eastAsia="zh-CN"/>
        </w:rPr>
      </w:pPr>
      <w:r>
        <w:rPr>
          <w:spacing w:val="4"/>
          <w:lang w:eastAsia="zh-CN"/>
        </w:rPr>
        <w:t>在电力系统状态指标的研究中，电网损耗指标是电力生产中的重要技术经</w:t>
      </w:r>
      <w:r>
        <w:rPr>
          <w:spacing w:val="42"/>
          <w:lang w:eastAsia="zh-CN"/>
        </w:rPr>
        <w:t xml:space="preserve"> </w:t>
      </w:r>
      <w:r>
        <w:rPr>
          <w:lang w:eastAsia="zh-CN"/>
        </w:rPr>
        <w:t>济指标</w:t>
      </w:r>
      <w:r>
        <w:rPr>
          <w:spacing w:val="-32"/>
          <w:lang w:eastAsia="zh-CN"/>
        </w:rPr>
        <w:t>，</w:t>
      </w:r>
      <w:r>
        <w:rPr>
          <w:lang w:eastAsia="zh-CN"/>
        </w:rPr>
        <w:t>它直接反映的是电网整体的能效水平</w:t>
      </w:r>
      <w:r>
        <w:rPr>
          <w:spacing w:val="-27"/>
          <w:lang w:eastAsia="zh-CN"/>
        </w:rPr>
        <w:t>。</w:t>
      </w:r>
      <w:r>
        <w:rPr>
          <w:lang w:eastAsia="zh-CN"/>
        </w:rPr>
        <w:t>理论上讲</w:t>
      </w:r>
      <w:r>
        <w:rPr>
          <w:spacing w:val="-32"/>
          <w:lang w:eastAsia="zh-CN"/>
        </w:rPr>
        <w:t>，</w:t>
      </w:r>
      <w:r>
        <w:rPr>
          <w:lang w:eastAsia="zh-CN"/>
        </w:rPr>
        <w:t>电网线损率高意味着 电力建设落后</w:t>
      </w:r>
      <w:r>
        <w:rPr>
          <w:spacing w:val="-22"/>
          <w:lang w:eastAsia="zh-CN"/>
        </w:rPr>
        <w:t>、</w:t>
      </w:r>
      <w:r>
        <w:rPr>
          <w:lang w:eastAsia="zh-CN"/>
        </w:rPr>
        <w:t>网架结构薄弱</w:t>
      </w:r>
      <w:r>
        <w:rPr>
          <w:spacing w:val="-22"/>
          <w:lang w:eastAsia="zh-CN"/>
        </w:rPr>
        <w:t>、</w:t>
      </w:r>
      <w:r>
        <w:rPr>
          <w:lang w:eastAsia="zh-CN"/>
        </w:rPr>
        <w:t>设备老化严重</w:t>
      </w:r>
      <w:r>
        <w:rPr>
          <w:spacing w:val="-21"/>
          <w:lang w:eastAsia="zh-CN"/>
        </w:rPr>
        <w:t>。</w:t>
      </w:r>
      <w:r>
        <w:rPr>
          <w:lang w:eastAsia="zh-CN"/>
        </w:rPr>
        <w:t>因此</w:t>
      </w:r>
      <w:r>
        <w:rPr>
          <w:spacing w:val="-25"/>
          <w:lang w:eastAsia="zh-CN"/>
        </w:rPr>
        <w:t>，</w:t>
      </w:r>
      <w:r>
        <w:rPr>
          <w:lang w:eastAsia="zh-CN"/>
        </w:rPr>
        <w:t xml:space="preserve">本文研究负荷节点的功率 </w:t>
      </w:r>
      <w:r>
        <w:rPr>
          <w:spacing w:val="3"/>
          <w:lang w:eastAsia="zh-CN"/>
        </w:rPr>
        <w:t>变化对系统支路功率损耗的影响程度，不仅可以为降低电网损耗率提供参考意</w:t>
      </w:r>
      <w:r>
        <w:rPr>
          <w:spacing w:val="51"/>
          <w:lang w:eastAsia="zh-CN"/>
        </w:rPr>
        <w:t xml:space="preserve"> </w:t>
      </w:r>
      <w:r>
        <w:rPr>
          <w:lang w:eastAsia="zh-CN"/>
        </w:rPr>
        <w:t>见，还能识别出导致电力系统损耗率较高的关键元件。</w:t>
      </w:r>
    </w:p>
    <w:p w14:paraId="4889794A" w14:textId="77777777" w:rsidR="00996552" w:rsidRDefault="002D0D3F">
      <w:pPr>
        <w:pStyle w:val="a3"/>
        <w:spacing w:before="20"/>
        <w:ind w:left="597"/>
        <w:rPr>
          <w:lang w:eastAsia="zh-CN"/>
        </w:rPr>
      </w:pPr>
      <w:r>
        <w:rPr>
          <w:lang w:eastAsia="zh-CN"/>
        </w:rPr>
        <w:t>根据式</w:t>
      </w:r>
      <w:hyperlink w:anchor="_bookmark73" w:history="1">
        <w:r>
          <w:rPr>
            <w:rFonts w:ascii="Times New Roman" w:eastAsia="Times New Roman" w:hAnsi="Times New Roman" w:cs="Times New Roman"/>
            <w:lang w:eastAsia="zh-CN"/>
          </w:rPr>
          <w:t>3.25</w:t>
        </w:r>
      </w:hyperlink>
      <w:r>
        <w:rPr>
          <w:lang w:eastAsia="zh-CN"/>
        </w:rPr>
        <w:t>，对电网损耗灵敏度表达式进行如下定义：</w:t>
      </w:r>
    </w:p>
    <w:p w14:paraId="5CFED4DD" w14:textId="77777777" w:rsidR="00996552" w:rsidRDefault="00996552">
      <w:pPr>
        <w:rPr>
          <w:lang w:eastAsia="zh-CN"/>
        </w:rPr>
        <w:sectPr w:rsidR="00996552">
          <w:type w:val="continuous"/>
          <w:pgSz w:w="11910" w:h="16840"/>
          <w:pgMar w:top="1580" w:right="1680" w:bottom="280" w:left="1680" w:header="720" w:footer="720" w:gutter="0"/>
          <w:cols w:space="720"/>
        </w:sectPr>
      </w:pPr>
    </w:p>
    <w:p w14:paraId="3738F8FA" w14:textId="77777777" w:rsidR="00996552" w:rsidRDefault="002D0D3F">
      <w:pPr>
        <w:spacing w:before="187"/>
        <w:jc w:val="right"/>
        <w:rPr>
          <w:rFonts w:ascii="Bookman Old Style" w:eastAsia="Bookman Old Style" w:hAnsi="Bookman Old Style" w:cs="Bookman Old Style"/>
          <w:sz w:val="16"/>
          <w:szCs w:val="16"/>
        </w:rPr>
      </w:pPr>
      <w:bookmarkStart w:id="124" w:name="_bookmark74"/>
      <w:bookmarkEnd w:id="124"/>
      <w:r>
        <w:rPr>
          <w:rFonts w:ascii="Times New Roman"/>
          <w:i/>
          <w:spacing w:val="3"/>
          <w:w w:val="95"/>
          <w:position w:val="4"/>
          <w:sz w:val="24"/>
          <w:u w:val="single" w:color="000000"/>
        </w:rPr>
        <w:lastRenderedPageBreak/>
        <w:t>dP</w:t>
      </w:r>
      <w:r>
        <w:rPr>
          <w:rFonts w:ascii="Bookman Old Style"/>
          <w:i/>
          <w:spacing w:val="3"/>
          <w:w w:val="95"/>
          <w:sz w:val="16"/>
          <w:u w:val="single" w:color="000000"/>
        </w:rPr>
        <w:t>LO</w:t>
      </w:r>
      <w:r>
        <w:rPr>
          <w:rFonts w:ascii="Bookman Old Style"/>
          <w:i/>
          <w:spacing w:val="4"/>
          <w:w w:val="95"/>
          <w:sz w:val="16"/>
          <w:u w:val="single" w:color="000000"/>
        </w:rPr>
        <w:t>SS</w:t>
      </w:r>
    </w:p>
    <w:p w14:paraId="1FB46EBB" w14:textId="77777777" w:rsidR="00996552" w:rsidRDefault="002D0D3F">
      <w:pPr>
        <w:spacing w:before="30"/>
        <w:ind w:right="195"/>
        <w:jc w:val="right"/>
        <w:rPr>
          <w:rFonts w:ascii="Bookman Old Style" w:eastAsia="Bookman Old Style" w:hAnsi="Bookman Old Style" w:cs="Bookman Old Style"/>
          <w:sz w:val="16"/>
          <w:szCs w:val="16"/>
        </w:rPr>
      </w:pPr>
      <w:r>
        <w:rPr>
          <w:rFonts w:ascii="Times New Roman"/>
          <w:i/>
          <w:spacing w:val="-1"/>
          <w:sz w:val="24"/>
        </w:rPr>
        <w:t>dP</w:t>
      </w:r>
      <w:r>
        <w:rPr>
          <w:rFonts w:ascii="Bookman Old Style"/>
          <w:i/>
          <w:spacing w:val="-1"/>
          <w:position w:val="-3"/>
          <w:sz w:val="16"/>
        </w:rPr>
        <w:t>i</w:t>
      </w:r>
    </w:p>
    <w:p w14:paraId="6808C297" w14:textId="77777777" w:rsidR="00996552" w:rsidRDefault="002D0D3F">
      <w:pPr>
        <w:spacing w:before="191" w:line="191" w:lineRule="exact"/>
        <w:ind w:left="468"/>
        <w:rPr>
          <w:rFonts w:ascii="Times New Roman" w:eastAsia="Times New Roman" w:hAnsi="Times New Roman" w:cs="Times New Roman"/>
          <w:sz w:val="24"/>
          <w:szCs w:val="24"/>
        </w:rPr>
      </w:pPr>
      <w:r>
        <w:br w:type="column"/>
      </w:r>
      <w:r>
        <w:rPr>
          <w:rFonts w:ascii="Times New Roman" w:eastAsia="Times New Roman" w:hAnsi="Times New Roman" w:cs="Times New Roman"/>
          <w:spacing w:val="2"/>
          <w:sz w:val="24"/>
          <w:szCs w:val="24"/>
          <w:u w:val="single" w:color="000000"/>
        </w:rPr>
        <w:lastRenderedPageBreak/>
        <w:t>∂</w:t>
      </w:r>
      <w:r>
        <w:rPr>
          <w:rFonts w:ascii="Times New Roman" w:eastAsia="Times New Roman" w:hAnsi="Times New Roman" w:cs="Times New Roman"/>
          <w:i/>
          <w:spacing w:val="3"/>
          <w:sz w:val="24"/>
          <w:szCs w:val="24"/>
          <w:u w:val="single" w:color="000000"/>
        </w:rPr>
        <w:t>G</w:t>
      </w:r>
    </w:p>
    <w:p w14:paraId="331DFFB6" w14:textId="77777777" w:rsidR="00996552" w:rsidRDefault="002D0D3F">
      <w:pPr>
        <w:pStyle w:val="a3"/>
        <w:spacing w:line="407" w:lineRule="exact"/>
        <w:ind w:left="67"/>
        <w:rPr>
          <w:rFonts w:ascii="Times New Roman" w:eastAsia="Times New Roman" w:hAnsi="Times New Roman" w:cs="Times New Roman"/>
        </w:rPr>
      </w:pPr>
      <w:r>
        <w:rPr>
          <w:rFonts w:ascii="Georgia" w:eastAsia="Georgia" w:hAnsi="Georgia" w:cs="Georgia"/>
          <w:w w:val="110"/>
        </w:rPr>
        <w:t>=</w:t>
      </w:r>
      <w:r>
        <w:rPr>
          <w:rFonts w:ascii="Georgia" w:eastAsia="Georgia" w:hAnsi="Georgia" w:cs="Georgia"/>
          <w:spacing w:val="-9"/>
          <w:w w:val="110"/>
        </w:rPr>
        <w:t xml:space="preserve"> </w:t>
      </w:r>
      <w:r>
        <w:rPr>
          <w:rFonts w:ascii="MS Gothic" w:eastAsia="MS Gothic" w:hAnsi="MS Gothic" w:cs="MS Gothic"/>
          <w:w w:val="110"/>
        </w:rPr>
        <w:t>−</w:t>
      </w:r>
      <w:r>
        <w:rPr>
          <w:rFonts w:ascii="MS Gothic" w:eastAsia="MS Gothic" w:hAnsi="MS Gothic" w:cs="MS Gothic"/>
          <w:spacing w:val="-88"/>
          <w:w w:val="110"/>
        </w:rPr>
        <w:t xml:space="preserve"> </w:t>
      </w:r>
      <w:r>
        <w:rPr>
          <w:rFonts w:ascii="Times New Roman" w:eastAsia="Times New Roman" w:hAnsi="Times New Roman" w:cs="Times New Roman"/>
          <w:spacing w:val="8"/>
          <w:w w:val="110"/>
          <w:position w:val="-15"/>
        </w:rPr>
        <w:t>∂</w:t>
      </w:r>
      <w:r>
        <w:rPr>
          <w:rFonts w:ascii="Times New Roman" w:eastAsia="Times New Roman" w:hAnsi="Times New Roman" w:cs="Times New Roman"/>
          <w:i/>
          <w:spacing w:val="8"/>
          <w:w w:val="110"/>
          <w:position w:val="-15"/>
        </w:rPr>
        <w:t>S</w:t>
      </w:r>
    </w:p>
    <w:p w14:paraId="20E7AF54" w14:textId="77777777" w:rsidR="00996552" w:rsidRDefault="002D0D3F">
      <w:pPr>
        <w:spacing w:line="467" w:lineRule="exact"/>
        <w:ind w:left="49"/>
        <w:jc w:val="center"/>
        <w:rPr>
          <w:rFonts w:ascii="Times New Roman" w:eastAsia="Times New Roman" w:hAnsi="Times New Roman" w:cs="Times New Roman"/>
          <w:sz w:val="24"/>
          <w:szCs w:val="24"/>
        </w:rPr>
      </w:pPr>
      <w:r>
        <w:rPr>
          <w:w w:val="70"/>
        </w:rPr>
        <w:br w:type="column"/>
      </w:r>
      <w:r>
        <w:rPr>
          <w:rFonts w:ascii="宋体" w:eastAsia="宋体" w:hAnsi="宋体" w:cs="宋体"/>
          <w:w w:val="70"/>
          <w:position w:val="18"/>
          <w:sz w:val="24"/>
          <w:szCs w:val="24"/>
        </w:rPr>
        <w:lastRenderedPageBreak/>
        <w:t>．</w:t>
      </w:r>
      <w:r>
        <w:rPr>
          <w:rFonts w:ascii="宋体" w:eastAsia="宋体" w:hAnsi="宋体" w:cs="宋体"/>
          <w:spacing w:val="-71"/>
          <w:w w:val="70"/>
          <w:position w:val="18"/>
          <w:sz w:val="24"/>
          <w:szCs w:val="24"/>
        </w:rPr>
        <w:t xml:space="preserve"> </w:t>
      </w:r>
      <w:r>
        <w:rPr>
          <w:rFonts w:ascii="Times New Roman" w:eastAsia="Times New Roman" w:hAnsi="Times New Roman" w:cs="Times New Roman"/>
          <w:spacing w:val="6"/>
          <w:w w:val="80"/>
          <w:sz w:val="24"/>
          <w:szCs w:val="24"/>
          <w:u w:val="single" w:color="000000"/>
        </w:rPr>
        <w:t>∂</w:t>
      </w:r>
      <w:r>
        <w:rPr>
          <w:rFonts w:ascii="Times New Roman" w:eastAsia="Times New Roman" w:hAnsi="Times New Roman" w:cs="Times New Roman"/>
          <w:i/>
          <w:spacing w:val="7"/>
          <w:w w:val="80"/>
          <w:sz w:val="24"/>
          <w:szCs w:val="24"/>
          <w:u w:val="single" w:color="000000"/>
        </w:rPr>
        <w:t>F</w:t>
      </w:r>
    </w:p>
    <w:p w14:paraId="733DE48E" w14:textId="77777777" w:rsidR="00996552" w:rsidRDefault="002D0D3F">
      <w:pPr>
        <w:spacing w:before="51"/>
        <w:ind w:left="179"/>
        <w:jc w:val="center"/>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8"/>
          <w:sz w:val="24"/>
          <w:szCs w:val="24"/>
          <w:lang w:eastAsia="zh-CN"/>
        </w:rPr>
        <w:t>S</w:t>
      </w:r>
    </w:p>
    <w:p w14:paraId="287620E3" w14:textId="77777777" w:rsidR="00996552" w:rsidRDefault="002D0D3F">
      <w:pPr>
        <w:spacing w:line="335" w:lineRule="exact"/>
        <w:ind w:left="4"/>
        <w:rPr>
          <w:rFonts w:ascii="Palatino Linotype" w:eastAsia="Palatino Linotype" w:hAnsi="Palatino Linotype" w:cs="Palatino Linotype"/>
          <w:sz w:val="16"/>
          <w:szCs w:val="16"/>
          <w:lang w:eastAsia="zh-CN"/>
        </w:rPr>
      </w:pPr>
      <w:r>
        <w:rPr>
          <w:w w:val="65"/>
          <w:lang w:eastAsia="zh-CN"/>
        </w:rPr>
        <w:br w:type="column"/>
      </w:r>
      <w:r>
        <w:rPr>
          <w:rFonts w:ascii="宋体" w:eastAsia="宋体" w:hAnsi="宋体" w:cs="宋体"/>
          <w:spacing w:val="7"/>
          <w:w w:val="65"/>
          <w:position w:val="5"/>
          <w:sz w:val="24"/>
          <w:szCs w:val="24"/>
          <w:lang w:eastAsia="zh-CN"/>
        </w:rPr>
        <w:lastRenderedPageBreak/>
        <w:t>．</w:t>
      </w:r>
      <w:r>
        <w:rPr>
          <w:rFonts w:ascii="MS Gothic" w:eastAsia="MS Gothic" w:hAnsi="MS Gothic" w:cs="MS Gothic"/>
          <w:spacing w:val="2"/>
          <w:w w:val="65"/>
          <w:sz w:val="16"/>
          <w:szCs w:val="16"/>
          <w:lang w:eastAsia="zh-CN"/>
        </w:rPr>
        <w:t>−</w:t>
      </w:r>
      <w:r>
        <w:rPr>
          <w:rFonts w:ascii="Palatino Linotype" w:eastAsia="Palatino Linotype" w:hAnsi="Palatino Linotype" w:cs="Palatino Linotype"/>
          <w:spacing w:val="2"/>
          <w:w w:val="65"/>
          <w:sz w:val="16"/>
          <w:szCs w:val="16"/>
          <w:lang w:eastAsia="zh-CN"/>
        </w:rPr>
        <w:t>1</w:t>
      </w:r>
    </w:p>
    <w:p w14:paraId="56D85D56" w14:textId="77777777" w:rsidR="00996552" w:rsidRDefault="002D0D3F">
      <w:pPr>
        <w:spacing w:before="191"/>
        <w:ind w:left="61"/>
        <w:rPr>
          <w:rFonts w:ascii="Times New Roman" w:eastAsia="Times New Roman" w:hAnsi="Times New Roman" w:cs="Times New Roman"/>
          <w:sz w:val="24"/>
          <w:szCs w:val="24"/>
          <w:lang w:eastAsia="zh-CN"/>
        </w:rPr>
      </w:pPr>
      <w:r>
        <w:rPr>
          <w:lang w:eastAsia="zh-CN"/>
        </w:rPr>
        <w:br w:type="column"/>
      </w:r>
      <w:r>
        <w:rPr>
          <w:rFonts w:ascii="Times New Roman" w:eastAsia="Times New Roman" w:hAnsi="Times New Roman" w:cs="Times New Roman"/>
          <w:spacing w:val="5"/>
          <w:sz w:val="24"/>
          <w:szCs w:val="24"/>
          <w:u w:val="single" w:color="000000"/>
          <w:lang w:eastAsia="zh-CN"/>
        </w:rPr>
        <w:lastRenderedPageBreak/>
        <w:t>∂</w:t>
      </w:r>
      <w:r>
        <w:rPr>
          <w:rFonts w:ascii="Times New Roman" w:eastAsia="Times New Roman" w:hAnsi="Times New Roman" w:cs="Times New Roman"/>
          <w:i/>
          <w:spacing w:val="6"/>
          <w:sz w:val="24"/>
          <w:szCs w:val="24"/>
          <w:u w:val="single" w:color="000000"/>
          <w:lang w:eastAsia="zh-CN"/>
        </w:rPr>
        <w:t>F</w:t>
      </w:r>
    </w:p>
    <w:p w14:paraId="458180E9" w14:textId="77777777" w:rsidR="00996552" w:rsidRDefault="002D0D3F">
      <w:pPr>
        <w:spacing w:before="51"/>
        <w:ind w:left="38"/>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3"/>
          <w:sz w:val="24"/>
          <w:szCs w:val="24"/>
          <w:lang w:eastAsia="zh-CN"/>
        </w:rPr>
        <w:t>P</w:t>
      </w:r>
      <w:r>
        <w:rPr>
          <w:rFonts w:ascii="Bookman Old Style" w:eastAsia="Bookman Old Style" w:hAnsi="Bookman Old Style" w:cs="Bookman Old Style"/>
          <w:i/>
          <w:spacing w:val="2"/>
          <w:position w:val="-3"/>
          <w:sz w:val="16"/>
          <w:szCs w:val="16"/>
          <w:lang w:eastAsia="zh-CN"/>
        </w:rPr>
        <w:t>i</w:t>
      </w:r>
    </w:p>
    <w:p w14:paraId="143B4E3A" w14:textId="77777777" w:rsidR="00996552" w:rsidRDefault="002D0D3F">
      <w:pPr>
        <w:spacing w:before="191" w:line="224" w:lineRule="exact"/>
        <w:ind w:left="305"/>
        <w:rPr>
          <w:rFonts w:ascii="Times New Roman" w:eastAsia="Times New Roman" w:hAnsi="Times New Roman" w:cs="Times New Roman"/>
          <w:sz w:val="24"/>
          <w:szCs w:val="24"/>
          <w:lang w:eastAsia="zh-CN"/>
        </w:rPr>
      </w:pPr>
      <w:r>
        <w:rPr>
          <w:lang w:eastAsia="zh-CN"/>
        </w:rPr>
        <w:br w:type="column"/>
      </w:r>
      <w:r>
        <w:rPr>
          <w:rFonts w:ascii="Times New Roman" w:eastAsia="Times New Roman" w:hAnsi="Times New Roman" w:cs="Times New Roman"/>
          <w:spacing w:val="2"/>
          <w:sz w:val="24"/>
          <w:szCs w:val="24"/>
          <w:u w:val="single" w:color="000000"/>
          <w:lang w:eastAsia="zh-CN"/>
        </w:rPr>
        <w:lastRenderedPageBreak/>
        <w:t>∂</w:t>
      </w:r>
      <w:r>
        <w:rPr>
          <w:rFonts w:ascii="Times New Roman" w:eastAsia="Times New Roman" w:hAnsi="Times New Roman" w:cs="Times New Roman"/>
          <w:i/>
          <w:spacing w:val="3"/>
          <w:sz w:val="24"/>
          <w:szCs w:val="24"/>
          <w:u w:val="single" w:color="000000"/>
          <w:lang w:eastAsia="zh-CN"/>
        </w:rPr>
        <w:t>G</w:t>
      </w:r>
    </w:p>
    <w:p w14:paraId="4234C9E8" w14:textId="77777777" w:rsidR="00996552" w:rsidRDefault="00025C9E">
      <w:pPr>
        <w:spacing w:line="380" w:lineRule="exact"/>
        <w:ind w:left="53"/>
        <w:rPr>
          <w:rFonts w:ascii="Times New Roman" w:eastAsia="Times New Roman" w:hAnsi="Times New Roman" w:cs="Times New Roman"/>
          <w:sz w:val="24"/>
          <w:szCs w:val="24"/>
          <w:lang w:eastAsia="zh-CN"/>
        </w:rPr>
      </w:pPr>
      <w:r>
        <w:rPr>
          <w:rFonts w:eastAsiaTheme="minorHAnsi"/>
        </w:rPr>
        <w:pict w14:anchorId="2ADDF2A8">
          <v:shape id="_x0000_s3809" type="#_x0000_t202" style="position:absolute;left:0;text-align:left;margin-left:380.7pt;margin-top:11.95pt;width:2.55pt;height:8pt;z-index:-280264;mso-position-horizontal-relative:page" filled="f" stroked="f">
            <v:textbox inset="0,0,0,0">
              <w:txbxContent>
                <w:p w14:paraId="1EA2E936"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w w:val="115"/>
                      <w:sz w:val="16"/>
                    </w:rPr>
                    <w:t>i</w:t>
                  </w:r>
                </w:p>
              </w:txbxContent>
            </v:textbox>
            <w10:wrap anchorx="page"/>
          </v:shape>
        </w:pict>
      </w:r>
      <w:r w:rsidR="002D0D3F">
        <w:rPr>
          <w:rFonts w:ascii="Georgia" w:eastAsia="Georgia" w:hAnsi="Georgia" w:cs="Georgia"/>
          <w:position w:val="16"/>
          <w:sz w:val="24"/>
          <w:szCs w:val="24"/>
          <w:lang w:eastAsia="zh-CN"/>
        </w:rPr>
        <w:t>+</w:t>
      </w:r>
      <w:r w:rsidR="002D0D3F">
        <w:rPr>
          <w:rFonts w:ascii="Georgia" w:eastAsia="Georgia" w:hAnsi="Georgia" w:cs="Georgia"/>
          <w:spacing w:val="25"/>
          <w:position w:val="16"/>
          <w:sz w:val="24"/>
          <w:szCs w:val="24"/>
          <w:lang w:eastAsia="zh-CN"/>
        </w:rPr>
        <w:t xml:space="preserve"> </w:t>
      </w:r>
      <w:r w:rsidR="002D0D3F">
        <w:rPr>
          <w:rFonts w:ascii="Times New Roman" w:eastAsia="Times New Roman" w:hAnsi="Times New Roman" w:cs="Times New Roman"/>
          <w:spacing w:val="8"/>
          <w:sz w:val="24"/>
          <w:szCs w:val="24"/>
          <w:lang w:eastAsia="zh-CN"/>
        </w:rPr>
        <w:t>∂</w:t>
      </w:r>
      <w:r w:rsidR="002D0D3F">
        <w:rPr>
          <w:rFonts w:ascii="Times New Roman" w:eastAsia="Times New Roman" w:hAnsi="Times New Roman" w:cs="Times New Roman"/>
          <w:i/>
          <w:spacing w:val="9"/>
          <w:sz w:val="24"/>
          <w:szCs w:val="24"/>
          <w:lang w:eastAsia="zh-CN"/>
        </w:rPr>
        <w:t>P</w:t>
      </w:r>
    </w:p>
    <w:p w14:paraId="7E32A404" w14:textId="77777777" w:rsidR="00996552" w:rsidRDefault="002D0D3F">
      <w:pPr>
        <w:spacing w:before="9"/>
        <w:rPr>
          <w:rFonts w:ascii="Times New Roman" w:eastAsia="Times New Roman" w:hAnsi="Times New Roman" w:cs="Times New Roman"/>
          <w:i/>
          <w:sz w:val="30"/>
          <w:szCs w:val="30"/>
          <w:lang w:eastAsia="zh-CN"/>
        </w:rPr>
      </w:pPr>
      <w:r>
        <w:rPr>
          <w:lang w:eastAsia="zh-CN"/>
        </w:rPr>
        <w:br w:type="column"/>
      </w:r>
    </w:p>
    <w:p w14:paraId="77CB2C61" w14:textId="77777777" w:rsidR="00996552" w:rsidRDefault="002D0D3F">
      <w:pPr>
        <w:pStyle w:val="a3"/>
        <w:ind w:left="0" w:right="115"/>
        <w:jc w:val="right"/>
        <w:rPr>
          <w:rFonts w:ascii="Times New Roman" w:eastAsia="Times New Roman" w:hAnsi="Times New Roman" w:cs="Times New Roman"/>
          <w:lang w:eastAsia="zh-CN"/>
        </w:rPr>
      </w:pPr>
      <w:r>
        <w:rPr>
          <w:rFonts w:ascii="Times New Roman"/>
          <w:lang w:eastAsia="zh-CN"/>
        </w:rPr>
        <w:t>(3.27)</w:t>
      </w:r>
    </w:p>
    <w:p w14:paraId="48727A0D"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7" w:space="720" w:equalWidth="0">
            <w:col w:w="3263" w:space="40"/>
            <w:col w:w="777" w:space="40"/>
            <w:col w:w="461" w:space="40"/>
            <w:col w:w="294" w:space="40"/>
            <w:col w:w="372" w:space="40"/>
            <w:col w:w="622" w:space="40"/>
            <w:col w:w="2521"/>
          </w:cols>
        </w:sectPr>
      </w:pPr>
    </w:p>
    <w:p w14:paraId="6AC12574" w14:textId="77777777" w:rsidR="00996552" w:rsidRDefault="002D0D3F">
      <w:pPr>
        <w:pStyle w:val="a3"/>
        <w:spacing w:before="110" w:line="268" w:lineRule="auto"/>
        <w:ind w:left="597" w:right="115"/>
        <w:rPr>
          <w:lang w:eastAsia="zh-CN"/>
        </w:rPr>
      </w:pPr>
      <w:r>
        <w:rPr>
          <w:spacing w:val="2"/>
          <w:lang w:eastAsia="zh-CN"/>
        </w:rPr>
        <w:lastRenderedPageBreak/>
        <w:t>式</w:t>
      </w:r>
      <w:hyperlink w:anchor="_bookmark74" w:history="1">
        <w:r>
          <w:rPr>
            <w:rFonts w:ascii="Times New Roman" w:eastAsia="Times New Roman" w:hAnsi="Times New Roman" w:cs="Times New Roman"/>
            <w:spacing w:val="2"/>
            <w:lang w:eastAsia="zh-CN"/>
          </w:rPr>
          <w:t>3.27</w:t>
        </w:r>
      </w:hyperlink>
      <w:r>
        <w:rPr>
          <w:spacing w:val="2"/>
          <w:lang w:eastAsia="zh-CN"/>
        </w:rPr>
        <w:t>中，</w:t>
      </w:r>
      <w:r>
        <w:rPr>
          <w:rFonts w:ascii="Times New Roman" w:eastAsia="Times New Roman" w:hAnsi="Times New Roman" w:cs="Times New Roman"/>
          <w:i/>
          <w:spacing w:val="2"/>
          <w:lang w:eastAsia="zh-CN"/>
        </w:rPr>
        <w:t>P</w:t>
      </w:r>
      <w:r>
        <w:rPr>
          <w:rFonts w:ascii="Bookman Old Style" w:eastAsia="Bookman Old Style" w:hAnsi="Bookman Old Style" w:cs="Bookman Old Style"/>
          <w:i/>
          <w:spacing w:val="1"/>
          <w:position w:val="-3"/>
          <w:sz w:val="16"/>
          <w:szCs w:val="16"/>
          <w:lang w:eastAsia="zh-CN"/>
        </w:rPr>
        <w:t>LO</w:t>
      </w:r>
      <w:r>
        <w:rPr>
          <w:rFonts w:ascii="Bookman Old Style" w:eastAsia="Bookman Old Style" w:hAnsi="Bookman Old Style" w:cs="Bookman Old Style"/>
          <w:i/>
          <w:spacing w:val="2"/>
          <w:position w:val="-3"/>
          <w:sz w:val="16"/>
          <w:szCs w:val="16"/>
          <w:lang w:eastAsia="zh-CN"/>
        </w:rPr>
        <w:t>SS</w:t>
      </w:r>
      <w:r>
        <w:rPr>
          <w:rFonts w:ascii="Bookman Old Style" w:eastAsia="Bookman Old Style" w:hAnsi="Bookman Old Style" w:cs="Bookman Old Style"/>
          <w:i/>
          <w:spacing w:val="29"/>
          <w:position w:val="-3"/>
          <w:sz w:val="16"/>
          <w:szCs w:val="16"/>
          <w:lang w:eastAsia="zh-CN"/>
        </w:rPr>
        <w:t xml:space="preserve"> </w:t>
      </w:r>
      <w:r>
        <w:rPr>
          <w:spacing w:val="-1"/>
          <w:lang w:eastAsia="zh-CN"/>
        </w:rPr>
        <w:t>为系统支路损耗，</w:t>
      </w:r>
      <w:r>
        <w:rPr>
          <w:rFonts w:ascii="Times New Roman" w:eastAsia="Times New Roman" w:hAnsi="Times New Roman" w:cs="Times New Roman"/>
          <w:i/>
          <w:spacing w:val="-1"/>
          <w:lang w:eastAsia="zh-CN"/>
        </w:rPr>
        <w:t>P</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29"/>
          <w:position w:val="-3"/>
          <w:sz w:val="16"/>
          <w:szCs w:val="16"/>
          <w:lang w:eastAsia="zh-CN"/>
        </w:rPr>
        <w:t xml:space="preserve"> </w:t>
      </w:r>
      <w:r>
        <w:rPr>
          <w:lang w:eastAsia="zh-CN"/>
        </w:rPr>
        <w:t>为负荷节点功率。</w:t>
      </w:r>
      <w:r>
        <w:rPr>
          <w:spacing w:val="24"/>
          <w:lang w:eastAsia="zh-CN"/>
        </w:rPr>
        <w:t xml:space="preserve"> </w:t>
      </w:r>
      <w:r>
        <w:rPr>
          <w:lang w:eastAsia="zh-CN"/>
        </w:rPr>
        <w:t>本文就电网有功损耗对灵敏度表达式进行推导，电网有功损耗的表达式：</w:t>
      </w:r>
    </w:p>
    <w:p w14:paraId="0EC6C017" w14:textId="77777777" w:rsidR="00996552" w:rsidRDefault="002D0D3F">
      <w:pPr>
        <w:tabs>
          <w:tab w:val="left" w:pos="595"/>
        </w:tabs>
        <w:spacing w:before="113" w:line="120" w:lineRule="exact"/>
        <w:ind w:left="238"/>
        <w:jc w:val="center"/>
        <w:rPr>
          <w:rFonts w:ascii="Bookman Old Style" w:eastAsia="Bookman Old Style" w:hAnsi="Bookman Old Style" w:cs="Bookman Old Style"/>
          <w:sz w:val="16"/>
          <w:szCs w:val="16"/>
        </w:rPr>
      </w:pPr>
      <w:bookmarkStart w:id="125" w:name="_bookmark75"/>
      <w:bookmarkEnd w:id="125"/>
      <w:r>
        <w:rPr>
          <w:rFonts w:ascii="Bookman Old Style"/>
          <w:i/>
          <w:w w:val="90"/>
          <w:sz w:val="16"/>
        </w:rPr>
        <w:t>n</w:t>
      </w:r>
      <w:r>
        <w:rPr>
          <w:rFonts w:ascii="Bookman Old Style"/>
          <w:i/>
          <w:w w:val="90"/>
          <w:sz w:val="16"/>
        </w:rPr>
        <w:tab/>
      </w:r>
      <w:r>
        <w:rPr>
          <w:rFonts w:ascii="Bookman Old Style"/>
          <w:i/>
          <w:sz w:val="16"/>
        </w:rPr>
        <w:t>n</w:t>
      </w:r>
    </w:p>
    <w:p w14:paraId="79C3E9E0" w14:textId="77777777" w:rsidR="00996552" w:rsidRDefault="00996552">
      <w:pPr>
        <w:spacing w:line="120"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6BF02711" w14:textId="77777777" w:rsidR="00996552" w:rsidRDefault="00025C9E">
      <w:pPr>
        <w:tabs>
          <w:tab w:val="left" w:pos="5249"/>
        </w:tabs>
        <w:spacing w:line="397" w:lineRule="exact"/>
        <w:ind w:left="3164"/>
        <w:rPr>
          <w:rFonts w:ascii="Bookman Old Style" w:eastAsia="Bookman Old Style" w:hAnsi="Bookman Old Style" w:cs="Bookman Old Style"/>
          <w:sz w:val="16"/>
          <w:szCs w:val="16"/>
        </w:rPr>
      </w:pPr>
      <w:r>
        <w:rPr>
          <w:rFonts w:eastAsiaTheme="minorHAnsi"/>
        </w:rPr>
        <w:lastRenderedPageBreak/>
        <w:pict w14:anchorId="1FB2E7E2">
          <v:shape id="_x0000_s3808" type="#_x0000_t202" style="position:absolute;left:0;text-align:left;margin-left:330.65pt;margin-top:6.95pt;width:15.55pt;height:14pt;z-index:-280240;mso-position-horizontal-relative:page" filled="f" stroked="f">
            <v:textbox inset="0,0,0,0">
              <w:txbxContent>
                <w:p w14:paraId="32E797CE" w14:textId="77777777" w:rsidR="00025C9E" w:rsidRDefault="00025C9E">
                  <w:pPr>
                    <w:spacing w:line="280" w:lineRule="exact"/>
                    <w:rPr>
                      <w:rFonts w:ascii="Times New Roman" w:eastAsia="Times New Roman" w:hAnsi="Times New Roman" w:cs="Times New Roman"/>
                      <w:sz w:val="24"/>
                      <w:szCs w:val="24"/>
                    </w:rPr>
                  </w:pPr>
                  <w:r>
                    <w:rPr>
                      <w:rFonts w:ascii="Bookman Old Style"/>
                      <w:i/>
                      <w:w w:val="110"/>
                      <w:sz w:val="16"/>
                    </w:rPr>
                    <w:t>i</w:t>
                  </w:r>
                  <w:r>
                    <w:rPr>
                      <w:rFonts w:ascii="Bookman Old Style"/>
                      <w:i/>
                      <w:spacing w:val="-44"/>
                      <w:w w:val="110"/>
                      <w:sz w:val="16"/>
                    </w:rPr>
                    <w:t xml:space="preserve"> </w:t>
                  </w:r>
                  <w:r>
                    <w:rPr>
                      <w:rFonts w:ascii="Bookman Old Style"/>
                      <w:i/>
                      <w:w w:val="110"/>
                      <w:sz w:val="16"/>
                    </w:rPr>
                    <w:t>j</w:t>
                  </w:r>
                  <w:r>
                    <w:rPr>
                      <w:rFonts w:ascii="Bookman Old Style"/>
                      <w:i/>
                      <w:spacing w:val="-42"/>
                      <w:w w:val="110"/>
                      <w:sz w:val="16"/>
                    </w:rPr>
                    <w:t xml:space="preserve"> </w:t>
                  </w:r>
                  <w:r>
                    <w:rPr>
                      <w:rFonts w:ascii="Times New Roman"/>
                      <w:i/>
                      <w:w w:val="110"/>
                      <w:position w:val="6"/>
                      <w:sz w:val="24"/>
                    </w:rPr>
                    <w:t>G</w:t>
                  </w:r>
                </w:p>
              </w:txbxContent>
            </v:textbox>
            <w10:wrap anchorx="page"/>
          </v:shape>
        </w:pict>
      </w:r>
      <w:r w:rsidR="002D0D3F">
        <w:rPr>
          <w:rFonts w:ascii="Times New Roman" w:eastAsia="Times New Roman" w:hAnsi="Times New Roman" w:cs="Times New Roman"/>
          <w:i/>
          <w:spacing w:val="4"/>
          <w:w w:val="110"/>
          <w:position w:val="4"/>
          <w:sz w:val="24"/>
          <w:szCs w:val="24"/>
        </w:rPr>
        <w:t>P</w:t>
      </w:r>
      <w:r w:rsidR="002D0D3F">
        <w:rPr>
          <w:rFonts w:ascii="Bookman Old Style" w:eastAsia="Bookman Old Style" w:hAnsi="Bookman Old Style" w:cs="Bookman Old Style"/>
          <w:i/>
          <w:spacing w:val="4"/>
          <w:w w:val="110"/>
          <w:sz w:val="16"/>
          <w:szCs w:val="16"/>
        </w:rPr>
        <w:t>LOSS</w:t>
      </w:r>
      <w:r w:rsidR="002D0D3F">
        <w:rPr>
          <w:rFonts w:ascii="Bookman Old Style" w:eastAsia="Bookman Old Style" w:hAnsi="Bookman Old Style" w:cs="Bookman Old Style"/>
          <w:i/>
          <w:spacing w:val="29"/>
          <w:w w:val="110"/>
          <w:sz w:val="16"/>
          <w:szCs w:val="16"/>
        </w:rPr>
        <w:t xml:space="preserve"> </w:t>
      </w:r>
      <w:r w:rsidR="002D0D3F">
        <w:rPr>
          <w:rFonts w:ascii="Georgia" w:eastAsia="Georgia" w:hAnsi="Georgia" w:cs="Georgia"/>
          <w:w w:val="110"/>
          <w:position w:val="4"/>
          <w:sz w:val="24"/>
          <w:szCs w:val="24"/>
        </w:rPr>
        <w:t>=</w:t>
      </w:r>
      <w:r w:rsidR="002D0D3F">
        <w:rPr>
          <w:rFonts w:ascii="Georgia" w:eastAsia="Georgia" w:hAnsi="Georgia" w:cs="Georgia"/>
          <w:spacing w:val="2"/>
          <w:w w:val="110"/>
          <w:position w:val="4"/>
          <w:sz w:val="24"/>
          <w:szCs w:val="24"/>
        </w:rPr>
        <w:t xml:space="preserve"> </w:t>
      </w:r>
      <w:r w:rsidR="002D0D3F">
        <w:rPr>
          <w:rFonts w:ascii="宋体" w:eastAsia="宋体" w:hAnsi="宋体" w:cs="宋体"/>
          <w:w w:val="110"/>
          <w:position w:val="28"/>
          <w:sz w:val="24"/>
          <w:szCs w:val="24"/>
        </w:rPr>
        <w:t>飞</w:t>
      </w:r>
      <w:r w:rsidR="002D0D3F">
        <w:rPr>
          <w:rFonts w:ascii="宋体" w:eastAsia="宋体" w:hAnsi="宋体" w:cs="宋体"/>
          <w:spacing w:val="-93"/>
          <w:w w:val="110"/>
          <w:position w:val="28"/>
          <w:sz w:val="24"/>
          <w:szCs w:val="24"/>
        </w:rPr>
        <w:t xml:space="preserve"> </w:t>
      </w:r>
      <w:r w:rsidR="002D0D3F">
        <w:rPr>
          <w:rFonts w:ascii="宋体" w:eastAsia="宋体" w:hAnsi="宋体" w:cs="宋体"/>
          <w:w w:val="110"/>
          <w:position w:val="28"/>
          <w:sz w:val="24"/>
          <w:szCs w:val="24"/>
        </w:rPr>
        <w:t>飞</w:t>
      </w:r>
      <w:r w:rsidR="002D0D3F">
        <w:rPr>
          <w:rFonts w:ascii="宋体" w:eastAsia="宋体" w:hAnsi="宋体" w:cs="宋体"/>
          <w:spacing w:val="-98"/>
          <w:w w:val="110"/>
          <w:position w:val="28"/>
          <w:sz w:val="24"/>
          <w:szCs w:val="24"/>
        </w:rPr>
        <w:t xml:space="preserve"> </w:t>
      </w:r>
      <w:r w:rsidR="002D0D3F">
        <w:rPr>
          <w:rFonts w:ascii="Times New Roman" w:eastAsia="Times New Roman" w:hAnsi="Times New Roman" w:cs="Times New Roman"/>
          <w:i/>
          <w:spacing w:val="6"/>
          <w:w w:val="110"/>
          <w:position w:val="4"/>
          <w:sz w:val="24"/>
          <w:szCs w:val="24"/>
        </w:rPr>
        <w:t>U</w:t>
      </w:r>
      <w:r w:rsidR="002D0D3F">
        <w:rPr>
          <w:rFonts w:ascii="Palatino Linotype" w:eastAsia="Palatino Linotype" w:hAnsi="Palatino Linotype" w:cs="Palatino Linotype"/>
          <w:spacing w:val="6"/>
          <w:w w:val="110"/>
          <w:position w:val="14"/>
          <w:sz w:val="16"/>
          <w:szCs w:val="16"/>
        </w:rPr>
        <w:t>2</w:t>
      </w:r>
      <w:r w:rsidR="002D0D3F">
        <w:rPr>
          <w:rFonts w:ascii="Palatino Linotype" w:eastAsia="Palatino Linotype" w:hAnsi="Palatino Linotype" w:cs="Palatino Linotype"/>
          <w:spacing w:val="6"/>
          <w:w w:val="110"/>
          <w:position w:val="14"/>
          <w:sz w:val="16"/>
          <w:szCs w:val="16"/>
        </w:rPr>
        <w:tab/>
      </w:r>
      <w:r w:rsidR="002D0D3F">
        <w:rPr>
          <w:rFonts w:ascii="Bookman Old Style" w:eastAsia="Bookman Old Style" w:hAnsi="Bookman Old Style" w:cs="Bookman Old Style"/>
          <w:i/>
          <w:w w:val="110"/>
          <w:sz w:val="16"/>
          <w:szCs w:val="16"/>
        </w:rPr>
        <w:t>i</w:t>
      </w:r>
      <w:r w:rsidR="002D0D3F">
        <w:rPr>
          <w:rFonts w:ascii="Bookman Old Style" w:eastAsia="Bookman Old Style" w:hAnsi="Bookman Old Style" w:cs="Bookman Old Style"/>
          <w:i/>
          <w:spacing w:val="-35"/>
          <w:w w:val="110"/>
          <w:sz w:val="16"/>
          <w:szCs w:val="16"/>
        </w:rPr>
        <w:t xml:space="preserve"> </w:t>
      </w:r>
      <w:r w:rsidR="002D0D3F">
        <w:rPr>
          <w:rFonts w:ascii="Bookman Old Style" w:eastAsia="Bookman Old Style" w:hAnsi="Bookman Old Style" w:cs="Bookman Old Style"/>
          <w:i/>
          <w:w w:val="110"/>
          <w:sz w:val="16"/>
          <w:szCs w:val="16"/>
        </w:rPr>
        <w:t>j</w:t>
      </w:r>
    </w:p>
    <w:p w14:paraId="77179834" w14:textId="77777777" w:rsidR="00996552" w:rsidRDefault="002D0D3F">
      <w:pPr>
        <w:pStyle w:val="a3"/>
        <w:spacing w:before="100"/>
        <w:ind w:left="0" w:right="115"/>
        <w:jc w:val="right"/>
        <w:rPr>
          <w:rFonts w:ascii="Times New Roman" w:eastAsia="Times New Roman" w:hAnsi="Times New Roman" w:cs="Times New Roman"/>
        </w:rPr>
      </w:pPr>
      <w:r>
        <w:br w:type="column"/>
      </w:r>
      <w:r>
        <w:rPr>
          <w:rFonts w:ascii="Times New Roman"/>
        </w:rPr>
        <w:lastRenderedPageBreak/>
        <w:t>(3.28)</w:t>
      </w:r>
    </w:p>
    <w:p w14:paraId="5F370BC8" w14:textId="77777777" w:rsidR="00996552" w:rsidRDefault="00996552">
      <w:pPr>
        <w:jc w:val="righ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5368" w:space="40"/>
            <w:col w:w="3142"/>
          </w:cols>
        </w:sectPr>
      </w:pPr>
    </w:p>
    <w:p w14:paraId="5DCBF276" w14:textId="77777777" w:rsidR="00996552" w:rsidRDefault="002D0D3F">
      <w:pPr>
        <w:spacing w:before="29"/>
        <w:jc w:val="right"/>
        <w:rPr>
          <w:rFonts w:ascii="Palatino Linotype" w:eastAsia="Palatino Linotype" w:hAnsi="Palatino Linotype" w:cs="Palatino Linotype"/>
          <w:sz w:val="16"/>
          <w:szCs w:val="16"/>
        </w:rPr>
      </w:pPr>
      <w:r>
        <w:rPr>
          <w:rFonts w:ascii="Bookman Old Style"/>
          <w:i/>
          <w:spacing w:val="5"/>
          <w:sz w:val="16"/>
        </w:rPr>
        <w:lastRenderedPageBreak/>
        <w:t>i</w:t>
      </w:r>
      <w:r>
        <w:rPr>
          <w:rFonts w:ascii="Georgia"/>
          <w:sz w:val="16"/>
        </w:rPr>
        <w:t>=</w:t>
      </w:r>
      <w:r>
        <w:rPr>
          <w:rFonts w:ascii="Palatino Linotype"/>
          <w:sz w:val="16"/>
        </w:rPr>
        <w:t>1</w:t>
      </w:r>
    </w:p>
    <w:p w14:paraId="74218DE7" w14:textId="77777777" w:rsidR="00996552" w:rsidRDefault="002D0D3F">
      <w:pPr>
        <w:spacing w:before="29"/>
        <w:ind w:left="85"/>
        <w:rPr>
          <w:rFonts w:ascii="Palatino Linotype" w:eastAsia="Palatino Linotype" w:hAnsi="Palatino Linotype" w:cs="Palatino Linotype"/>
          <w:sz w:val="16"/>
          <w:szCs w:val="16"/>
        </w:rPr>
      </w:pPr>
      <w:r>
        <w:br w:type="column"/>
      </w:r>
      <w:r>
        <w:rPr>
          <w:rFonts w:ascii="Bookman Old Style"/>
          <w:i/>
          <w:spacing w:val="1"/>
          <w:sz w:val="16"/>
        </w:rPr>
        <w:lastRenderedPageBreak/>
        <w:t>j</w:t>
      </w:r>
      <w:r>
        <w:rPr>
          <w:rFonts w:ascii="Georgia"/>
          <w:spacing w:val="2"/>
          <w:sz w:val="16"/>
        </w:rPr>
        <w:t>=</w:t>
      </w:r>
      <w:r>
        <w:rPr>
          <w:rFonts w:ascii="Palatino Linotype"/>
          <w:spacing w:val="2"/>
          <w:sz w:val="16"/>
        </w:rPr>
        <w:t>1</w:t>
      </w:r>
    </w:p>
    <w:p w14:paraId="464DCC7B" w14:textId="77777777" w:rsidR="00996552" w:rsidRDefault="00996552">
      <w:pPr>
        <w:rPr>
          <w:rFonts w:ascii="Palatino Linotype" w:eastAsia="Palatino Linotype" w:hAnsi="Palatino Linotype" w:cs="Palatino Linotype"/>
          <w:sz w:val="16"/>
          <w:szCs w:val="16"/>
        </w:rPr>
        <w:sectPr w:rsidR="00996552">
          <w:type w:val="continuous"/>
          <w:pgSz w:w="11910" w:h="16840"/>
          <w:pgMar w:top="1580" w:right="1680" w:bottom="280" w:left="1680" w:header="720" w:footer="720" w:gutter="0"/>
          <w:cols w:num="2" w:space="720" w:equalWidth="0">
            <w:col w:w="4332" w:space="40"/>
            <w:col w:w="4178"/>
          </w:cols>
        </w:sectPr>
      </w:pPr>
    </w:p>
    <w:p w14:paraId="31AA6460" w14:textId="77777777" w:rsidR="00996552" w:rsidRDefault="00996552">
      <w:pPr>
        <w:spacing w:before="2"/>
        <w:rPr>
          <w:rFonts w:ascii="Palatino Linotype" w:eastAsia="Palatino Linotype" w:hAnsi="Palatino Linotype" w:cs="Palatino Linotype"/>
          <w:sz w:val="17"/>
          <w:szCs w:val="17"/>
        </w:rPr>
      </w:pPr>
    </w:p>
    <w:p w14:paraId="70D97A9C" w14:textId="77777777" w:rsidR="00996552" w:rsidRDefault="002D0D3F">
      <w:pPr>
        <w:spacing w:before="26" w:line="268" w:lineRule="auto"/>
        <w:ind w:left="597" w:right="99"/>
        <w:rPr>
          <w:rFonts w:ascii="宋体" w:eastAsia="宋体" w:hAnsi="宋体" w:cs="宋体"/>
          <w:sz w:val="24"/>
          <w:szCs w:val="24"/>
        </w:rPr>
      </w:pPr>
      <w:r>
        <w:rPr>
          <w:rFonts w:ascii="宋体" w:eastAsia="宋体" w:hAnsi="宋体" w:cs="宋体"/>
          <w:sz w:val="24"/>
          <w:szCs w:val="24"/>
          <w:lang w:eastAsia="zh-CN"/>
        </w:rPr>
        <w:t>式</w:t>
      </w:r>
      <w:hyperlink w:anchor="_bookmark75" w:history="1">
        <w:r>
          <w:rPr>
            <w:rFonts w:ascii="Times New Roman" w:eastAsia="Times New Roman" w:hAnsi="Times New Roman" w:cs="Times New Roman"/>
            <w:sz w:val="24"/>
            <w:szCs w:val="24"/>
            <w:lang w:eastAsia="zh-CN"/>
          </w:rPr>
          <w:t>3.28</w:t>
        </w:r>
      </w:hyperlink>
      <w:r>
        <w:rPr>
          <w:rFonts w:ascii="宋体" w:eastAsia="宋体" w:hAnsi="宋体" w:cs="宋体"/>
          <w:sz w:val="24"/>
          <w:szCs w:val="24"/>
          <w:lang w:eastAsia="zh-CN"/>
        </w:rPr>
        <w:t>中</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z w:val="24"/>
          <w:szCs w:val="24"/>
          <w:lang w:eastAsia="zh-CN"/>
        </w:rPr>
        <w:t>为节点</w:t>
      </w:r>
      <w:r>
        <w:rPr>
          <w:rFonts w:ascii="宋体" w:eastAsia="宋体" w:hAnsi="宋体" w:cs="宋体"/>
          <w:spacing w:val="-63"/>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1"/>
          <w:sz w:val="24"/>
          <w:szCs w:val="24"/>
          <w:lang w:eastAsia="zh-CN"/>
        </w:rPr>
        <w:t xml:space="preserve"> </w:t>
      </w:r>
      <w:r>
        <w:rPr>
          <w:rFonts w:ascii="宋体" w:eastAsia="宋体" w:hAnsi="宋体" w:cs="宋体"/>
          <w:sz w:val="24"/>
          <w:szCs w:val="24"/>
          <w:lang w:eastAsia="zh-CN"/>
        </w:rPr>
        <w:t>和节点</w:t>
      </w:r>
      <w:r>
        <w:rPr>
          <w:rFonts w:ascii="宋体" w:eastAsia="宋体" w:hAnsi="宋体" w:cs="宋体"/>
          <w:spacing w:val="-32"/>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8"/>
          <w:sz w:val="24"/>
          <w:szCs w:val="24"/>
          <w:lang w:eastAsia="zh-CN"/>
        </w:rPr>
        <w:t xml:space="preserve"> </w:t>
      </w:r>
      <w:r>
        <w:rPr>
          <w:rFonts w:ascii="宋体" w:eastAsia="宋体" w:hAnsi="宋体" w:cs="宋体"/>
          <w:spacing w:val="2"/>
          <w:sz w:val="24"/>
          <w:szCs w:val="24"/>
          <w:lang w:eastAsia="zh-CN"/>
        </w:rPr>
        <w:t>的电压差，</w:t>
      </w:r>
      <w:r>
        <w:rPr>
          <w:rFonts w:ascii="Times New Roman" w:eastAsia="Times New Roman" w:hAnsi="Times New Roman" w:cs="Times New Roman"/>
          <w:i/>
          <w:spacing w:val="2"/>
          <w:sz w:val="24"/>
          <w:szCs w:val="24"/>
          <w:lang w:eastAsia="zh-CN"/>
        </w:rPr>
        <w:t>G</w:t>
      </w:r>
      <w:r>
        <w:rPr>
          <w:rFonts w:ascii="Bookman Old Style" w:eastAsia="Bookman Old Style" w:hAnsi="Bookman Old Style" w:cs="Bookman Old Style"/>
          <w:i/>
          <w:spacing w:val="1"/>
          <w:position w:val="-3"/>
          <w:sz w:val="16"/>
          <w:szCs w:val="16"/>
          <w:lang w:eastAsia="zh-CN"/>
        </w:rPr>
        <w:t>ij</w:t>
      </w:r>
      <w:r>
        <w:rPr>
          <w:rFonts w:ascii="Bookman Old Style" w:eastAsia="Bookman Old Style" w:hAnsi="Bookman Old Style" w:cs="Bookman Old Style"/>
          <w:i/>
          <w:spacing w:val="35"/>
          <w:position w:val="-3"/>
          <w:sz w:val="16"/>
          <w:szCs w:val="16"/>
          <w:lang w:eastAsia="zh-CN"/>
        </w:rPr>
        <w:t xml:space="preserve"> </w:t>
      </w:r>
      <w:r>
        <w:rPr>
          <w:rFonts w:ascii="宋体" w:eastAsia="宋体" w:hAnsi="宋体" w:cs="宋体"/>
          <w:sz w:val="24"/>
          <w:szCs w:val="24"/>
          <w:lang w:eastAsia="zh-CN"/>
        </w:rPr>
        <w:t>为节点</w:t>
      </w:r>
      <w:r>
        <w:rPr>
          <w:rFonts w:ascii="宋体" w:eastAsia="宋体" w:hAnsi="宋体" w:cs="宋体"/>
          <w:spacing w:val="-64"/>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1"/>
          <w:sz w:val="24"/>
          <w:szCs w:val="24"/>
          <w:lang w:eastAsia="zh-CN"/>
        </w:rPr>
        <w:t xml:space="preserve"> </w:t>
      </w:r>
      <w:r>
        <w:rPr>
          <w:rFonts w:ascii="宋体" w:eastAsia="宋体" w:hAnsi="宋体" w:cs="宋体"/>
          <w:sz w:val="24"/>
          <w:szCs w:val="24"/>
          <w:lang w:eastAsia="zh-CN"/>
        </w:rPr>
        <w:t>和节点</w:t>
      </w:r>
      <w:r>
        <w:rPr>
          <w:rFonts w:ascii="宋体" w:eastAsia="宋体" w:hAnsi="宋体" w:cs="宋体"/>
          <w:spacing w:val="-3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8"/>
          <w:sz w:val="24"/>
          <w:szCs w:val="24"/>
          <w:lang w:eastAsia="zh-CN"/>
        </w:rPr>
        <w:t xml:space="preserve"> </w:t>
      </w:r>
      <w:r>
        <w:rPr>
          <w:rFonts w:ascii="宋体" w:eastAsia="宋体" w:hAnsi="宋体" w:cs="宋体"/>
          <w:sz w:val="24"/>
          <w:szCs w:val="24"/>
          <w:lang w:eastAsia="zh-CN"/>
        </w:rPr>
        <w:t>电导矩阵。</w:t>
      </w:r>
      <w:r>
        <w:rPr>
          <w:rFonts w:ascii="宋体" w:eastAsia="宋体" w:hAnsi="宋体" w:cs="宋体"/>
          <w:spacing w:val="26"/>
          <w:sz w:val="24"/>
          <w:szCs w:val="24"/>
          <w:lang w:eastAsia="zh-CN"/>
        </w:rPr>
        <w:t xml:space="preserve"> </w:t>
      </w:r>
      <w:r>
        <w:rPr>
          <w:rFonts w:ascii="宋体" w:eastAsia="宋体" w:hAnsi="宋体" w:cs="宋体"/>
          <w:sz w:val="24"/>
          <w:szCs w:val="24"/>
        </w:rPr>
        <w:t>令</w:t>
      </w:r>
    </w:p>
    <w:p w14:paraId="6241944D" w14:textId="77777777" w:rsidR="00996552" w:rsidRDefault="002D0D3F">
      <w:pPr>
        <w:spacing w:before="126" w:line="51" w:lineRule="exact"/>
        <w:ind w:right="2351"/>
        <w:jc w:val="center"/>
        <w:rPr>
          <w:rFonts w:ascii="Bookman Old Style" w:eastAsia="Bookman Old Style" w:hAnsi="Bookman Old Style" w:cs="Bookman Old Style"/>
          <w:sz w:val="16"/>
          <w:szCs w:val="16"/>
        </w:rPr>
      </w:pPr>
      <w:r>
        <w:rPr>
          <w:rFonts w:ascii="Bookman Old Style"/>
          <w:i/>
          <w:sz w:val="16"/>
        </w:rPr>
        <w:t>n</w:t>
      </w:r>
    </w:p>
    <w:p w14:paraId="08E341E4" w14:textId="77777777" w:rsidR="00996552" w:rsidRDefault="002D0D3F">
      <w:pPr>
        <w:spacing w:line="471" w:lineRule="exact"/>
        <w:ind w:left="2568"/>
        <w:rPr>
          <w:rFonts w:ascii="宋体" w:eastAsia="宋体" w:hAnsi="宋体" w:cs="宋体"/>
          <w:sz w:val="24"/>
          <w:szCs w:val="24"/>
        </w:rPr>
      </w:pPr>
      <w:r>
        <w:rPr>
          <w:rFonts w:ascii="Times New Roman" w:eastAsia="Times New Roman" w:hAnsi="Times New Roman" w:cs="Times New Roman"/>
          <w:i/>
          <w:spacing w:val="6"/>
          <w:sz w:val="24"/>
          <w:szCs w:val="24"/>
        </w:rPr>
        <w:t>I</w:t>
      </w:r>
      <w:r>
        <w:rPr>
          <w:rFonts w:ascii="Bookman Old Style" w:eastAsia="Bookman Old Style" w:hAnsi="Bookman Old Style" w:cs="Bookman Old Style"/>
          <w:i/>
          <w:spacing w:val="5"/>
          <w:position w:val="-3"/>
          <w:sz w:val="16"/>
          <w:szCs w:val="16"/>
        </w:rPr>
        <w:t>j</w:t>
      </w:r>
      <w:r>
        <w:rPr>
          <w:rFonts w:ascii="Bookman Old Style" w:eastAsia="Bookman Old Style" w:hAnsi="Bookman Old Style" w:cs="Bookman Old Style"/>
          <w:i/>
          <w:spacing w:val="35"/>
          <w:position w:val="-3"/>
          <w:sz w:val="16"/>
          <w:szCs w:val="16"/>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宋体" w:eastAsia="宋体" w:hAnsi="宋体" w:cs="宋体"/>
          <w:w w:val="110"/>
          <w:position w:val="25"/>
          <w:sz w:val="24"/>
          <w:szCs w:val="24"/>
        </w:rPr>
        <w:t>飞</w:t>
      </w:r>
      <w:r>
        <w:rPr>
          <w:rFonts w:ascii="宋体" w:eastAsia="宋体" w:hAnsi="宋体" w:cs="宋体"/>
          <w:spacing w:val="-99"/>
          <w:w w:val="110"/>
          <w:position w:val="25"/>
          <w:sz w:val="24"/>
          <w:szCs w:val="24"/>
        </w:rPr>
        <w:t xml:space="preserve"> </w:t>
      </w:r>
      <w:r>
        <w:rPr>
          <w:rFonts w:ascii="Times New Roman" w:eastAsia="Times New Roman" w:hAnsi="Times New Roman" w:cs="Times New Roman"/>
          <w:i/>
          <w:spacing w:val="5"/>
          <w:sz w:val="24"/>
          <w:szCs w:val="24"/>
        </w:rPr>
        <w:t>U</w:t>
      </w:r>
      <w:r>
        <w:rPr>
          <w:rFonts w:ascii="Bookman Old Style" w:eastAsia="Bookman Old Style" w:hAnsi="Bookman Old Style" w:cs="Bookman Old Style"/>
          <w:i/>
          <w:spacing w:val="4"/>
          <w:position w:val="-3"/>
          <w:sz w:val="16"/>
          <w:szCs w:val="16"/>
        </w:rPr>
        <w:t>j</w:t>
      </w:r>
      <w:r>
        <w:rPr>
          <w:rFonts w:ascii="Bookman Old Style" w:eastAsia="Bookman Old Style" w:hAnsi="Bookman Old Style" w:cs="Bookman Old Style"/>
          <w:i/>
          <w:spacing w:val="27"/>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10"/>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19"/>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2"/>
          <w:position w:val="-3"/>
          <w:sz w:val="16"/>
          <w:szCs w:val="16"/>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10"/>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19"/>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11637B3B" w14:textId="77777777" w:rsidR="00996552" w:rsidRDefault="002D0D3F">
      <w:pPr>
        <w:spacing w:before="25"/>
        <w:ind w:left="2271" w:right="4609"/>
        <w:jc w:val="center"/>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307B5123" w14:textId="77777777" w:rsidR="00996552" w:rsidRDefault="00996552">
      <w:pPr>
        <w:spacing w:before="1"/>
        <w:rPr>
          <w:rFonts w:ascii="Palatino Linotype" w:eastAsia="Palatino Linotype" w:hAnsi="Palatino Linotype" w:cs="Palatino Linotype"/>
        </w:rPr>
      </w:pPr>
    </w:p>
    <w:p w14:paraId="05E4893B" w14:textId="77777777" w:rsidR="00996552" w:rsidRDefault="002D0D3F">
      <w:pPr>
        <w:spacing w:before="74" w:line="51" w:lineRule="exact"/>
        <w:ind w:right="2351"/>
        <w:jc w:val="center"/>
        <w:rPr>
          <w:rFonts w:ascii="Bookman Old Style" w:eastAsia="Bookman Old Style" w:hAnsi="Bookman Old Style" w:cs="Bookman Old Style"/>
          <w:sz w:val="16"/>
          <w:szCs w:val="16"/>
        </w:rPr>
      </w:pPr>
      <w:r>
        <w:rPr>
          <w:rFonts w:ascii="Bookman Old Style"/>
          <w:i/>
          <w:sz w:val="16"/>
        </w:rPr>
        <w:t>n</w:t>
      </w:r>
    </w:p>
    <w:p w14:paraId="2B7143EC" w14:textId="77777777" w:rsidR="00996552" w:rsidRDefault="002D0D3F">
      <w:pPr>
        <w:spacing w:line="471" w:lineRule="exact"/>
        <w:ind w:left="2584"/>
        <w:rPr>
          <w:rFonts w:ascii="宋体" w:eastAsia="宋体" w:hAnsi="宋体" w:cs="宋体"/>
          <w:sz w:val="24"/>
          <w:szCs w:val="24"/>
        </w:rPr>
      </w:pPr>
      <w:r>
        <w:rPr>
          <w:rFonts w:ascii="Times New Roman" w:eastAsia="Times New Roman" w:hAnsi="Times New Roman" w:cs="Times New Roman"/>
          <w:i/>
          <w:spacing w:val="-1"/>
          <w:sz w:val="24"/>
          <w:szCs w:val="24"/>
        </w:rPr>
        <w:t>I</w:t>
      </w:r>
      <w:r>
        <w:rPr>
          <w:rFonts w:ascii="Bookman Old Style" w:eastAsia="Bookman Old Style" w:hAnsi="Bookman Old Style" w:cs="Bookman Old Style"/>
          <w:i/>
          <w:spacing w:val="-1"/>
          <w:position w:val="-3"/>
          <w:sz w:val="16"/>
          <w:szCs w:val="16"/>
        </w:rPr>
        <w:t>i</w:t>
      </w:r>
      <w:r>
        <w:rPr>
          <w:rFonts w:ascii="Bookman Old Style" w:eastAsia="Bookman Old Style" w:hAnsi="Bookman Old Style" w:cs="Bookman Old Style"/>
          <w:i/>
          <w:spacing w:val="34"/>
          <w:position w:val="-3"/>
          <w:sz w:val="16"/>
          <w:szCs w:val="16"/>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宋体" w:eastAsia="宋体" w:hAnsi="宋体" w:cs="宋体"/>
          <w:w w:val="110"/>
          <w:position w:val="25"/>
          <w:sz w:val="24"/>
          <w:szCs w:val="24"/>
        </w:rPr>
        <w:t>飞</w:t>
      </w:r>
      <w:r>
        <w:rPr>
          <w:rFonts w:ascii="宋体" w:eastAsia="宋体" w:hAnsi="宋体" w:cs="宋体"/>
          <w:spacing w:val="-98"/>
          <w:w w:val="110"/>
          <w:position w:val="25"/>
          <w:sz w:val="24"/>
          <w:szCs w:val="24"/>
        </w:rPr>
        <w:t xml:space="preserve"> </w:t>
      </w:r>
      <w:r>
        <w:rPr>
          <w:rFonts w:ascii="Times New Roman" w:eastAsia="Times New Roman" w:hAnsi="Times New Roman" w:cs="Times New Roman"/>
          <w:i/>
          <w:spacing w:val="-2"/>
          <w:sz w:val="24"/>
          <w:szCs w:val="24"/>
        </w:rPr>
        <w:t>U</w:t>
      </w:r>
      <w:r>
        <w:rPr>
          <w:rFonts w:ascii="Bookman Old Style" w:eastAsia="Bookman Old Style" w:hAnsi="Bookman Old Style" w:cs="Bookman Old Style"/>
          <w:i/>
          <w:spacing w:val="-2"/>
          <w:position w:val="-3"/>
          <w:sz w:val="16"/>
          <w:szCs w:val="16"/>
        </w:rPr>
        <w:t>i</w:t>
      </w:r>
      <w:r>
        <w:rPr>
          <w:rFonts w:ascii="Bookman Old Style" w:eastAsia="Bookman Old Style" w:hAnsi="Bookman Old Style" w:cs="Bookman Old Style"/>
          <w:i/>
          <w:spacing w:val="27"/>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12"/>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17"/>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5"/>
          <w:position w:val="-3"/>
          <w:sz w:val="16"/>
          <w:szCs w:val="16"/>
        </w:rPr>
        <w:t xml:space="preserve"> </w:t>
      </w:r>
      <w:r>
        <w:rPr>
          <w:rFonts w:ascii="MS Gothic" w:eastAsia="MS Gothic" w:hAnsi="MS Gothic" w:cs="MS Gothic"/>
          <w:w w:val="110"/>
          <w:sz w:val="24"/>
          <w:szCs w:val="24"/>
        </w:rPr>
        <w:t>−</w:t>
      </w:r>
      <w:r>
        <w:rPr>
          <w:rFonts w:ascii="MS Gothic" w:eastAsia="MS Gothic" w:hAnsi="MS Gothic" w:cs="MS Gothic"/>
          <w:spacing w:val="-70"/>
          <w:w w:val="110"/>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12"/>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17"/>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33478402" w14:textId="77777777" w:rsidR="00996552" w:rsidRDefault="002D0D3F">
      <w:pPr>
        <w:spacing w:before="25"/>
        <w:ind w:left="2257" w:right="4609"/>
        <w:jc w:val="center"/>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59A0214F" w14:textId="77777777" w:rsidR="00996552" w:rsidRDefault="002D0D3F">
      <w:pPr>
        <w:pStyle w:val="a3"/>
        <w:spacing w:before="115"/>
        <w:ind w:left="597"/>
        <w:rPr>
          <w:lang w:eastAsia="zh-CN"/>
        </w:rPr>
      </w:pPr>
      <w:r>
        <w:rPr>
          <w:lang w:eastAsia="zh-CN"/>
        </w:rPr>
        <w:t>根据式</w:t>
      </w:r>
      <w:hyperlink w:anchor="_bookmark66" w:history="1">
        <w:r>
          <w:rPr>
            <w:rFonts w:ascii="Times New Roman" w:eastAsia="Times New Roman" w:hAnsi="Times New Roman" w:cs="Times New Roman"/>
            <w:lang w:eastAsia="zh-CN"/>
          </w:rPr>
          <w:t>3.16</w:t>
        </w:r>
      </w:hyperlink>
      <w:r>
        <w:rPr>
          <w:lang w:eastAsia="zh-CN"/>
        </w:rPr>
        <w:t>节点功率方程式可得电网损耗灵敏度为：</w:t>
      </w:r>
    </w:p>
    <w:p w14:paraId="6F2AB2B5" w14:textId="77777777" w:rsidR="00996552" w:rsidRDefault="002D0D3F">
      <w:pPr>
        <w:tabs>
          <w:tab w:val="left" w:pos="528"/>
        </w:tabs>
        <w:spacing w:before="135" w:line="27" w:lineRule="exact"/>
        <w:ind w:left="171"/>
        <w:jc w:val="center"/>
        <w:rPr>
          <w:rFonts w:ascii="Bookman Old Style" w:eastAsia="Bookman Old Style" w:hAnsi="Bookman Old Style" w:cs="Bookman Old Style"/>
          <w:sz w:val="16"/>
          <w:szCs w:val="16"/>
        </w:rPr>
      </w:pPr>
      <w:bookmarkStart w:id="126" w:name="_bookmark76"/>
      <w:bookmarkEnd w:id="126"/>
      <w:r>
        <w:rPr>
          <w:rFonts w:ascii="Bookman Old Style"/>
          <w:i/>
          <w:w w:val="90"/>
          <w:sz w:val="16"/>
        </w:rPr>
        <w:t>n</w:t>
      </w:r>
      <w:r>
        <w:rPr>
          <w:rFonts w:ascii="Bookman Old Style"/>
          <w:i/>
          <w:w w:val="90"/>
          <w:sz w:val="16"/>
        </w:rPr>
        <w:tab/>
      </w:r>
      <w:r>
        <w:rPr>
          <w:rFonts w:ascii="Bookman Old Style"/>
          <w:i/>
          <w:sz w:val="16"/>
        </w:rPr>
        <w:t>n</w:t>
      </w:r>
    </w:p>
    <w:p w14:paraId="5416AFE1" w14:textId="77777777" w:rsidR="00996552" w:rsidRDefault="00996552">
      <w:pPr>
        <w:spacing w:line="27" w:lineRule="exact"/>
        <w:jc w:val="center"/>
        <w:rPr>
          <w:rFonts w:ascii="Bookman Old Style" w:eastAsia="Bookman Old Style" w:hAnsi="Bookman Old Style" w:cs="Bookman Old Style"/>
          <w:sz w:val="16"/>
          <w:szCs w:val="16"/>
        </w:rPr>
        <w:sectPr w:rsidR="00996552">
          <w:footerReference w:type="even" r:id="rId58"/>
          <w:footerReference w:type="default" r:id="rId59"/>
          <w:pgSz w:w="11910" w:h="16840"/>
          <w:pgMar w:top="1140" w:right="1520" w:bottom="1280" w:left="1680" w:header="871" w:footer="1095" w:gutter="0"/>
          <w:pgNumType w:start="33"/>
          <w:cols w:space="720"/>
        </w:sectPr>
      </w:pPr>
    </w:p>
    <w:p w14:paraId="05663AC3" w14:textId="77777777" w:rsidR="00996552" w:rsidRDefault="002D0D3F">
      <w:pPr>
        <w:spacing w:before="193" w:line="276" w:lineRule="exact"/>
        <w:jc w:val="right"/>
        <w:rPr>
          <w:rFonts w:ascii="Georgia" w:eastAsia="Georgia" w:hAnsi="Georgia" w:cs="Georgia"/>
          <w:sz w:val="24"/>
          <w:szCs w:val="24"/>
        </w:rPr>
      </w:pPr>
      <w:r>
        <w:rPr>
          <w:rFonts w:ascii="Times New Roman"/>
          <w:i/>
          <w:spacing w:val="1"/>
          <w:w w:val="105"/>
          <w:sz w:val="24"/>
        </w:rPr>
        <w:lastRenderedPageBreak/>
        <w:t>S</w:t>
      </w:r>
      <w:r>
        <w:rPr>
          <w:rFonts w:ascii="Bookman Old Style"/>
          <w:i/>
          <w:w w:val="105"/>
          <w:position w:val="-3"/>
          <w:sz w:val="16"/>
        </w:rPr>
        <w:t>P</w:t>
      </w:r>
      <w:r>
        <w:rPr>
          <w:rFonts w:ascii="Bookman Old Style"/>
          <w:i/>
          <w:spacing w:val="25"/>
          <w:w w:val="105"/>
          <w:position w:val="-3"/>
          <w:sz w:val="16"/>
        </w:rPr>
        <w:t xml:space="preserve"> </w:t>
      </w:r>
      <w:r>
        <w:rPr>
          <w:rFonts w:ascii="Georgia"/>
          <w:w w:val="105"/>
          <w:sz w:val="24"/>
        </w:rPr>
        <w:t>=</w:t>
      </w:r>
    </w:p>
    <w:p w14:paraId="3DE8ED28" w14:textId="77777777" w:rsidR="00996552" w:rsidRDefault="002D0D3F">
      <w:pPr>
        <w:spacing w:before="15" w:line="310" w:lineRule="atLeast"/>
        <w:ind w:left="178" w:hanging="122"/>
        <w:rPr>
          <w:rFonts w:ascii="Times New Roman" w:eastAsia="Times New Roman" w:hAnsi="Times New Roman" w:cs="Times New Roman"/>
          <w:sz w:val="24"/>
          <w:szCs w:val="24"/>
        </w:rPr>
      </w:pPr>
      <w:r>
        <w:br w:type="column"/>
      </w:r>
      <w:r>
        <w:rPr>
          <w:rFonts w:ascii="Times New Roman"/>
          <w:i/>
          <w:spacing w:val="-1"/>
          <w:position w:val="4"/>
          <w:sz w:val="24"/>
          <w:u w:val="single" w:color="000000"/>
        </w:rPr>
        <w:lastRenderedPageBreak/>
        <w:t>dP</w:t>
      </w:r>
      <w:r>
        <w:rPr>
          <w:rFonts w:ascii="Times New Roman"/>
          <w:spacing w:val="-1"/>
          <w:sz w:val="16"/>
          <w:u w:val="single" w:color="000000"/>
        </w:rPr>
        <w:t>Loss</w:t>
      </w:r>
      <w:r>
        <w:rPr>
          <w:rFonts w:ascii="Times New Roman"/>
          <w:spacing w:val="25"/>
          <w:w w:val="99"/>
          <w:sz w:val="16"/>
        </w:rPr>
        <w:t xml:space="preserve"> </w:t>
      </w:r>
      <w:r>
        <w:rPr>
          <w:rFonts w:ascii="Times New Roman"/>
          <w:i/>
          <w:spacing w:val="6"/>
          <w:sz w:val="24"/>
        </w:rPr>
        <w:t>d</w:t>
      </w:r>
      <w:r>
        <w:rPr>
          <w:rFonts w:ascii="Times New Roman"/>
          <w:i/>
          <w:sz w:val="24"/>
        </w:rPr>
        <w:t>P</w:t>
      </w:r>
    </w:p>
    <w:p w14:paraId="2BDEF8B7" w14:textId="77777777" w:rsidR="00996552" w:rsidRDefault="002D0D3F">
      <w:pPr>
        <w:spacing w:before="165" w:line="304" w:lineRule="exact"/>
        <w:ind w:left="60"/>
        <w:rPr>
          <w:rFonts w:ascii="Bookman Old Style" w:eastAsia="Bookman Old Style" w:hAnsi="Bookman Old Style" w:cs="Bookman Old Style"/>
          <w:sz w:val="16"/>
          <w:szCs w:val="16"/>
        </w:rPr>
      </w:pPr>
      <w:r>
        <w:br w:type="column"/>
      </w:r>
      <w:r>
        <w:rPr>
          <w:rFonts w:ascii="Georgia"/>
          <w:sz w:val="24"/>
        </w:rPr>
        <w:lastRenderedPageBreak/>
        <w:t>=</w:t>
      </w:r>
      <w:r>
        <w:rPr>
          <w:rFonts w:ascii="Georgia"/>
          <w:spacing w:val="16"/>
          <w:sz w:val="24"/>
        </w:rPr>
        <w:t xml:space="preserve"> </w:t>
      </w:r>
      <w:r>
        <w:rPr>
          <w:rFonts w:ascii="Palatino Linotype"/>
          <w:spacing w:val="5"/>
          <w:sz w:val="24"/>
        </w:rPr>
        <w:t>2</w:t>
      </w:r>
      <w:r>
        <w:rPr>
          <w:rFonts w:ascii="Times New Roman"/>
          <w:i/>
          <w:spacing w:val="5"/>
          <w:sz w:val="24"/>
        </w:rPr>
        <w:t>G</w:t>
      </w:r>
      <w:r>
        <w:rPr>
          <w:rFonts w:ascii="Bookman Old Style"/>
          <w:i/>
          <w:spacing w:val="4"/>
          <w:position w:val="-3"/>
          <w:sz w:val="16"/>
        </w:rPr>
        <w:t>ij</w:t>
      </w:r>
    </w:p>
    <w:p w14:paraId="23F84E83" w14:textId="77777777" w:rsidR="00996552" w:rsidRDefault="002D0D3F">
      <w:pPr>
        <w:tabs>
          <w:tab w:val="left" w:pos="1670"/>
          <w:tab w:val="left" w:pos="2081"/>
        </w:tabs>
        <w:spacing w:line="230" w:lineRule="exact"/>
        <w:ind w:left="1001" w:hanging="981"/>
        <w:rPr>
          <w:rFonts w:ascii="宋体" w:eastAsia="宋体" w:hAnsi="宋体" w:cs="宋体"/>
          <w:sz w:val="24"/>
          <w:szCs w:val="24"/>
        </w:rPr>
      </w:pPr>
      <w:r>
        <w:rPr>
          <w:w w:val="115"/>
        </w:rPr>
        <w:br w:type="column"/>
      </w:r>
      <w:r>
        <w:rPr>
          <w:rFonts w:ascii="宋体" w:eastAsia="宋体" w:hAnsi="宋体" w:cs="宋体"/>
          <w:w w:val="115"/>
          <w:position w:val="-8"/>
          <w:sz w:val="24"/>
          <w:szCs w:val="24"/>
        </w:rPr>
        <w:lastRenderedPageBreak/>
        <w:t>飞</w:t>
      </w:r>
      <w:r>
        <w:rPr>
          <w:rFonts w:ascii="宋体" w:eastAsia="宋体" w:hAnsi="宋体" w:cs="宋体"/>
          <w:spacing w:val="-100"/>
          <w:w w:val="115"/>
          <w:position w:val="-8"/>
          <w:sz w:val="24"/>
          <w:szCs w:val="24"/>
        </w:rPr>
        <w:t xml:space="preserve"> </w:t>
      </w:r>
      <w:r>
        <w:rPr>
          <w:rFonts w:ascii="宋体" w:eastAsia="宋体" w:hAnsi="宋体" w:cs="宋体"/>
          <w:w w:val="115"/>
          <w:position w:val="-8"/>
          <w:sz w:val="24"/>
          <w:szCs w:val="24"/>
        </w:rPr>
        <w:t>飞</w:t>
      </w:r>
      <w:r>
        <w:rPr>
          <w:rFonts w:ascii="宋体" w:eastAsia="宋体" w:hAnsi="宋体" w:cs="宋体"/>
          <w:spacing w:val="-79"/>
          <w:w w:val="115"/>
          <w:position w:val="-8"/>
          <w:sz w:val="24"/>
          <w:szCs w:val="24"/>
        </w:rPr>
        <w:t xml:space="preserve"> </w:t>
      </w:r>
      <w:r>
        <w:rPr>
          <w:rFonts w:ascii="宋体" w:eastAsia="宋体" w:hAnsi="宋体" w:cs="宋体"/>
          <w:spacing w:val="11"/>
          <w:w w:val="70"/>
          <w:sz w:val="24"/>
          <w:szCs w:val="24"/>
        </w:rPr>
        <w:t>f</w:t>
      </w:r>
      <w:r>
        <w:rPr>
          <w:rFonts w:ascii="宋体" w:eastAsia="宋体" w:hAnsi="宋体" w:cs="宋体"/>
          <w:spacing w:val="21"/>
          <w:w w:val="70"/>
          <w:sz w:val="24"/>
          <w:szCs w:val="24"/>
        </w:rPr>
        <w:t>．</w:t>
      </w:r>
      <w:r>
        <w:rPr>
          <w:rFonts w:ascii="宋体" w:eastAsia="宋体" w:hAnsi="宋体" w:cs="宋体"/>
          <w:spacing w:val="-50"/>
          <w:w w:val="70"/>
          <w:sz w:val="24"/>
          <w:szCs w:val="24"/>
        </w:rPr>
        <w:t xml:space="preserve"> </w:t>
      </w:r>
      <w:r>
        <w:rPr>
          <w:rFonts w:ascii="Times New Roman" w:eastAsia="Times New Roman" w:hAnsi="Times New Roman" w:cs="Times New Roman"/>
          <w:i/>
          <w:spacing w:val="-4"/>
          <w:position w:val="-17"/>
          <w:sz w:val="24"/>
          <w:szCs w:val="24"/>
          <w:u w:val="single" w:color="000000"/>
        </w:rPr>
        <w:t>P</w:t>
      </w:r>
      <w:r>
        <w:rPr>
          <w:rFonts w:ascii="Bookman Old Style" w:eastAsia="Bookman Old Style" w:hAnsi="Bookman Old Style" w:cs="Bookman Old Style"/>
          <w:i/>
          <w:spacing w:val="-4"/>
          <w:position w:val="-20"/>
          <w:sz w:val="16"/>
          <w:szCs w:val="16"/>
          <w:u w:val="single" w:color="000000"/>
        </w:rPr>
        <w:t>i</w:t>
      </w:r>
      <w:r>
        <w:rPr>
          <w:rFonts w:ascii="Bookman Old Style" w:eastAsia="Bookman Old Style" w:hAnsi="Bookman Old Style" w:cs="Bookman Old Style"/>
          <w:i/>
          <w:spacing w:val="-4"/>
          <w:position w:val="-20"/>
          <w:sz w:val="16"/>
          <w:szCs w:val="16"/>
        </w:rPr>
        <w:tab/>
      </w:r>
      <w:r>
        <w:rPr>
          <w:rFonts w:ascii="Times New Roman" w:eastAsia="Times New Roman" w:hAnsi="Times New Roman" w:cs="Times New Roman"/>
          <w:i/>
          <w:spacing w:val="3"/>
          <w:position w:val="-15"/>
          <w:sz w:val="24"/>
          <w:szCs w:val="24"/>
        </w:rPr>
        <w:t>P</w:t>
      </w:r>
      <w:r>
        <w:rPr>
          <w:rFonts w:ascii="Bookman Old Style" w:eastAsia="Bookman Old Style" w:hAnsi="Bookman Old Style" w:cs="Bookman Old Style"/>
          <w:i/>
          <w:spacing w:val="2"/>
          <w:position w:val="-19"/>
          <w:sz w:val="16"/>
          <w:szCs w:val="16"/>
        </w:rPr>
        <w:t>j</w:t>
      </w:r>
      <w:r>
        <w:rPr>
          <w:rFonts w:ascii="Bookman Old Style" w:eastAsia="Bookman Old Style" w:hAnsi="Bookman Old Style" w:cs="Bookman Old Style"/>
          <w:i/>
          <w:spacing w:val="2"/>
          <w:position w:val="-19"/>
          <w:sz w:val="16"/>
          <w:szCs w:val="16"/>
        </w:rPr>
        <w:tab/>
      </w:r>
      <w:r>
        <w:rPr>
          <w:rFonts w:ascii="宋体" w:eastAsia="宋体" w:hAnsi="宋体" w:cs="宋体"/>
          <w:w w:val="50"/>
          <w:sz w:val="24"/>
          <w:szCs w:val="24"/>
        </w:rPr>
        <w:t>．</w:t>
      </w:r>
      <w:r>
        <w:rPr>
          <w:rFonts w:ascii="宋体" w:eastAsia="宋体" w:hAnsi="宋体" w:cs="宋体"/>
          <w:spacing w:val="-45"/>
          <w:w w:val="50"/>
          <w:sz w:val="24"/>
          <w:szCs w:val="24"/>
        </w:rPr>
        <w:t xml:space="preserve"> </w:t>
      </w:r>
      <w:r>
        <w:rPr>
          <w:rFonts w:ascii="宋体" w:eastAsia="宋体" w:hAnsi="宋体" w:cs="宋体"/>
          <w:w w:val="50"/>
          <w:sz w:val="24"/>
          <w:szCs w:val="24"/>
        </w:rPr>
        <w:t>l</w:t>
      </w:r>
    </w:p>
    <w:p w14:paraId="07E8BCC1" w14:textId="77777777" w:rsidR="00996552" w:rsidRDefault="00025C9E">
      <w:pPr>
        <w:tabs>
          <w:tab w:val="left" w:pos="1866"/>
        </w:tabs>
        <w:spacing w:line="239" w:lineRule="exact"/>
        <w:ind w:left="1001"/>
        <w:rPr>
          <w:rFonts w:ascii="Times New Roman" w:eastAsia="Times New Roman" w:hAnsi="Times New Roman" w:cs="Times New Roman"/>
          <w:sz w:val="24"/>
          <w:szCs w:val="24"/>
        </w:rPr>
      </w:pPr>
      <w:r>
        <w:rPr>
          <w:rFonts w:eastAsiaTheme="minorHAnsi"/>
        </w:rPr>
        <w:pict w14:anchorId="2D767C34">
          <v:group id="_x0000_s3806" style="position:absolute;left:0;text-align:left;margin-left:363.15pt;margin-top:6.25pt;width:27.45pt;height:.1pt;z-index:-280120;mso-position-horizontal-relative:page" coordorigin="7263,125" coordsize="549,2">
            <v:shape id="_x0000_s3807" style="position:absolute;left:7263;top:125;width:549;height:2" coordorigin="7263,125" coordsize="549,0" path="m7263,125r549,e" filled="f" strokeweight=".23706mm">
              <v:path arrowok="t"/>
            </v:shape>
            <w10:wrap anchorx="page"/>
          </v:group>
        </w:pict>
      </w:r>
      <w:r w:rsidR="002D0D3F">
        <w:rPr>
          <w:rFonts w:ascii="Times New Roman" w:eastAsia="Times New Roman" w:hAnsi="Times New Roman" w:cs="Times New Roman"/>
          <w:i/>
          <w:spacing w:val="8"/>
          <w:w w:val="105"/>
          <w:sz w:val="24"/>
          <w:szCs w:val="24"/>
        </w:rPr>
        <w:t>I</w:t>
      </w:r>
      <w:r w:rsidR="002D0D3F">
        <w:rPr>
          <w:rFonts w:ascii="Palatino Linotype" w:eastAsia="Palatino Linotype" w:hAnsi="Palatino Linotype" w:cs="Palatino Linotype"/>
          <w:spacing w:val="8"/>
          <w:w w:val="105"/>
          <w:position w:val="8"/>
          <w:sz w:val="16"/>
          <w:szCs w:val="16"/>
        </w:rPr>
        <w:t>2</w:t>
      </w:r>
      <w:r w:rsidR="002D0D3F">
        <w:rPr>
          <w:rFonts w:ascii="Palatino Linotype" w:eastAsia="Palatino Linotype" w:hAnsi="Palatino Linotype" w:cs="Palatino Linotype"/>
          <w:w w:val="105"/>
          <w:position w:val="8"/>
          <w:sz w:val="16"/>
          <w:szCs w:val="16"/>
        </w:rPr>
        <w:t xml:space="preserve"> </w:t>
      </w:r>
      <w:r w:rsidR="002D0D3F">
        <w:rPr>
          <w:rFonts w:ascii="Palatino Linotype" w:eastAsia="Palatino Linotype" w:hAnsi="Palatino Linotype" w:cs="Palatino Linotype"/>
          <w:spacing w:val="18"/>
          <w:w w:val="105"/>
          <w:position w:val="8"/>
          <w:sz w:val="16"/>
          <w:szCs w:val="16"/>
        </w:rPr>
        <w:t xml:space="preserve"> </w:t>
      </w:r>
      <w:r w:rsidR="002D0D3F">
        <w:rPr>
          <w:rFonts w:ascii="MS Gothic" w:eastAsia="MS Gothic" w:hAnsi="MS Gothic" w:cs="MS Gothic"/>
          <w:w w:val="105"/>
          <w:position w:val="18"/>
          <w:sz w:val="24"/>
          <w:szCs w:val="24"/>
        </w:rPr>
        <w:t>−</w:t>
      </w:r>
      <w:r w:rsidR="002D0D3F">
        <w:rPr>
          <w:rFonts w:ascii="MS Gothic" w:eastAsia="MS Gothic" w:hAnsi="MS Gothic" w:cs="MS Gothic"/>
          <w:spacing w:val="-33"/>
          <w:w w:val="105"/>
          <w:position w:val="18"/>
          <w:sz w:val="24"/>
          <w:szCs w:val="24"/>
        </w:rPr>
        <w:t xml:space="preserve"> </w:t>
      </w:r>
      <w:r w:rsidR="002D0D3F">
        <w:rPr>
          <w:rFonts w:ascii="Times New Roman" w:eastAsia="Times New Roman" w:hAnsi="Times New Roman" w:cs="Times New Roman"/>
          <w:i/>
          <w:w w:val="105"/>
          <w:position w:val="1"/>
          <w:sz w:val="24"/>
          <w:szCs w:val="24"/>
        </w:rPr>
        <w:t>I</w:t>
      </w:r>
      <w:r w:rsidR="002D0D3F">
        <w:rPr>
          <w:rFonts w:ascii="Times New Roman" w:eastAsia="Times New Roman" w:hAnsi="Times New Roman" w:cs="Times New Roman"/>
          <w:i/>
          <w:w w:val="105"/>
          <w:position w:val="1"/>
          <w:sz w:val="24"/>
          <w:szCs w:val="24"/>
        </w:rPr>
        <w:tab/>
        <w:t>I</w:t>
      </w:r>
    </w:p>
    <w:p w14:paraId="069DDE55" w14:textId="77777777" w:rsidR="00996552" w:rsidRDefault="002D0D3F">
      <w:pPr>
        <w:pStyle w:val="a3"/>
        <w:spacing w:before="193"/>
        <w:ind w:left="1450"/>
        <w:rPr>
          <w:rFonts w:ascii="Times New Roman" w:eastAsia="Times New Roman" w:hAnsi="Times New Roman" w:cs="Times New Roman"/>
        </w:rPr>
      </w:pPr>
      <w:r>
        <w:br w:type="column"/>
      </w:r>
      <w:r>
        <w:rPr>
          <w:rFonts w:ascii="Times New Roman"/>
        </w:rPr>
        <w:lastRenderedPageBreak/>
        <w:t>(3.29)</w:t>
      </w:r>
    </w:p>
    <w:p w14:paraId="7167086A" w14:textId="77777777" w:rsidR="00996552" w:rsidRDefault="00996552">
      <w:pPr>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2641" w:space="40"/>
            <w:col w:w="624" w:space="40"/>
            <w:col w:w="697" w:space="40"/>
            <w:col w:w="2279" w:space="40"/>
            <w:col w:w="2309"/>
          </w:cols>
        </w:sectPr>
      </w:pPr>
    </w:p>
    <w:p w14:paraId="18BACACA" w14:textId="77777777" w:rsidR="00996552" w:rsidRDefault="002D0D3F">
      <w:pPr>
        <w:tabs>
          <w:tab w:val="left" w:pos="1015"/>
        </w:tabs>
        <w:spacing w:line="101" w:lineRule="exact"/>
        <w:jc w:val="right"/>
        <w:rPr>
          <w:rFonts w:ascii="Palatino Linotype" w:eastAsia="Palatino Linotype" w:hAnsi="Palatino Linotype" w:cs="Palatino Linotype"/>
          <w:sz w:val="16"/>
          <w:szCs w:val="16"/>
        </w:rPr>
      </w:pPr>
      <w:r>
        <w:rPr>
          <w:rFonts w:ascii="Bookman Old Style"/>
          <w:i/>
          <w:w w:val="105"/>
          <w:position w:val="7"/>
          <w:sz w:val="16"/>
        </w:rPr>
        <w:lastRenderedPageBreak/>
        <w:t>i</w:t>
      </w:r>
      <w:r>
        <w:rPr>
          <w:rFonts w:ascii="Bookman Old Style"/>
          <w:i/>
          <w:w w:val="105"/>
          <w:position w:val="7"/>
          <w:sz w:val="16"/>
        </w:rPr>
        <w:tab/>
      </w:r>
      <w:r>
        <w:rPr>
          <w:rFonts w:ascii="Bookman Old Style"/>
          <w:i/>
          <w:spacing w:val="5"/>
          <w:sz w:val="16"/>
        </w:rPr>
        <w:t>i</w:t>
      </w:r>
      <w:r>
        <w:rPr>
          <w:rFonts w:ascii="Georgia"/>
          <w:sz w:val="16"/>
        </w:rPr>
        <w:t>=</w:t>
      </w:r>
      <w:r>
        <w:rPr>
          <w:rFonts w:ascii="Palatino Linotype"/>
          <w:sz w:val="16"/>
        </w:rPr>
        <w:t>1</w:t>
      </w:r>
    </w:p>
    <w:p w14:paraId="510259A9" w14:textId="77777777" w:rsidR="00996552" w:rsidRDefault="002D0D3F">
      <w:pPr>
        <w:tabs>
          <w:tab w:val="left" w:pos="744"/>
        </w:tabs>
        <w:spacing w:line="101" w:lineRule="exact"/>
        <w:ind w:left="85"/>
        <w:rPr>
          <w:rFonts w:ascii="Bookman Old Style" w:eastAsia="Bookman Old Style" w:hAnsi="Bookman Old Style" w:cs="Bookman Old Style"/>
          <w:sz w:val="16"/>
          <w:szCs w:val="16"/>
        </w:rPr>
      </w:pPr>
      <w:r>
        <w:br w:type="column"/>
      </w:r>
      <w:r>
        <w:rPr>
          <w:rFonts w:ascii="Bookman Old Style"/>
          <w:i/>
          <w:spacing w:val="1"/>
          <w:sz w:val="16"/>
        </w:rPr>
        <w:lastRenderedPageBreak/>
        <w:t>j</w:t>
      </w:r>
      <w:r>
        <w:rPr>
          <w:rFonts w:ascii="Georgia"/>
          <w:spacing w:val="2"/>
          <w:sz w:val="16"/>
        </w:rPr>
        <w:t>=</w:t>
      </w:r>
      <w:r>
        <w:rPr>
          <w:rFonts w:ascii="Palatino Linotype"/>
          <w:spacing w:val="2"/>
          <w:sz w:val="16"/>
        </w:rPr>
        <w:t>1</w:t>
      </w:r>
      <w:r>
        <w:rPr>
          <w:rFonts w:ascii="Palatino Linotype"/>
          <w:spacing w:val="2"/>
          <w:sz w:val="16"/>
        </w:rPr>
        <w:tab/>
      </w:r>
      <w:r>
        <w:rPr>
          <w:rFonts w:ascii="Bookman Old Style"/>
          <w:i/>
          <w:w w:val="90"/>
          <w:position w:val="2"/>
          <w:sz w:val="16"/>
        </w:rPr>
        <w:t>J</w:t>
      </w:r>
    </w:p>
    <w:p w14:paraId="62367DA9" w14:textId="77777777" w:rsidR="00996552" w:rsidRDefault="002D0D3F">
      <w:pPr>
        <w:spacing w:line="21" w:lineRule="exact"/>
        <w:ind w:left="394"/>
        <w:rPr>
          <w:rFonts w:ascii="Bookman Old Style" w:eastAsia="Bookman Old Style" w:hAnsi="Bookman Old Style" w:cs="Bookman Old Style"/>
          <w:sz w:val="16"/>
          <w:szCs w:val="16"/>
        </w:rPr>
      </w:pPr>
      <w:r>
        <w:br w:type="column"/>
      </w:r>
      <w:r>
        <w:rPr>
          <w:rFonts w:ascii="Bookman Old Style" w:hAnsi="Bookman Old Style"/>
          <w:i/>
          <w:sz w:val="16"/>
        </w:rPr>
        <w:lastRenderedPageBreak/>
        <w:t>I</w:t>
      </w:r>
      <w:r>
        <w:rPr>
          <w:rFonts w:ascii="Bookman Old Style" w:hAnsi="Bookman Old Style"/>
          <w:i/>
          <w:spacing w:val="21"/>
          <w:sz w:val="16"/>
        </w:rPr>
        <w:t xml:space="preserve"> </w:t>
      </w:r>
      <w:r>
        <w:rPr>
          <w:rFonts w:ascii="MS Gothic" w:hAnsi="MS Gothic"/>
          <w:w w:val="80"/>
          <w:position w:val="4"/>
          <w:sz w:val="24"/>
        </w:rPr>
        <w:t>·</w:t>
      </w:r>
      <w:r>
        <w:rPr>
          <w:rFonts w:ascii="MS Gothic" w:hAnsi="MS Gothic"/>
          <w:spacing w:val="31"/>
          <w:w w:val="80"/>
          <w:position w:val="4"/>
          <w:sz w:val="24"/>
        </w:rPr>
        <w:t xml:space="preserve"> </w:t>
      </w:r>
      <w:r>
        <w:rPr>
          <w:rFonts w:ascii="Bookman Old Style" w:hAnsi="Bookman Old Style"/>
          <w:i/>
          <w:w w:val="95"/>
          <w:sz w:val="16"/>
        </w:rPr>
        <w:t>J</w:t>
      </w:r>
    </w:p>
    <w:p w14:paraId="5F7FB15B" w14:textId="77777777" w:rsidR="00996552" w:rsidRDefault="00996552">
      <w:pPr>
        <w:spacing w:line="21"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3" w:space="720" w:equalWidth="0">
            <w:col w:w="4379" w:space="40"/>
            <w:col w:w="826" w:space="40"/>
            <w:col w:w="3425"/>
          </w:cols>
        </w:sectPr>
      </w:pPr>
    </w:p>
    <w:p w14:paraId="40C3DEA7" w14:textId="77777777" w:rsidR="00996552" w:rsidRDefault="00996552">
      <w:pPr>
        <w:spacing w:before="3"/>
        <w:rPr>
          <w:rFonts w:ascii="Bookman Old Style" w:eastAsia="Bookman Old Style" w:hAnsi="Bookman Old Style" w:cs="Bookman Old Style"/>
          <w:i/>
          <w:sz w:val="10"/>
          <w:szCs w:val="10"/>
        </w:rPr>
      </w:pPr>
    </w:p>
    <w:p w14:paraId="35418A67" w14:textId="77777777" w:rsidR="00996552" w:rsidRDefault="002D0D3F">
      <w:pPr>
        <w:pStyle w:val="a3"/>
        <w:spacing w:before="26" w:line="288" w:lineRule="auto"/>
        <w:ind w:right="99" w:firstLine="480"/>
      </w:pPr>
      <w:r>
        <w:t>从式</w:t>
      </w:r>
      <w:hyperlink w:anchor="_bookmark76" w:history="1">
        <w:r>
          <w:rPr>
            <w:rFonts w:ascii="Times New Roman" w:eastAsia="Times New Roman" w:hAnsi="Times New Roman" w:cs="Times New Roman"/>
          </w:rPr>
          <w:t>3.29</w:t>
        </w:r>
      </w:hyperlink>
      <w:r>
        <w:t>可以看出</w:t>
      </w:r>
      <w:r>
        <w:rPr>
          <w:spacing w:val="-29"/>
        </w:rPr>
        <w:t>，</w:t>
      </w:r>
      <w:r>
        <w:t>电网有功损耗对负荷节点的灵敏度不仅和节点注入的有 功功率有直接关系，还与电网其他的控制向量参数和状态向量参数有关。</w:t>
      </w:r>
    </w:p>
    <w:p w14:paraId="2E67742D" w14:textId="77777777" w:rsidR="00996552" w:rsidRDefault="002D0D3F">
      <w:pPr>
        <w:pStyle w:val="a3"/>
        <w:spacing w:before="37" w:line="272" w:lineRule="auto"/>
        <w:ind w:right="75" w:firstLine="480"/>
        <w:rPr>
          <w:lang w:eastAsia="zh-CN"/>
        </w:rPr>
      </w:pPr>
      <w:r>
        <w:rPr>
          <w:lang w:eastAsia="zh-CN"/>
        </w:rPr>
        <w:t>基于前面的状态脆弱性指标的研究，本节以</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电力系统数据集为例，</w:t>
      </w:r>
      <w:r>
        <w:rPr>
          <w:spacing w:val="60"/>
          <w:lang w:eastAsia="zh-CN"/>
        </w:rPr>
        <w:t xml:space="preserve"> </w:t>
      </w:r>
      <w:r>
        <w:rPr>
          <w:spacing w:val="3"/>
          <w:lang w:eastAsia="zh-CN"/>
        </w:rPr>
        <w:t>结合负荷概率模型，基于蒙特卡洛模拟方法采用连续潮流计算分别得到电网节</w:t>
      </w:r>
    </w:p>
    <w:p w14:paraId="51E0A542" w14:textId="77777777" w:rsidR="00996552" w:rsidRDefault="00025C9E">
      <w:pPr>
        <w:pStyle w:val="a3"/>
        <w:spacing w:before="53" w:line="331" w:lineRule="exact"/>
        <w:rPr>
          <w:lang w:eastAsia="zh-CN"/>
        </w:rPr>
      </w:pPr>
      <w:r>
        <w:pict w14:anchorId="3587AC16">
          <v:shape id="_x0000_s3805" type="#_x0000_t75" style="position:absolute;left:0;text-align:left;margin-left:138.3pt;margin-top:35.35pt;width:148.4pt;height:135.45pt;z-index:5032;mso-position-horizontal-relative:page">
            <v:imagedata r:id="rId60" o:title=""/>
            <w10:wrap anchorx="page"/>
          </v:shape>
        </w:pict>
      </w:r>
      <w:r>
        <w:pict w14:anchorId="30E18FA0">
          <v:shape id="_x0000_s3804" type="#_x0000_t75" style="position:absolute;left:0;text-align:left;margin-left:329.3pt;margin-top:35.35pt;width:148.4pt;height:135.45pt;z-index:5080;mso-position-horizontal-relative:page">
            <v:imagedata r:id="rId61" o:title=""/>
            <w10:wrap anchorx="page"/>
          </v:shape>
        </w:pict>
      </w:r>
      <w:r w:rsidR="002D0D3F">
        <w:rPr>
          <w:lang w:eastAsia="zh-CN"/>
        </w:rPr>
        <w:t>点功率稳定裕度以及电网损耗的灵敏度，如图</w:t>
      </w:r>
      <w:hyperlink w:anchor="_bookmark77" w:history="1">
        <w:r w:rsidR="002D0D3F">
          <w:rPr>
            <w:rFonts w:ascii="Times New Roman" w:eastAsia="Times New Roman" w:hAnsi="Times New Roman" w:cs="Times New Roman"/>
            <w:lang w:eastAsia="zh-CN"/>
          </w:rPr>
          <w:t>3.7</w:t>
        </w:r>
      </w:hyperlink>
      <w:r w:rsidR="002D0D3F">
        <w:rPr>
          <w:lang w:eastAsia="zh-CN"/>
        </w:rPr>
        <w:t>和</w:t>
      </w:r>
      <w:hyperlink w:anchor="_bookmark79" w:history="1">
        <w:r w:rsidR="002D0D3F">
          <w:rPr>
            <w:rFonts w:ascii="Times New Roman" w:eastAsia="Times New Roman" w:hAnsi="Times New Roman" w:cs="Times New Roman"/>
            <w:lang w:eastAsia="zh-CN"/>
          </w:rPr>
          <w:t>3.8</w:t>
        </w:r>
      </w:hyperlink>
      <w:r w:rsidR="002D0D3F">
        <w:rPr>
          <w:lang w:eastAsia="zh-CN"/>
        </w:rPr>
        <w:t>所示。</w:t>
      </w:r>
    </w:p>
    <w:p w14:paraId="3230B6AF" w14:textId="77777777" w:rsidR="00996552" w:rsidRDefault="00996552">
      <w:pPr>
        <w:spacing w:line="331" w:lineRule="exact"/>
        <w:rPr>
          <w:lang w:eastAsia="zh-CN"/>
        </w:rPr>
        <w:sectPr w:rsidR="00996552">
          <w:type w:val="continuous"/>
          <w:pgSz w:w="11910" w:h="16840"/>
          <w:pgMar w:top="1580" w:right="1520" w:bottom="280" w:left="1680" w:header="720" w:footer="720" w:gutter="0"/>
          <w:cols w:space="720"/>
        </w:sectPr>
      </w:pPr>
    </w:p>
    <w:p w14:paraId="11DD2C06" w14:textId="77777777" w:rsidR="00996552" w:rsidRDefault="00996552">
      <w:pPr>
        <w:rPr>
          <w:rFonts w:ascii="宋体" w:eastAsia="宋体" w:hAnsi="宋体" w:cs="宋体"/>
          <w:sz w:val="16"/>
          <w:szCs w:val="16"/>
          <w:lang w:eastAsia="zh-CN"/>
        </w:rPr>
      </w:pPr>
    </w:p>
    <w:p w14:paraId="6CEE8A7D" w14:textId="77777777" w:rsidR="00996552" w:rsidRDefault="00996552">
      <w:pPr>
        <w:spacing w:before="12"/>
        <w:rPr>
          <w:rFonts w:ascii="宋体" w:eastAsia="宋体" w:hAnsi="宋体" w:cs="宋体"/>
          <w:sz w:val="19"/>
          <w:szCs w:val="19"/>
          <w:lang w:eastAsia="zh-CN"/>
        </w:rPr>
      </w:pPr>
    </w:p>
    <w:p w14:paraId="1643D2FA" w14:textId="77777777" w:rsidR="00996552" w:rsidRDefault="002D0D3F">
      <w:pPr>
        <w:jc w:val="right"/>
        <w:rPr>
          <w:rFonts w:ascii="Arial" w:eastAsia="Arial" w:hAnsi="Arial" w:cs="Arial"/>
          <w:sz w:val="15"/>
          <w:szCs w:val="15"/>
        </w:rPr>
      </w:pPr>
      <w:bookmarkStart w:id="127" w:name="_bookmark77"/>
      <w:bookmarkEnd w:id="127"/>
      <w:r>
        <w:rPr>
          <w:rFonts w:ascii="Arial"/>
          <w:color w:val="252525"/>
          <w:sz w:val="15"/>
        </w:rPr>
        <w:t>1.04</w:t>
      </w:r>
    </w:p>
    <w:p w14:paraId="43017425" w14:textId="77777777" w:rsidR="00996552" w:rsidRDefault="00996552">
      <w:pPr>
        <w:spacing w:before="9"/>
        <w:rPr>
          <w:rFonts w:ascii="Arial" w:eastAsia="Arial" w:hAnsi="Arial" w:cs="Arial"/>
          <w:sz w:val="15"/>
          <w:szCs w:val="15"/>
        </w:rPr>
      </w:pPr>
    </w:p>
    <w:p w14:paraId="29D1998B" w14:textId="77777777" w:rsidR="00996552" w:rsidRDefault="002D0D3F">
      <w:pPr>
        <w:jc w:val="right"/>
        <w:rPr>
          <w:rFonts w:ascii="Arial" w:eastAsia="Arial" w:hAnsi="Arial" w:cs="Arial"/>
          <w:sz w:val="15"/>
          <w:szCs w:val="15"/>
        </w:rPr>
      </w:pPr>
      <w:r>
        <w:rPr>
          <w:rFonts w:ascii="Arial"/>
          <w:color w:val="252525"/>
          <w:sz w:val="15"/>
        </w:rPr>
        <w:t>1.03</w:t>
      </w:r>
    </w:p>
    <w:p w14:paraId="68FC24C3" w14:textId="77777777" w:rsidR="00996552" w:rsidRDefault="00996552">
      <w:pPr>
        <w:spacing w:before="9"/>
        <w:rPr>
          <w:rFonts w:ascii="Arial" w:eastAsia="Arial" w:hAnsi="Arial" w:cs="Arial"/>
          <w:sz w:val="15"/>
          <w:szCs w:val="15"/>
        </w:rPr>
      </w:pPr>
    </w:p>
    <w:p w14:paraId="2C1B40AE" w14:textId="77777777" w:rsidR="00996552" w:rsidRDefault="00025C9E">
      <w:pPr>
        <w:jc w:val="right"/>
        <w:rPr>
          <w:rFonts w:ascii="Arial" w:eastAsia="Arial" w:hAnsi="Arial" w:cs="Arial"/>
          <w:sz w:val="15"/>
          <w:szCs w:val="15"/>
        </w:rPr>
      </w:pPr>
      <w:r>
        <w:rPr>
          <w:rFonts w:eastAsiaTheme="minorHAnsi"/>
        </w:rPr>
        <w:pict w14:anchorId="584FB97A">
          <v:shape id="_x0000_s3803" type="#_x0000_t75" style="position:absolute;left:0;text-align:left;margin-left:110.35pt;margin-top:.3pt;width:9.45pt;height:64.7pt;z-index:5056;mso-position-horizontal-relative:page">
            <v:imagedata r:id="rId62" o:title=""/>
            <w10:wrap anchorx="page"/>
          </v:shape>
        </w:pict>
      </w:r>
      <w:r w:rsidR="002D0D3F">
        <w:rPr>
          <w:rFonts w:ascii="Arial"/>
          <w:color w:val="252525"/>
          <w:sz w:val="15"/>
        </w:rPr>
        <w:t>1.02</w:t>
      </w:r>
    </w:p>
    <w:p w14:paraId="2C8D2602" w14:textId="77777777" w:rsidR="00996552" w:rsidRDefault="00996552">
      <w:pPr>
        <w:spacing w:before="9"/>
        <w:rPr>
          <w:rFonts w:ascii="Arial" w:eastAsia="Arial" w:hAnsi="Arial" w:cs="Arial"/>
          <w:sz w:val="15"/>
          <w:szCs w:val="15"/>
        </w:rPr>
      </w:pPr>
    </w:p>
    <w:p w14:paraId="3DF7E98D" w14:textId="77777777" w:rsidR="00996552" w:rsidRDefault="002D0D3F">
      <w:pPr>
        <w:jc w:val="right"/>
        <w:rPr>
          <w:rFonts w:ascii="Arial" w:eastAsia="Arial" w:hAnsi="Arial" w:cs="Arial"/>
          <w:sz w:val="15"/>
          <w:szCs w:val="15"/>
        </w:rPr>
      </w:pPr>
      <w:r>
        <w:rPr>
          <w:rFonts w:ascii="Arial"/>
          <w:color w:val="252525"/>
          <w:sz w:val="15"/>
        </w:rPr>
        <w:t>1.01</w:t>
      </w:r>
    </w:p>
    <w:p w14:paraId="6AC7A35B" w14:textId="77777777" w:rsidR="00996552" w:rsidRDefault="00996552">
      <w:pPr>
        <w:spacing w:before="9"/>
        <w:rPr>
          <w:rFonts w:ascii="Arial" w:eastAsia="Arial" w:hAnsi="Arial" w:cs="Arial"/>
          <w:sz w:val="15"/>
          <w:szCs w:val="15"/>
        </w:rPr>
      </w:pPr>
    </w:p>
    <w:p w14:paraId="07D2D1CC" w14:textId="77777777" w:rsidR="00996552" w:rsidRDefault="002D0D3F">
      <w:pPr>
        <w:ind w:right="1"/>
        <w:jc w:val="right"/>
        <w:rPr>
          <w:rFonts w:ascii="Arial" w:eastAsia="Arial" w:hAnsi="Arial" w:cs="Arial"/>
          <w:sz w:val="15"/>
          <w:szCs w:val="15"/>
        </w:rPr>
      </w:pPr>
      <w:r>
        <w:rPr>
          <w:rFonts w:ascii="Arial"/>
          <w:color w:val="252525"/>
          <w:sz w:val="15"/>
        </w:rPr>
        <w:t>1</w:t>
      </w:r>
    </w:p>
    <w:p w14:paraId="3DC73CC7" w14:textId="77777777" w:rsidR="00996552" w:rsidRDefault="00996552">
      <w:pPr>
        <w:spacing w:before="9"/>
        <w:rPr>
          <w:rFonts w:ascii="Arial" w:eastAsia="Arial" w:hAnsi="Arial" w:cs="Arial"/>
          <w:sz w:val="15"/>
          <w:szCs w:val="15"/>
        </w:rPr>
      </w:pPr>
    </w:p>
    <w:p w14:paraId="1F736494" w14:textId="77777777" w:rsidR="00996552" w:rsidRDefault="002D0D3F">
      <w:pPr>
        <w:jc w:val="right"/>
        <w:rPr>
          <w:rFonts w:ascii="Arial" w:eastAsia="Arial" w:hAnsi="Arial" w:cs="Arial"/>
          <w:sz w:val="15"/>
          <w:szCs w:val="15"/>
        </w:rPr>
      </w:pPr>
      <w:r>
        <w:rPr>
          <w:rFonts w:ascii="Arial"/>
          <w:color w:val="252525"/>
          <w:sz w:val="15"/>
        </w:rPr>
        <w:t>0.99</w:t>
      </w:r>
    </w:p>
    <w:p w14:paraId="28E643C7" w14:textId="77777777" w:rsidR="00996552" w:rsidRDefault="00996552">
      <w:pPr>
        <w:spacing w:before="9"/>
        <w:rPr>
          <w:rFonts w:ascii="Arial" w:eastAsia="Arial" w:hAnsi="Arial" w:cs="Arial"/>
          <w:sz w:val="15"/>
          <w:szCs w:val="15"/>
        </w:rPr>
      </w:pPr>
    </w:p>
    <w:p w14:paraId="24C3041C" w14:textId="77777777" w:rsidR="00996552" w:rsidRDefault="002D0D3F">
      <w:pPr>
        <w:jc w:val="right"/>
        <w:rPr>
          <w:rFonts w:ascii="Arial" w:eastAsia="Arial" w:hAnsi="Arial" w:cs="Arial"/>
          <w:sz w:val="15"/>
          <w:szCs w:val="15"/>
        </w:rPr>
      </w:pPr>
      <w:r>
        <w:rPr>
          <w:rFonts w:ascii="Arial"/>
          <w:color w:val="252525"/>
          <w:sz w:val="15"/>
        </w:rPr>
        <w:t>0.98</w:t>
      </w:r>
    </w:p>
    <w:p w14:paraId="68815F57" w14:textId="77777777" w:rsidR="00996552" w:rsidRDefault="00996552">
      <w:pPr>
        <w:spacing w:before="9"/>
        <w:rPr>
          <w:rFonts w:ascii="Arial" w:eastAsia="Arial" w:hAnsi="Arial" w:cs="Arial"/>
          <w:sz w:val="15"/>
          <w:szCs w:val="15"/>
        </w:rPr>
      </w:pPr>
    </w:p>
    <w:p w14:paraId="46337D26" w14:textId="77777777" w:rsidR="00996552" w:rsidRDefault="002D0D3F">
      <w:pPr>
        <w:jc w:val="right"/>
        <w:rPr>
          <w:rFonts w:ascii="Arial" w:eastAsia="Arial" w:hAnsi="Arial" w:cs="Arial"/>
          <w:sz w:val="15"/>
          <w:szCs w:val="15"/>
        </w:rPr>
      </w:pPr>
      <w:r>
        <w:rPr>
          <w:rFonts w:ascii="Arial"/>
          <w:color w:val="252525"/>
          <w:sz w:val="15"/>
        </w:rPr>
        <w:t>0.97</w:t>
      </w:r>
    </w:p>
    <w:p w14:paraId="4054EDE7" w14:textId="77777777" w:rsidR="00996552" w:rsidRDefault="002D0D3F">
      <w:pPr>
        <w:rPr>
          <w:rFonts w:ascii="Arial" w:eastAsia="Arial" w:hAnsi="Arial" w:cs="Arial"/>
          <w:sz w:val="20"/>
          <w:szCs w:val="20"/>
        </w:rPr>
      </w:pPr>
      <w:r>
        <w:br w:type="column"/>
      </w:r>
    </w:p>
    <w:p w14:paraId="15377B41" w14:textId="77777777" w:rsidR="00996552" w:rsidRDefault="00996552">
      <w:pPr>
        <w:rPr>
          <w:rFonts w:ascii="Arial" w:eastAsia="Arial" w:hAnsi="Arial" w:cs="Arial"/>
          <w:sz w:val="20"/>
          <w:szCs w:val="20"/>
        </w:rPr>
      </w:pPr>
    </w:p>
    <w:p w14:paraId="0C803945" w14:textId="77777777" w:rsidR="00996552" w:rsidRDefault="00996552">
      <w:pPr>
        <w:rPr>
          <w:rFonts w:ascii="Arial" w:eastAsia="Arial" w:hAnsi="Arial" w:cs="Arial"/>
          <w:sz w:val="20"/>
          <w:szCs w:val="20"/>
        </w:rPr>
      </w:pPr>
    </w:p>
    <w:p w14:paraId="2E21B893" w14:textId="77777777" w:rsidR="00996552" w:rsidRDefault="00996552">
      <w:pPr>
        <w:rPr>
          <w:rFonts w:ascii="Arial" w:eastAsia="Arial" w:hAnsi="Arial" w:cs="Arial"/>
          <w:sz w:val="20"/>
          <w:szCs w:val="20"/>
        </w:rPr>
      </w:pPr>
    </w:p>
    <w:p w14:paraId="5EB2B532" w14:textId="77777777" w:rsidR="00996552" w:rsidRDefault="00996552">
      <w:pPr>
        <w:spacing w:before="11"/>
        <w:rPr>
          <w:rFonts w:ascii="Arial" w:eastAsia="Arial" w:hAnsi="Arial" w:cs="Arial"/>
        </w:rPr>
      </w:pPr>
    </w:p>
    <w:p w14:paraId="08DE182F" w14:textId="77777777" w:rsidR="00996552" w:rsidRDefault="002D0D3F">
      <w:pPr>
        <w:spacing w:line="200" w:lineRule="atLeast"/>
        <w:ind w:left="3232"/>
        <w:rPr>
          <w:rFonts w:ascii="Arial" w:eastAsia="Arial" w:hAnsi="Arial" w:cs="Arial"/>
          <w:sz w:val="20"/>
          <w:szCs w:val="20"/>
        </w:rPr>
      </w:pPr>
      <w:r>
        <w:rPr>
          <w:rFonts w:ascii="Arial" w:eastAsia="Arial" w:hAnsi="Arial" w:cs="Arial"/>
          <w:noProof/>
          <w:sz w:val="20"/>
          <w:szCs w:val="20"/>
          <w:lang w:eastAsia="zh-CN"/>
        </w:rPr>
        <w:drawing>
          <wp:inline distT="0" distB="0" distL="0" distR="0" wp14:anchorId="058B5AAF" wp14:editId="4E22AB7D">
            <wp:extent cx="120427" cy="823912"/>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pic:nvPicPr>
                  <pic:blipFill>
                    <a:blip r:embed="rId63" cstate="print"/>
                    <a:stretch>
                      <a:fillRect/>
                    </a:stretch>
                  </pic:blipFill>
                  <pic:spPr>
                    <a:xfrm>
                      <a:off x="0" y="0"/>
                      <a:ext cx="120427" cy="823912"/>
                    </a:xfrm>
                    <a:prstGeom prst="rect">
                      <a:avLst/>
                    </a:prstGeom>
                  </pic:spPr>
                </pic:pic>
              </a:graphicData>
            </a:graphic>
          </wp:inline>
        </w:drawing>
      </w:r>
    </w:p>
    <w:p w14:paraId="4B526E75" w14:textId="77777777" w:rsidR="00996552" w:rsidRDefault="00996552">
      <w:pPr>
        <w:rPr>
          <w:rFonts w:ascii="Arial" w:eastAsia="Arial" w:hAnsi="Arial" w:cs="Arial"/>
          <w:sz w:val="16"/>
          <w:szCs w:val="16"/>
        </w:rPr>
      </w:pPr>
    </w:p>
    <w:p w14:paraId="34645EDD" w14:textId="77777777" w:rsidR="00996552" w:rsidRDefault="00996552">
      <w:pPr>
        <w:rPr>
          <w:rFonts w:ascii="Arial" w:eastAsia="Arial" w:hAnsi="Arial" w:cs="Arial"/>
          <w:sz w:val="16"/>
          <w:szCs w:val="16"/>
        </w:rPr>
      </w:pPr>
    </w:p>
    <w:p w14:paraId="09980E65" w14:textId="77777777" w:rsidR="00996552" w:rsidRDefault="00996552">
      <w:pPr>
        <w:spacing w:before="6"/>
        <w:rPr>
          <w:rFonts w:ascii="Arial" w:eastAsia="Arial" w:hAnsi="Arial" w:cs="Arial"/>
        </w:rPr>
      </w:pPr>
    </w:p>
    <w:p w14:paraId="296CDE75" w14:textId="77777777" w:rsidR="00996552" w:rsidRDefault="00025C9E">
      <w:pPr>
        <w:tabs>
          <w:tab w:val="left" w:pos="642"/>
          <w:tab w:val="left" w:pos="1369"/>
          <w:tab w:val="left" w:pos="2095"/>
          <w:tab w:val="left" w:pos="2822"/>
        </w:tabs>
        <w:spacing w:line="170" w:lineRule="exact"/>
        <w:ind w:left="-20"/>
        <w:rPr>
          <w:rFonts w:ascii="Arial" w:eastAsia="Arial" w:hAnsi="Arial" w:cs="Arial"/>
          <w:sz w:val="15"/>
          <w:szCs w:val="15"/>
        </w:rPr>
      </w:pPr>
      <w:r>
        <w:rPr>
          <w:rFonts w:eastAsiaTheme="minorHAnsi"/>
        </w:rPr>
        <w:pict w14:anchorId="2319B1EE">
          <v:shape id="_x0000_s3802" type="#_x0000_t75" style="position:absolute;left:0;text-align:left;margin-left:138.3pt;margin-top:33.15pt;width:148.4pt;height:135.45pt;z-index:5104;mso-position-horizontal-relative:page">
            <v:imagedata r:id="rId64" o:title=""/>
            <w10:wrap anchorx="page"/>
          </v:shape>
        </w:pict>
      </w:r>
      <w:r w:rsidR="002D0D3F">
        <w:rPr>
          <w:rFonts w:ascii="Arial"/>
          <w:color w:val="252525"/>
          <w:sz w:val="15"/>
        </w:rPr>
        <w:t>0</w:t>
      </w:r>
      <w:r w:rsidR="002D0D3F">
        <w:rPr>
          <w:rFonts w:ascii="Arial"/>
          <w:color w:val="252525"/>
          <w:sz w:val="15"/>
        </w:rPr>
        <w:tab/>
        <w:t>0.2</w:t>
      </w:r>
      <w:r w:rsidR="002D0D3F">
        <w:rPr>
          <w:rFonts w:ascii="Arial"/>
          <w:color w:val="252525"/>
          <w:sz w:val="15"/>
        </w:rPr>
        <w:tab/>
        <w:t>0.4</w:t>
      </w:r>
      <w:r w:rsidR="002D0D3F">
        <w:rPr>
          <w:rFonts w:ascii="Arial"/>
          <w:color w:val="252525"/>
          <w:sz w:val="15"/>
        </w:rPr>
        <w:tab/>
        <w:t>0.6</w:t>
      </w:r>
      <w:r w:rsidR="002D0D3F">
        <w:rPr>
          <w:rFonts w:ascii="Arial"/>
          <w:color w:val="252525"/>
          <w:sz w:val="15"/>
        </w:rPr>
        <w:tab/>
      </w:r>
      <w:r w:rsidR="002D0D3F">
        <w:rPr>
          <w:rFonts w:ascii="Arial"/>
          <w:color w:val="252525"/>
          <w:w w:val="105"/>
          <w:sz w:val="15"/>
        </w:rPr>
        <w:t>0.8</w:t>
      </w:r>
    </w:p>
    <w:p w14:paraId="509EF6F5" w14:textId="77777777" w:rsidR="00996552" w:rsidRDefault="002D0D3F">
      <w:pPr>
        <w:rPr>
          <w:rFonts w:ascii="Arial" w:eastAsia="Arial" w:hAnsi="Arial" w:cs="Arial"/>
          <w:sz w:val="16"/>
          <w:szCs w:val="16"/>
        </w:rPr>
      </w:pPr>
      <w:r>
        <w:br w:type="column"/>
      </w:r>
    </w:p>
    <w:p w14:paraId="7D7507A4" w14:textId="77777777" w:rsidR="00996552" w:rsidRDefault="00996552">
      <w:pPr>
        <w:rPr>
          <w:rFonts w:ascii="Arial" w:eastAsia="Arial" w:hAnsi="Arial" w:cs="Arial"/>
          <w:sz w:val="16"/>
          <w:szCs w:val="16"/>
        </w:rPr>
      </w:pPr>
    </w:p>
    <w:p w14:paraId="0DB31B56" w14:textId="77777777" w:rsidR="00996552" w:rsidRDefault="002D0D3F">
      <w:pPr>
        <w:spacing w:before="102"/>
        <w:ind w:left="16"/>
        <w:rPr>
          <w:rFonts w:ascii="Arial" w:eastAsia="Arial" w:hAnsi="Arial" w:cs="Arial"/>
          <w:sz w:val="15"/>
          <w:szCs w:val="15"/>
        </w:rPr>
      </w:pPr>
      <w:r>
        <w:rPr>
          <w:rFonts w:ascii="Arial"/>
          <w:color w:val="252525"/>
          <w:sz w:val="15"/>
        </w:rPr>
        <w:t>1.05</w:t>
      </w:r>
    </w:p>
    <w:p w14:paraId="2B2C765B" w14:textId="77777777" w:rsidR="00996552" w:rsidRDefault="00996552">
      <w:pPr>
        <w:rPr>
          <w:rFonts w:ascii="Arial" w:eastAsia="Arial" w:hAnsi="Arial" w:cs="Arial"/>
          <w:sz w:val="16"/>
          <w:szCs w:val="16"/>
        </w:rPr>
      </w:pPr>
    </w:p>
    <w:p w14:paraId="63C538CE" w14:textId="77777777" w:rsidR="00996552" w:rsidRDefault="00996552">
      <w:pPr>
        <w:rPr>
          <w:rFonts w:ascii="Arial" w:eastAsia="Arial" w:hAnsi="Arial" w:cs="Arial"/>
          <w:sz w:val="16"/>
          <w:szCs w:val="16"/>
        </w:rPr>
      </w:pPr>
    </w:p>
    <w:p w14:paraId="20211612" w14:textId="77777777" w:rsidR="00996552" w:rsidRDefault="00996552">
      <w:pPr>
        <w:rPr>
          <w:rFonts w:ascii="Arial" w:eastAsia="Arial" w:hAnsi="Arial" w:cs="Arial"/>
          <w:sz w:val="16"/>
          <w:szCs w:val="16"/>
        </w:rPr>
      </w:pPr>
    </w:p>
    <w:p w14:paraId="30588536" w14:textId="77777777" w:rsidR="00996552" w:rsidRDefault="002D0D3F">
      <w:pPr>
        <w:spacing w:before="101"/>
        <w:ind w:right="1"/>
        <w:jc w:val="right"/>
        <w:rPr>
          <w:rFonts w:ascii="Arial" w:eastAsia="Arial" w:hAnsi="Arial" w:cs="Arial"/>
          <w:sz w:val="15"/>
          <w:szCs w:val="15"/>
        </w:rPr>
      </w:pPr>
      <w:r>
        <w:rPr>
          <w:rFonts w:ascii="Arial"/>
          <w:color w:val="252525"/>
          <w:sz w:val="15"/>
        </w:rPr>
        <w:t>1</w:t>
      </w:r>
    </w:p>
    <w:p w14:paraId="4EFB25D5" w14:textId="77777777" w:rsidR="00996552" w:rsidRDefault="00996552">
      <w:pPr>
        <w:rPr>
          <w:rFonts w:ascii="Arial" w:eastAsia="Arial" w:hAnsi="Arial" w:cs="Arial"/>
          <w:sz w:val="16"/>
          <w:szCs w:val="16"/>
        </w:rPr>
      </w:pPr>
    </w:p>
    <w:p w14:paraId="13E74595" w14:textId="77777777" w:rsidR="00996552" w:rsidRDefault="00996552">
      <w:pPr>
        <w:rPr>
          <w:rFonts w:ascii="Arial" w:eastAsia="Arial" w:hAnsi="Arial" w:cs="Arial"/>
          <w:sz w:val="16"/>
          <w:szCs w:val="16"/>
        </w:rPr>
      </w:pPr>
    </w:p>
    <w:p w14:paraId="2A651981" w14:textId="77777777" w:rsidR="00996552" w:rsidRDefault="00996552">
      <w:pPr>
        <w:rPr>
          <w:rFonts w:ascii="Arial" w:eastAsia="Arial" w:hAnsi="Arial" w:cs="Arial"/>
          <w:sz w:val="16"/>
          <w:szCs w:val="16"/>
        </w:rPr>
      </w:pPr>
    </w:p>
    <w:p w14:paraId="0390426F" w14:textId="77777777" w:rsidR="00996552" w:rsidRDefault="002D0D3F">
      <w:pPr>
        <w:spacing w:before="101"/>
        <w:ind w:left="16"/>
        <w:rPr>
          <w:rFonts w:ascii="Arial" w:eastAsia="Arial" w:hAnsi="Arial" w:cs="Arial"/>
          <w:sz w:val="15"/>
          <w:szCs w:val="15"/>
        </w:rPr>
      </w:pPr>
      <w:r>
        <w:rPr>
          <w:rFonts w:ascii="Arial"/>
          <w:color w:val="252525"/>
          <w:sz w:val="15"/>
        </w:rPr>
        <w:t>0.95</w:t>
      </w:r>
    </w:p>
    <w:p w14:paraId="50514443" w14:textId="77777777" w:rsidR="00996552" w:rsidRDefault="00996552">
      <w:pPr>
        <w:rPr>
          <w:rFonts w:ascii="Arial" w:eastAsia="Arial" w:hAnsi="Arial" w:cs="Arial"/>
          <w:sz w:val="16"/>
          <w:szCs w:val="16"/>
        </w:rPr>
      </w:pPr>
    </w:p>
    <w:p w14:paraId="58B4910F" w14:textId="77777777" w:rsidR="00996552" w:rsidRDefault="00996552">
      <w:pPr>
        <w:rPr>
          <w:rFonts w:ascii="Arial" w:eastAsia="Arial" w:hAnsi="Arial" w:cs="Arial"/>
          <w:sz w:val="16"/>
          <w:szCs w:val="16"/>
        </w:rPr>
      </w:pPr>
    </w:p>
    <w:p w14:paraId="222DDAAC" w14:textId="77777777" w:rsidR="00996552" w:rsidRDefault="00996552">
      <w:pPr>
        <w:rPr>
          <w:rFonts w:ascii="Arial" w:eastAsia="Arial" w:hAnsi="Arial" w:cs="Arial"/>
          <w:sz w:val="16"/>
          <w:szCs w:val="16"/>
        </w:rPr>
      </w:pPr>
    </w:p>
    <w:p w14:paraId="542AB361" w14:textId="77777777" w:rsidR="00996552" w:rsidRDefault="002D0D3F">
      <w:pPr>
        <w:spacing w:before="101"/>
        <w:ind w:left="97"/>
        <w:jc w:val="center"/>
        <w:rPr>
          <w:rFonts w:ascii="Arial" w:eastAsia="Arial" w:hAnsi="Arial" w:cs="Arial"/>
          <w:sz w:val="15"/>
          <w:szCs w:val="15"/>
        </w:rPr>
      </w:pPr>
      <w:r>
        <w:rPr>
          <w:rFonts w:ascii="Arial"/>
          <w:color w:val="252525"/>
          <w:sz w:val="15"/>
        </w:rPr>
        <w:t>0.9</w:t>
      </w:r>
    </w:p>
    <w:p w14:paraId="0530613D" w14:textId="77777777" w:rsidR="00996552" w:rsidRDefault="002D0D3F">
      <w:pPr>
        <w:rPr>
          <w:rFonts w:ascii="Arial" w:eastAsia="Arial" w:hAnsi="Arial" w:cs="Arial"/>
          <w:sz w:val="16"/>
          <w:szCs w:val="16"/>
        </w:rPr>
      </w:pPr>
      <w:r>
        <w:br w:type="column"/>
      </w:r>
    </w:p>
    <w:p w14:paraId="2C0F2233" w14:textId="77777777" w:rsidR="00996552" w:rsidRDefault="00996552">
      <w:pPr>
        <w:rPr>
          <w:rFonts w:ascii="Arial" w:eastAsia="Arial" w:hAnsi="Arial" w:cs="Arial"/>
          <w:sz w:val="16"/>
          <w:szCs w:val="16"/>
        </w:rPr>
      </w:pPr>
    </w:p>
    <w:p w14:paraId="5B9FCB7A" w14:textId="77777777" w:rsidR="00996552" w:rsidRDefault="00996552">
      <w:pPr>
        <w:rPr>
          <w:rFonts w:ascii="Arial" w:eastAsia="Arial" w:hAnsi="Arial" w:cs="Arial"/>
          <w:sz w:val="16"/>
          <w:szCs w:val="16"/>
        </w:rPr>
      </w:pPr>
    </w:p>
    <w:p w14:paraId="1C4DF611" w14:textId="77777777" w:rsidR="00996552" w:rsidRDefault="00996552">
      <w:pPr>
        <w:rPr>
          <w:rFonts w:ascii="Arial" w:eastAsia="Arial" w:hAnsi="Arial" w:cs="Arial"/>
          <w:sz w:val="16"/>
          <w:szCs w:val="16"/>
        </w:rPr>
      </w:pPr>
    </w:p>
    <w:p w14:paraId="75E5AF7B" w14:textId="77777777" w:rsidR="00996552" w:rsidRDefault="00996552">
      <w:pPr>
        <w:rPr>
          <w:rFonts w:ascii="Arial" w:eastAsia="Arial" w:hAnsi="Arial" w:cs="Arial"/>
          <w:sz w:val="16"/>
          <w:szCs w:val="16"/>
        </w:rPr>
      </w:pPr>
    </w:p>
    <w:p w14:paraId="078A0290" w14:textId="77777777" w:rsidR="00996552" w:rsidRDefault="00996552">
      <w:pPr>
        <w:rPr>
          <w:rFonts w:ascii="Arial" w:eastAsia="Arial" w:hAnsi="Arial" w:cs="Arial"/>
          <w:sz w:val="16"/>
          <w:szCs w:val="16"/>
        </w:rPr>
      </w:pPr>
    </w:p>
    <w:p w14:paraId="549111F9" w14:textId="77777777" w:rsidR="00996552" w:rsidRDefault="00996552">
      <w:pPr>
        <w:rPr>
          <w:rFonts w:ascii="Arial" w:eastAsia="Arial" w:hAnsi="Arial" w:cs="Arial"/>
          <w:sz w:val="16"/>
          <w:szCs w:val="16"/>
        </w:rPr>
      </w:pPr>
    </w:p>
    <w:p w14:paraId="5C6B581E" w14:textId="77777777" w:rsidR="00996552" w:rsidRDefault="00996552">
      <w:pPr>
        <w:rPr>
          <w:rFonts w:ascii="Arial" w:eastAsia="Arial" w:hAnsi="Arial" w:cs="Arial"/>
          <w:sz w:val="16"/>
          <w:szCs w:val="16"/>
        </w:rPr>
      </w:pPr>
    </w:p>
    <w:p w14:paraId="1D206EDC" w14:textId="77777777" w:rsidR="00996552" w:rsidRDefault="00996552">
      <w:pPr>
        <w:rPr>
          <w:rFonts w:ascii="Arial" w:eastAsia="Arial" w:hAnsi="Arial" w:cs="Arial"/>
          <w:sz w:val="16"/>
          <w:szCs w:val="16"/>
        </w:rPr>
      </w:pPr>
    </w:p>
    <w:p w14:paraId="0049C059" w14:textId="77777777" w:rsidR="00996552" w:rsidRDefault="00996552">
      <w:pPr>
        <w:rPr>
          <w:rFonts w:ascii="Arial" w:eastAsia="Arial" w:hAnsi="Arial" w:cs="Arial"/>
          <w:sz w:val="16"/>
          <w:szCs w:val="16"/>
        </w:rPr>
      </w:pPr>
    </w:p>
    <w:p w14:paraId="2864C251" w14:textId="77777777" w:rsidR="00996552" w:rsidRDefault="00996552">
      <w:pPr>
        <w:rPr>
          <w:rFonts w:ascii="Arial" w:eastAsia="Arial" w:hAnsi="Arial" w:cs="Arial"/>
          <w:sz w:val="16"/>
          <w:szCs w:val="16"/>
        </w:rPr>
      </w:pPr>
    </w:p>
    <w:p w14:paraId="3C7F68CE" w14:textId="77777777" w:rsidR="00996552" w:rsidRDefault="00996552">
      <w:pPr>
        <w:rPr>
          <w:rFonts w:ascii="Arial" w:eastAsia="Arial" w:hAnsi="Arial" w:cs="Arial"/>
          <w:sz w:val="16"/>
          <w:szCs w:val="16"/>
        </w:rPr>
      </w:pPr>
    </w:p>
    <w:p w14:paraId="7EE484B8" w14:textId="77777777" w:rsidR="00996552" w:rsidRDefault="00996552">
      <w:pPr>
        <w:rPr>
          <w:rFonts w:ascii="Arial" w:eastAsia="Arial" w:hAnsi="Arial" w:cs="Arial"/>
          <w:sz w:val="16"/>
          <w:szCs w:val="16"/>
        </w:rPr>
      </w:pPr>
    </w:p>
    <w:p w14:paraId="1FC4778A" w14:textId="77777777" w:rsidR="00996552" w:rsidRDefault="00996552">
      <w:pPr>
        <w:rPr>
          <w:rFonts w:ascii="Arial" w:eastAsia="Arial" w:hAnsi="Arial" w:cs="Arial"/>
          <w:sz w:val="16"/>
          <w:szCs w:val="16"/>
        </w:rPr>
      </w:pPr>
    </w:p>
    <w:p w14:paraId="4F2AA3CD" w14:textId="77777777" w:rsidR="00996552" w:rsidRDefault="00996552">
      <w:pPr>
        <w:rPr>
          <w:rFonts w:ascii="Arial" w:eastAsia="Arial" w:hAnsi="Arial" w:cs="Arial"/>
          <w:sz w:val="16"/>
          <w:szCs w:val="16"/>
        </w:rPr>
      </w:pPr>
    </w:p>
    <w:p w14:paraId="31DAD1EE" w14:textId="77777777" w:rsidR="00996552" w:rsidRDefault="00996552">
      <w:pPr>
        <w:rPr>
          <w:rFonts w:ascii="Arial" w:eastAsia="Arial" w:hAnsi="Arial" w:cs="Arial"/>
          <w:sz w:val="16"/>
          <w:szCs w:val="16"/>
        </w:rPr>
      </w:pPr>
    </w:p>
    <w:p w14:paraId="32B464DD" w14:textId="77777777" w:rsidR="00996552" w:rsidRDefault="00996552">
      <w:pPr>
        <w:spacing w:before="4"/>
        <w:rPr>
          <w:rFonts w:ascii="Arial" w:eastAsia="Arial" w:hAnsi="Arial" w:cs="Arial"/>
          <w:sz w:val="14"/>
          <w:szCs w:val="14"/>
        </w:rPr>
      </w:pPr>
    </w:p>
    <w:p w14:paraId="4D8E3E1D" w14:textId="77777777" w:rsidR="00996552" w:rsidRDefault="002D0D3F">
      <w:pPr>
        <w:tabs>
          <w:tab w:val="left" w:pos="642"/>
          <w:tab w:val="left" w:pos="1369"/>
          <w:tab w:val="left" w:pos="2095"/>
          <w:tab w:val="left" w:pos="2822"/>
        </w:tabs>
        <w:spacing w:line="170" w:lineRule="exact"/>
        <w:ind w:left="-20"/>
        <w:rPr>
          <w:rFonts w:ascii="Arial" w:eastAsia="Arial" w:hAnsi="Arial" w:cs="Arial"/>
          <w:sz w:val="15"/>
          <w:szCs w:val="15"/>
        </w:rPr>
      </w:pPr>
      <w:r>
        <w:rPr>
          <w:rFonts w:ascii="Arial"/>
          <w:color w:val="252525"/>
          <w:sz w:val="15"/>
        </w:rPr>
        <w:t>0</w:t>
      </w:r>
      <w:r>
        <w:rPr>
          <w:rFonts w:ascii="Arial"/>
          <w:color w:val="252525"/>
          <w:sz w:val="15"/>
        </w:rPr>
        <w:tab/>
        <w:t>0.2</w:t>
      </w:r>
      <w:r>
        <w:rPr>
          <w:rFonts w:ascii="Arial"/>
          <w:color w:val="252525"/>
          <w:sz w:val="15"/>
        </w:rPr>
        <w:tab/>
        <w:t>0.4</w:t>
      </w:r>
      <w:r>
        <w:rPr>
          <w:rFonts w:ascii="Arial"/>
          <w:color w:val="252525"/>
          <w:sz w:val="15"/>
        </w:rPr>
        <w:tab/>
        <w:t>0.6</w:t>
      </w:r>
      <w:r>
        <w:rPr>
          <w:rFonts w:ascii="Arial"/>
          <w:color w:val="252525"/>
          <w:sz w:val="15"/>
        </w:rPr>
        <w:tab/>
      </w:r>
      <w:r>
        <w:rPr>
          <w:rFonts w:ascii="Arial"/>
          <w:color w:val="252525"/>
          <w:w w:val="105"/>
          <w:sz w:val="15"/>
        </w:rPr>
        <w:t>0.8</w:t>
      </w:r>
    </w:p>
    <w:p w14:paraId="64F1B17B" w14:textId="77777777" w:rsidR="00996552" w:rsidRDefault="00996552">
      <w:pPr>
        <w:spacing w:line="170" w:lineRule="exact"/>
        <w:rPr>
          <w:rFonts w:ascii="Arial" w:eastAsia="Arial" w:hAnsi="Arial" w:cs="Arial"/>
          <w:sz w:val="15"/>
          <w:szCs w:val="15"/>
        </w:rPr>
        <w:sectPr w:rsidR="00996552">
          <w:type w:val="continuous"/>
          <w:pgSz w:w="11910" w:h="16840"/>
          <w:pgMar w:top="1580" w:right="1520" w:bottom="280" w:left="1680" w:header="720" w:footer="720" w:gutter="0"/>
          <w:cols w:num="4" w:space="720" w:equalWidth="0">
            <w:col w:w="1076" w:space="40"/>
            <w:col w:w="3422" w:space="40"/>
            <w:col w:w="319" w:space="40"/>
            <w:col w:w="3773"/>
          </w:cols>
        </w:sectPr>
      </w:pPr>
    </w:p>
    <w:p w14:paraId="27329872" w14:textId="77777777" w:rsidR="00996552" w:rsidRDefault="00996552">
      <w:pPr>
        <w:rPr>
          <w:rFonts w:ascii="Arial" w:eastAsia="Arial" w:hAnsi="Arial" w:cs="Arial"/>
          <w:sz w:val="16"/>
          <w:szCs w:val="16"/>
        </w:rPr>
      </w:pPr>
    </w:p>
    <w:p w14:paraId="5B0F224E" w14:textId="77777777" w:rsidR="00996552" w:rsidRDefault="00996552">
      <w:pPr>
        <w:rPr>
          <w:rFonts w:ascii="Arial" w:eastAsia="Arial" w:hAnsi="Arial" w:cs="Arial"/>
          <w:sz w:val="16"/>
          <w:szCs w:val="16"/>
        </w:rPr>
      </w:pPr>
    </w:p>
    <w:p w14:paraId="6EA402D1" w14:textId="77777777" w:rsidR="00996552" w:rsidRDefault="00996552">
      <w:pPr>
        <w:spacing w:before="6"/>
        <w:rPr>
          <w:rFonts w:ascii="Arial" w:eastAsia="Arial" w:hAnsi="Arial" w:cs="Arial"/>
          <w:sz w:val="23"/>
          <w:szCs w:val="23"/>
        </w:rPr>
      </w:pPr>
    </w:p>
    <w:p w14:paraId="250D0F21" w14:textId="77777777" w:rsidR="00996552" w:rsidRDefault="002D0D3F">
      <w:pPr>
        <w:jc w:val="right"/>
        <w:rPr>
          <w:rFonts w:ascii="Arial" w:eastAsia="Arial" w:hAnsi="Arial" w:cs="Arial"/>
          <w:sz w:val="15"/>
          <w:szCs w:val="15"/>
        </w:rPr>
      </w:pPr>
      <w:r>
        <w:rPr>
          <w:rFonts w:ascii="Arial"/>
          <w:color w:val="252525"/>
          <w:sz w:val="15"/>
        </w:rPr>
        <w:t>1.05</w:t>
      </w:r>
    </w:p>
    <w:p w14:paraId="010A1A91" w14:textId="77777777" w:rsidR="00996552" w:rsidRDefault="00996552">
      <w:pPr>
        <w:spacing w:before="11"/>
        <w:rPr>
          <w:rFonts w:ascii="Arial" w:eastAsia="Arial" w:hAnsi="Arial" w:cs="Arial"/>
          <w:sz w:val="20"/>
          <w:szCs w:val="20"/>
        </w:rPr>
      </w:pPr>
    </w:p>
    <w:p w14:paraId="7BA9DB47" w14:textId="77777777" w:rsidR="00996552" w:rsidRDefault="002D0D3F">
      <w:pPr>
        <w:ind w:right="1"/>
        <w:jc w:val="right"/>
        <w:rPr>
          <w:rFonts w:ascii="Arial" w:eastAsia="Arial" w:hAnsi="Arial" w:cs="Arial"/>
          <w:sz w:val="15"/>
          <w:szCs w:val="15"/>
        </w:rPr>
      </w:pPr>
      <w:r>
        <w:rPr>
          <w:rFonts w:ascii="Arial"/>
          <w:color w:val="252525"/>
          <w:sz w:val="15"/>
        </w:rPr>
        <w:t>1</w:t>
      </w:r>
    </w:p>
    <w:p w14:paraId="3E4E323F" w14:textId="77777777" w:rsidR="00996552" w:rsidRDefault="00996552">
      <w:pPr>
        <w:spacing w:before="11"/>
        <w:rPr>
          <w:rFonts w:ascii="Arial" w:eastAsia="Arial" w:hAnsi="Arial" w:cs="Arial"/>
          <w:sz w:val="20"/>
          <w:szCs w:val="20"/>
        </w:rPr>
      </w:pPr>
    </w:p>
    <w:p w14:paraId="58EA7F37" w14:textId="77777777" w:rsidR="00996552" w:rsidRDefault="00025C9E">
      <w:pPr>
        <w:jc w:val="right"/>
        <w:rPr>
          <w:rFonts w:ascii="Arial" w:eastAsia="Arial" w:hAnsi="Arial" w:cs="Arial"/>
          <w:sz w:val="15"/>
          <w:szCs w:val="15"/>
        </w:rPr>
      </w:pPr>
      <w:r>
        <w:rPr>
          <w:rFonts w:eastAsiaTheme="minorHAnsi"/>
        </w:rPr>
        <w:pict w14:anchorId="2BCBB0EF">
          <v:shape id="_x0000_s3801" type="#_x0000_t75" style="position:absolute;left:0;text-align:left;margin-left:110.35pt;margin-top:-5.6pt;width:9.45pt;height:64.7pt;z-index:5128;mso-position-horizontal-relative:page">
            <v:imagedata r:id="rId65" o:title=""/>
            <w10:wrap anchorx="page"/>
          </v:shape>
        </w:pict>
      </w:r>
      <w:r w:rsidR="002D0D3F">
        <w:rPr>
          <w:rFonts w:ascii="Arial"/>
          <w:color w:val="252525"/>
          <w:sz w:val="15"/>
        </w:rPr>
        <w:t>0.95</w:t>
      </w:r>
    </w:p>
    <w:p w14:paraId="371F4323" w14:textId="77777777" w:rsidR="00996552" w:rsidRDefault="00996552">
      <w:pPr>
        <w:spacing w:before="11"/>
        <w:rPr>
          <w:rFonts w:ascii="Arial" w:eastAsia="Arial" w:hAnsi="Arial" w:cs="Arial"/>
          <w:sz w:val="20"/>
          <w:szCs w:val="20"/>
        </w:rPr>
      </w:pPr>
    </w:p>
    <w:p w14:paraId="455F6D9B" w14:textId="77777777" w:rsidR="00996552" w:rsidRDefault="002D0D3F">
      <w:pPr>
        <w:jc w:val="right"/>
        <w:rPr>
          <w:rFonts w:ascii="Arial" w:eastAsia="Arial" w:hAnsi="Arial" w:cs="Arial"/>
          <w:sz w:val="15"/>
          <w:szCs w:val="15"/>
        </w:rPr>
      </w:pPr>
      <w:r>
        <w:rPr>
          <w:rFonts w:ascii="Arial"/>
          <w:color w:val="252525"/>
          <w:sz w:val="15"/>
        </w:rPr>
        <w:t>0.9</w:t>
      </w:r>
    </w:p>
    <w:p w14:paraId="78FCAF9E" w14:textId="77777777" w:rsidR="00996552" w:rsidRDefault="00996552">
      <w:pPr>
        <w:spacing w:before="11"/>
        <w:rPr>
          <w:rFonts w:ascii="Arial" w:eastAsia="Arial" w:hAnsi="Arial" w:cs="Arial"/>
          <w:sz w:val="20"/>
          <w:szCs w:val="20"/>
        </w:rPr>
      </w:pPr>
    </w:p>
    <w:p w14:paraId="10EA3836" w14:textId="77777777" w:rsidR="00996552" w:rsidRDefault="002D0D3F">
      <w:pPr>
        <w:jc w:val="right"/>
        <w:rPr>
          <w:rFonts w:ascii="Arial" w:eastAsia="Arial" w:hAnsi="Arial" w:cs="Arial"/>
          <w:sz w:val="15"/>
          <w:szCs w:val="15"/>
        </w:rPr>
      </w:pPr>
      <w:r>
        <w:rPr>
          <w:rFonts w:ascii="Arial"/>
          <w:color w:val="252525"/>
          <w:sz w:val="15"/>
        </w:rPr>
        <w:t>0.85</w:t>
      </w:r>
    </w:p>
    <w:p w14:paraId="047B342E" w14:textId="77777777" w:rsidR="00996552" w:rsidRDefault="00996552">
      <w:pPr>
        <w:spacing w:before="11"/>
        <w:rPr>
          <w:rFonts w:ascii="Arial" w:eastAsia="Arial" w:hAnsi="Arial" w:cs="Arial"/>
          <w:sz w:val="20"/>
          <w:szCs w:val="20"/>
        </w:rPr>
      </w:pPr>
    </w:p>
    <w:p w14:paraId="058D83E8" w14:textId="77777777" w:rsidR="00996552" w:rsidRDefault="002D0D3F">
      <w:pPr>
        <w:jc w:val="right"/>
        <w:rPr>
          <w:rFonts w:ascii="Arial" w:eastAsia="Arial" w:hAnsi="Arial" w:cs="Arial"/>
          <w:sz w:val="15"/>
          <w:szCs w:val="15"/>
        </w:rPr>
      </w:pPr>
      <w:r>
        <w:rPr>
          <w:rFonts w:ascii="Arial"/>
          <w:color w:val="252525"/>
          <w:sz w:val="15"/>
        </w:rPr>
        <w:t>0.8</w:t>
      </w:r>
    </w:p>
    <w:p w14:paraId="210A21CA" w14:textId="77777777" w:rsidR="00996552" w:rsidRDefault="00996552">
      <w:pPr>
        <w:spacing w:before="11"/>
        <w:rPr>
          <w:rFonts w:ascii="Arial" w:eastAsia="Arial" w:hAnsi="Arial" w:cs="Arial"/>
          <w:sz w:val="20"/>
          <w:szCs w:val="20"/>
        </w:rPr>
      </w:pPr>
    </w:p>
    <w:p w14:paraId="1CBF194D" w14:textId="77777777" w:rsidR="00996552" w:rsidRDefault="002D0D3F">
      <w:pPr>
        <w:jc w:val="right"/>
        <w:rPr>
          <w:rFonts w:ascii="Arial" w:eastAsia="Arial" w:hAnsi="Arial" w:cs="Arial"/>
          <w:sz w:val="15"/>
          <w:szCs w:val="15"/>
        </w:rPr>
      </w:pPr>
      <w:r>
        <w:rPr>
          <w:rFonts w:ascii="Arial"/>
          <w:color w:val="252525"/>
          <w:sz w:val="15"/>
        </w:rPr>
        <w:t>0.75</w:t>
      </w:r>
    </w:p>
    <w:p w14:paraId="6A3A6D6C" w14:textId="77777777" w:rsidR="00996552" w:rsidRDefault="002D0D3F">
      <w:pPr>
        <w:spacing w:before="2"/>
        <w:rPr>
          <w:rFonts w:ascii="Arial" w:eastAsia="Arial" w:hAnsi="Arial" w:cs="Arial"/>
          <w:sz w:val="7"/>
          <w:szCs w:val="7"/>
        </w:rPr>
      </w:pPr>
      <w:r>
        <w:br w:type="column"/>
      </w:r>
    </w:p>
    <w:p w14:paraId="5E84A8E4" w14:textId="77777777" w:rsidR="00996552" w:rsidRDefault="00025C9E">
      <w:pPr>
        <w:spacing w:line="140" w:lineRule="atLeast"/>
        <w:ind w:left="1426"/>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w14:anchorId="45020A90">
          <v:group id="_x0000_s3797" style="width:5.15pt;height:7.25pt;mso-position-horizontal-relative:char;mso-position-vertical-relative:line" coordsize="103,145">
            <v:group id="_x0000_s3798" style="position:absolute;width:103;height:145" coordsize="103,145">
              <v:shape id="_x0000_s3800" style="position:absolute;width:103;height:145" coordsize="103,145" path="m8,145r-3,l3,144,1,142,,141r,-4l1,135r2,-2l60,76,40,19,38,15,37,12,33,7,31,5r-5,l25,4r,-1l25,2r,-1l27,r,l42,r9,4l54,13,79,83r-16,l13,141r-2,3l8,145xe" fillcolor="#252525" stroked="f">
                <v:path arrowok="t"/>
              </v:shape>
              <v:shape id="_x0000_s3799" style="position:absolute;width:103;height:145" coordsize="103,145" path="m102,145r-12,l86,144r-3,-3l81,136,63,83r16,l96,129r1,6l99,139r2,2l102,142r,l102,144r,1xe" fillcolor="#252525" stroked="f">
                <v:path arrowok="t"/>
              </v:shape>
            </v:group>
            <w10:anchorlock/>
          </v:group>
        </w:pict>
      </w:r>
    </w:p>
    <w:p w14:paraId="225018CF" w14:textId="77777777" w:rsidR="00996552" w:rsidRDefault="00996552">
      <w:pPr>
        <w:rPr>
          <w:rFonts w:ascii="Arial" w:eastAsia="Arial" w:hAnsi="Arial" w:cs="Arial"/>
          <w:sz w:val="20"/>
          <w:szCs w:val="20"/>
        </w:rPr>
      </w:pPr>
    </w:p>
    <w:p w14:paraId="75D478D7" w14:textId="77777777" w:rsidR="00996552" w:rsidRDefault="00996552">
      <w:pPr>
        <w:rPr>
          <w:rFonts w:ascii="Arial" w:eastAsia="Arial" w:hAnsi="Arial" w:cs="Arial"/>
          <w:sz w:val="20"/>
          <w:szCs w:val="20"/>
        </w:rPr>
      </w:pPr>
    </w:p>
    <w:p w14:paraId="732CC06C" w14:textId="77777777" w:rsidR="00996552" w:rsidRDefault="00996552">
      <w:pPr>
        <w:rPr>
          <w:rFonts w:ascii="Arial" w:eastAsia="Arial" w:hAnsi="Arial" w:cs="Arial"/>
          <w:sz w:val="20"/>
          <w:szCs w:val="20"/>
        </w:rPr>
      </w:pPr>
    </w:p>
    <w:p w14:paraId="16DED3DE" w14:textId="77777777" w:rsidR="00996552" w:rsidRDefault="00996552">
      <w:pPr>
        <w:rPr>
          <w:rFonts w:ascii="Arial" w:eastAsia="Arial" w:hAnsi="Arial" w:cs="Arial"/>
          <w:sz w:val="20"/>
          <w:szCs w:val="20"/>
        </w:rPr>
      </w:pPr>
    </w:p>
    <w:p w14:paraId="7D729D06" w14:textId="77777777" w:rsidR="00996552" w:rsidRDefault="00996552">
      <w:pPr>
        <w:spacing w:before="10"/>
        <w:rPr>
          <w:rFonts w:ascii="Arial" w:eastAsia="Arial" w:hAnsi="Arial" w:cs="Arial"/>
          <w:sz w:val="15"/>
          <w:szCs w:val="15"/>
        </w:rPr>
      </w:pPr>
    </w:p>
    <w:p w14:paraId="30FEE3EB" w14:textId="77777777" w:rsidR="00996552" w:rsidRDefault="002D0D3F">
      <w:pPr>
        <w:spacing w:line="200" w:lineRule="atLeast"/>
        <w:ind w:left="3316"/>
        <w:rPr>
          <w:rFonts w:ascii="Arial" w:eastAsia="Arial" w:hAnsi="Arial" w:cs="Arial"/>
          <w:sz w:val="20"/>
          <w:szCs w:val="20"/>
        </w:rPr>
      </w:pPr>
      <w:r>
        <w:rPr>
          <w:rFonts w:ascii="Arial" w:eastAsia="Arial" w:hAnsi="Arial" w:cs="Arial"/>
          <w:noProof/>
          <w:sz w:val="20"/>
          <w:szCs w:val="20"/>
          <w:lang w:eastAsia="zh-CN"/>
        </w:rPr>
        <w:drawing>
          <wp:inline distT="0" distB="0" distL="0" distR="0" wp14:anchorId="7A5C2281" wp14:editId="3BA4BA28">
            <wp:extent cx="119731" cy="81915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2.png"/>
                    <pic:cNvPicPr/>
                  </pic:nvPicPr>
                  <pic:blipFill>
                    <a:blip r:embed="rId66" cstate="print"/>
                    <a:stretch>
                      <a:fillRect/>
                    </a:stretch>
                  </pic:blipFill>
                  <pic:spPr>
                    <a:xfrm>
                      <a:off x="0" y="0"/>
                      <a:ext cx="119731" cy="819150"/>
                    </a:xfrm>
                    <a:prstGeom prst="rect">
                      <a:avLst/>
                    </a:prstGeom>
                  </pic:spPr>
                </pic:pic>
              </a:graphicData>
            </a:graphic>
          </wp:inline>
        </w:drawing>
      </w:r>
    </w:p>
    <w:p w14:paraId="3D7A8836" w14:textId="77777777" w:rsidR="00996552" w:rsidRDefault="00996552">
      <w:pPr>
        <w:rPr>
          <w:rFonts w:ascii="Arial" w:eastAsia="Arial" w:hAnsi="Arial" w:cs="Arial"/>
          <w:sz w:val="16"/>
          <w:szCs w:val="16"/>
        </w:rPr>
      </w:pPr>
    </w:p>
    <w:p w14:paraId="20C8514B" w14:textId="77777777" w:rsidR="00996552" w:rsidRDefault="00996552">
      <w:pPr>
        <w:rPr>
          <w:rFonts w:ascii="Arial" w:eastAsia="Arial" w:hAnsi="Arial" w:cs="Arial"/>
          <w:sz w:val="16"/>
          <w:szCs w:val="16"/>
        </w:rPr>
      </w:pPr>
    </w:p>
    <w:p w14:paraId="3FE35D46" w14:textId="77777777" w:rsidR="00996552" w:rsidRDefault="00996552">
      <w:pPr>
        <w:spacing w:before="2"/>
        <w:rPr>
          <w:rFonts w:ascii="Arial" w:eastAsia="Arial" w:hAnsi="Arial" w:cs="Arial"/>
          <w:sz w:val="23"/>
          <w:szCs w:val="23"/>
        </w:rPr>
      </w:pPr>
    </w:p>
    <w:p w14:paraId="107E14A8" w14:textId="77777777" w:rsidR="00996552" w:rsidRDefault="002D0D3F">
      <w:pPr>
        <w:tabs>
          <w:tab w:val="left" w:pos="642"/>
          <w:tab w:val="left" w:pos="1369"/>
          <w:tab w:val="left" w:pos="2095"/>
          <w:tab w:val="left" w:pos="2822"/>
        </w:tabs>
        <w:ind w:left="-20"/>
        <w:rPr>
          <w:rFonts w:ascii="Arial" w:eastAsia="Arial" w:hAnsi="Arial" w:cs="Arial"/>
          <w:sz w:val="15"/>
          <w:szCs w:val="15"/>
        </w:rPr>
      </w:pPr>
      <w:r>
        <w:rPr>
          <w:rFonts w:ascii="Arial"/>
          <w:color w:val="252525"/>
          <w:sz w:val="15"/>
        </w:rPr>
        <w:t>0</w:t>
      </w:r>
      <w:r>
        <w:rPr>
          <w:rFonts w:ascii="Arial"/>
          <w:color w:val="252525"/>
          <w:sz w:val="15"/>
        </w:rPr>
        <w:tab/>
        <w:t>0.2</w:t>
      </w:r>
      <w:r>
        <w:rPr>
          <w:rFonts w:ascii="Arial"/>
          <w:color w:val="252525"/>
          <w:sz w:val="15"/>
        </w:rPr>
        <w:tab/>
        <w:t>0.4</w:t>
      </w:r>
      <w:r>
        <w:rPr>
          <w:rFonts w:ascii="Arial"/>
          <w:color w:val="252525"/>
          <w:sz w:val="15"/>
        </w:rPr>
        <w:tab/>
        <w:t>0.6</w:t>
      </w:r>
      <w:r>
        <w:rPr>
          <w:rFonts w:ascii="Arial"/>
          <w:color w:val="252525"/>
          <w:sz w:val="15"/>
        </w:rPr>
        <w:tab/>
      </w:r>
      <w:r>
        <w:rPr>
          <w:rFonts w:ascii="Arial"/>
          <w:color w:val="252525"/>
          <w:w w:val="105"/>
          <w:sz w:val="15"/>
        </w:rPr>
        <w:t>0.8</w:t>
      </w:r>
    </w:p>
    <w:p w14:paraId="4FEB3CC8" w14:textId="77777777" w:rsidR="00996552" w:rsidRDefault="002D0D3F">
      <w:pPr>
        <w:rPr>
          <w:rFonts w:ascii="Arial" w:eastAsia="Arial" w:hAnsi="Arial" w:cs="Arial"/>
          <w:sz w:val="16"/>
          <w:szCs w:val="16"/>
        </w:rPr>
      </w:pPr>
      <w:r>
        <w:br w:type="column"/>
      </w:r>
    </w:p>
    <w:p w14:paraId="0E87B700" w14:textId="77777777" w:rsidR="00996552" w:rsidRDefault="00996552">
      <w:pPr>
        <w:rPr>
          <w:rFonts w:ascii="Arial" w:eastAsia="Arial" w:hAnsi="Arial" w:cs="Arial"/>
          <w:sz w:val="16"/>
          <w:szCs w:val="16"/>
        </w:rPr>
      </w:pPr>
    </w:p>
    <w:p w14:paraId="07843586" w14:textId="77777777" w:rsidR="00996552" w:rsidRDefault="00996552">
      <w:pPr>
        <w:spacing w:before="6"/>
        <w:rPr>
          <w:rFonts w:ascii="Arial" w:eastAsia="Arial" w:hAnsi="Arial" w:cs="Arial"/>
          <w:sz w:val="23"/>
          <w:szCs w:val="23"/>
        </w:rPr>
      </w:pPr>
    </w:p>
    <w:p w14:paraId="760603D5" w14:textId="77777777" w:rsidR="00996552" w:rsidRDefault="002D0D3F">
      <w:pPr>
        <w:ind w:left="146"/>
        <w:jc w:val="center"/>
        <w:rPr>
          <w:rFonts w:ascii="Arial" w:eastAsia="Arial" w:hAnsi="Arial" w:cs="Arial"/>
          <w:sz w:val="15"/>
          <w:szCs w:val="15"/>
        </w:rPr>
      </w:pPr>
      <w:r>
        <w:rPr>
          <w:rFonts w:ascii="Arial"/>
          <w:color w:val="252525"/>
          <w:sz w:val="15"/>
        </w:rPr>
        <w:t>1</w:t>
      </w:r>
    </w:p>
    <w:p w14:paraId="5FCDFE62" w14:textId="77777777" w:rsidR="00996552" w:rsidRDefault="00996552">
      <w:pPr>
        <w:rPr>
          <w:rFonts w:ascii="Arial" w:eastAsia="Arial" w:hAnsi="Arial" w:cs="Arial"/>
          <w:sz w:val="16"/>
          <w:szCs w:val="16"/>
        </w:rPr>
      </w:pPr>
    </w:p>
    <w:p w14:paraId="7CA4E71D" w14:textId="77777777" w:rsidR="00996552" w:rsidRDefault="00996552">
      <w:pPr>
        <w:spacing w:before="10"/>
        <w:rPr>
          <w:rFonts w:ascii="Arial" w:eastAsia="Arial" w:hAnsi="Arial" w:cs="Arial"/>
        </w:rPr>
      </w:pPr>
    </w:p>
    <w:p w14:paraId="5D434ADB" w14:textId="77777777" w:rsidR="00996552" w:rsidRDefault="002D0D3F">
      <w:pPr>
        <w:ind w:left="15"/>
        <w:jc w:val="center"/>
        <w:rPr>
          <w:rFonts w:ascii="Arial" w:eastAsia="Arial" w:hAnsi="Arial" w:cs="Arial"/>
          <w:sz w:val="15"/>
          <w:szCs w:val="15"/>
        </w:rPr>
      </w:pPr>
      <w:r>
        <w:rPr>
          <w:rFonts w:ascii="Arial"/>
          <w:color w:val="252525"/>
          <w:sz w:val="15"/>
        </w:rPr>
        <w:t>0.8</w:t>
      </w:r>
    </w:p>
    <w:p w14:paraId="799B8F31" w14:textId="77777777" w:rsidR="00996552" w:rsidRDefault="00996552">
      <w:pPr>
        <w:rPr>
          <w:rFonts w:ascii="Arial" w:eastAsia="Arial" w:hAnsi="Arial" w:cs="Arial"/>
          <w:sz w:val="16"/>
          <w:szCs w:val="16"/>
        </w:rPr>
      </w:pPr>
    </w:p>
    <w:p w14:paraId="5FD1509F" w14:textId="77777777" w:rsidR="00996552" w:rsidRDefault="00996552">
      <w:pPr>
        <w:spacing w:before="10"/>
        <w:rPr>
          <w:rFonts w:ascii="Arial" w:eastAsia="Arial" w:hAnsi="Arial" w:cs="Arial"/>
        </w:rPr>
      </w:pPr>
    </w:p>
    <w:p w14:paraId="7C0ECD7B" w14:textId="77777777" w:rsidR="00996552" w:rsidRDefault="002D0D3F">
      <w:pPr>
        <w:ind w:left="15"/>
        <w:jc w:val="center"/>
        <w:rPr>
          <w:rFonts w:ascii="Arial" w:eastAsia="Arial" w:hAnsi="Arial" w:cs="Arial"/>
          <w:sz w:val="15"/>
          <w:szCs w:val="15"/>
        </w:rPr>
      </w:pPr>
      <w:r>
        <w:rPr>
          <w:rFonts w:ascii="Arial"/>
          <w:color w:val="252525"/>
          <w:sz w:val="15"/>
        </w:rPr>
        <w:t>0.6</w:t>
      </w:r>
    </w:p>
    <w:p w14:paraId="5EEDF333" w14:textId="77777777" w:rsidR="00996552" w:rsidRDefault="00996552">
      <w:pPr>
        <w:rPr>
          <w:rFonts w:ascii="Arial" w:eastAsia="Arial" w:hAnsi="Arial" w:cs="Arial"/>
          <w:sz w:val="16"/>
          <w:szCs w:val="16"/>
        </w:rPr>
      </w:pPr>
    </w:p>
    <w:p w14:paraId="6997CDC2" w14:textId="77777777" w:rsidR="00996552" w:rsidRDefault="00996552">
      <w:pPr>
        <w:spacing w:before="10"/>
        <w:rPr>
          <w:rFonts w:ascii="Arial" w:eastAsia="Arial" w:hAnsi="Arial" w:cs="Arial"/>
        </w:rPr>
      </w:pPr>
    </w:p>
    <w:p w14:paraId="7FBD6A55" w14:textId="77777777" w:rsidR="00996552" w:rsidRDefault="002D0D3F">
      <w:pPr>
        <w:ind w:left="15"/>
        <w:jc w:val="center"/>
        <w:rPr>
          <w:rFonts w:ascii="Arial" w:eastAsia="Arial" w:hAnsi="Arial" w:cs="Arial"/>
          <w:sz w:val="15"/>
          <w:szCs w:val="15"/>
        </w:rPr>
      </w:pPr>
      <w:r>
        <w:rPr>
          <w:rFonts w:ascii="Arial"/>
          <w:color w:val="252525"/>
          <w:sz w:val="15"/>
        </w:rPr>
        <w:t>0.4</w:t>
      </w:r>
    </w:p>
    <w:p w14:paraId="20A53D6F" w14:textId="77777777" w:rsidR="00996552" w:rsidRDefault="00996552">
      <w:pPr>
        <w:rPr>
          <w:rFonts w:ascii="Arial" w:eastAsia="Arial" w:hAnsi="Arial" w:cs="Arial"/>
          <w:sz w:val="16"/>
          <w:szCs w:val="16"/>
        </w:rPr>
      </w:pPr>
    </w:p>
    <w:p w14:paraId="7E329D38" w14:textId="77777777" w:rsidR="00996552" w:rsidRDefault="00996552">
      <w:pPr>
        <w:spacing w:before="10"/>
        <w:rPr>
          <w:rFonts w:ascii="Arial" w:eastAsia="Arial" w:hAnsi="Arial" w:cs="Arial"/>
        </w:rPr>
      </w:pPr>
    </w:p>
    <w:p w14:paraId="76C65BA3" w14:textId="77777777" w:rsidR="00996552" w:rsidRDefault="002D0D3F">
      <w:pPr>
        <w:ind w:left="15"/>
        <w:jc w:val="center"/>
        <w:rPr>
          <w:rFonts w:ascii="Arial" w:eastAsia="Arial" w:hAnsi="Arial" w:cs="Arial"/>
          <w:sz w:val="15"/>
          <w:szCs w:val="15"/>
        </w:rPr>
      </w:pPr>
      <w:r>
        <w:rPr>
          <w:rFonts w:ascii="Arial"/>
          <w:color w:val="252525"/>
          <w:sz w:val="15"/>
        </w:rPr>
        <w:t>0.2</w:t>
      </w:r>
    </w:p>
    <w:p w14:paraId="32B66471" w14:textId="77777777" w:rsidR="00996552" w:rsidRDefault="002D0D3F">
      <w:pPr>
        <w:spacing w:before="6"/>
        <w:rPr>
          <w:rFonts w:ascii="Arial" w:eastAsia="Arial" w:hAnsi="Arial" w:cs="Arial"/>
          <w:sz w:val="7"/>
          <w:szCs w:val="7"/>
        </w:rPr>
      </w:pPr>
      <w:r>
        <w:br w:type="column"/>
      </w:r>
    </w:p>
    <w:p w14:paraId="1A381001" w14:textId="77777777" w:rsidR="00996552" w:rsidRDefault="00025C9E">
      <w:pPr>
        <w:spacing w:line="130" w:lineRule="atLeast"/>
        <w:ind w:left="1436"/>
        <w:rPr>
          <w:rFonts w:ascii="Arial" w:eastAsia="Arial" w:hAnsi="Arial" w:cs="Arial"/>
          <w:sz w:val="13"/>
          <w:szCs w:val="13"/>
        </w:rPr>
      </w:pPr>
      <w:r>
        <w:rPr>
          <w:rFonts w:ascii="Arial" w:eastAsia="Arial" w:hAnsi="Arial" w:cs="Arial"/>
          <w:sz w:val="13"/>
          <w:szCs w:val="13"/>
        </w:rPr>
      </w:r>
      <w:r>
        <w:rPr>
          <w:rFonts w:ascii="Arial" w:eastAsia="Arial" w:hAnsi="Arial" w:cs="Arial"/>
          <w:sz w:val="13"/>
          <w:szCs w:val="13"/>
        </w:rPr>
        <w:pict w14:anchorId="72C8A5E8">
          <v:group id="_x0000_s3793" style="width:4.7pt;height:6.6pt;mso-position-horizontal-relative:char;mso-position-vertical-relative:line" coordsize="94,132">
            <v:group id="_x0000_s3794" style="position:absolute;width:94;height:132" coordsize="94,132">
              <v:shape id="_x0000_s3796" style="position:absolute;width:94;height:132" coordsize="94,132" path="m8,132r-4,l3,131,1,129,,128r,-4l1,122r1,-1l55,69,36,18,35,14,33,11,30,6,28,5r-5,l23,4r,-2l23,2r,-1l24,r1,l39,r7,4l49,12,72,76r-15,l12,129r-2,2l8,132xe" fillcolor="#252525" stroked="f">
                <v:path arrowok="t"/>
              </v:shape>
              <v:shape id="_x0000_s3795" style="position:absolute;width:94;height:132" coordsize="94,132" path="m93,131r-12,l78,130r-2,-2l74,123,57,76r15,l87,117r2,5l90,126r2,2l93,129r,l93,131r,xe" fillcolor="#252525" stroked="f">
                <v:path arrowok="t"/>
              </v:shape>
            </v:group>
            <w10:anchorlock/>
          </v:group>
        </w:pict>
      </w:r>
    </w:p>
    <w:p w14:paraId="73CABEBE" w14:textId="77777777" w:rsidR="00996552" w:rsidRDefault="00996552">
      <w:pPr>
        <w:spacing w:before="9"/>
        <w:rPr>
          <w:rFonts w:ascii="Arial" w:eastAsia="Arial" w:hAnsi="Arial" w:cs="Arial"/>
          <w:sz w:val="21"/>
          <w:szCs w:val="21"/>
        </w:rPr>
      </w:pPr>
    </w:p>
    <w:p w14:paraId="44046AB2" w14:textId="77777777" w:rsidR="00996552" w:rsidRDefault="002D0D3F">
      <w:pPr>
        <w:spacing w:line="200" w:lineRule="atLeast"/>
        <w:ind w:left="-28"/>
        <w:rPr>
          <w:rFonts w:ascii="Arial" w:eastAsia="Arial" w:hAnsi="Arial" w:cs="Arial"/>
          <w:sz w:val="20"/>
          <w:szCs w:val="20"/>
        </w:rPr>
      </w:pPr>
      <w:r>
        <w:rPr>
          <w:rFonts w:ascii="Arial" w:eastAsia="Arial" w:hAnsi="Arial" w:cs="Arial"/>
          <w:noProof/>
          <w:sz w:val="20"/>
          <w:szCs w:val="20"/>
          <w:lang w:eastAsia="zh-CN"/>
        </w:rPr>
        <w:drawing>
          <wp:inline distT="0" distB="0" distL="0" distR="0" wp14:anchorId="1691B6D6" wp14:editId="6F1FE577">
            <wp:extent cx="1886549" cy="1752600"/>
            <wp:effectExtent l="0" t="0" r="0" b="0"/>
            <wp:docPr id="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pic:nvPicPr>
                  <pic:blipFill>
                    <a:blip r:embed="rId67" cstate="print"/>
                    <a:stretch>
                      <a:fillRect/>
                    </a:stretch>
                  </pic:blipFill>
                  <pic:spPr>
                    <a:xfrm>
                      <a:off x="0" y="0"/>
                      <a:ext cx="1886549" cy="1752600"/>
                    </a:xfrm>
                    <a:prstGeom prst="rect">
                      <a:avLst/>
                    </a:prstGeom>
                  </pic:spPr>
                </pic:pic>
              </a:graphicData>
            </a:graphic>
          </wp:inline>
        </w:drawing>
      </w:r>
    </w:p>
    <w:p w14:paraId="787E0940" w14:textId="77777777" w:rsidR="00996552" w:rsidRDefault="002D0D3F">
      <w:pPr>
        <w:tabs>
          <w:tab w:val="left" w:pos="643"/>
          <w:tab w:val="left" w:pos="1370"/>
          <w:tab w:val="left" w:pos="2097"/>
          <w:tab w:val="left" w:pos="2824"/>
        </w:tabs>
        <w:spacing w:before="25"/>
        <w:ind w:left="-18"/>
        <w:rPr>
          <w:rFonts w:ascii="Arial" w:eastAsia="Arial" w:hAnsi="Arial" w:cs="Arial"/>
          <w:sz w:val="15"/>
          <w:szCs w:val="15"/>
        </w:rPr>
      </w:pPr>
      <w:r>
        <w:rPr>
          <w:rFonts w:ascii="Arial"/>
          <w:color w:val="252525"/>
          <w:sz w:val="15"/>
        </w:rPr>
        <w:t>0</w:t>
      </w:r>
      <w:r>
        <w:rPr>
          <w:rFonts w:ascii="Arial"/>
          <w:color w:val="252525"/>
          <w:sz w:val="15"/>
        </w:rPr>
        <w:tab/>
        <w:t>0.2</w:t>
      </w:r>
      <w:r>
        <w:rPr>
          <w:rFonts w:ascii="Arial"/>
          <w:color w:val="252525"/>
          <w:sz w:val="15"/>
        </w:rPr>
        <w:tab/>
        <w:t>0.4</w:t>
      </w:r>
      <w:r>
        <w:rPr>
          <w:rFonts w:ascii="Arial"/>
          <w:color w:val="252525"/>
          <w:sz w:val="15"/>
        </w:rPr>
        <w:tab/>
        <w:t>0.6</w:t>
      </w:r>
      <w:r>
        <w:rPr>
          <w:rFonts w:ascii="Arial"/>
          <w:color w:val="252525"/>
          <w:sz w:val="15"/>
        </w:rPr>
        <w:tab/>
      </w:r>
      <w:r>
        <w:rPr>
          <w:rFonts w:ascii="Arial"/>
          <w:color w:val="252525"/>
          <w:w w:val="105"/>
          <w:sz w:val="15"/>
        </w:rPr>
        <w:t>0.8</w:t>
      </w:r>
    </w:p>
    <w:p w14:paraId="1635CD3F" w14:textId="77777777" w:rsidR="00996552" w:rsidRDefault="00996552">
      <w:pPr>
        <w:rPr>
          <w:rFonts w:ascii="Arial" w:eastAsia="Arial" w:hAnsi="Arial" w:cs="Arial"/>
          <w:sz w:val="15"/>
          <w:szCs w:val="15"/>
        </w:rPr>
        <w:sectPr w:rsidR="00996552">
          <w:type w:val="continuous"/>
          <w:pgSz w:w="11910" w:h="16840"/>
          <w:pgMar w:top="1580" w:right="1520" w:bottom="280" w:left="1680" w:header="720" w:footer="720" w:gutter="0"/>
          <w:cols w:num="4" w:space="720" w:equalWidth="0">
            <w:col w:w="1076" w:space="40"/>
            <w:col w:w="3506" w:space="40"/>
            <w:col w:w="233" w:space="40"/>
            <w:col w:w="3775"/>
          </w:cols>
        </w:sectPr>
      </w:pPr>
    </w:p>
    <w:p w14:paraId="290F9A11" w14:textId="77777777" w:rsidR="00996552" w:rsidRDefault="00996552">
      <w:pPr>
        <w:spacing w:before="4"/>
        <w:rPr>
          <w:rFonts w:ascii="Arial" w:eastAsia="Arial" w:hAnsi="Arial" w:cs="Arial"/>
          <w:sz w:val="7"/>
          <w:szCs w:val="7"/>
        </w:rPr>
      </w:pPr>
    </w:p>
    <w:p w14:paraId="56965025" w14:textId="77777777" w:rsidR="00996552" w:rsidRDefault="00025C9E">
      <w:pPr>
        <w:tabs>
          <w:tab w:val="left" w:pos="6369"/>
        </w:tabs>
        <w:spacing w:line="130" w:lineRule="atLeast"/>
        <w:ind w:left="2549"/>
        <w:rPr>
          <w:rFonts w:ascii="Arial" w:eastAsia="Arial" w:hAnsi="Arial" w:cs="Arial"/>
          <w:sz w:val="13"/>
          <w:szCs w:val="13"/>
        </w:rPr>
      </w:pPr>
      <w:r>
        <w:rPr>
          <w:rFonts w:ascii="Arial" w:eastAsiaTheme="minorHAnsi"/>
          <w:sz w:val="13"/>
        </w:rPr>
      </w:r>
      <w:r>
        <w:rPr>
          <w:rFonts w:ascii="Arial" w:eastAsiaTheme="minorHAnsi"/>
          <w:sz w:val="13"/>
        </w:rPr>
        <w:pict w14:anchorId="2BA6B490">
          <v:group id="_x0000_s3789" style="width:4.7pt;height:6.6pt;mso-position-horizontal-relative:char;mso-position-vertical-relative:line" coordsize="94,132">
            <v:group id="_x0000_s3790" style="position:absolute;width:94;height:132" coordsize="94,132">
              <v:shape id="_x0000_s3792" style="position:absolute;width:94;height:132" coordsize="94,132" path="m8,132r-4,l3,131,1,129,,128r,-4l1,122r1,-1l55,69,36,18,35,14,33,11,30,6,28,5r-5,l23,4r,-2l23,2r,-1l24,r1,l39,r7,4l49,12,72,76r-15,l12,129r-2,2l8,132xe" fillcolor="#252525" stroked="f">
                <v:path arrowok="t"/>
              </v:shape>
              <v:shape id="_x0000_s3791" style="position:absolute;width:94;height:132" coordsize="94,132" path="m93,131r-12,l78,130r-2,-2l74,123,57,76r15,l87,117r2,5l90,126r2,2l93,129r,l93,131r,xe" fillcolor="#252525" stroked="f">
                <v:path arrowok="t"/>
              </v:shape>
            </v:group>
            <w10:anchorlock/>
          </v:group>
        </w:pict>
      </w:r>
      <w:r w:rsidR="002D0D3F">
        <w:rPr>
          <w:rFonts w:ascii="Arial"/>
          <w:sz w:val="13"/>
        </w:rPr>
        <w:tab/>
      </w:r>
      <w:r>
        <w:rPr>
          <w:rFonts w:ascii="Arial"/>
          <w:sz w:val="13"/>
        </w:rPr>
      </w:r>
      <w:r>
        <w:rPr>
          <w:rFonts w:ascii="Arial"/>
          <w:sz w:val="13"/>
        </w:rPr>
        <w:pict w14:anchorId="37A1947D">
          <v:group id="_x0000_s3785" style="width:4.7pt;height:6.6pt;mso-position-horizontal-relative:char;mso-position-vertical-relative:line" coordsize="94,132">
            <v:group id="_x0000_s3786" style="position:absolute;width:94;height:132" coordsize="94,132">
              <v:shape id="_x0000_s3788" style="position:absolute;width:94;height:132" coordsize="94,132" path="m8,132r-4,l3,131,1,129,,128r,-4l1,122r1,-1l55,69,36,18,35,14,33,11,30,6,28,5r-5,l23,4r,-2l23,2r,-1l24,r1,l39,r7,4l49,12,72,76r-15,l12,129r-2,2l8,132xe" fillcolor="#252525" stroked="f">
                <v:path arrowok="t"/>
              </v:shape>
              <v:shape id="_x0000_s3787" style="position:absolute;width:94;height:132" coordsize="94,132" path="m93,131r-12,l78,130r-2,-2l74,123,57,76r15,l87,117r2,5l90,126r2,2l93,129r,l93,131r,xe" fillcolor="#252525" stroked="f">
                <v:path arrowok="t"/>
              </v:shape>
            </v:group>
            <w10:anchorlock/>
          </v:group>
        </w:pict>
      </w:r>
    </w:p>
    <w:p w14:paraId="5F8D90B4" w14:textId="77777777" w:rsidR="00996552" w:rsidRDefault="00996552">
      <w:pPr>
        <w:spacing w:before="2"/>
        <w:rPr>
          <w:rFonts w:ascii="Arial" w:eastAsia="Arial" w:hAnsi="Arial" w:cs="Arial"/>
          <w:sz w:val="11"/>
          <w:szCs w:val="11"/>
        </w:rPr>
      </w:pPr>
    </w:p>
    <w:p w14:paraId="54F52D7E" w14:textId="77777777" w:rsidR="00996552" w:rsidRDefault="002D0D3F">
      <w:pPr>
        <w:tabs>
          <w:tab w:val="left" w:pos="3111"/>
        </w:tabs>
        <w:spacing w:before="35"/>
        <w:ind w:left="236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3.7</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连续潮流下</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PV </w:t>
      </w:r>
      <w:r>
        <w:rPr>
          <w:rFonts w:ascii="宋体" w:eastAsia="宋体" w:hAnsi="宋体" w:cs="宋体"/>
          <w:sz w:val="21"/>
          <w:szCs w:val="21"/>
          <w:lang w:eastAsia="zh-CN"/>
        </w:rPr>
        <w:t>特性曲线</w:t>
      </w:r>
    </w:p>
    <w:p w14:paraId="5CDF2E63" w14:textId="77777777" w:rsidR="00996552" w:rsidRDefault="00996552">
      <w:pPr>
        <w:rPr>
          <w:rFonts w:ascii="宋体" w:eastAsia="宋体" w:hAnsi="宋体" w:cs="宋体"/>
          <w:sz w:val="21"/>
          <w:szCs w:val="21"/>
          <w:lang w:eastAsia="zh-CN"/>
        </w:rPr>
        <w:sectPr w:rsidR="00996552">
          <w:type w:val="continuous"/>
          <w:pgSz w:w="11910" w:h="16840"/>
          <w:pgMar w:top="1580" w:right="1520" w:bottom="280" w:left="1680" w:header="720" w:footer="720" w:gutter="0"/>
          <w:cols w:space="720"/>
        </w:sectPr>
      </w:pPr>
    </w:p>
    <w:p w14:paraId="79037037" w14:textId="77777777" w:rsidR="00996552" w:rsidRDefault="00996552">
      <w:pPr>
        <w:spacing w:before="9"/>
        <w:rPr>
          <w:rFonts w:ascii="宋体" w:eastAsia="宋体" w:hAnsi="宋体" w:cs="宋体"/>
          <w:sz w:val="17"/>
          <w:szCs w:val="17"/>
          <w:lang w:eastAsia="zh-CN"/>
        </w:rPr>
      </w:pPr>
    </w:p>
    <w:p w14:paraId="13F4EF89" w14:textId="77777777" w:rsidR="00996552" w:rsidRDefault="002D0D3F">
      <w:pPr>
        <w:pStyle w:val="a3"/>
        <w:spacing w:before="26" w:line="295" w:lineRule="auto"/>
        <w:ind w:right="75" w:firstLine="480"/>
        <w:rPr>
          <w:lang w:eastAsia="zh-CN"/>
        </w:rPr>
      </w:pPr>
      <w:r>
        <w:rPr>
          <w:lang w:eastAsia="zh-CN"/>
        </w:rPr>
        <w:t>如图</w:t>
      </w:r>
      <w:hyperlink w:anchor="_bookmark77" w:history="1">
        <w:r>
          <w:rPr>
            <w:rFonts w:ascii="Times New Roman" w:eastAsia="Times New Roman" w:hAnsi="Times New Roman" w:cs="Times New Roman"/>
            <w:lang w:eastAsia="zh-CN"/>
          </w:rPr>
          <w:t>3.7</w:t>
        </w:r>
      </w:hyperlink>
      <w:r>
        <w:rPr>
          <w:lang w:eastAsia="zh-CN"/>
        </w:rPr>
        <w:t>所示</w:t>
      </w:r>
      <w:r>
        <w:rPr>
          <w:spacing w:val="-52"/>
          <w:lang w:eastAsia="zh-CN"/>
        </w:rPr>
        <w:t>，</w:t>
      </w:r>
      <w:r>
        <w:rPr>
          <w:rFonts w:ascii="Times New Roman" w:eastAsia="Times New Roman" w:hAnsi="Times New Roman" w:cs="Times New Roman"/>
        </w:rPr>
        <w:t>λ</w:t>
      </w:r>
      <w:r>
        <w:rPr>
          <w:rFonts w:ascii="Times New Roman" w:eastAsia="Times New Roman" w:hAnsi="Times New Roman" w:cs="Times New Roman"/>
          <w:spacing w:val="6"/>
          <w:lang w:eastAsia="zh-CN"/>
        </w:rPr>
        <w:t xml:space="preserve"> </w:t>
      </w:r>
      <w:r>
        <w:rPr>
          <w:lang w:eastAsia="zh-CN"/>
        </w:rPr>
        <w:t>为负荷增长率</w:t>
      </w:r>
      <w:r>
        <w:rPr>
          <w:spacing w:val="-54"/>
          <w:lang w:eastAsia="zh-CN"/>
        </w:rPr>
        <w:t>，</w:t>
      </w:r>
      <w:r>
        <w:rPr>
          <w:lang w:eastAsia="zh-CN"/>
        </w:rPr>
        <w:t>随节点负荷的缓慢增加</w:t>
      </w:r>
      <w:r>
        <w:rPr>
          <w:spacing w:val="-54"/>
          <w:lang w:eastAsia="zh-CN"/>
        </w:rPr>
        <w:t>，</w:t>
      </w:r>
      <w:r>
        <w:rPr>
          <w:lang w:eastAsia="zh-CN"/>
        </w:rPr>
        <w:t>不断求解潮流方程， 从而描绘出系统的</w:t>
      </w:r>
      <w:r>
        <w:rPr>
          <w:spacing w:val="-63"/>
          <w:lang w:eastAsia="zh-CN"/>
        </w:rPr>
        <w:t xml:space="preserve"> </w:t>
      </w:r>
      <w:r>
        <w:rPr>
          <w:rFonts w:ascii="Times New Roman" w:eastAsia="Times New Roman" w:hAnsi="Times New Roman" w:cs="Times New Roman"/>
          <w:lang w:eastAsia="zh-CN"/>
        </w:rPr>
        <w:t>PV</w:t>
      </w:r>
      <w:r>
        <w:rPr>
          <w:rFonts w:ascii="Times New Roman" w:eastAsia="Times New Roman" w:hAnsi="Times New Roman" w:cs="Times New Roman"/>
          <w:spacing w:val="-3"/>
          <w:lang w:eastAsia="zh-CN"/>
        </w:rPr>
        <w:t xml:space="preserve"> </w:t>
      </w:r>
      <w:r>
        <w:rPr>
          <w:spacing w:val="-2"/>
          <w:lang w:eastAsia="zh-CN"/>
        </w:rPr>
        <w:t>曲线。也就是说，鞍岔分节点为电力系统节点电压和功率</w:t>
      </w:r>
      <w:r>
        <w:rPr>
          <w:spacing w:val="39"/>
          <w:lang w:eastAsia="zh-CN"/>
        </w:rPr>
        <w:t xml:space="preserve"> </w:t>
      </w:r>
      <w:r>
        <w:rPr>
          <w:lang w:eastAsia="zh-CN"/>
        </w:rPr>
        <w:t>的临界点</w:t>
      </w:r>
      <w:r>
        <w:rPr>
          <w:spacing w:val="-20"/>
          <w:lang w:eastAsia="zh-CN"/>
        </w:rPr>
        <w:t>。</w:t>
      </w:r>
      <w:r>
        <w:rPr>
          <w:lang w:eastAsia="zh-CN"/>
        </w:rPr>
        <w:t>可以看出</w:t>
      </w:r>
      <w:r>
        <w:rPr>
          <w:spacing w:val="-24"/>
          <w:lang w:eastAsia="zh-CN"/>
        </w:rPr>
        <w:t>，</w:t>
      </w:r>
      <w:r>
        <w:rPr>
          <w:lang w:eastAsia="zh-CN"/>
        </w:rPr>
        <w:t>在连续潮流</w:t>
      </w:r>
      <w:r>
        <w:rPr>
          <w:spacing w:val="-65"/>
          <w:lang w:eastAsia="zh-CN"/>
        </w:rPr>
        <w:t xml:space="preserve"> </w:t>
      </w:r>
      <w:r>
        <w:rPr>
          <w:rFonts w:ascii="Times New Roman" w:eastAsia="Times New Roman" w:hAnsi="Times New Roman" w:cs="Times New Roman"/>
          <w:lang w:eastAsia="zh-CN"/>
        </w:rPr>
        <w:t>(CPF)</w:t>
      </w:r>
      <w:r>
        <w:rPr>
          <w:rFonts w:ascii="Times New Roman" w:eastAsia="Times New Roman" w:hAnsi="Times New Roman" w:cs="Times New Roman"/>
          <w:spacing w:val="-4"/>
          <w:lang w:eastAsia="zh-CN"/>
        </w:rPr>
        <w:t xml:space="preserve"> </w:t>
      </w:r>
      <w:r>
        <w:rPr>
          <w:lang w:eastAsia="zh-CN"/>
        </w:rPr>
        <w:t>计算结果中</w:t>
      </w:r>
      <w:r>
        <w:rPr>
          <w:spacing w:val="-24"/>
          <w:lang w:eastAsia="zh-CN"/>
        </w:rPr>
        <w:t>，</w:t>
      </w:r>
      <w:r>
        <w:rPr>
          <w:lang w:eastAsia="zh-CN"/>
        </w:rPr>
        <w:t>系统中不同节点其临界电 压和最大节点负荷功率不同</w:t>
      </w:r>
      <w:r>
        <w:rPr>
          <w:spacing w:val="-48"/>
          <w:lang w:eastAsia="zh-CN"/>
        </w:rPr>
        <w:t>，</w:t>
      </w:r>
      <w:r>
        <w:rPr>
          <w:lang w:eastAsia="zh-CN"/>
        </w:rPr>
        <w:t>从而在侧面体现出电力系统的异质性</w:t>
      </w:r>
      <w:r>
        <w:rPr>
          <w:spacing w:val="-41"/>
          <w:lang w:eastAsia="zh-CN"/>
        </w:rPr>
        <w:t>。</w:t>
      </w:r>
      <w:r>
        <w:rPr>
          <w:lang w:eastAsia="zh-CN"/>
        </w:rPr>
        <w:t>为了方便度 量</w:t>
      </w:r>
      <w:r>
        <w:rPr>
          <w:spacing w:val="-45"/>
          <w:lang w:eastAsia="zh-CN"/>
        </w:rPr>
        <w:t>，</w:t>
      </w:r>
      <w:r>
        <w:rPr>
          <w:lang w:eastAsia="zh-CN"/>
        </w:rPr>
        <w:t>在负荷增加的方式上采用的是增加负荷增长率的方式</w:t>
      </w:r>
      <w:r>
        <w:rPr>
          <w:spacing w:val="-45"/>
          <w:lang w:eastAsia="zh-CN"/>
        </w:rPr>
        <w:t>，</w:t>
      </w:r>
      <w:r>
        <w:rPr>
          <w:lang w:eastAsia="zh-CN"/>
        </w:rPr>
        <w:t>虽然不同节点的最大 负荷增长率相同，但是其最大节点功率负荷不同。具体的临界数据如表</w:t>
      </w:r>
      <w:hyperlink w:anchor="_bookmark78" w:history="1">
        <w:r>
          <w:rPr>
            <w:rFonts w:ascii="Times New Roman" w:eastAsia="Times New Roman" w:hAnsi="Times New Roman" w:cs="Times New Roman"/>
            <w:lang w:eastAsia="zh-CN"/>
          </w:rPr>
          <w:t>3.2</w:t>
        </w:r>
      </w:hyperlink>
      <w:r>
        <w:rPr>
          <w:lang w:eastAsia="zh-CN"/>
        </w:rPr>
        <w:t>所示。</w:t>
      </w:r>
    </w:p>
    <w:p w14:paraId="3696107E" w14:textId="77777777" w:rsidR="00996552" w:rsidRDefault="002D0D3F">
      <w:pPr>
        <w:tabs>
          <w:tab w:val="left" w:pos="2277"/>
        </w:tabs>
        <w:spacing w:before="122"/>
        <w:ind w:left="1542"/>
        <w:rPr>
          <w:rFonts w:ascii="宋体" w:eastAsia="宋体" w:hAnsi="宋体" w:cs="宋体"/>
          <w:sz w:val="21"/>
          <w:szCs w:val="21"/>
          <w:lang w:eastAsia="zh-CN"/>
        </w:rPr>
      </w:pPr>
      <w:bookmarkStart w:id="128" w:name="_bookmark78"/>
      <w:bookmarkEnd w:id="128"/>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2</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7 </w:t>
      </w:r>
      <w:r>
        <w:rPr>
          <w:rFonts w:ascii="宋体" w:eastAsia="宋体" w:hAnsi="宋体" w:cs="宋体"/>
          <w:sz w:val="21"/>
          <w:szCs w:val="21"/>
          <w:lang w:eastAsia="zh-CN"/>
        </w:rPr>
        <w:t>临界电压值和最大节点有功功率值</w:t>
      </w:r>
    </w:p>
    <w:p w14:paraId="360394AE" w14:textId="77777777" w:rsidR="00996552" w:rsidRDefault="00996552">
      <w:pPr>
        <w:spacing w:before="5"/>
        <w:rPr>
          <w:rFonts w:ascii="宋体" w:eastAsia="宋体" w:hAnsi="宋体" w:cs="宋体"/>
          <w:sz w:val="14"/>
          <w:szCs w:val="14"/>
          <w:lang w:eastAsia="zh-CN"/>
        </w:rPr>
      </w:pPr>
    </w:p>
    <w:tbl>
      <w:tblPr>
        <w:tblStyle w:val="TableNormal"/>
        <w:tblW w:w="0" w:type="auto"/>
        <w:tblInd w:w="273" w:type="dxa"/>
        <w:tblLayout w:type="fixed"/>
        <w:tblLook w:val="01E0" w:firstRow="1" w:lastRow="1" w:firstColumn="1" w:lastColumn="1" w:noHBand="0" w:noVBand="0"/>
      </w:tblPr>
      <w:tblGrid>
        <w:gridCol w:w="2660"/>
        <w:gridCol w:w="1220"/>
        <w:gridCol w:w="1373"/>
        <w:gridCol w:w="1373"/>
        <w:gridCol w:w="1373"/>
      </w:tblGrid>
      <w:tr w:rsidR="00996552" w14:paraId="24FB0D45" w14:textId="77777777">
        <w:trPr>
          <w:trHeight w:hRule="exact" w:val="435"/>
        </w:trPr>
        <w:tc>
          <w:tcPr>
            <w:tcW w:w="2660" w:type="dxa"/>
            <w:tcBorders>
              <w:top w:val="single" w:sz="8" w:space="0" w:color="000000"/>
              <w:left w:val="nil"/>
              <w:bottom w:val="single" w:sz="5" w:space="0" w:color="000000"/>
              <w:right w:val="nil"/>
            </w:tcBorders>
          </w:tcPr>
          <w:p w14:paraId="426BA80F" w14:textId="77777777" w:rsidR="00996552" w:rsidRDefault="002D0D3F">
            <w:pPr>
              <w:pStyle w:val="TableParagraph"/>
              <w:spacing w:before="42"/>
              <w:ind w:right="151"/>
              <w:jc w:val="center"/>
              <w:rPr>
                <w:rFonts w:ascii="黑体" w:eastAsia="黑体" w:hAnsi="黑体" w:cs="黑体"/>
                <w:sz w:val="21"/>
                <w:szCs w:val="21"/>
              </w:rPr>
            </w:pPr>
            <w:r>
              <w:rPr>
                <w:rFonts w:ascii="黑体" w:eastAsia="黑体" w:hAnsi="黑体" w:cs="黑体"/>
                <w:sz w:val="21"/>
                <w:szCs w:val="21"/>
              </w:rPr>
              <w:t>节点名</w:t>
            </w:r>
          </w:p>
        </w:tc>
        <w:tc>
          <w:tcPr>
            <w:tcW w:w="1220" w:type="dxa"/>
            <w:tcBorders>
              <w:top w:val="single" w:sz="8" w:space="0" w:color="000000"/>
              <w:left w:val="nil"/>
              <w:bottom w:val="single" w:sz="5" w:space="0" w:color="000000"/>
              <w:right w:val="nil"/>
            </w:tcBorders>
          </w:tcPr>
          <w:p w14:paraId="371B20EA" w14:textId="77777777" w:rsidR="00996552" w:rsidRDefault="002D0D3F">
            <w:pPr>
              <w:pStyle w:val="TableParagraph"/>
              <w:spacing w:before="42"/>
              <w:ind w:left="244"/>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1</w:t>
            </w:r>
          </w:p>
        </w:tc>
        <w:tc>
          <w:tcPr>
            <w:tcW w:w="1373" w:type="dxa"/>
            <w:tcBorders>
              <w:top w:val="single" w:sz="8" w:space="0" w:color="000000"/>
              <w:left w:val="nil"/>
              <w:bottom w:val="single" w:sz="5" w:space="0" w:color="000000"/>
              <w:right w:val="nil"/>
            </w:tcBorders>
          </w:tcPr>
          <w:p w14:paraId="26CA8634"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2</w:t>
            </w:r>
          </w:p>
        </w:tc>
        <w:tc>
          <w:tcPr>
            <w:tcW w:w="1373" w:type="dxa"/>
            <w:tcBorders>
              <w:top w:val="single" w:sz="8" w:space="0" w:color="000000"/>
              <w:left w:val="nil"/>
              <w:bottom w:val="single" w:sz="5" w:space="0" w:color="000000"/>
              <w:right w:val="nil"/>
            </w:tcBorders>
          </w:tcPr>
          <w:p w14:paraId="428B4086"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3</w:t>
            </w:r>
          </w:p>
        </w:tc>
        <w:tc>
          <w:tcPr>
            <w:tcW w:w="1373" w:type="dxa"/>
            <w:tcBorders>
              <w:top w:val="single" w:sz="8" w:space="0" w:color="000000"/>
              <w:left w:val="nil"/>
              <w:bottom w:val="single" w:sz="5" w:space="0" w:color="000000"/>
              <w:right w:val="nil"/>
            </w:tcBorders>
          </w:tcPr>
          <w:p w14:paraId="73372107"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7</w:t>
            </w:r>
          </w:p>
        </w:tc>
      </w:tr>
      <w:tr w:rsidR="00996552" w14:paraId="1C5F62DD" w14:textId="77777777">
        <w:trPr>
          <w:trHeight w:hRule="exact" w:val="377"/>
        </w:trPr>
        <w:tc>
          <w:tcPr>
            <w:tcW w:w="2660" w:type="dxa"/>
            <w:tcBorders>
              <w:top w:val="single" w:sz="5" w:space="0" w:color="000000"/>
              <w:left w:val="nil"/>
              <w:bottom w:val="nil"/>
              <w:right w:val="nil"/>
            </w:tcBorders>
          </w:tcPr>
          <w:p w14:paraId="4E38D021" w14:textId="77777777" w:rsidR="00996552" w:rsidRDefault="002D0D3F">
            <w:pPr>
              <w:pStyle w:val="TableParagraph"/>
              <w:spacing w:before="42"/>
              <w:ind w:left="210"/>
              <w:rPr>
                <w:rFonts w:ascii="宋体" w:eastAsia="宋体" w:hAnsi="宋体" w:cs="宋体"/>
                <w:sz w:val="21"/>
                <w:szCs w:val="21"/>
                <w:lang w:eastAsia="zh-CN"/>
              </w:rPr>
            </w:pPr>
            <w:r>
              <w:rPr>
                <w:rFonts w:ascii="宋体" w:eastAsia="宋体" w:hAnsi="宋体" w:cs="宋体"/>
                <w:sz w:val="21"/>
                <w:szCs w:val="21"/>
                <w:lang w:eastAsia="zh-CN"/>
              </w:rPr>
              <w:t>节点电压临界值（</w:t>
            </w:r>
            <w:r>
              <w:rPr>
                <w:rFonts w:ascii="Times New Roman" w:eastAsia="Times New Roman" w:hAnsi="Times New Roman" w:cs="Times New Roman"/>
                <w:sz w:val="21"/>
                <w:szCs w:val="21"/>
                <w:lang w:eastAsia="zh-CN"/>
              </w:rPr>
              <w:t>p.u.</w:t>
            </w:r>
            <w:r>
              <w:rPr>
                <w:rFonts w:ascii="宋体" w:eastAsia="宋体" w:hAnsi="宋体" w:cs="宋体"/>
                <w:sz w:val="21"/>
                <w:szCs w:val="21"/>
                <w:lang w:eastAsia="zh-CN"/>
              </w:rPr>
              <w:t>）</w:t>
            </w:r>
          </w:p>
        </w:tc>
        <w:tc>
          <w:tcPr>
            <w:tcW w:w="1220" w:type="dxa"/>
            <w:tcBorders>
              <w:top w:val="single" w:sz="5" w:space="0" w:color="000000"/>
              <w:left w:val="nil"/>
              <w:bottom w:val="nil"/>
              <w:right w:val="nil"/>
            </w:tcBorders>
          </w:tcPr>
          <w:p w14:paraId="74956770" w14:textId="77777777" w:rsidR="00996552" w:rsidRDefault="002D0D3F">
            <w:pPr>
              <w:pStyle w:val="TableParagraph"/>
              <w:spacing w:before="91"/>
              <w:ind w:left="297"/>
              <w:rPr>
                <w:rFonts w:ascii="Times New Roman" w:eastAsia="Times New Roman" w:hAnsi="Times New Roman" w:cs="Times New Roman"/>
                <w:sz w:val="21"/>
                <w:szCs w:val="21"/>
              </w:rPr>
            </w:pPr>
            <w:r>
              <w:rPr>
                <w:rFonts w:ascii="Times New Roman"/>
                <w:sz w:val="21"/>
              </w:rPr>
              <w:t>0.979</w:t>
            </w:r>
          </w:p>
        </w:tc>
        <w:tc>
          <w:tcPr>
            <w:tcW w:w="1373" w:type="dxa"/>
            <w:tcBorders>
              <w:top w:val="single" w:sz="5" w:space="0" w:color="000000"/>
              <w:left w:val="nil"/>
              <w:bottom w:val="nil"/>
              <w:right w:val="nil"/>
            </w:tcBorders>
          </w:tcPr>
          <w:p w14:paraId="22AE31A5" w14:textId="77777777" w:rsidR="00996552" w:rsidRDefault="002D0D3F">
            <w:pPr>
              <w:pStyle w:val="TableParagraph"/>
              <w:spacing w:before="91"/>
              <w:ind w:left="450"/>
              <w:rPr>
                <w:rFonts w:ascii="Times New Roman" w:eastAsia="Times New Roman" w:hAnsi="Times New Roman" w:cs="Times New Roman"/>
                <w:sz w:val="21"/>
                <w:szCs w:val="21"/>
              </w:rPr>
            </w:pPr>
            <w:r>
              <w:rPr>
                <w:rFonts w:ascii="Times New Roman"/>
                <w:sz w:val="21"/>
              </w:rPr>
              <w:t>0.937</w:t>
            </w:r>
          </w:p>
        </w:tc>
        <w:tc>
          <w:tcPr>
            <w:tcW w:w="1373" w:type="dxa"/>
            <w:tcBorders>
              <w:top w:val="single" w:sz="5" w:space="0" w:color="000000"/>
              <w:left w:val="nil"/>
              <w:bottom w:val="nil"/>
              <w:right w:val="nil"/>
            </w:tcBorders>
          </w:tcPr>
          <w:p w14:paraId="0FB34775" w14:textId="77777777" w:rsidR="00996552" w:rsidRDefault="002D0D3F">
            <w:pPr>
              <w:pStyle w:val="TableParagraph"/>
              <w:spacing w:before="91"/>
              <w:ind w:left="450"/>
              <w:rPr>
                <w:rFonts w:ascii="Times New Roman" w:eastAsia="Times New Roman" w:hAnsi="Times New Roman" w:cs="Times New Roman"/>
                <w:sz w:val="21"/>
                <w:szCs w:val="21"/>
              </w:rPr>
            </w:pPr>
            <w:r>
              <w:rPr>
                <w:rFonts w:ascii="Times New Roman"/>
                <w:sz w:val="21"/>
              </w:rPr>
              <w:t>0.829</w:t>
            </w:r>
          </w:p>
        </w:tc>
        <w:tc>
          <w:tcPr>
            <w:tcW w:w="1373" w:type="dxa"/>
            <w:tcBorders>
              <w:top w:val="single" w:sz="5" w:space="0" w:color="000000"/>
              <w:left w:val="nil"/>
              <w:bottom w:val="nil"/>
              <w:right w:val="nil"/>
            </w:tcBorders>
          </w:tcPr>
          <w:p w14:paraId="6BC9160A" w14:textId="77777777" w:rsidR="00996552" w:rsidRDefault="002D0D3F">
            <w:pPr>
              <w:pStyle w:val="TableParagraph"/>
              <w:spacing w:before="91"/>
              <w:ind w:left="450"/>
              <w:rPr>
                <w:rFonts w:ascii="Times New Roman" w:eastAsia="Times New Roman" w:hAnsi="Times New Roman" w:cs="Times New Roman"/>
                <w:sz w:val="21"/>
                <w:szCs w:val="21"/>
              </w:rPr>
            </w:pPr>
            <w:r>
              <w:rPr>
                <w:rFonts w:ascii="Times New Roman"/>
                <w:sz w:val="21"/>
              </w:rPr>
              <w:t>0.660</w:t>
            </w:r>
          </w:p>
        </w:tc>
      </w:tr>
      <w:tr w:rsidR="00996552" w14:paraId="22CA3D73" w14:textId="77777777">
        <w:trPr>
          <w:trHeight w:hRule="exact" w:val="380"/>
        </w:trPr>
        <w:tc>
          <w:tcPr>
            <w:tcW w:w="2660" w:type="dxa"/>
            <w:tcBorders>
              <w:top w:val="nil"/>
              <w:left w:val="nil"/>
              <w:bottom w:val="single" w:sz="8" w:space="0" w:color="000000"/>
              <w:right w:val="nil"/>
            </w:tcBorders>
          </w:tcPr>
          <w:p w14:paraId="12607B0D" w14:textId="77777777" w:rsidR="00996552" w:rsidRDefault="002D0D3F">
            <w:pPr>
              <w:pStyle w:val="TableParagraph"/>
              <w:spacing w:line="271" w:lineRule="exact"/>
              <w:ind w:left="124"/>
              <w:rPr>
                <w:rFonts w:ascii="Times New Roman" w:eastAsia="Times New Roman" w:hAnsi="Times New Roman" w:cs="Times New Roman"/>
                <w:sz w:val="21"/>
                <w:szCs w:val="21"/>
                <w:lang w:eastAsia="zh-CN"/>
              </w:rPr>
            </w:pPr>
            <w:r>
              <w:rPr>
                <w:rFonts w:ascii="宋体" w:eastAsia="宋体" w:hAnsi="宋体" w:cs="宋体"/>
                <w:sz w:val="21"/>
                <w:szCs w:val="21"/>
                <w:lang w:eastAsia="zh-CN"/>
              </w:rPr>
              <w:t>最大节点有功功率</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(MW)</w:t>
            </w:r>
          </w:p>
        </w:tc>
        <w:tc>
          <w:tcPr>
            <w:tcW w:w="1220" w:type="dxa"/>
            <w:tcBorders>
              <w:top w:val="nil"/>
              <w:left w:val="nil"/>
              <w:bottom w:val="single" w:sz="8" w:space="0" w:color="000000"/>
              <w:right w:val="nil"/>
            </w:tcBorders>
          </w:tcPr>
          <w:p w14:paraId="1A5D4F22" w14:textId="77777777" w:rsidR="00996552" w:rsidRDefault="002D0D3F">
            <w:pPr>
              <w:pStyle w:val="TableParagraph"/>
              <w:spacing w:before="29"/>
              <w:ind w:left="244"/>
              <w:rPr>
                <w:rFonts w:ascii="Times New Roman" w:eastAsia="Times New Roman" w:hAnsi="Times New Roman" w:cs="Times New Roman"/>
                <w:sz w:val="21"/>
                <w:szCs w:val="21"/>
              </w:rPr>
            </w:pPr>
            <w:r>
              <w:rPr>
                <w:rFonts w:ascii="Times New Roman"/>
                <w:sz w:val="21"/>
              </w:rPr>
              <w:t>208.44</w:t>
            </w:r>
          </w:p>
        </w:tc>
        <w:tc>
          <w:tcPr>
            <w:tcW w:w="1373" w:type="dxa"/>
            <w:tcBorders>
              <w:top w:val="nil"/>
              <w:left w:val="nil"/>
              <w:bottom w:val="single" w:sz="8" w:space="0" w:color="000000"/>
              <w:right w:val="nil"/>
            </w:tcBorders>
          </w:tcPr>
          <w:p w14:paraId="08B181AE" w14:textId="77777777" w:rsidR="00996552" w:rsidRDefault="002D0D3F">
            <w:pPr>
              <w:pStyle w:val="TableParagraph"/>
              <w:spacing w:before="29"/>
              <w:jc w:val="center"/>
              <w:rPr>
                <w:rFonts w:ascii="Times New Roman" w:eastAsia="Times New Roman" w:hAnsi="Times New Roman" w:cs="Times New Roman"/>
                <w:sz w:val="21"/>
                <w:szCs w:val="21"/>
              </w:rPr>
            </w:pPr>
            <w:r>
              <w:rPr>
                <w:rFonts w:ascii="Times New Roman"/>
                <w:sz w:val="21"/>
              </w:rPr>
              <w:t>0</w:t>
            </w:r>
          </w:p>
        </w:tc>
        <w:tc>
          <w:tcPr>
            <w:tcW w:w="1373" w:type="dxa"/>
            <w:tcBorders>
              <w:top w:val="nil"/>
              <w:left w:val="nil"/>
              <w:bottom w:val="single" w:sz="8" w:space="0" w:color="000000"/>
              <w:right w:val="nil"/>
            </w:tcBorders>
          </w:tcPr>
          <w:p w14:paraId="1CC897C7" w14:textId="77777777" w:rsidR="00996552" w:rsidRDefault="002D0D3F">
            <w:pPr>
              <w:pStyle w:val="TableParagraph"/>
              <w:spacing w:before="29"/>
              <w:ind w:left="397"/>
              <w:rPr>
                <w:rFonts w:ascii="Times New Roman" w:eastAsia="Times New Roman" w:hAnsi="Times New Roman" w:cs="Times New Roman"/>
                <w:sz w:val="21"/>
                <w:szCs w:val="21"/>
              </w:rPr>
            </w:pPr>
            <w:r>
              <w:rPr>
                <w:rFonts w:ascii="Times New Roman"/>
                <w:sz w:val="21"/>
              </w:rPr>
              <w:t>687.68</w:t>
            </w:r>
          </w:p>
        </w:tc>
        <w:tc>
          <w:tcPr>
            <w:tcW w:w="1373" w:type="dxa"/>
            <w:tcBorders>
              <w:top w:val="nil"/>
              <w:left w:val="nil"/>
              <w:bottom w:val="single" w:sz="8" w:space="0" w:color="000000"/>
              <w:right w:val="nil"/>
            </w:tcBorders>
          </w:tcPr>
          <w:p w14:paraId="56735D2C" w14:textId="77777777" w:rsidR="00996552" w:rsidRDefault="002D0D3F">
            <w:pPr>
              <w:pStyle w:val="TableParagraph"/>
              <w:spacing w:before="29"/>
              <w:ind w:left="450"/>
              <w:rPr>
                <w:rFonts w:ascii="Times New Roman" w:eastAsia="Times New Roman" w:hAnsi="Times New Roman" w:cs="Times New Roman"/>
                <w:sz w:val="21"/>
                <w:szCs w:val="21"/>
              </w:rPr>
            </w:pPr>
            <w:r>
              <w:rPr>
                <w:rFonts w:ascii="Times New Roman"/>
                <w:sz w:val="21"/>
              </w:rPr>
              <w:t>499.3</w:t>
            </w:r>
          </w:p>
        </w:tc>
      </w:tr>
    </w:tbl>
    <w:p w14:paraId="43A41DCC" w14:textId="77777777" w:rsidR="00996552" w:rsidRDefault="00996552">
      <w:pPr>
        <w:spacing w:before="3"/>
        <w:rPr>
          <w:rFonts w:ascii="宋体" w:eastAsia="宋体" w:hAnsi="宋体" w:cs="宋体"/>
        </w:rPr>
      </w:pPr>
    </w:p>
    <w:p w14:paraId="0A17FDB8" w14:textId="77777777" w:rsidR="00996552" w:rsidRDefault="002D0D3F">
      <w:pPr>
        <w:pStyle w:val="a3"/>
        <w:spacing w:before="26" w:line="288" w:lineRule="auto"/>
        <w:ind w:right="99" w:firstLine="480"/>
        <w:rPr>
          <w:lang w:eastAsia="zh-CN"/>
        </w:rPr>
      </w:pPr>
      <w:r>
        <w:rPr>
          <w:lang w:eastAsia="zh-CN"/>
        </w:rPr>
        <w:t>在表</w:t>
      </w:r>
      <w:hyperlink w:anchor="_bookmark78" w:history="1">
        <w:r>
          <w:rPr>
            <w:rFonts w:ascii="Times New Roman" w:eastAsia="Times New Roman" w:hAnsi="Times New Roman" w:cs="Times New Roman"/>
            <w:lang w:eastAsia="zh-CN"/>
          </w:rPr>
          <w:t>3.2</w:t>
        </w:r>
      </w:hyperlink>
      <w:r>
        <w:rPr>
          <w:lang w:eastAsia="zh-CN"/>
        </w:rPr>
        <w:t>中，由于节点</w:t>
      </w:r>
      <w:r>
        <w:rPr>
          <w:spacing w:val="-49"/>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11"/>
          <w:lang w:eastAsia="zh-CN"/>
        </w:rPr>
        <w:t xml:space="preserve"> </w:t>
      </w:r>
      <w:r>
        <w:rPr>
          <w:spacing w:val="1"/>
          <w:lang w:eastAsia="zh-CN"/>
        </w:rPr>
        <w:t>为联络节点，注入有功功率和无功功率为零，在电</w:t>
      </w:r>
      <w:r>
        <w:rPr>
          <w:spacing w:val="52"/>
          <w:lang w:eastAsia="zh-CN"/>
        </w:rPr>
        <w:t xml:space="preserve"> </w:t>
      </w:r>
      <w:r>
        <w:rPr>
          <w:lang w:eastAsia="zh-CN"/>
        </w:rPr>
        <w:t>力系统中只是起到连接节点的作用</w:t>
      </w:r>
      <w:r>
        <w:rPr>
          <w:spacing w:val="-33"/>
          <w:lang w:eastAsia="zh-CN"/>
        </w:rPr>
        <w:t>，</w:t>
      </w:r>
      <w:r>
        <w:rPr>
          <w:lang w:eastAsia="zh-CN"/>
        </w:rPr>
        <w:t>故在连续潮流</w:t>
      </w:r>
      <w:r>
        <w:rPr>
          <w:spacing w:val="-66"/>
          <w:lang w:eastAsia="zh-CN"/>
        </w:rPr>
        <w:t xml:space="preserve"> </w:t>
      </w:r>
      <w:r>
        <w:rPr>
          <w:rFonts w:ascii="Times New Roman" w:eastAsia="Times New Roman" w:hAnsi="Times New Roman" w:cs="Times New Roman"/>
          <w:lang w:eastAsia="zh-CN"/>
        </w:rPr>
        <w:t>(CPF)</w:t>
      </w:r>
      <w:r>
        <w:rPr>
          <w:rFonts w:ascii="Times New Roman" w:eastAsia="Times New Roman" w:hAnsi="Times New Roman" w:cs="Times New Roman"/>
          <w:spacing w:val="-6"/>
          <w:lang w:eastAsia="zh-CN"/>
        </w:rPr>
        <w:t xml:space="preserve"> </w:t>
      </w:r>
      <w:r>
        <w:rPr>
          <w:lang w:eastAsia="zh-CN"/>
        </w:rPr>
        <w:t>计算中</w:t>
      </w:r>
      <w:r>
        <w:rPr>
          <w:spacing w:val="-33"/>
          <w:lang w:eastAsia="zh-CN"/>
        </w:rPr>
        <w:t>，</w:t>
      </w:r>
      <w:r>
        <w:rPr>
          <w:lang w:eastAsia="zh-CN"/>
        </w:rPr>
        <w:t>将联络节点的</w:t>
      </w:r>
    </w:p>
    <w:p w14:paraId="556D30D1" w14:textId="77777777" w:rsidR="00996552" w:rsidRDefault="00996552">
      <w:pPr>
        <w:rPr>
          <w:rFonts w:ascii="宋体" w:eastAsia="宋体" w:hAnsi="宋体" w:cs="宋体"/>
          <w:sz w:val="20"/>
          <w:szCs w:val="20"/>
          <w:lang w:eastAsia="zh-CN"/>
        </w:rPr>
      </w:pPr>
    </w:p>
    <w:p w14:paraId="58F6ABE0" w14:textId="77777777" w:rsidR="00996552" w:rsidRDefault="00996552">
      <w:pPr>
        <w:spacing w:before="4"/>
        <w:rPr>
          <w:rFonts w:ascii="宋体" w:eastAsia="宋体" w:hAnsi="宋体" w:cs="宋体"/>
          <w:sz w:val="23"/>
          <w:szCs w:val="23"/>
          <w:lang w:eastAsia="zh-CN"/>
        </w:rPr>
      </w:pPr>
    </w:p>
    <w:p w14:paraId="0A2C8413" w14:textId="77777777" w:rsidR="00996552" w:rsidRDefault="00996552">
      <w:pPr>
        <w:rPr>
          <w:rFonts w:ascii="宋体" w:eastAsia="宋体" w:hAnsi="宋体" w:cs="宋体"/>
          <w:sz w:val="23"/>
          <w:szCs w:val="23"/>
          <w:lang w:eastAsia="zh-CN"/>
        </w:rPr>
        <w:sectPr w:rsidR="00996552">
          <w:pgSz w:w="11910" w:h="16840"/>
          <w:pgMar w:top="1140" w:right="1520" w:bottom="1280" w:left="1680" w:header="871" w:footer="1095" w:gutter="0"/>
          <w:cols w:space="720"/>
        </w:sectPr>
      </w:pPr>
    </w:p>
    <w:p w14:paraId="68D37C41" w14:textId="77777777" w:rsidR="00996552" w:rsidRDefault="00025C9E">
      <w:pPr>
        <w:spacing w:before="81"/>
        <w:ind w:left="663" w:right="3238"/>
        <w:jc w:val="center"/>
        <w:rPr>
          <w:rFonts w:ascii="Arial" w:eastAsia="Arial" w:hAnsi="Arial" w:cs="Arial"/>
          <w:sz w:val="15"/>
          <w:szCs w:val="15"/>
        </w:rPr>
      </w:pPr>
      <w:r>
        <w:rPr>
          <w:rFonts w:eastAsiaTheme="minorHAnsi"/>
        </w:rPr>
        <w:lastRenderedPageBreak/>
        <w:pict w14:anchorId="4CCA470B">
          <v:group id="_x0000_s3738" style="position:absolute;left:0;text-align:left;margin-left:135.8pt;margin-top:7.95pt;width:153.9pt;height:127.35pt;z-index:5176;mso-position-horizontal-relative:page" coordorigin="2716,159" coordsize="3078,2547">
            <v:group id="_x0000_s3783" style="position:absolute;left:2720;top:2702;width:3071;height:2" coordorigin="2720,2702" coordsize="3071,2">
              <v:shape id="_x0000_s3784" style="position:absolute;left:2720;top:2702;width:3071;height:2" coordorigin="2720,2702" coordsize="3071,0" path="m2720,2702r3070,e" filled="f" strokecolor="#252525" strokeweight=".1324mm">
                <v:path arrowok="t"/>
              </v:shape>
            </v:group>
            <v:group id="_x0000_s3781" style="position:absolute;left:2720;top:163;width:3071;height:2" coordorigin="2720,163" coordsize="3071,2">
              <v:shape id="_x0000_s3782" style="position:absolute;left:2720;top:163;width:3071;height:2" coordorigin="2720,163" coordsize="3071,0" path="m2720,163r3070,e" filled="f" strokecolor="#252525" strokeweight=".1324mm">
                <v:path arrowok="t"/>
              </v:shape>
            </v:group>
            <v:group id="_x0000_s3779" style="position:absolute;left:2720;top:163;width:2;height:2539" coordorigin="2720,163" coordsize="2,2539">
              <v:shape id="_x0000_s3780" style="position:absolute;left:2720;top:163;width:2;height:2539" coordorigin="2720,163" coordsize="0,2539" path="m2720,2702r,-2539e" filled="f" strokecolor="#252525" strokeweight=".1323mm">
                <v:path arrowok="t"/>
              </v:shape>
            </v:group>
            <v:group id="_x0000_s3777" style="position:absolute;left:3334;top:2671;width:2;height:31" coordorigin="3334,2671" coordsize="2,31">
              <v:shape id="_x0000_s3778" style="position:absolute;left:3334;top:2671;width:2;height:31" coordorigin="3334,2671" coordsize="0,31" path="m3334,2702r,-31e" filled="f" strokecolor="#252525" strokeweight=".1323mm">
                <v:path arrowok="t"/>
              </v:shape>
            </v:group>
            <v:group id="_x0000_s3775" style="position:absolute;left:3948;top:2671;width:2;height:31" coordorigin="3948,2671" coordsize="2,31">
              <v:shape id="_x0000_s3776" style="position:absolute;left:3948;top:2671;width:2;height:31" coordorigin="3948,2671" coordsize="0,31" path="m3948,2702r,-31e" filled="f" strokecolor="#252525" strokeweight=".1323mm">
                <v:path arrowok="t"/>
              </v:shape>
            </v:group>
            <v:group id="_x0000_s3773" style="position:absolute;left:4562;top:2671;width:2;height:31" coordorigin="4562,2671" coordsize="2,31">
              <v:shape id="_x0000_s3774" style="position:absolute;left:4562;top:2671;width:2;height:31" coordorigin="4562,2671" coordsize="0,31" path="m4562,2702r,-31e" filled="f" strokecolor="#252525" strokeweight=".1323mm">
                <v:path arrowok="t"/>
              </v:shape>
            </v:group>
            <v:group id="_x0000_s3771" style="position:absolute;left:5176;top:2671;width:2;height:31" coordorigin="5176,2671" coordsize="2,31">
              <v:shape id="_x0000_s3772" style="position:absolute;left:5176;top:2671;width:2;height:31" coordorigin="5176,2671" coordsize="0,31" path="m5176,2702r,-31e" filled="f" strokecolor="#252525" strokeweight=".1323mm">
                <v:path arrowok="t"/>
              </v:shape>
            </v:group>
            <v:group id="_x0000_s3769" style="position:absolute;left:5790;top:163;width:2;height:2539" coordorigin="5790,163" coordsize="2,2539">
              <v:shape id="_x0000_s3770" style="position:absolute;left:5790;top:163;width:2;height:2539" coordorigin="5790,163" coordsize="0,2539" path="m5790,2702r,-2539e" filled="f" strokecolor="#252525" strokeweight=".1323mm">
                <v:path arrowok="t"/>
              </v:shape>
            </v:group>
            <v:group id="_x0000_s3767" style="position:absolute;left:3334;top:163;width:2;height:31" coordorigin="3334,163" coordsize="2,31">
              <v:shape id="_x0000_s3768" style="position:absolute;left:3334;top:163;width:2;height:31" coordorigin="3334,163" coordsize="0,31" path="m3334,163r,31e" filled="f" strokecolor="#252525" strokeweight=".1323mm">
                <v:path arrowok="t"/>
              </v:shape>
            </v:group>
            <v:group id="_x0000_s3765" style="position:absolute;left:3948;top:163;width:2;height:31" coordorigin="3948,163" coordsize="2,31">
              <v:shape id="_x0000_s3766" style="position:absolute;left:3948;top:163;width:2;height:31" coordorigin="3948,163" coordsize="0,31" path="m3948,163r,31e" filled="f" strokecolor="#252525" strokeweight=".1323mm">
                <v:path arrowok="t"/>
              </v:shape>
            </v:group>
            <v:group id="_x0000_s3763" style="position:absolute;left:4562;top:163;width:2;height:31" coordorigin="4562,163" coordsize="2,31">
              <v:shape id="_x0000_s3764" style="position:absolute;left:4562;top:163;width:2;height:31" coordorigin="4562,163" coordsize="0,31" path="m4562,163r,31e" filled="f" strokecolor="#252525" strokeweight=".1323mm">
                <v:path arrowok="t"/>
              </v:shape>
            </v:group>
            <v:group id="_x0000_s3761" style="position:absolute;left:5176;top:163;width:2;height:31" coordorigin="5176,163" coordsize="2,31">
              <v:shape id="_x0000_s3762" style="position:absolute;left:5176;top:163;width:2;height:31" coordorigin="5176,163" coordsize="0,31" path="m5176,163r,31e" filled="f" strokecolor="#252525" strokeweight=".1323mm">
                <v:path arrowok="t"/>
              </v:shape>
            </v:group>
            <v:group id="_x0000_s3759" style="position:absolute;left:2720;top:2279;width:31;height:2" coordorigin="2720,2279" coordsize="31,2">
              <v:shape id="_x0000_s3760" style="position:absolute;left:2720;top:2279;width:31;height:2" coordorigin="2720,2279" coordsize="31,0" path="m2720,2279r30,e" filled="f" strokecolor="#252525" strokeweight=".1323mm">
                <v:path arrowok="t"/>
              </v:shape>
            </v:group>
            <v:group id="_x0000_s3757" style="position:absolute;left:2720;top:1856;width:31;height:2" coordorigin="2720,1856" coordsize="31,2">
              <v:shape id="_x0000_s3758" style="position:absolute;left:2720;top:1856;width:31;height:2" coordorigin="2720,1856" coordsize="31,0" path="m2720,1856r30,e" filled="f" strokecolor="#252525" strokeweight=".1323mm">
                <v:path arrowok="t"/>
              </v:shape>
            </v:group>
            <v:group id="_x0000_s3755" style="position:absolute;left:2720;top:1433;width:31;height:2" coordorigin="2720,1433" coordsize="31,2">
              <v:shape id="_x0000_s3756" style="position:absolute;left:2720;top:1433;width:31;height:2" coordorigin="2720,1433" coordsize="31,0" path="m2720,1433r30,e" filled="f" strokecolor="#252525" strokeweight=".1323mm">
                <v:path arrowok="t"/>
              </v:shape>
            </v:group>
            <v:group id="_x0000_s3753" style="position:absolute;left:2720;top:1009;width:31;height:2" coordorigin="2720,1009" coordsize="31,2">
              <v:shape id="_x0000_s3754" style="position:absolute;left:2720;top:1009;width:31;height:2" coordorigin="2720,1009" coordsize="31,0" path="m2720,1009r30,e" filled="f" strokecolor="#252525" strokeweight=".1323mm">
                <v:path arrowok="t"/>
              </v:shape>
            </v:group>
            <v:group id="_x0000_s3751" style="position:absolute;left:2720;top:586;width:31;height:2" coordorigin="2720,586" coordsize="31,2">
              <v:shape id="_x0000_s3752" style="position:absolute;left:2720;top:586;width:31;height:2" coordorigin="2720,586" coordsize="31,0" path="m2720,586r30,e" filled="f" strokecolor="#252525" strokeweight=".1323mm">
                <v:path arrowok="t"/>
              </v:shape>
            </v:group>
            <v:group id="_x0000_s3749" style="position:absolute;left:5759;top:2279;width:31;height:2" coordorigin="5759,2279" coordsize="31,2">
              <v:shape id="_x0000_s3750" style="position:absolute;left:5759;top:2279;width:31;height:2" coordorigin="5759,2279" coordsize="31,0" path="m5790,2279r-31,e" filled="f" strokecolor="#252525" strokeweight=".1323mm">
                <v:path arrowok="t"/>
              </v:shape>
            </v:group>
            <v:group id="_x0000_s3747" style="position:absolute;left:5759;top:1856;width:31;height:2" coordorigin="5759,1856" coordsize="31,2">
              <v:shape id="_x0000_s3748" style="position:absolute;left:5759;top:1856;width:31;height:2" coordorigin="5759,1856" coordsize="31,0" path="m5790,1856r-31,e" filled="f" strokecolor="#252525" strokeweight=".1323mm">
                <v:path arrowok="t"/>
              </v:shape>
            </v:group>
            <v:group id="_x0000_s3745" style="position:absolute;left:5759;top:1433;width:31;height:2" coordorigin="5759,1433" coordsize="31,2">
              <v:shape id="_x0000_s3746" style="position:absolute;left:5759;top:1433;width:31;height:2" coordorigin="5759,1433" coordsize="31,0" path="m5790,1433r-31,e" filled="f" strokecolor="#252525" strokeweight=".1323mm">
                <v:path arrowok="t"/>
              </v:shape>
            </v:group>
            <v:group id="_x0000_s3743" style="position:absolute;left:5759;top:1009;width:31;height:2" coordorigin="5759,1009" coordsize="31,2">
              <v:shape id="_x0000_s3744" style="position:absolute;left:5759;top:1009;width:31;height:2" coordorigin="5759,1009" coordsize="31,0" path="m5790,1009r-31,e" filled="f" strokecolor="#252525" strokeweight=".1323mm">
                <v:path arrowok="t"/>
              </v:shape>
            </v:group>
            <v:group id="_x0000_s3741" style="position:absolute;left:5759;top:586;width:31;height:2" coordorigin="5759,586" coordsize="31,2">
              <v:shape id="_x0000_s3742" style="position:absolute;left:5759;top:586;width:31;height:2" coordorigin="5759,586" coordsize="31,0" path="m5790,586r-31,e" filled="f" strokecolor="#252525" strokeweight=".1323mm">
                <v:path arrowok="t"/>
              </v:shape>
            </v:group>
            <v:group id="_x0000_s3739" style="position:absolute;left:3068;top:486;width:2398;height:1994" coordorigin="3068,486" coordsize="2398,1994">
              <v:shape id="_x0000_s3740" style="position:absolute;left:3068;top:486;width:2398;height:1994" coordorigin="3068,486" coordsize="2398,1994" path="m3068,2480r25,-19l3117,2442r24,-19l3165,2404r24,-20l3214,2365r24,-19l3262,2326r49,-38l3359,2249r48,-39l3456,2171r48,-39l3553,2093r24,-19l3625,2035r49,-40l3722,1956r24,-20l3795,1897r48,-40l3867,1837r25,-19l3940,1778r49,-40l4013,1718r24,-20l4085,1658r49,-40l4182,1578r24,-20l4255,1518r48,-40l4352,1437r48,-40l4449,1356r48,-40l4521,1295r24,-20l4570,1254r24,-20l4618,1214r24,-21l4667,1173r24,-21l4739,1111r49,-41l4836,1029r48,-41l4933,946r48,-41l5030,863r24,-20l5078,822r24,-21l5127,780r24,-21l5175,738r48,-41l5272,655r24,-21l5320,613r25,-21l5369,571r24,-21l5417,529r24,-21l5466,486e" filled="f" strokecolor="#0072bd" strokeweight=".39703mm">
                <v:path arrowok="t"/>
              </v:shape>
            </v:group>
            <w10:wrap anchorx="page"/>
          </v:group>
        </w:pict>
      </w:r>
      <w:bookmarkStart w:id="129" w:name="_bookmark79"/>
      <w:bookmarkEnd w:id="129"/>
      <w:r w:rsidR="002D0D3F">
        <w:rPr>
          <w:rFonts w:ascii="Arial"/>
          <w:color w:val="252525"/>
          <w:sz w:val="15"/>
        </w:rPr>
        <w:t>43.8</w:t>
      </w:r>
    </w:p>
    <w:p w14:paraId="1452C207" w14:textId="77777777" w:rsidR="00996552" w:rsidRDefault="00996552">
      <w:pPr>
        <w:rPr>
          <w:rFonts w:ascii="Arial" w:eastAsia="Arial" w:hAnsi="Arial" w:cs="Arial"/>
          <w:sz w:val="14"/>
          <w:szCs w:val="14"/>
        </w:rPr>
      </w:pPr>
    </w:p>
    <w:p w14:paraId="45EA360C" w14:textId="77777777" w:rsidR="00996552" w:rsidRDefault="00025C9E">
      <w:pPr>
        <w:spacing w:before="89"/>
        <w:ind w:left="601"/>
        <w:rPr>
          <w:rFonts w:ascii="Arial" w:eastAsia="Arial" w:hAnsi="Arial" w:cs="Arial"/>
          <w:sz w:val="15"/>
          <w:szCs w:val="15"/>
        </w:rPr>
      </w:pPr>
      <w:r>
        <w:rPr>
          <w:rFonts w:eastAsiaTheme="minorHAnsi"/>
        </w:rPr>
        <w:pict w14:anchorId="07143D5A">
          <v:shape id="_x0000_s3737" type="#_x0000_t75" style="position:absolute;left:0;text-align:left;margin-left:102.2pt;margin-top:3.1pt;width:8.3pt;height:99.5pt;z-index:5200;mso-position-horizontal-relative:page">
            <v:imagedata r:id="rId68" o:title=""/>
            <w10:wrap anchorx="page"/>
          </v:shape>
        </w:pict>
      </w:r>
      <w:r w:rsidR="002D0D3F">
        <w:rPr>
          <w:rFonts w:ascii="Arial"/>
          <w:color w:val="252525"/>
          <w:sz w:val="15"/>
        </w:rPr>
        <w:t>43.75</w:t>
      </w:r>
    </w:p>
    <w:p w14:paraId="45284A58" w14:textId="77777777" w:rsidR="00996552" w:rsidRDefault="00996552">
      <w:pPr>
        <w:rPr>
          <w:rFonts w:ascii="Arial" w:eastAsia="Arial" w:hAnsi="Arial" w:cs="Arial"/>
          <w:sz w:val="14"/>
          <w:szCs w:val="14"/>
        </w:rPr>
      </w:pPr>
    </w:p>
    <w:p w14:paraId="35B8DF98" w14:textId="77777777" w:rsidR="00996552" w:rsidRDefault="002D0D3F">
      <w:pPr>
        <w:spacing w:before="89"/>
        <w:ind w:left="663" w:right="3238"/>
        <w:jc w:val="center"/>
        <w:rPr>
          <w:rFonts w:ascii="Arial" w:eastAsia="Arial" w:hAnsi="Arial" w:cs="Arial"/>
          <w:sz w:val="15"/>
          <w:szCs w:val="15"/>
        </w:rPr>
      </w:pPr>
      <w:r>
        <w:rPr>
          <w:rFonts w:ascii="Arial"/>
          <w:color w:val="252525"/>
          <w:sz w:val="15"/>
        </w:rPr>
        <w:t>43.7</w:t>
      </w:r>
    </w:p>
    <w:p w14:paraId="1066AAF4" w14:textId="77777777" w:rsidR="00996552" w:rsidRDefault="00996552">
      <w:pPr>
        <w:rPr>
          <w:rFonts w:ascii="Arial" w:eastAsia="Arial" w:hAnsi="Arial" w:cs="Arial"/>
          <w:sz w:val="14"/>
          <w:szCs w:val="14"/>
        </w:rPr>
      </w:pPr>
    </w:p>
    <w:p w14:paraId="4DB91939" w14:textId="77777777" w:rsidR="00996552" w:rsidRDefault="002D0D3F">
      <w:pPr>
        <w:spacing w:before="89"/>
        <w:ind w:left="601"/>
        <w:rPr>
          <w:rFonts w:ascii="Arial" w:eastAsia="Arial" w:hAnsi="Arial" w:cs="Arial"/>
          <w:sz w:val="15"/>
          <w:szCs w:val="15"/>
        </w:rPr>
      </w:pPr>
      <w:r>
        <w:rPr>
          <w:rFonts w:ascii="Arial"/>
          <w:color w:val="252525"/>
          <w:sz w:val="15"/>
        </w:rPr>
        <w:t>43.65</w:t>
      </w:r>
    </w:p>
    <w:p w14:paraId="51097D97" w14:textId="77777777" w:rsidR="00996552" w:rsidRDefault="00996552">
      <w:pPr>
        <w:rPr>
          <w:rFonts w:ascii="Arial" w:eastAsia="Arial" w:hAnsi="Arial" w:cs="Arial"/>
          <w:sz w:val="14"/>
          <w:szCs w:val="14"/>
        </w:rPr>
      </w:pPr>
    </w:p>
    <w:p w14:paraId="7423FA8B" w14:textId="77777777" w:rsidR="00996552" w:rsidRDefault="002D0D3F">
      <w:pPr>
        <w:spacing w:before="89"/>
        <w:ind w:left="663" w:right="3238"/>
        <w:jc w:val="center"/>
        <w:rPr>
          <w:rFonts w:ascii="Arial" w:eastAsia="Arial" w:hAnsi="Arial" w:cs="Arial"/>
          <w:sz w:val="15"/>
          <w:szCs w:val="15"/>
        </w:rPr>
      </w:pPr>
      <w:r>
        <w:rPr>
          <w:rFonts w:ascii="Arial"/>
          <w:color w:val="252525"/>
          <w:sz w:val="15"/>
        </w:rPr>
        <w:t>43.6</w:t>
      </w:r>
    </w:p>
    <w:p w14:paraId="234FADE5" w14:textId="77777777" w:rsidR="00996552" w:rsidRDefault="00996552">
      <w:pPr>
        <w:rPr>
          <w:rFonts w:ascii="Arial" w:eastAsia="Arial" w:hAnsi="Arial" w:cs="Arial"/>
          <w:sz w:val="14"/>
          <w:szCs w:val="14"/>
        </w:rPr>
      </w:pPr>
    </w:p>
    <w:p w14:paraId="42CEE65C" w14:textId="77777777" w:rsidR="00996552" w:rsidRDefault="002D0D3F">
      <w:pPr>
        <w:spacing w:before="89"/>
        <w:ind w:left="601"/>
        <w:rPr>
          <w:rFonts w:ascii="Arial" w:eastAsia="Arial" w:hAnsi="Arial" w:cs="Arial"/>
          <w:sz w:val="15"/>
          <w:szCs w:val="15"/>
        </w:rPr>
      </w:pPr>
      <w:r>
        <w:rPr>
          <w:rFonts w:ascii="Arial"/>
          <w:color w:val="252525"/>
          <w:sz w:val="15"/>
        </w:rPr>
        <w:t>43.55</w:t>
      </w:r>
    </w:p>
    <w:p w14:paraId="16682BCB" w14:textId="77777777" w:rsidR="00996552" w:rsidRDefault="00996552">
      <w:pPr>
        <w:rPr>
          <w:rFonts w:ascii="Arial" w:eastAsia="Arial" w:hAnsi="Arial" w:cs="Arial"/>
          <w:sz w:val="14"/>
          <w:szCs w:val="14"/>
        </w:rPr>
      </w:pPr>
    </w:p>
    <w:p w14:paraId="3564D274" w14:textId="77777777" w:rsidR="00996552" w:rsidRDefault="002D0D3F">
      <w:pPr>
        <w:spacing w:before="89" w:line="164" w:lineRule="exact"/>
        <w:ind w:left="663" w:right="3238"/>
        <w:jc w:val="center"/>
        <w:rPr>
          <w:rFonts w:ascii="Arial" w:eastAsia="Arial" w:hAnsi="Arial" w:cs="Arial"/>
          <w:sz w:val="15"/>
          <w:szCs w:val="15"/>
        </w:rPr>
      </w:pPr>
      <w:r>
        <w:rPr>
          <w:rFonts w:ascii="Arial"/>
          <w:color w:val="252525"/>
          <w:sz w:val="15"/>
        </w:rPr>
        <w:t>43.5</w:t>
      </w:r>
    </w:p>
    <w:p w14:paraId="77EA7F75" w14:textId="77777777" w:rsidR="00996552" w:rsidRDefault="002D0D3F">
      <w:pPr>
        <w:tabs>
          <w:tab w:val="left" w:pos="1568"/>
          <w:tab w:val="left" w:pos="2182"/>
          <w:tab w:val="left" w:pos="2755"/>
          <w:tab w:val="left" w:pos="3369"/>
          <w:tab w:val="left" w:pos="3983"/>
        </w:tabs>
        <w:spacing w:line="164" w:lineRule="exact"/>
        <w:ind w:left="954"/>
        <w:rPr>
          <w:rFonts w:ascii="Arial" w:eastAsia="Arial" w:hAnsi="Arial" w:cs="Arial"/>
          <w:sz w:val="15"/>
          <w:szCs w:val="15"/>
        </w:rPr>
      </w:pPr>
      <w:r>
        <w:rPr>
          <w:rFonts w:ascii="Arial"/>
          <w:color w:val="252525"/>
          <w:sz w:val="15"/>
        </w:rPr>
        <w:t>85</w:t>
      </w:r>
      <w:r>
        <w:rPr>
          <w:rFonts w:ascii="Arial"/>
          <w:color w:val="252525"/>
          <w:sz w:val="15"/>
        </w:rPr>
        <w:tab/>
        <w:t>90</w:t>
      </w:r>
      <w:r>
        <w:rPr>
          <w:rFonts w:ascii="Arial"/>
          <w:color w:val="252525"/>
          <w:sz w:val="15"/>
        </w:rPr>
        <w:tab/>
        <w:t>95</w:t>
      </w:r>
      <w:r>
        <w:rPr>
          <w:rFonts w:ascii="Arial"/>
          <w:color w:val="252525"/>
          <w:sz w:val="15"/>
        </w:rPr>
        <w:tab/>
        <w:t>100</w:t>
      </w:r>
      <w:r>
        <w:rPr>
          <w:rFonts w:ascii="Arial"/>
          <w:color w:val="252525"/>
          <w:sz w:val="15"/>
        </w:rPr>
        <w:tab/>
        <w:t>105</w:t>
      </w:r>
      <w:r>
        <w:rPr>
          <w:rFonts w:ascii="Arial"/>
          <w:color w:val="252525"/>
          <w:sz w:val="15"/>
        </w:rPr>
        <w:tab/>
        <w:t>110</w:t>
      </w:r>
    </w:p>
    <w:p w14:paraId="7A28AB1B" w14:textId="77777777" w:rsidR="00996552" w:rsidRDefault="00996552">
      <w:pPr>
        <w:spacing w:before="3"/>
        <w:rPr>
          <w:rFonts w:ascii="Arial" w:eastAsia="Arial" w:hAnsi="Arial" w:cs="Arial"/>
          <w:sz w:val="5"/>
          <w:szCs w:val="5"/>
        </w:rPr>
      </w:pPr>
    </w:p>
    <w:p w14:paraId="0539118A" w14:textId="77777777" w:rsidR="00996552" w:rsidRDefault="002D0D3F">
      <w:pPr>
        <w:spacing w:line="160" w:lineRule="atLeast"/>
        <w:ind w:left="1476"/>
        <w:rPr>
          <w:rFonts w:ascii="Arial" w:eastAsia="Arial" w:hAnsi="Arial" w:cs="Arial"/>
          <w:sz w:val="16"/>
          <w:szCs w:val="16"/>
        </w:rPr>
      </w:pPr>
      <w:r>
        <w:rPr>
          <w:rFonts w:ascii="Arial" w:eastAsia="Arial" w:hAnsi="Arial" w:cs="Arial"/>
          <w:noProof/>
          <w:sz w:val="16"/>
          <w:szCs w:val="16"/>
          <w:lang w:eastAsia="zh-CN"/>
        </w:rPr>
        <w:drawing>
          <wp:inline distT="0" distB="0" distL="0" distR="0" wp14:anchorId="2E825CB2" wp14:editId="5A2AD894">
            <wp:extent cx="1328221" cy="104775"/>
            <wp:effectExtent l="0" t="0" r="0" b="0"/>
            <wp:docPr id="1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pic:nvPicPr>
                  <pic:blipFill>
                    <a:blip r:embed="rId69" cstate="print"/>
                    <a:stretch>
                      <a:fillRect/>
                    </a:stretch>
                  </pic:blipFill>
                  <pic:spPr>
                    <a:xfrm>
                      <a:off x="0" y="0"/>
                      <a:ext cx="1328221" cy="104775"/>
                    </a:xfrm>
                    <a:prstGeom prst="rect">
                      <a:avLst/>
                    </a:prstGeom>
                  </pic:spPr>
                </pic:pic>
              </a:graphicData>
            </a:graphic>
          </wp:inline>
        </w:drawing>
      </w:r>
    </w:p>
    <w:p w14:paraId="79628FCE" w14:textId="77777777" w:rsidR="00996552" w:rsidRDefault="00996552">
      <w:pPr>
        <w:rPr>
          <w:rFonts w:ascii="Arial" w:eastAsia="Arial" w:hAnsi="Arial" w:cs="Arial"/>
          <w:sz w:val="14"/>
          <w:szCs w:val="14"/>
        </w:rPr>
      </w:pPr>
    </w:p>
    <w:p w14:paraId="5533C646" w14:textId="77777777" w:rsidR="00996552" w:rsidRDefault="00996552">
      <w:pPr>
        <w:rPr>
          <w:rFonts w:ascii="Arial" w:eastAsia="Arial" w:hAnsi="Arial" w:cs="Arial"/>
          <w:sz w:val="14"/>
          <w:szCs w:val="14"/>
        </w:rPr>
      </w:pPr>
    </w:p>
    <w:p w14:paraId="3E4A4FC2" w14:textId="77777777" w:rsidR="00996552" w:rsidRDefault="00025C9E">
      <w:pPr>
        <w:spacing w:before="91"/>
        <w:ind w:right="2448"/>
        <w:jc w:val="center"/>
        <w:rPr>
          <w:rFonts w:ascii="Arial" w:eastAsia="Arial" w:hAnsi="Arial" w:cs="Arial"/>
          <w:sz w:val="15"/>
          <w:szCs w:val="15"/>
        </w:rPr>
      </w:pPr>
      <w:r>
        <w:rPr>
          <w:rFonts w:eastAsiaTheme="minorHAnsi"/>
        </w:rPr>
        <w:pict w14:anchorId="38C37D48">
          <v:group id="_x0000_s3698" style="position:absolute;left:0;text-align:left;margin-left:135.4pt;margin-top:8.45pt;width:154.65pt;height:127.35pt;z-index:5272;mso-position-horizontal-relative:page" coordorigin="2708,169" coordsize="3093,2547">
            <v:group id="_x0000_s3735" style="position:absolute;left:2720;top:2712;width:3071;height:2" coordorigin="2720,2712" coordsize="3071,2">
              <v:shape id="_x0000_s3736" style="position:absolute;left:2720;top:2712;width:3071;height:2" coordorigin="2720,2712" coordsize="3071,0" path="m2720,2712r3070,e" filled="f" strokecolor="#252525" strokeweight=".1324mm">
                <v:path arrowok="t"/>
              </v:shape>
            </v:group>
            <v:group id="_x0000_s3733" style="position:absolute;left:2720;top:173;width:3071;height:2" coordorigin="2720,173" coordsize="3071,2">
              <v:shape id="_x0000_s3734" style="position:absolute;left:2720;top:173;width:3071;height:2" coordorigin="2720,173" coordsize="3071,0" path="m2720,173r3070,e" filled="f" strokecolor="#252525" strokeweight=".1324mm">
                <v:path arrowok="t"/>
              </v:shape>
            </v:group>
            <v:group id="_x0000_s3731" style="position:absolute;left:2720;top:173;width:2;height:2539" coordorigin="2720,173" coordsize="2,2539">
              <v:shape id="_x0000_s3732" style="position:absolute;left:2720;top:173;width:2;height:2539" coordorigin="2720,173" coordsize="0,2539" path="m2720,2712r,-2539e" filled="f" strokecolor="#252525" strokeweight=".1323mm">
                <v:path arrowok="t"/>
              </v:shape>
            </v:group>
            <v:group id="_x0000_s3729" style="position:absolute;left:4255;top:2681;width:2;height:31" coordorigin="4255,2681" coordsize="2,31">
              <v:shape id="_x0000_s3730" style="position:absolute;left:4255;top:2681;width:2;height:31" coordorigin="4255,2681" coordsize="0,31" path="m4255,2712r,-31e" filled="f" strokecolor="#252525" strokeweight=".1323mm">
                <v:path arrowok="t"/>
              </v:shape>
            </v:group>
            <v:group id="_x0000_s3727" style="position:absolute;left:5790;top:173;width:2;height:2539" coordorigin="5790,173" coordsize="2,2539">
              <v:shape id="_x0000_s3728" style="position:absolute;left:5790;top:173;width:2;height:2539" coordorigin="5790,173" coordsize="0,2539" path="m5790,2712r,-2539e" filled="f" strokecolor="#252525" strokeweight=".1323mm">
                <v:path arrowok="t"/>
              </v:shape>
            </v:group>
            <v:group id="_x0000_s3725" style="position:absolute;left:4255;top:173;width:2;height:31" coordorigin="4255,173" coordsize="2,31">
              <v:shape id="_x0000_s3726" style="position:absolute;left:4255;top:173;width:2;height:31" coordorigin="4255,173" coordsize="0,31" path="m4255,173r,31e" filled="f" strokecolor="#252525" strokeweight=".1323mm">
                <v:path arrowok="t"/>
              </v:shape>
            </v:group>
            <v:group id="_x0000_s3723" style="position:absolute;left:2720;top:2349;width:31;height:2" coordorigin="2720,2349" coordsize="31,2">
              <v:shape id="_x0000_s3724" style="position:absolute;left:2720;top:2349;width:31;height:2" coordorigin="2720,2349" coordsize="31,0" path="m2720,2349r30,e" filled="f" strokecolor="#252525" strokeweight=".1323mm">
                <v:path arrowok="t"/>
              </v:shape>
            </v:group>
            <v:group id="_x0000_s3721" style="position:absolute;left:2720;top:1987;width:31;height:2" coordorigin="2720,1987" coordsize="31,2">
              <v:shape id="_x0000_s3722" style="position:absolute;left:2720;top:1987;width:31;height:2" coordorigin="2720,1987" coordsize="31,0" path="m2720,1987r30,e" filled="f" strokecolor="#252525" strokeweight=".1323mm">
                <v:path arrowok="t"/>
              </v:shape>
            </v:group>
            <v:group id="_x0000_s3719" style="position:absolute;left:2720;top:1624;width:31;height:2" coordorigin="2720,1624" coordsize="31,2">
              <v:shape id="_x0000_s3720" style="position:absolute;left:2720;top:1624;width:31;height:2" coordorigin="2720,1624" coordsize="31,0" path="m2720,1624r30,e" filled="f" strokecolor="#252525" strokeweight=".1323mm">
                <v:path arrowok="t"/>
              </v:shape>
            </v:group>
            <v:group id="_x0000_s3717" style="position:absolute;left:2720;top:1261;width:31;height:2" coordorigin="2720,1261" coordsize="31,2">
              <v:shape id="_x0000_s3718" style="position:absolute;left:2720;top:1261;width:31;height:2" coordorigin="2720,1261" coordsize="31,0" path="m2720,1261r30,e" filled="f" strokecolor="#252525" strokeweight=".1323mm">
                <v:path arrowok="t"/>
              </v:shape>
            </v:group>
            <v:group id="_x0000_s3715" style="position:absolute;left:2720;top:899;width:31;height:2" coordorigin="2720,899" coordsize="31,2">
              <v:shape id="_x0000_s3716" style="position:absolute;left:2720;top:899;width:31;height:2" coordorigin="2720,899" coordsize="31,0" path="m2720,899r30,e" filled="f" strokecolor="#252525" strokeweight=".1323mm">
                <v:path arrowok="t"/>
              </v:shape>
            </v:group>
            <v:group id="_x0000_s3713" style="position:absolute;left:2720;top:536;width:31;height:2" coordorigin="2720,536" coordsize="31,2">
              <v:shape id="_x0000_s3714" style="position:absolute;left:2720;top:536;width:31;height:2" coordorigin="2720,536" coordsize="31,0" path="m2720,536r30,e" filled="f" strokecolor="#252525" strokeweight=".1323mm">
                <v:path arrowok="t"/>
              </v:shape>
            </v:group>
            <v:group id="_x0000_s3711" style="position:absolute;left:5759;top:2349;width:31;height:2" coordorigin="5759,2349" coordsize="31,2">
              <v:shape id="_x0000_s3712" style="position:absolute;left:5759;top:2349;width:31;height:2" coordorigin="5759,2349" coordsize="31,0" path="m5790,2349r-31,e" filled="f" strokecolor="#252525" strokeweight=".1323mm">
                <v:path arrowok="t"/>
              </v:shape>
            </v:group>
            <v:group id="_x0000_s3709" style="position:absolute;left:5759;top:1987;width:31;height:2" coordorigin="5759,1987" coordsize="31,2">
              <v:shape id="_x0000_s3710" style="position:absolute;left:5759;top:1987;width:31;height:2" coordorigin="5759,1987" coordsize="31,0" path="m5790,1987r-31,e" filled="f" strokecolor="#252525" strokeweight=".1323mm">
                <v:path arrowok="t"/>
              </v:shape>
            </v:group>
            <v:group id="_x0000_s3707" style="position:absolute;left:5759;top:1624;width:31;height:2" coordorigin="5759,1624" coordsize="31,2">
              <v:shape id="_x0000_s3708" style="position:absolute;left:5759;top:1624;width:31;height:2" coordorigin="5759,1624" coordsize="31,0" path="m5790,1624r-31,e" filled="f" strokecolor="#252525" strokeweight=".1323mm">
                <v:path arrowok="t"/>
              </v:shape>
            </v:group>
            <v:group id="_x0000_s3705" style="position:absolute;left:5759;top:1261;width:31;height:2" coordorigin="5759,1261" coordsize="31,2">
              <v:shape id="_x0000_s3706" style="position:absolute;left:5759;top:1261;width:31;height:2" coordorigin="5759,1261" coordsize="31,0" path="m5790,1261r-31,e" filled="f" strokecolor="#252525" strokeweight=".1323mm">
                <v:path arrowok="t"/>
              </v:shape>
            </v:group>
            <v:group id="_x0000_s3703" style="position:absolute;left:5759;top:899;width:31;height:2" coordorigin="5759,899" coordsize="31,2">
              <v:shape id="_x0000_s3704" style="position:absolute;left:5759;top:899;width:31;height:2" coordorigin="5759,899" coordsize="31,0" path="m5790,899r-31,e" filled="f" strokecolor="#252525" strokeweight=".1323mm">
                <v:path arrowok="t"/>
              </v:shape>
            </v:group>
            <v:group id="_x0000_s3701" style="position:absolute;left:5759;top:536;width:31;height:2" coordorigin="5759,536" coordsize="31,2">
              <v:shape id="_x0000_s3702" style="position:absolute;left:5759;top:536;width:31;height:2" coordorigin="5759,536" coordsize="31,0" path="m5790,536r-31,e" filled="f" strokecolor="#252525" strokeweight=".1323mm">
                <v:path arrowok="t"/>
              </v:shape>
            </v:group>
            <v:group id="_x0000_s3699" style="position:absolute;left:2720;top:248;width:3071;height:2297" coordorigin="2720,248" coordsize="3071,2297">
              <v:shape id="_x0000_s3700" style="position:absolute;left:2720;top:248;width:3071;height:2297" coordorigin="2720,248" coordsize="3071,2297" path="m2720,2545r62,-40l2844,2464r62,-41l2968,2382r62,-41l3092,2300r62,-42l3216,2216r62,-42l3340,2131r62,-43l3464,2045r62,-43l3588,1959r62,-44l3712,1871r62,-44l3836,1782r62,-45l3960,1692r62,-45l4084,1601r62,-45l4208,1510r62,-47l4332,1417r62,-47l4456,1323r62,-48l4580,1228r62,-48l4704,1132r62,-48l4828,1035r62,-49l4953,937r62,-49l5077,838r62,-50l5201,738r62,-51l5325,637r62,-51l5449,534r62,-51l5573,431r62,-52l5697,327r62,-52l5790,248e" filled="f" strokecolor="#0072bd" strokeweight=".39703mm">
                <v:path arrowok="t"/>
              </v:shape>
            </v:group>
            <w10:wrap anchorx="page"/>
          </v:group>
        </w:pict>
      </w:r>
      <w:r w:rsidR="002D0D3F">
        <w:rPr>
          <w:rFonts w:ascii="Arial"/>
          <w:color w:val="252525"/>
          <w:sz w:val="15"/>
        </w:rPr>
        <w:t>44</w:t>
      </w:r>
    </w:p>
    <w:p w14:paraId="43E2A7A2" w14:textId="77777777" w:rsidR="00996552" w:rsidRDefault="002D0D3F">
      <w:pPr>
        <w:spacing w:before="81"/>
        <w:ind w:left="450"/>
        <w:rPr>
          <w:rFonts w:ascii="Arial" w:eastAsia="Arial" w:hAnsi="Arial" w:cs="Arial"/>
          <w:sz w:val="15"/>
          <w:szCs w:val="15"/>
        </w:rPr>
      </w:pPr>
      <w:r>
        <w:br w:type="column"/>
      </w:r>
      <w:r>
        <w:rPr>
          <w:rFonts w:ascii="Arial"/>
          <w:color w:val="252525"/>
          <w:sz w:val="15"/>
        </w:rPr>
        <w:lastRenderedPageBreak/>
        <w:t>43.9</w:t>
      </w:r>
    </w:p>
    <w:p w14:paraId="6945C9BE" w14:textId="77777777" w:rsidR="00996552" w:rsidRDefault="00996552">
      <w:pPr>
        <w:rPr>
          <w:rFonts w:ascii="Arial" w:eastAsia="Arial" w:hAnsi="Arial" w:cs="Arial"/>
          <w:sz w:val="14"/>
          <w:szCs w:val="14"/>
        </w:rPr>
      </w:pPr>
    </w:p>
    <w:p w14:paraId="35595A56" w14:textId="77777777" w:rsidR="00996552" w:rsidRDefault="00996552">
      <w:pPr>
        <w:spacing w:before="2"/>
        <w:rPr>
          <w:rFonts w:ascii="Arial" w:eastAsia="Arial" w:hAnsi="Arial" w:cs="Arial"/>
          <w:sz w:val="15"/>
          <w:szCs w:val="15"/>
        </w:rPr>
      </w:pPr>
    </w:p>
    <w:p w14:paraId="3FEB66B1" w14:textId="77777777" w:rsidR="00996552" w:rsidRDefault="00025C9E">
      <w:pPr>
        <w:ind w:left="450"/>
        <w:rPr>
          <w:rFonts w:ascii="Arial" w:eastAsia="Arial" w:hAnsi="Arial" w:cs="Arial"/>
          <w:sz w:val="15"/>
          <w:szCs w:val="15"/>
        </w:rPr>
      </w:pPr>
      <w:r>
        <w:rPr>
          <w:rFonts w:eastAsiaTheme="minorHAnsi"/>
        </w:rPr>
        <w:pict w14:anchorId="3EAA12FD">
          <v:group id="_x0000_s3659" style="position:absolute;left:0;text-align:left;margin-left:337.9pt;margin-top:-21.45pt;width:153.9pt;height:127.35pt;z-index:5224;mso-position-horizontal-relative:page" coordorigin="6758,-429" coordsize="3078,2547">
            <v:group id="_x0000_s3696" style="position:absolute;left:6762;top:2113;width:3071;height:2" coordorigin="6762,2113" coordsize="3071,2">
              <v:shape id="_x0000_s3697" style="position:absolute;left:6762;top:2113;width:3071;height:2" coordorigin="6762,2113" coordsize="3071,0" path="m6762,2113r3070,e" filled="f" strokecolor="#252525" strokeweight=".1324mm">
                <v:path arrowok="t"/>
              </v:shape>
            </v:group>
            <v:group id="_x0000_s3694" style="position:absolute;left:6762;top:-426;width:3071;height:2" coordorigin="6762,-426" coordsize="3071,2">
              <v:shape id="_x0000_s3695" style="position:absolute;left:6762;top:-426;width:3071;height:2" coordorigin="6762,-426" coordsize="3071,0" path="m6762,-426r3070,e" filled="f" strokecolor="#252525" strokeweight=".1324mm">
                <v:path arrowok="t"/>
              </v:shape>
            </v:group>
            <v:group id="_x0000_s3692" style="position:absolute;left:6762;top:-426;width:2;height:2539" coordorigin="6762,-426" coordsize="2,2539">
              <v:shape id="_x0000_s3693" style="position:absolute;left:6762;top:-426;width:2;height:2539" coordorigin="6762,-426" coordsize="0,2539" path="m6762,2113r,-2539e" filled="f" strokecolor="#252525" strokeweight=".1323mm">
                <v:path arrowok="t"/>
              </v:shape>
            </v:group>
            <v:group id="_x0000_s3690" style="position:absolute;left:7530;top:2083;width:2;height:31" coordorigin="7530,2083" coordsize="2,31">
              <v:shape id="_x0000_s3691" style="position:absolute;left:7530;top:2083;width:2;height:31" coordorigin="7530,2083" coordsize="0,31" path="m7530,2113r,-30e" filled="f" strokecolor="#252525" strokeweight=".1323mm">
                <v:path arrowok="t"/>
              </v:shape>
            </v:group>
            <v:group id="_x0000_s3688" style="position:absolute;left:8297;top:2083;width:2;height:31" coordorigin="8297,2083" coordsize="2,31">
              <v:shape id="_x0000_s3689" style="position:absolute;left:8297;top:2083;width:2;height:31" coordorigin="8297,2083" coordsize="0,31" path="m8297,2113r,-30e" filled="f" strokecolor="#252525" strokeweight=".1323mm">
                <v:path arrowok="t"/>
              </v:shape>
            </v:group>
            <v:group id="_x0000_s3686" style="position:absolute;left:9065;top:2083;width:2;height:31" coordorigin="9065,2083" coordsize="2,31">
              <v:shape id="_x0000_s3687" style="position:absolute;left:9065;top:2083;width:2;height:31" coordorigin="9065,2083" coordsize="0,31" path="m9065,2113r,-30e" filled="f" strokecolor="#252525" strokeweight=".1323mm">
                <v:path arrowok="t"/>
              </v:shape>
            </v:group>
            <v:group id="_x0000_s3684" style="position:absolute;left:9832;top:-426;width:2;height:2539" coordorigin="9832,-426" coordsize="2,2539">
              <v:shape id="_x0000_s3685" style="position:absolute;left:9832;top:-426;width:2;height:2539" coordorigin="9832,-426" coordsize="0,2539" path="m9832,2113r,-2539e" filled="f" strokecolor="#252525" strokeweight=".1323mm">
                <v:path arrowok="t"/>
              </v:shape>
            </v:group>
            <v:group id="_x0000_s3682" style="position:absolute;left:7530;top:-426;width:2;height:31" coordorigin="7530,-426" coordsize="2,31">
              <v:shape id="_x0000_s3683" style="position:absolute;left:7530;top:-426;width:2;height:31" coordorigin="7530,-426" coordsize="0,31" path="m7530,-426r,31e" filled="f" strokecolor="#252525" strokeweight=".1323mm">
                <v:path arrowok="t"/>
              </v:shape>
            </v:group>
            <v:group id="_x0000_s3680" style="position:absolute;left:8297;top:-426;width:2;height:31" coordorigin="8297,-426" coordsize="2,31">
              <v:shape id="_x0000_s3681" style="position:absolute;left:8297;top:-426;width:2;height:31" coordorigin="8297,-426" coordsize="0,31" path="m8297,-426r,31e" filled="f" strokecolor="#252525" strokeweight=".1323mm">
                <v:path arrowok="t"/>
              </v:shape>
            </v:group>
            <v:group id="_x0000_s3678" style="position:absolute;left:9065;top:-426;width:2;height:31" coordorigin="9065,-426" coordsize="2,31">
              <v:shape id="_x0000_s3679" style="position:absolute;left:9065;top:-426;width:2;height:31" coordorigin="9065,-426" coordsize="0,31" path="m9065,-426r,31e" filled="f" strokecolor="#252525" strokeweight=".1323mm">
                <v:path arrowok="t"/>
              </v:shape>
            </v:group>
            <v:group id="_x0000_s3676" style="position:absolute;left:6762;top:1606;width:31;height:2" coordorigin="6762,1606" coordsize="31,2">
              <v:shape id="_x0000_s3677" style="position:absolute;left:6762;top:1606;width:31;height:2" coordorigin="6762,1606" coordsize="31,0" path="m6762,1606r31,e" filled="f" strokecolor="#252525" strokeweight=".1323mm">
                <v:path arrowok="t"/>
              </v:shape>
            </v:group>
            <v:group id="_x0000_s3674" style="position:absolute;left:6762;top:1098;width:31;height:2" coordorigin="6762,1098" coordsize="31,2">
              <v:shape id="_x0000_s3675" style="position:absolute;left:6762;top:1098;width:31;height:2" coordorigin="6762,1098" coordsize="31,0" path="m6762,1098r31,e" filled="f" strokecolor="#252525" strokeweight=".1323mm">
                <v:path arrowok="t"/>
              </v:shape>
            </v:group>
            <v:group id="_x0000_s3672" style="position:absolute;left:6762;top:590;width:31;height:2" coordorigin="6762,590" coordsize="31,2">
              <v:shape id="_x0000_s3673" style="position:absolute;left:6762;top:590;width:31;height:2" coordorigin="6762,590" coordsize="31,0" path="m6762,590r31,e" filled="f" strokecolor="#252525" strokeweight=".1323mm">
                <v:path arrowok="t"/>
              </v:shape>
            </v:group>
            <v:group id="_x0000_s3670" style="position:absolute;left:6762;top:82;width:31;height:2" coordorigin="6762,82" coordsize="31,2">
              <v:shape id="_x0000_s3671" style="position:absolute;left:6762;top:82;width:31;height:2" coordorigin="6762,82" coordsize="31,0" path="m6762,82r31,e" filled="f" strokecolor="#252525" strokeweight=".1323mm">
                <v:path arrowok="t"/>
              </v:shape>
            </v:group>
            <v:group id="_x0000_s3668" style="position:absolute;left:9802;top:1606;width:31;height:2" coordorigin="9802,1606" coordsize="31,2">
              <v:shape id="_x0000_s3669" style="position:absolute;left:9802;top:1606;width:31;height:2" coordorigin="9802,1606" coordsize="31,0" path="m9832,1606r-30,e" filled="f" strokecolor="#252525" strokeweight=".1323mm">
                <v:path arrowok="t"/>
              </v:shape>
            </v:group>
            <v:group id="_x0000_s3666" style="position:absolute;left:9802;top:1098;width:31;height:2" coordorigin="9802,1098" coordsize="31,2">
              <v:shape id="_x0000_s3667" style="position:absolute;left:9802;top:1098;width:31;height:2" coordorigin="9802,1098" coordsize="31,0" path="m9832,1098r-30,e" filled="f" strokecolor="#252525" strokeweight=".1323mm">
                <v:path arrowok="t"/>
              </v:shape>
            </v:group>
            <v:group id="_x0000_s3664" style="position:absolute;left:9802;top:590;width:31;height:2" coordorigin="9802,590" coordsize="31,2">
              <v:shape id="_x0000_s3665" style="position:absolute;left:9802;top:590;width:31;height:2" coordorigin="9802,590" coordsize="31,0" path="m9832,590r-30,e" filled="f" strokecolor="#252525" strokeweight=".1323mm">
                <v:path arrowok="t"/>
              </v:shape>
            </v:group>
            <v:group id="_x0000_s3662" style="position:absolute;left:9802;top:82;width:31;height:2" coordorigin="9802,82" coordsize="31,2">
              <v:shape id="_x0000_s3663" style="position:absolute;left:9802;top:82;width:31;height:2" coordorigin="9802,82" coordsize="31,0" path="m9832,82r-30,e" filled="f" strokecolor="#252525" strokeweight=".1323mm">
                <v:path arrowok="t"/>
              </v:shape>
            </v:group>
            <v:group id="_x0000_s3660" style="position:absolute;left:7138;top:-227;width:2472;height:2058" coordorigin="7138,-227" coordsize="2472,2058">
              <v:shape id="_x0000_s3661" style="position:absolute;left:7138;top:-227;width:2472;height:2058" coordorigin="7138,-227" coordsize="2472,2058" path="m7138,1830r50,-35l7238,1760r50,-35l7338,1690r50,-36l7438,1618r50,-37l7538,1545r50,-37l7638,1471r50,-38l7737,1395r50,-38l7837,1319r50,-39l7937,1242r50,-40l8037,1163r50,-40l8137,1083r50,-40l8237,1002r50,-41l8337,920r50,-41l8436,837r50,-42l8536,752r50,-42l8636,667r50,-43l8736,580r50,-44l8836,492r50,-44l8936,403r50,-44l9036,313r50,-45l9135,222r50,-46l9235,130r50,-47l9335,36r50,-47l9435,-59r50,-47l9535,-154r50,-49l9610,-227e" filled="f" strokecolor="#0072bd" strokeweight=".39703mm">
                <v:path arrowok="t"/>
              </v:shape>
            </v:group>
            <w10:wrap anchorx="page"/>
          </v:group>
        </w:pict>
      </w:r>
      <w:r>
        <w:rPr>
          <w:rFonts w:eastAsiaTheme="minorHAnsi"/>
        </w:rPr>
        <w:pict w14:anchorId="1DA759F7">
          <v:shape id="_x0000_s3658" type="#_x0000_t75" style="position:absolute;left:0;text-align:left;margin-left:308.35pt;margin-top:-5.6pt;width:8.3pt;height:99.5pt;z-index:5248;mso-position-horizontal-relative:page">
            <v:imagedata r:id="rId70" o:title=""/>
            <w10:wrap anchorx="page"/>
          </v:shape>
        </w:pict>
      </w:r>
      <w:r w:rsidR="002D0D3F">
        <w:rPr>
          <w:rFonts w:ascii="Arial"/>
          <w:color w:val="252525"/>
          <w:sz w:val="15"/>
        </w:rPr>
        <w:t>43.8</w:t>
      </w:r>
    </w:p>
    <w:p w14:paraId="44CF58C9" w14:textId="77777777" w:rsidR="00996552" w:rsidRDefault="00996552">
      <w:pPr>
        <w:rPr>
          <w:rFonts w:ascii="Arial" w:eastAsia="Arial" w:hAnsi="Arial" w:cs="Arial"/>
          <w:sz w:val="14"/>
          <w:szCs w:val="14"/>
        </w:rPr>
      </w:pPr>
    </w:p>
    <w:p w14:paraId="618DF19B" w14:textId="77777777" w:rsidR="00996552" w:rsidRDefault="00996552">
      <w:pPr>
        <w:spacing w:before="2"/>
        <w:rPr>
          <w:rFonts w:ascii="Arial" w:eastAsia="Arial" w:hAnsi="Arial" w:cs="Arial"/>
          <w:sz w:val="15"/>
          <w:szCs w:val="15"/>
        </w:rPr>
      </w:pPr>
    </w:p>
    <w:p w14:paraId="1D7AB84E" w14:textId="77777777" w:rsidR="00996552" w:rsidRDefault="002D0D3F">
      <w:pPr>
        <w:ind w:left="450"/>
        <w:rPr>
          <w:rFonts w:ascii="Arial" w:eastAsia="Arial" w:hAnsi="Arial" w:cs="Arial"/>
          <w:sz w:val="15"/>
          <w:szCs w:val="15"/>
        </w:rPr>
      </w:pPr>
      <w:r>
        <w:rPr>
          <w:rFonts w:ascii="Arial"/>
          <w:color w:val="252525"/>
          <w:sz w:val="15"/>
        </w:rPr>
        <w:t>43.7</w:t>
      </w:r>
    </w:p>
    <w:p w14:paraId="07FD3885" w14:textId="77777777" w:rsidR="00996552" w:rsidRDefault="00996552">
      <w:pPr>
        <w:rPr>
          <w:rFonts w:ascii="Arial" w:eastAsia="Arial" w:hAnsi="Arial" w:cs="Arial"/>
          <w:sz w:val="14"/>
          <w:szCs w:val="14"/>
        </w:rPr>
      </w:pPr>
    </w:p>
    <w:p w14:paraId="186DF1ED" w14:textId="77777777" w:rsidR="00996552" w:rsidRDefault="00996552">
      <w:pPr>
        <w:spacing w:before="2"/>
        <w:rPr>
          <w:rFonts w:ascii="Arial" w:eastAsia="Arial" w:hAnsi="Arial" w:cs="Arial"/>
          <w:sz w:val="15"/>
          <w:szCs w:val="15"/>
        </w:rPr>
      </w:pPr>
    </w:p>
    <w:p w14:paraId="4CE6DFFF" w14:textId="77777777" w:rsidR="00996552" w:rsidRDefault="002D0D3F">
      <w:pPr>
        <w:ind w:left="450"/>
        <w:rPr>
          <w:rFonts w:ascii="Arial" w:eastAsia="Arial" w:hAnsi="Arial" w:cs="Arial"/>
          <w:sz w:val="15"/>
          <w:szCs w:val="15"/>
        </w:rPr>
      </w:pPr>
      <w:r>
        <w:rPr>
          <w:rFonts w:ascii="Arial"/>
          <w:color w:val="252525"/>
          <w:sz w:val="15"/>
        </w:rPr>
        <w:t>43.6</w:t>
      </w:r>
    </w:p>
    <w:p w14:paraId="502C1DBE" w14:textId="77777777" w:rsidR="00996552" w:rsidRDefault="00996552">
      <w:pPr>
        <w:rPr>
          <w:rFonts w:ascii="Arial" w:eastAsia="Arial" w:hAnsi="Arial" w:cs="Arial"/>
          <w:sz w:val="14"/>
          <w:szCs w:val="14"/>
        </w:rPr>
      </w:pPr>
    </w:p>
    <w:p w14:paraId="477DCF46" w14:textId="77777777" w:rsidR="00996552" w:rsidRDefault="00996552">
      <w:pPr>
        <w:spacing w:before="2"/>
        <w:rPr>
          <w:rFonts w:ascii="Arial" w:eastAsia="Arial" w:hAnsi="Arial" w:cs="Arial"/>
          <w:sz w:val="15"/>
          <w:szCs w:val="15"/>
        </w:rPr>
      </w:pPr>
    </w:p>
    <w:p w14:paraId="408594AF" w14:textId="77777777" w:rsidR="00996552" w:rsidRDefault="002D0D3F">
      <w:pPr>
        <w:ind w:left="450"/>
        <w:rPr>
          <w:rFonts w:ascii="Arial" w:eastAsia="Arial" w:hAnsi="Arial" w:cs="Arial"/>
          <w:sz w:val="15"/>
          <w:szCs w:val="15"/>
        </w:rPr>
      </w:pPr>
      <w:r>
        <w:rPr>
          <w:rFonts w:ascii="Arial"/>
          <w:color w:val="252525"/>
          <w:sz w:val="15"/>
        </w:rPr>
        <w:t>43.5</w:t>
      </w:r>
    </w:p>
    <w:p w14:paraId="5FA5D8C3" w14:textId="77777777" w:rsidR="00996552" w:rsidRDefault="00996552">
      <w:pPr>
        <w:rPr>
          <w:rFonts w:ascii="Arial" w:eastAsia="Arial" w:hAnsi="Arial" w:cs="Arial"/>
          <w:sz w:val="14"/>
          <w:szCs w:val="14"/>
        </w:rPr>
      </w:pPr>
    </w:p>
    <w:p w14:paraId="78798CD9" w14:textId="77777777" w:rsidR="00996552" w:rsidRDefault="00996552">
      <w:pPr>
        <w:spacing w:before="2"/>
        <w:rPr>
          <w:rFonts w:ascii="Arial" w:eastAsia="Arial" w:hAnsi="Arial" w:cs="Arial"/>
          <w:sz w:val="15"/>
          <w:szCs w:val="15"/>
        </w:rPr>
      </w:pPr>
    </w:p>
    <w:p w14:paraId="6A1D6321" w14:textId="77777777" w:rsidR="00996552" w:rsidRDefault="002D0D3F">
      <w:pPr>
        <w:spacing w:line="164" w:lineRule="exact"/>
        <w:ind w:left="450"/>
        <w:rPr>
          <w:rFonts w:ascii="Arial" w:eastAsia="Arial" w:hAnsi="Arial" w:cs="Arial"/>
          <w:sz w:val="15"/>
          <w:szCs w:val="15"/>
        </w:rPr>
      </w:pPr>
      <w:r>
        <w:rPr>
          <w:rFonts w:ascii="Arial"/>
          <w:color w:val="252525"/>
          <w:sz w:val="15"/>
        </w:rPr>
        <w:t>43.4</w:t>
      </w:r>
    </w:p>
    <w:p w14:paraId="0470E466" w14:textId="77777777" w:rsidR="00996552" w:rsidRDefault="002D0D3F">
      <w:pPr>
        <w:tabs>
          <w:tab w:val="left" w:pos="1449"/>
          <w:tab w:val="left" w:pos="2217"/>
          <w:tab w:val="left" w:pos="2984"/>
          <w:tab w:val="left" w:pos="3752"/>
        </w:tabs>
        <w:spacing w:line="164" w:lineRule="exact"/>
        <w:ind w:left="682"/>
        <w:rPr>
          <w:rFonts w:ascii="Arial" w:eastAsia="Arial" w:hAnsi="Arial" w:cs="Arial"/>
          <w:sz w:val="15"/>
          <w:szCs w:val="15"/>
        </w:rPr>
      </w:pPr>
      <w:r>
        <w:rPr>
          <w:rFonts w:ascii="Arial"/>
          <w:color w:val="252525"/>
          <w:sz w:val="15"/>
        </w:rPr>
        <w:t>280</w:t>
      </w:r>
      <w:r>
        <w:rPr>
          <w:rFonts w:ascii="Arial"/>
          <w:color w:val="252525"/>
          <w:sz w:val="15"/>
        </w:rPr>
        <w:tab/>
      </w:r>
      <w:r>
        <w:rPr>
          <w:rFonts w:ascii="Arial"/>
          <w:color w:val="252525"/>
          <w:w w:val="95"/>
          <w:sz w:val="15"/>
        </w:rPr>
        <w:t>300</w:t>
      </w:r>
      <w:r>
        <w:rPr>
          <w:rFonts w:ascii="Arial"/>
          <w:color w:val="252525"/>
          <w:w w:val="95"/>
          <w:sz w:val="15"/>
        </w:rPr>
        <w:tab/>
      </w:r>
      <w:r>
        <w:rPr>
          <w:rFonts w:ascii="Arial"/>
          <w:color w:val="252525"/>
          <w:sz w:val="15"/>
        </w:rPr>
        <w:t>320</w:t>
      </w:r>
      <w:r>
        <w:rPr>
          <w:rFonts w:ascii="Arial"/>
          <w:color w:val="252525"/>
          <w:sz w:val="15"/>
        </w:rPr>
        <w:tab/>
        <w:t>340</w:t>
      </w:r>
      <w:r>
        <w:rPr>
          <w:rFonts w:ascii="Arial"/>
          <w:color w:val="252525"/>
          <w:sz w:val="15"/>
        </w:rPr>
        <w:tab/>
        <w:t>360</w:t>
      </w:r>
    </w:p>
    <w:p w14:paraId="79F6D6BF" w14:textId="77777777" w:rsidR="00996552" w:rsidRDefault="00996552">
      <w:pPr>
        <w:spacing w:before="3"/>
        <w:rPr>
          <w:rFonts w:ascii="Arial" w:eastAsia="Arial" w:hAnsi="Arial" w:cs="Arial"/>
          <w:sz w:val="5"/>
          <w:szCs w:val="5"/>
        </w:rPr>
      </w:pPr>
    </w:p>
    <w:p w14:paraId="0D995859" w14:textId="77777777" w:rsidR="00996552" w:rsidRDefault="002D0D3F">
      <w:pPr>
        <w:spacing w:line="160" w:lineRule="atLeast"/>
        <w:ind w:left="1245"/>
        <w:rPr>
          <w:rFonts w:ascii="Arial" w:eastAsia="Arial" w:hAnsi="Arial" w:cs="Arial"/>
          <w:sz w:val="16"/>
          <w:szCs w:val="16"/>
        </w:rPr>
      </w:pPr>
      <w:r>
        <w:rPr>
          <w:rFonts w:ascii="Arial" w:eastAsia="Arial" w:hAnsi="Arial" w:cs="Arial"/>
          <w:noProof/>
          <w:sz w:val="16"/>
          <w:szCs w:val="16"/>
          <w:lang w:eastAsia="zh-CN"/>
        </w:rPr>
        <w:drawing>
          <wp:inline distT="0" distB="0" distL="0" distR="0" wp14:anchorId="38331B58" wp14:editId="1BACC4CE">
            <wp:extent cx="1328221" cy="104775"/>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pic:cNvPicPr/>
                  </pic:nvPicPr>
                  <pic:blipFill>
                    <a:blip r:embed="rId71" cstate="print"/>
                    <a:stretch>
                      <a:fillRect/>
                    </a:stretch>
                  </pic:blipFill>
                  <pic:spPr>
                    <a:xfrm>
                      <a:off x="0" y="0"/>
                      <a:ext cx="1328221" cy="104775"/>
                    </a:xfrm>
                    <a:prstGeom prst="rect">
                      <a:avLst/>
                    </a:prstGeom>
                  </pic:spPr>
                </pic:pic>
              </a:graphicData>
            </a:graphic>
          </wp:inline>
        </w:drawing>
      </w:r>
    </w:p>
    <w:p w14:paraId="4EDF04A8" w14:textId="77777777" w:rsidR="00996552" w:rsidRDefault="00996552">
      <w:pPr>
        <w:rPr>
          <w:rFonts w:ascii="Arial" w:eastAsia="Arial" w:hAnsi="Arial" w:cs="Arial"/>
          <w:sz w:val="14"/>
          <w:szCs w:val="14"/>
        </w:rPr>
      </w:pPr>
    </w:p>
    <w:p w14:paraId="5CC26EF5" w14:textId="77777777" w:rsidR="00996552" w:rsidRDefault="00996552">
      <w:pPr>
        <w:rPr>
          <w:rFonts w:ascii="Arial" w:eastAsia="Arial" w:hAnsi="Arial" w:cs="Arial"/>
          <w:sz w:val="14"/>
          <w:szCs w:val="14"/>
        </w:rPr>
      </w:pPr>
    </w:p>
    <w:p w14:paraId="2A27833F" w14:textId="77777777" w:rsidR="00996552" w:rsidRDefault="00025C9E">
      <w:pPr>
        <w:spacing w:before="90"/>
        <w:ind w:left="369"/>
        <w:rPr>
          <w:rFonts w:ascii="Arial" w:eastAsia="Arial" w:hAnsi="Arial" w:cs="Arial"/>
          <w:sz w:val="15"/>
          <w:szCs w:val="15"/>
        </w:rPr>
      </w:pPr>
      <w:r>
        <w:rPr>
          <w:rFonts w:eastAsiaTheme="minorHAnsi"/>
        </w:rPr>
        <w:pict w14:anchorId="4E06D167">
          <v:group id="_x0000_s3611" style="position:absolute;left:0;text-align:left;margin-left:337.55pt;margin-top:8.4pt;width:154.65pt;height:127.35pt;z-index:5320;mso-position-horizontal-relative:page" coordorigin="6751,168" coordsize="3093,2547">
            <v:group id="_x0000_s3656" style="position:absolute;left:6762;top:2711;width:3071;height:2" coordorigin="6762,2711" coordsize="3071,2">
              <v:shape id="_x0000_s3657" style="position:absolute;left:6762;top:2711;width:3071;height:2" coordorigin="6762,2711" coordsize="3071,0" path="m6762,2711r3070,e" filled="f" strokecolor="#252525" strokeweight=".1324mm">
                <v:path arrowok="t"/>
              </v:shape>
            </v:group>
            <v:group id="_x0000_s3654" style="position:absolute;left:7116;top:2681;width:2;height:31" coordorigin="7116,2681" coordsize="2,31">
              <v:shape id="_x0000_s3655" style="position:absolute;left:7116;top:2681;width:2;height:31" coordorigin="7116,2681" coordsize="0,31" path="m7116,2711r,-30e" filled="f" strokecolor="#252525" strokeweight=".1323mm">
                <v:path arrowok="t"/>
              </v:shape>
            </v:group>
            <v:group id="_x0000_s3652" style="position:absolute;left:7589;top:2681;width:2;height:31" coordorigin="7589,2681" coordsize="2,31">
              <v:shape id="_x0000_s3653" style="position:absolute;left:7589;top:2681;width:2;height:31" coordorigin="7589,2681" coordsize="0,31" path="m7589,2711r,-30e" filled="f" strokecolor="#252525" strokeweight=".1323mm">
                <v:path arrowok="t"/>
              </v:shape>
            </v:group>
            <v:group id="_x0000_s3650" style="position:absolute;left:8061;top:2681;width:2;height:31" coordorigin="8061,2681" coordsize="2,31">
              <v:shape id="_x0000_s3651" style="position:absolute;left:8061;top:2681;width:2;height:31" coordorigin="8061,2681" coordsize="0,31" path="m8061,2711r,-30e" filled="f" strokecolor="#252525" strokeweight=".1323mm">
                <v:path arrowok="t"/>
              </v:shape>
            </v:group>
            <v:group id="_x0000_s3648" style="position:absolute;left:8533;top:2681;width:2;height:31" coordorigin="8533,2681" coordsize="2,31">
              <v:shape id="_x0000_s3649" style="position:absolute;left:8533;top:2681;width:2;height:31" coordorigin="8533,2681" coordsize="0,31" path="m8533,2711r,-30e" filled="f" strokecolor="#252525" strokeweight=".1323mm">
                <v:path arrowok="t"/>
              </v:shape>
            </v:group>
            <v:group id="_x0000_s3646" style="position:absolute;left:9006;top:2681;width:2;height:31" coordorigin="9006,2681" coordsize="2,31">
              <v:shape id="_x0000_s3647" style="position:absolute;left:9006;top:2681;width:2;height:31" coordorigin="9006,2681" coordsize="0,31" path="m9006,2711r,-30e" filled="f" strokecolor="#252525" strokeweight=".1323mm">
                <v:path arrowok="t"/>
              </v:shape>
            </v:group>
            <v:group id="_x0000_s3644" style="position:absolute;left:9478;top:2681;width:2;height:31" coordorigin="9478,2681" coordsize="2,31">
              <v:shape id="_x0000_s3645" style="position:absolute;left:9478;top:2681;width:2;height:31" coordorigin="9478,2681" coordsize="0,31" path="m9478,2711r,-30e" filled="f" strokecolor="#252525" strokeweight=".1323mm">
                <v:path arrowok="t"/>
              </v:shape>
            </v:group>
            <v:group id="_x0000_s3642" style="position:absolute;left:6762;top:172;width:3071;height:2" coordorigin="6762,172" coordsize="3071,2">
              <v:shape id="_x0000_s3643" style="position:absolute;left:6762;top:172;width:3071;height:2" coordorigin="6762,172" coordsize="3071,0" path="m6762,172r3070,e" filled="f" strokecolor="#252525" strokeweight=".1324mm">
                <v:path arrowok="t"/>
              </v:shape>
            </v:group>
            <v:group id="_x0000_s3640" style="position:absolute;left:7116;top:172;width:2;height:31" coordorigin="7116,172" coordsize="2,31">
              <v:shape id="_x0000_s3641" style="position:absolute;left:7116;top:172;width:2;height:31" coordorigin="7116,172" coordsize="0,31" path="m7116,172r,31e" filled="f" strokecolor="#252525" strokeweight=".1323mm">
                <v:path arrowok="t"/>
              </v:shape>
            </v:group>
            <v:group id="_x0000_s3638" style="position:absolute;left:7589;top:172;width:2;height:31" coordorigin="7589,172" coordsize="2,31">
              <v:shape id="_x0000_s3639" style="position:absolute;left:7589;top:172;width:2;height:31" coordorigin="7589,172" coordsize="0,31" path="m7589,172r,31e" filled="f" strokecolor="#252525" strokeweight=".1323mm">
                <v:path arrowok="t"/>
              </v:shape>
            </v:group>
            <v:group id="_x0000_s3636" style="position:absolute;left:8061;top:172;width:2;height:31" coordorigin="8061,172" coordsize="2,31">
              <v:shape id="_x0000_s3637" style="position:absolute;left:8061;top:172;width:2;height:31" coordorigin="8061,172" coordsize="0,31" path="m8061,172r,31e" filled="f" strokecolor="#252525" strokeweight=".1323mm">
                <v:path arrowok="t"/>
              </v:shape>
            </v:group>
            <v:group id="_x0000_s3634" style="position:absolute;left:8533;top:172;width:2;height:31" coordorigin="8533,172" coordsize="2,31">
              <v:shape id="_x0000_s3635" style="position:absolute;left:8533;top:172;width:2;height:31" coordorigin="8533,172" coordsize="0,31" path="m8533,172r,31e" filled="f" strokecolor="#252525" strokeweight=".1323mm">
                <v:path arrowok="t"/>
              </v:shape>
            </v:group>
            <v:group id="_x0000_s3632" style="position:absolute;left:9006;top:172;width:2;height:31" coordorigin="9006,172" coordsize="2,31">
              <v:shape id="_x0000_s3633" style="position:absolute;left:9006;top:172;width:2;height:31" coordorigin="9006,172" coordsize="0,31" path="m9006,172r,31e" filled="f" strokecolor="#252525" strokeweight=".1323mm">
                <v:path arrowok="t"/>
              </v:shape>
            </v:group>
            <v:group id="_x0000_s3630" style="position:absolute;left:9478;top:172;width:2;height:31" coordorigin="9478,172" coordsize="2,31">
              <v:shape id="_x0000_s3631" style="position:absolute;left:9478;top:172;width:2;height:31" coordorigin="9478,172" coordsize="0,31" path="m9478,172r,31e" filled="f" strokecolor="#252525" strokeweight=".1323mm">
                <v:path arrowok="t"/>
              </v:shape>
            </v:group>
            <v:group id="_x0000_s3628" style="position:absolute;left:6762;top:172;width:2;height:2540" coordorigin="6762,172" coordsize="2,2540">
              <v:shape id="_x0000_s3629" style="position:absolute;left:6762;top:172;width:2;height:2540" coordorigin="6762,172" coordsize="0,2540" path="m6762,2711r,-2539e" filled="f" strokecolor="#252525" strokeweight=".1323mm">
                <v:path arrowok="t"/>
              </v:shape>
            </v:group>
            <v:group id="_x0000_s3626" style="position:absolute;left:9832;top:172;width:2;height:2540" coordorigin="9832,172" coordsize="2,2540">
              <v:shape id="_x0000_s3627" style="position:absolute;left:9832;top:172;width:2;height:2540" coordorigin="9832,172" coordsize="0,2540" path="m9832,2711r,-2539e" filled="f" strokecolor="#252525" strokeweight=".1323mm">
                <v:path arrowok="t"/>
              </v:shape>
            </v:group>
            <v:group id="_x0000_s3624" style="position:absolute;left:6762;top:2077;width:31;height:2" coordorigin="6762,2077" coordsize="31,2">
              <v:shape id="_x0000_s3625" style="position:absolute;left:6762;top:2077;width:31;height:2" coordorigin="6762,2077" coordsize="31,0" path="m6762,2077r31,e" filled="f" strokecolor="#252525" strokeweight=".1323mm">
                <v:path arrowok="t"/>
              </v:shape>
            </v:group>
            <v:group id="_x0000_s3622" style="position:absolute;left:6762;top:1442;width:31;height:2" coordorigin="6762,1442" coordsize="31,2">
              <v:shape id="_x0000_s3623" style="position:absolute;left:6762;top:1442;width:31;height:2" coordorigin="6762,1442" coordsize="31,0" path="m6762,1442r31,e" filled="f" strokecolor="#252525" strokeweight=".1323mm">
                <v:path arrowok="t"/>
              </v:shape>
            </v:group>
            <v:group id="_x0000_s3620" style="position:absolute;left:6762;top:807;width:31;height:2" coordorigin="6762,807" coordsize="31,2">
              <v:shape id="_x0000_s3621" style="position:absolute;left:6762;top:807;width:31;height:2" coordorigin="6762,807" coordsize="31,0" path="m6762,807r31,e" filled="f" strokecolor="#252525" strokeweight=".1323mm">
                <v:path arrowok="t"/>
              </v:shape>
            </v:group>
            <v:group id="_x0000_s3618" style="position:absolute;left:9802;top:2077;width:31;height:2" coordorigin="9802,2077" coordsize="31,2">
              <v:shape id="_x0000_s3619" style="position:absolute;left:9802;top:2077;width:31;height:2" coordorigin="9802,2077" coordsize="31,0" path="m9832,2077r-30,e" filled="f" strokecolor="#252525" strokeweight=".1323mm">
                <v:path arrowok="t"/>
              </v:shape>
            </v:group>
            <v:group id="_x0000_s3616" style="position:absolute;left:9802;top:1442;width:31;height:2" coordorigin="9802,1442" coordsize="31,2">
              <v:shape id="_x0000_s3617" style="position:absolute;left:9802;top:1442;width:31;height:2" coordorigin="9802,1442" coordsize="31,0" path="m9832,1442r-30,e" filled="f" strokecolor="#252525" strokeweight=".1323mm">
                <v:path arrowok="t"/>
              </v:shape>
            </v:group>
            <v:group id="_x0000_s3614" style="position:absolute;left:9802;top:807;width:31;height:2" coordorigin="9802,807" coordsize="31,2">
              <v:shape id="_x0000_s3615" style="position:absolute;left:9802;top:807;width:31;height:2" coordorigin="9802,807" coordsize="31,0" path="m9832,807r-30,e" filled="f" strokecolor="#252525" strokeweight=".1323mm">
                <v:path arrowok="t"/>
              </v:shape>
            </v:group>
            <v:group id="_x0000_s3612" style="position:absolute;left:6762;top:348;width:3071;height:1899" coordorigin="6762,348" coordsize="3071,1899">
              <v:shape id="_x0000_s3613" style="position:absolute;left:6762;top:348;width:3071;height:1899" coordorigin="6762,348" coordsize="3071,1899" path="m6762,2247r31,-19l6824,2209r31,-19l6886,2171r31,-20l6948,2133r31,-20l7010,2094r31,-19l7072,2056r31,-19l7134,2018r31,-20l7196,1979r31,-19l7258,1941r31,-19l7320,1902r31,-18l7382,1864r31,-19l7444,1826r31,-19l7506,1788r32,-20l7569,1749r31,-19l7631,1711r31,-19l7693,1673r31,-19l7755,1635r31,-20l7817,1596r31,-19l7879,1558r31,-19l7941,1519r31,-19l8003,1481r31,-19l8065,1443r31,-19l8127,1405r31,-20l8189,1366r31,-19l8251,1328r31,-19l8313,1289r31,-19l8375,1251r31,-19l8437,1212r31,-18l8499,1174r31,-19l8561,1136r31,-19l8623,1098r31,-20l8685,1059r31,-19l8747,1021r31,-19l8809,982r31,-19l8871,944r31,-19l8933,905r31,-19l8995,867r31,-19l9057,829r31,-20l9119,790r31,-19l9181,752r31,-20l9243,714r31,-20l9305,675r31,-19l9367,637r31,-20l9429,598r31,-19l9491,560r31,-19l9553,521r31,-19l9615,483r31,-19l9677,444r31,-19l9739,406r31,-19l9801,367r31,-19e" filled="f" strokecolor="#0072bd" strokeweight=".39703mm">
                <v:path arrowok="t"/>
              </v:shape>
            </v:group>
            <w10:wrap anchorx="page"/>
          </v:group>
        </w:pict>
      </w:r>
      <w:r w:rsidR="002D0D3F">
        <w:rPr>
          <w:rFonts w:ascii="Arial"/>
          <w:color w:val="252525"/>
          <w:sz w:val="15"/>
        </w:rPr>
        <w:t>43.65</w:t>
      </w:r>
    </w:p>
    <w:p w14:paraId="48E2E459" w14:textId="77777777" w:rsidR="00996552" w:rsidRDefault="00996552">
      <w:pPr>
        <w:rPr>
          <w:rFonts w:ascii="Arial" w:eastAsia="Arial" w:hAnsi="Arial" w:cs="Arial"/>
          <w:sz w:val="15"/>
          <w:szCs w:val="15"/>
        </w:rPr>
        <w:sectPr w:rsidR="00996552">
          <w:type w:val="continuous"/>
          <w:pgSz w:w="11910" w:h="16840"/>
          <w:pgMar w:top="1580" w:right="1520" w:bottom="280" w:left="1680" w:header="720" w:footer="720" w:gutter="0"/>
          <w:cols w:num="2" w:space="720" w:equalWidth="0">
            <w:col w:w="4235" w:space="40"/>
            <w:col w:w="4435"/>
          </w:cols>
        </w:sectPr>
      </w:pPr>
    </w:p>
    <w:p w14:paraId="435F09B7" w14:textId="77777777" w:rsidR="00996552" w:rsidRDefault="00996552">
      <w:pPr>
        <w:spacing w:before="6"/>
        <w:rPr>
          <w:rFonts w:ascii="Arial" w:eastAsia="Arial" w:hAnsi="Arial" w:cs="Arial"/>
          <w:sz w:val="9"/>
          <w:szCs w:val="9"/>
        </w:rPr>
      </w:pPr>
    </w:p>
    <w:p w14:paraId="30049416" w14:textId="77777777" w:rsidR="00996552" w:rsidRDefault="00996552">
      <w:pPr>
        <w:rPr>
          <w:rFonts w:ascii="Arial" w:eastAsia="Arial" w:hAnsi="Arial" w:cs="Arial"/>
          <w:sz w:val="9"/>
          <w:szCs w:val="9"/>
        </w:rPr>
        <w:sectPr w:rsidR="00996552">
          <w:type w:val="continuous"/>
          <w:pgSz w:w="11910" w:h="16840"/>
          <w:pgMar w:top="1580" w:right="1520" w:bottom="280" w:left="1680" w:header="720" w:footer="720" w:gutter="0"/>
          <w:cols w:space="720"/>
        </w:sectPr>
      </w:pPr>
    </w:p>
    <w:p w14:paraId="3AB1EB55" w14:textId="77777777" w:rsidR="00996552" w:rsidRDefault="00025C9E">
      <w:pPr>
        <w:spacing w:before="81"/>
        <w:ind w:left="682"/>
        <w:rPr>
          <w:rFonts w:ascii="Arial" w:eastAsia="Arial" w:hAnsi="Arial" w:cs="Arial"/>
          <w:sz w:val="15"/>
          <w:szCs w:val="15"/>
        </w:rPr>
      </w:pPr>
      <w:r>
        <w:rPr>
          <w:rFonts w:eastAsiaTheme="minorHAnsi"/>
        </w:rPr>
        <w:lastRenderedPageBreak/>
        <w:pict w14:anchorId="769C2997">
          <v:shape id="_x0000_s3610" type="#_x0000_t75" style="position:absolute;left:0;text-align:left;margin-left:106.25pt;margin-top:5.7pt;width:8.3pt;height:99.5pt;z-index:5296;mso-position-horizontal-relative:page">
            <v:imagedata r:id="rId72" o:title=""/>
            <w10:wrap anchorx="page"/>
          </v:shape>
        </w:pict>
      </w:r>
      <w:r w:rsidR="002D0D3F">
        <w:rPr>
          <w:rFonts w:ascii="Arial"/>
          <w:color w:val="252525"/>
          <w:sz w:val="15"/>
        </w:rPr>
        <w:t>43.9</w:t>
      </w:r>
    </w:p>
    <w:p w14:paraId="569DDF77" w14:textId="77777777" w:rsidR="00996552" w:rsidRDefault="00996552">
      <w:pPr>
        <w:spacing w:before="6"/>
        <w:rPr>
          <w:rFonts w:ascii="Arial" w:eastAsia="Arial" w:hAnsi="Arial" w:cs="Arial"/>
          <w:sz w:val="16"/>
          <w:szCs w:val="16"/>
        </w:rPr>
      </w:pPr>
    </w:p>
    <w:p w14:paraId="0192ABEE" w14:textId="77777777" w:rsidR="00996552" w:rsidRDefault="002D0D3F">
      <w:pPr>
        <w:ind w:left="682"/>
        <w:rPr>
          <w:rFonts w:ascii="Arial" w:eastAsia="Arial" w:hAnsi="Arial" w:cs="Arial"/>
          <w:sz w:val="15"/>
          <w:szCs w:val="15"/>
        </w:rPr>
      </w:pPr>
      <w:r>
        <w:rPr>
          <w:rFonts w:ascii="Arial"/>
          <w:color w:val="252525"/>
          <w:sz w:val="15"/>
        </w:rPr>
        <w:t>43.8</w:t>
      </w:r>
    </w:p>
    <w:p w14:paraId="72DA78D0" w14:textId="77777777" w:rsidR="00996552" w:rsidRDefault="00996552">
      <w:pPr>
        <w:spacing w:before="6"/>
        <w:rPr>
          <w:rFonts w:ascii="Arial" w:eastAsia="Arial" w:hAnsi="Arial" w:cs="Arial"/>
          <w:sz w:val="16"/>
          <w:szCs w:val="16"/>
        </w:rPr>
      </w:pPr>
    </w:p>
    <w:p w14:paraId="4259BBF9" w14:textId="77777777" w:rsidR="00996552" w:rsidRDefault="002D0D3F">
      <w:pPr>
        <w:ind w:left="682"/>
        <w:rPr>
          <w:rFonts w:ascii="Arial" w:eastAsia="Arial" w:hAnsi="Arial" w:cs="Arial"/>
          <w:sz w:val="15"/>
          <w:szCs w:val="15"/>
        </w:rPr>
      </w:pPr>
      <w:r>
        <w:rPr>
          <w:rFonts w:ascii="Arial"/>
          <w:color w:val="252525"/>
          <w:sz w:val="15"/>
        </w:rPr>
        <w:t>43.7</w:t>
      </w:r>
    </w:p>
    <w:p w14:paraId="078D20F1" w14:textId="77777777" w:rsidR="00996552" w:rsidRDefault="00996552">
      <w:pPr>
        <w:spacing w:before="6"/>
        <w:rPr>
          <w:rFonts w:ascii="Arial" w:eastAsia="Arial" w:hAnsi="Arial" w:cs="Arial"/>
          <w:sz w:val="16"/>
          <w:szCs w:val="16"/>
        </w:rPr>
      </w:pPr>
    </w:p>
    <w:p w14:paraId="4C357D17" w14:textId="77777777" w:rsidR="00996552" w:rsidRDefault="002D0D3F">
      <w:pPr>
        <w:ind w:left="682"/>
        <w:rPr>
          <w:rFonts w:ascii="Arial" w:eastAsia="Arial" w:hAnsi="Arial" w:cs="Arial"/>
          <w:sz w:val="15"/>
          <w:szCs w:val="15"/>
        </w:rPr>
      </w:pPr>
      <w:r>
        <w:rPr>
          <w:rFonts w:ascii="Arial"/>
          <w:color w:val="252525"/>
          <w:sz w:val="15"/>
        </w:rPr>
        <w:t>43.6</w:t>
      </w:r>
    </w:p>
    <w:p w14:paraId="3B0CB665" w14:textId="77777777" w:rsidR="00996552" w:rsidRDefault="00996552">
      <w:pPr>
        <w:spacing w:before="6"/>
        <w:rPr>
          <w:rFonts w:ascii="Arial" w:eastAsia="Arial" w:hAnsi="Arial" w:cs="Arial"/>
          <w:sz w:val="16"/>
          <w:szCs w:val="16"/>
        </w:rPr>
      </w:pPr>
    </w:p>
    <w:p w14:paraId="71BE0EC4" w14:textId="77777777" w:rsidR="00996552" w:rsidRDefault="002D0D3F">
      <w:pPr>
        <w:ind w:left="682"/>
        <w:rPr>
          <w:rFonts w:ascii="Arial" w:eastAsia="Arial" w:hAnsi="Arial" w:cs="Arial"/>
          <w:sz w:val="15"/>
          <w:szCs w:val="15"/>
        </w:rPr>
      </w:pPr>
      <w:r>
        <w:rPr>
          <w:rFonts w:ascii="Arial"/>
          <w:color w:val="252525"/>
          <w:sz w:val="15"/>
        </w:rPr>
        <w:t>43.5</w:t>
      </w:r>
    </w:p>
    <w:p w14:paraId="23495962" w14:textId="77777777" w:rsidR="00996552" w:rsidRDefault="00996552">
      <w:pPr>
        <w:spacing w:before="6"/>
        <w:rPr>
          <w:rFonts w:ascii="Arial" w:eastAsia="Arial" w:hAnsi="Arial" w:cs="Arial"/>
          <w:sz w:val="16"/>
          <w:szCs w:val="16"/>
        </w:rPr>
      </w:pPr>
    </w:p>
    <w:p w14:paraId="4FF6D8E5" w14:textId="77777777" w:rsidR="00996552" w:rsidRDefault="002D0D3F">
      <w:pPr>
        <w:ind w:left="682"/>
        <w:rPr>
          <w:rFonts w:ascii="Arial" w:eastAsia="Arial" w:hAnsi="Arial" w:cs="Arial"/>
          <w:sz w:val="15"/>
          <w:szCs w:val="15"/>
        </w:rPr>
      </w:pPr>
      <w:r>
        <w:rPr>
          <w:rFonts w:ascii="Arial"/>
          <w:color w:val="252525"/>
          <w:sz w:val="15"/>
        </w:rPr>
        <w:t>43.4</w:t>
      </w:r>
    </w:p>
    <w:p w14:paraId="4BEBB04B" w14:textId="77777777" w:rsidR="00996552" w:rsidRDefault="00996552">
      <w:pPr>
        <w:spacing w:before="6"/>
        <w:rPr>
          <w:rFonts w:ascii="Arial" w:eastAsia="Arial" w:hAnsi="Arial" w:cs="Arial"/>
          <w:sz w:val="16"/>
          <w:szCs w:val="16"/>
        </w:rPr>
      </w:pPr>
    </w:p>
    <w:p w14:paraId="2BD704B0" w14:textId="77777777" w:rsidR="00996552" w:rsidRDefault="002D0D3F">
      <w:pPr>
        <w:spacing w:line="164" w:lineRule="exact"/>
        <w:ind w:left="682"/>
        <w:rPr>
          <w:rFonts w:ascii="Arial" w:eastAsia="Arial" w:hAnsi="Arial" w:cs="Arial"/>
          <w:sz w:val="15"/>
          <w:szCs w:val="15"/>
        </w:rPr>
      </w:pPr>
      <w:r>
        <w:rPr>
          <w:rFonts w:ascii="Arial"/>
          <w:color w:val="252525"/>
          <w:sz w:val="15"/>
        </w:rPr>
        <w:t>43.3</w:t>
      </w:r>
    </w:p>
    <w:p w14:paraId="72DBACCD" w14:textId="77777777" w:rsidR="00996552" w:rsidRDefault="002D0D3F">
      <w:pPr>
        <w:tabs>
          <w:tab w:val="left" w:pos="2448"/>
          <w:tab w:val="left" w:pos="3983"/>
        </w:tabs>
        <w:spacing w:line="164" w:lineRule="exact"/>
        <w:ind w:left="913"/>
        <w:rPr>
          <w:rFonts w:ascii="Arial" w:eastAsia="Arial" w:hAnsi="Arial" w:cs="Arial"/>
          <w:sz w:val="15"/>
          <w:szCs w:val="15"/>
        </w:rPr>
      </w:pPr>
      <w:r>
        <w:rPr>
          <w:rFonts w:ascii="Arial"/>
          <w:color w:val="252525"/>
          <w:sz w:val="15"/>
        </w:rPr>
        <w:t>450</w:t>
      </w:r>
      <w:r>
        <w:rPr>
          <w:rFonts w:ascii="Arial"/>
          <w:color w:val="252525"/>
          <w:sz w:val="15"/>
        </w:rPr>
        <w:tab/>
        <w:t>500</w:t>
      </w:r>
      <w:r>
        <w:rPr>
          <w:rFonts w:ascii="Arial"/>
          <w:color w:val="252525"/>
          <w:sz w:val="15"/>
        </w:rPr>
        <w:tab/>
        <w:t>550</w:t>
      </w:r>
    </w:p>
    <w:p w14:paraId="70811EA5" w14:textId="77777777" w:rsidR="00996552" w:rsidRDefault="002D0D3F">
      <w:pPr>
        <w:rPr>
          <w:rFonts w:ascii="Arial" w:eastAsia="Arial" w:hAnsi="Arial" w:cs="Arial"/>
          <w:sz w:val="14"/>
          <w:szCs w:val="14"/>
        </w:rPr>
      </w:pPr>
      <w:r>
        <w:br w:type="column"/>
      </w:r>
    </w:p>
    <w:p w14:paraId="2481889E" w14:textId="77777777" w:rsidR="00996552" w:rsidRDefault="00996552">
      <w:pPr>
        <w:spacing w:before="8"/>
        <w:rPr>
          <w:rFonts w:ascii="Arial" w:eastAsia="Arial" w:hAnsi="Arial" w:cs="Arial"/>
          <w:sz w:val="16"/>
          <w:szCs w:val="16"/>
        </w:rPr>
      </w:pPr>
    </w:p>
    <w:p w14:paraId="1862E5CD" w14:textId="77777777" w:rsidR="00996552" w:rsidRDefault="00025C9E">
      <w:pPr>
        <w:ind w:left="288"/>
        <w:rPr>
          <w:rFonts w:ascii="Arial" w:eastAsia="Arial" w:hAnsi="Arial" w:cs="Arial"/>
          <w:sz w:val="15"/>
          <w:szCs w:val="15"/>
        </w:rPr>
      </w:pPr>
      <w:r>
        <w:rPr>
          <w:rFonts w:eastAsiaTheme="minorHAnsi"/>
        </w:rPr>
        <w:pict w14:anchorId="5FF48981">
          <v:shape id="_x0000_s3609" type="#_x0000_t75" style="position:absolute;left:0;text-align:left;margin-left:300.25pt;margin-top:-11.95pt;width:8.3pt;height:99.5pt;z-index:5344;mso-position-horizontal-relative:page">
            <v:imagedata r:id="rId73" o:title=""/>
            <w10:wrap anchorx="page"/>
          </v:shape>
        </w:pict>
      </w:r>
      <w:r w:rsidR="002D0D3F">
        <w:rPr>
          <w:rFonts w:ascii="Arial"/>
          <w:color w:val="252525"/>
          <w:sz w:val="15"/>
        </w:rPr>
        <w:t>43.645</w:t>
      </w:r>
    </w:p>
    <w:p w14:paraId="25169921" w14:textId="77777777" w:rsidR="00996552" w:rsidRDefault="00996552">
      <w:pPr>
        <w:rPr>
          <w:rFonts w:ascii="Arial" w:eastAsia="Arial" w:hAnsi="Arial" w:cs="Arial"/>
          <w:sz w:val="14"/>
          <w:szCs w:val="14"/>
        </w:rPr>
      </w:pPr>
    </w:p>
    <w:p w14:paraId="6EFD4E8B" w14:textId="77777777" w:rsidR="00996552" w:rsidRDefault="00996552">
      <w:pPr>
        <w:rPr>
          <w:rFonts w:ascii="Arial" w:eastAsia="Arial" w:hAnsi="Arial" w:cs="Arial"/>
          <w:sz w:val="14"/>
          <w:szCs w:val="14"/>
        </w:rPr>
      </w:pPr>
    </w:p>
    <w:p w14:paraId="06BB163F" w14:textId="77777777" w:rsidR="00996552" w:rsidRDefault="00996552">
      <w:pPr>
        <w:spacing w:before="2"/>
        <w:rPr>
          <w:rFonts w:ascii="Arial" w:eastAsia="Arial" w:hAnsi="Arial" w:cs="Arial"/>
          <w:sz w:val="12"/>
          <w:szCs w:val="12"/>
        </w:rPr>
      </w:pPr>
    </w:p>
    <w:p w14:paraId="52512A27" w14:textId="77777777" w:rsidR="00996552" w:rsidRDefault="002D0D3F">
      <w:pPr>
        <w:ind w:left="369"/>
        <w:rPr>
          <w:rFonts w:ascii="Arial" w:eastAsia="Arial" w:hAnsi="Arial" w:cs="Arial"/>
          <w:sz w:val="15"/>
          <w:szCs w:val="15"/>
        </w:rPr>
      </w:pPr>
      <w:r>
        <w:rPr>
          <w:rFonts w:ascii="Arial"/>
          <w:color w:val="252525"/>
          <w:sz w:val="15"/>
        </w:rPr>
        <w:t>43.64</w:t>
      </w:r>
    </w:p>
    <w:p w14:paraId="0ECB0E03" w14:textId="77777777" w:rsidR="00996552" w:rsidRDefault="00996552">
      <w:pPr>
        <w:rPr>
          <w:rFonts w:ascii="Arial" w:eastAsia="Arial" w:hAnsi="Arial" w:cs="Arial"/>
          <w:sz w:val="14"/>
          <w:szCs w:val="14"/>
        </w:rPr>
      </w:pPr>
    </w:p>
    <w:p w14:paraId="1EE53586" w14:textId="77777777" w:rsidR="00996552" w:rsidRDefault="00996552">
      <w:pPr>
        <w:rPr>
          <w:rFonts w:ascii="Arial" w:eastAsia="Arial" w:hAnsi="Arial" w:cs="Arial"/>
          <w:sz w:val="14"/>
          <w:szCs w:val="14"/>
        </w:rPr>
      </w:pPr>
    </w:p>
    <w:p w14:paraId="5A432481" w14:textId="77777777" w:rsidR="00996552" w:rsidRDefault="00996552">
      <w:pPr>
        <w:spacing w:before="2"/>
        <w:rPr>
          <w:rFonts w:ascii="Arial" w:eastAsia="Arial" w:hAnsi="Arial" w:cs="Arial"/>
          <w:sz w:val="12"/>
          <w:szCs w:val="12"/>
        </w:rPr>
      </w:pPr>
    </w:p>
    <w:p w14:paraId="5CDC45FF" w14:textId="77777777" w:rsidR="00996552" w:rsidRDefault="002D0D3F">
      <w:pPr>
        <w:ind w:left="288"/>
        <w:rPr>
          <w:rFonts w:ascii="Arial" w:eastAsia="Arial" w:hAnsi="Arial" w:cs="Arial"/>
          <w:sz w:val="15"/>
          <w:szCs w:val="15"/>
        </w:rPr>
      </w:pPr>
      <w:r>
        <w:rPr>
          <w:rFonts w:ascii="Arial"/>
          <w:color w:val="252525"/>
          <w:sz w:val="15"/>
        </w:rPr>
        <w:t>43.635</w:t>
      </w:r>
    </w:p>
    <w:p w14:paraId="09763F60" w14:textId="77777777" w:rsidR="00996552" w:rsidRDefault="00996552">
      <w:pPr>
        <w:rPr>
          <w:rFonts w:ascii="Arial" w:eastAsia="Arial" w:hAnsi="Arial" w:cs="Arial"/>
          <w:sz w:val="14"/>
          <w:szCs w:val="14"/>
        </w:rPr>
      </w:pPr>
    </w:p>
    <w:p w14:paraId="186A0365" w14:textId="77777777" w:rsidR="00996552" w:rsidRDefault="00996552">
      <w:pPr>
        <w:rPr>
          <w:rFonts w:ascii="Arial" w:eastAsia="Arial" w:hAnsi="Arial" w:cs="Arial"/>
          <w:sz w:val="14"/>
          <w:szCs w:val="14"/>
        </w:rPr>
      </w:pPr>
    </w:p>
    <w:p w14:paraId="3610F20A" w14:textId="77777777" w:rsidR="00996552" w:rsidRDefault="00996552">
      <w:pPr>
        <w:spacing w:before="2"/>
        <w:rPr>
          <w:rFonts w:ascii="Arial" w:eastAsia="Arial" w:hAnsi="Arial" w:cs="Arial"/>
          <w:sz w:val="12"/>
          <w:szCs w:val="12"/>
        </w:rPr>
      </w:pPr>
    </w:p>
    <w:p w14:paraId="432233E3" w14:textId="77777777" w:rsidR="00996552" w:rsidRDefault="002D0D3F">
      <w:pPr>
        <w:ind w:left="369"/>
        <w:rPr>
          <w:rFonts w:ascii="Arial" w:eastAsia="Arial" w:hAnsi="Arial" w:cs="Arial"/>
          <w:sz w:val="15"/>
          <w:szCs w:val="15"/>
        </w:rPr>
      </w:pPr>
      <w:r>
        <w:rPr>
          <w:rFonts w:ascii="Arial"/>
          <w:color w:val="252525"/>
          <w:sz w:val="15"/>
        </w:rPr>
        <w:t>43.63</w:t>
      </w:r>
    </w:p>
    <w:p w14:paraId="122D6588" w14:textId="77777777" w:rsidR="00996552" w:rsidRDefault="002D0D3F">
      <w:pPr>
        <w:rPr>
          <w:rFonts w:ascii="Arial" w:eastAsia="Arial" w:hAnsi="Arial" w:cs="Arial"/>
          <w:sz w:val="14"/>
          <w:szCs w:val="14"/>
        </w:rPr>
      </w:pPr>
      <w:r>
        <w:br w:type="column"/>
      </w:r>
    </w:p>
    <w:p w14:paraId="729CD29E" w14:textId="77777777" w:rsidR="00996552" w:rsidRDefault="00996552">
      <w:pPr>
        <w:rPr>
          <w:rFonts w:ascii="Arial" w:eastAsia="Arial" w:hAnsi="Arial" w:cs="Arial"/>
          <w:sz w:val="14"/>
          <w:szCs w:val="14"/>
        </w:rPr>
      </w:pPr>
    </w:p>
    <w:p w14:paraId="0548EACB" w14:textId="77777777" w:rsidR="00996552" w:rsidRDefault="00996552">
      <w:pPr>
        <w:rPr>
          <w:rFonts w:ascii="Arial" w:eastAsia="Arial" w:hAnsi="Arial" w:cs="Arial"/>
          <w:sz w:val="14"/>
          <w:szCs w:val="14"/>
        </w:rPr>
      </w:pPr>
    </w:p>
    <w:p w14:paraId="596416BB" w14:textId="77777777" w:rsidR="00996552" w:rsidRDefault="00996552">
      <w:pPr>
        <w:rPr>
          <w:rFonts w:ascii="Arial" w:eastAsia="Arial" w:hAnsi="Arial" w:cs="Arial"/>
          <w:sz w:val="14"/>
          <w:szCs w:val="14"/>
        </w:rPr>
      </w:pPr>
    </w:p>
    <w:p w14:paraId="6FC8EB7B" w14:textId="77777777" w:rsidR="00996552" w:rsidRDefault="00996552">
      <w:pPr>
        <w:rPr>
          <w:rFonts w:ascii="Arial" w:eastAsia="Arial" w:hAnsi="Arial" w:cs="Arial"/>
          <w:sz w:val="14"/>
          <w:szCs w:val="14"/>
        </w:rPr>
      </w:pPr>
    </w:p>
    <w:p w14:paraId="09FECEF0" w14:textId="77777777" w:rsidR="00996552" w:rsidRDefault="00996552">
      <w:pPr>
        <w:rPr>
          <w:rFonts w:ascii="Arial" w:eastAsia="Arial" w:hAnsi="Arial" w:cs="Arial"/>
          <w:sz w:val="14"/>
          <w:szCs w:val="14"/>
        </w:rPr>
      </w:pPr>
    </w:p>
    <w:p w14:paraId="0F558D68" w14:textId="77777777" w:rsidR="00996552" w:rsidRDefault="00996552">
      <w:pPr>
        <w:rPr>
          <w:rFonts w:ascii="Arial" w:eastAsia="Arial" w:hAnsi="Arial" w:cs="Arial"/>
          <w:sz w:val="14"/>
          <w:szCs w:val="14"/>
        </w:rPr>
      </w:pPr>
    </w:p>
    <w:p w14:paraId="601E7571" w14:textId="77777777" w:rsidR="00996552" w:rsidRDefault="00996552">
      <w:pPr>
        <w:rPr>
          <w:rFonts w:ascii="Arial" w:eastAsia="Arial" w:hAnsi="Arial" w:cs="Arial"/>
          <w:sz w:val="14"/>
          <w:szCs w:val="14"/>
        </w:rPr>
      </w:pPr>
    </w:p>
    <w:p w14:paraId="0B8C65C4" w14:textId="77777777" w:rsidR="00996552" w:rsidRDefault="00996552">
      <w:pPr>
        <w:rPr>
          <w:rFonts w:ascii="Arial" w:eastAsia="Arial" w:hAnsi="Arial" w:cs="Arial"/>
          <w:sz w:val="14"/>
          <w:szCs w:val="14"/>
        </w:rPr>
      </w:pPr>
    </w:p>
    <w:p w14:paraId="2428D165" w14:textId="77777777" w:rsidR="00996552" w:rsidRDefault="00996552">
      <w:pPr>
        <w:rPr>
          <w:rFonts w:ascii="Arial" w:eastAsia="Arial" w:hAnsi="Arial" w:cs="Arial"/>
          <w:sz w:val="14"/>
          <w:szCs w:val="14"/>
        </w:rPr>
      </w:pPr>
    </w:p>
    <w:p w14:paraId="4CF5C437" w14:textId="77777777" w:rsidR="00996552" w:rsidRDefault="00996552">
      <w:pPr>
        <w:rPr>
          <w:rFonts w:ascii="Arial" w:eastAsia="Arial" w:hAnsi="Arial" w:cs="Arial"/>
          <w:sz w:val="14"/>
          <w:szCs w:val="14"/>
        </w:rPr>
      </w:pPr>
    </w:p>
    <w:p w14:paraId="0B75587C" w14:textId="77777777" w:rsidR="00996552" w:rsidRDefault="00996552">
      <w:pPr>
        <w:rPr>
          <w:rFonts w:ascii="Arial" w:eastAsia="Arial" w:hAnsi="Arial" w:cs="Arial"/>
          <w:sz w:val="14"/>
          <w:szCs w:val="14"/>
        </w:rPr>
      </w:pPr>
    </w:p>
    <w:p w14:paraId="2FD0531B" w14:textId="77777777" w:rsidR="00996552" w:rsidRDefault="00996552">
      <w:pPr>
        <w:rPr>
          <w:rFonts w:ascii="Arial" w:eastAsia="Arial" w:hAnsi="Arial" w:cs="Arial"/>
          <w:sz w:val="14"/>
          <w:szCs w:val="14"/>
        </w:rPr>
      </w:pPr>
    </w:p>
    <w:p w14:paraId="66110647" w14:textId="77777777" w:rsidR="00996552" w:rsidRDefault="00996552">
      <w:pPr>
        <w:rPr>
          <w:rFonts w:ascii="Arial" w:eastAsia="Arial" w:hAnsi="Arial" w:cs="Arial"/>
          <w:sz w:val="14"/>
          <w:szCs w:val="14"/>
        </w:rPr>
      </w:pPr>
    </w:p>
    <w:p w14:paraId="362AB8F8" w14:textId="77777777" w:rsidR="00996552" w:rsidRDefault="00996552">
      <w:pPr>
        <w:spacing w:before="8"/>
        <w:rPr>
          <w:rFonts w:ascii="Arial" w:eastAsia="Arial" w:hAnsi="Arial" w:cs="Arial"/>
          <w:sz w:val="13"/>
          <w:szCs w:val="13"/>
        </w:rPr>
      </w:pPr>
    </w:p>
    <w:p w14:paraId="2006E081" w14:textId="77777777" w:rsidR="00996552" w:rsidRDefault="002D0D3F">
      <w:pPr>
        <w:tabs>
          <w:tab w:val="left" w:pos="738"/>
          <w:tab w:val="left" w:pos="1211"/>
          <w:tab w:val="left" w:pos="1683"/>
          <w:tab w:val="left" w:pos="2155"/>
          <w:tab w:val="left" w:pos="2691"/>
        </w:tabs>
        <w:ind w:left="329"/>
        <w:rPr>
          <w:rFonts w:ascii="Arial" w:eastAsia="Arial" w:hAnsi="Arial" w:cs="Arial"/>
          <w:sz w:val="15"/>
          <w:szCs w:val="15"/>
        </w:rPr>
      </w:pPr>
      <w:r>
        <w:rPr>
          <w:rFonts w:ascii="Arial"/>
          <w:color w:val="252525"/>
          <w:sz w:val="15"/>
        </w:rPr>
        <w:t>6</w:t>
      </w:r>
      <w:r>
        <w:rPr>
          <w:rFonts w:ascii="Arial"/>
          <w:color w:val="252525"/>
          <w:sz w:val="15"/>
        </w:rPr>
        <w:tab/>
        <w:t>6.2</w:t>
      </w:r>
      <w:r>
        <w:rPr>
          <w:rFonts w:ascii="Arial"/>
          <w:color w:val="252525"/>
          <w:sz w:val="15"/>
        </w:rPr>
        <w:tab/>
      </w:r>
      <w:r>
        <w:rPr>
          <w:rFonts w:ascii="Arial"/>
          <w:color w:val="252525"/>
          <w:w w:val="95"/>
          <w:sz w:val="15"/>
        </w:rPr>
        <w:t>6.4</w:t>
      </w:r>
      <w:r>
        <w:rPr>
          <w:rFonts w:ascii="Arial"/>
          <w:color w:val="252525"/>
          <w:w w:val="95"/>
          <w:sz w:val="15"/>
        </w:rPr>
        <w:tab/>
        <w:t>6.6</w:t>
      </w:r>
      <w:r>
        <w:rPr>
          <w:rFonts w:ascii="Arial"/>
          <w:color w:val="252525"/>
          <w:w w:val="95"/>
          <w:sz w:val="15"/>
        </w:rPr>
        <w:tab/>
        <w:t>6.8</w:t>
      </w:r>
      <w:r>
        <w:rPr>
          <w:rFonts w:ascii="Arial"/>
          <w:color w:val="252525"/>
          <w:w w:val="95"/>
          <w:sz w:val="15"/>
        </w:rPr>
        <w:tab/>
      </w:r>
      <w:r>
        <w:rPr>
          <w:rFonts w:ascii="Arial"/>
          <w:color w:val="252525"/>
          <w:sz w:val="15"/>
        </w:rPr>
        <w:t>7</w:t>
      </w:r>
    </w:p>
    <w:p w14:paraId="42DF899B" w14:textId="77777777" w:rsidR="00996552" w:rsidRDefault="00996552">
      <w:pPr>
        <w:rPr>
          <w:rFonts w:ascii="Arial" w:eastAsia="Arial" w:hAnsi="Arial" w:cs="Arial"/>
          <w:sz w:val="15"/>
          <w:szCs w:val="15"/>
        </w:rPr>
        <w:sectPr w:rsidR="00996552">
          <w:type w:val="continuous"/>
          <w:pgSz w:w="11910" w:h="16840"/>
          <w:pgMar w:top="1580" w:right="1520" w:bottom="280" w:left="1680" w:header="720" w:footer="720" w:gutter="0"/>
          <w:cols w:num="3" w:space="720" w:equalWidth="0">
            <w:col w:w="4235" w:space="40"/>
            <w:col w:w="748" w:space="40"/>
            <w:col w:w="3647"/>
          </w:cols>
        </w:sectPr>
      </w:pPr>
    </w:p>
    <w:p w14:paraId="14AEE9DC" w14:textId="77777777" w:rsidR="00996552" w:rsidRDefault="00025C9E">
      <w:pPr>
        <w:spacing w:before="3"/>
        <w:rPr>
          <w:rFonts w:ascii="Arial" w:eastAsia="Arial" w:hAnsi="Arial" w:cs="Arial"/>
          <w:sz w:val="5"/>
          <w:szCs w:val="5"/>
        </w:rPr>
      </w:pPr>
      <w:r>
        <w:rPr>
          <w:rFonts w:eastAsiaTheme="minorHAnsi"/>
        </w:rPr>
        <w:lastRenderedPageBreak/>
        <w:pict w14:anchorId="434BF93F">
          <v:shape id="_x0000_s3608" type="#_x0000_t202" style="position:absolute;margin-left:76.1pt;margin-top:339.8pt;width:459.2pt;height:376.55pt;z-index:-279976;mso-position-horizontal-relative:page;mso-position-vertical-relative:page" filled="f" stroked="f">
            <v:textbox inset="0,0,0,0">
              <w:txbxContent>
                <w:p w14:paraId="11C32FDE" w14:textId="77777777" w:rsidR="00025C9E" w:rsidRDefault="00025C9E">
                  <w:pPr>
                    <w:pStyle w:val="a3"/>
                    <w:spacing w:line="240" w:lineRule="exact"/>
                    <w:ind w:left="274"/>
                    <w:rPr>
                      <w:lang w:eastAsia="zh-CN"/>
                    </w:rPr>
                  </w:pPr>
                  <w:r>
                    <w:rPr>
                      <w:lang w:eastAsia="zh-CN"/>
                    </w:rPr>
                    <w:t>最大负荷功率设定为零。</w:t>
                  </w:r>
                </w:p>
              </w:txbxContent>
            </v:textbox>
            <w10:wrap anchorx="page" anchory="page"/>
          </v:shape>
        </w:pict>
      </w:r>
    </w:p>
    <w:p w14:paraId="154E5BA4" w14:textId="77777777" w:rsidR="00996552" w:rsidRDefault="002D0D3F">
      <w:pPr>
        <w:tabs>
          <w:tab w:val="left" w:pos="5519"/>
        </w:tabs>
        <w:spacing w:line="160" w:lineRule="atLeast"/>
        <w:ind w:left="1476"/>
        <w:rPr>
          <w:rFonts w:ascii="Arial" w:eastAsia="Arial" w:hAnsi="Arial" w:cs="Arial"/>
          <w:sz w:val="16"/>
          <w:szCs w:val="16"/>
        </w:rPr>
      </w:pPr>
      <w:r>
        <w:rPr>
          <w:rFonts w:ascii="Arial"/>
          <w:noProof/>
          <w:sz w:val="16"/>
          <w:lang w:eastAsia="zh-CN"/>
        </w:rPr>
        <w:drawing>
          <wp:inline distT="0" distB="0" distL="0" distR="0" wp14:anchorId="54A5C87E" wp14:editId="7709651C">
            <wp:extent cx="1328221" cy="104775"/>
            <wp:effectExtent l="0" t="0" r="0" b="0"/>
            <wp:docPr id="2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0.png"/>
                    <pic:cNvPicPr/>
                  </pic:nvPicPr>
                  <pic:blipFill>
                    <a:blip r:embed="rId74" cstate="print"/>
                    <a:stretch>
                      <a:fillRect/>
                    </a:stretch>
                  </pic:blipFill>
                  <pic:spPr>
                    <a:xfrm>
                      <a:off x="0" y="0"/>
                      <a:ext cx="1328221" cy="104775"/>
                    </a:xfrm>
                    <a:prstGeom prst="rect">
                      <a:avLst/>
                    </a:prstGeom>
                  </pic:spPr>
                </pic:pic>
              </a:graphicData>
            </a:graphic>
          </wp:inline>
        </w:drawing>
      </w:r>
      <w:r>
        <w:rPr>
          <w:rFonts w:ascii="Arial"/>
          <w:sz w:val="16"/>
        </w:rPr>
        <w:tab/>
      </w:r>
      <w:r>
        <w:rPr>
          <w:rFonts w:ascii="Arial"/>
          <w:noProof/>
          <w:sz w:val="16"/>
          <w:lang w:eastAsia="zh-CN"/>
        </w:rPr>
        <w:drawing>
          <wp:inline distT="0" distB="0" distL="0" distR="0" wp14:anchorId="3E78CD1F" wp14:editId="3B61F21B">
            <wp:extent cx="1328221" cy="104775"/>
            <wp:effectExtent l="0" t="0" r="0" b="0"/>
            <wp:docPr id="2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1.png"/>
                    <pic:cNvPicPr/>
                  </pic:nvPicPr>
                  <pic:blipFill>
                    <a:blip r:embed="rId75" cstate="print"/>
                    <a:stretch>
                      <a:fillRect/>
                    </a:stretch>
                  </pic:blipFill>
                  <pic:spPr>
                    <a:xfrm>
                      <a:off x="0" y="0"/>
                      <a:ext cx="1328221" cy="104775"/>
                    </a:xfrm>
                    <a:prstGeom prst="rect">
                      <a:avLst/>
                    </a:prstGeom>
                  </pic:spPr>
                </pic:pic>
              </a:graphicData>
            </a:graphic>
          </wp:inline>
        </w:drawing>
      </w:r>
    </w:p>
    <w:p w14:paraId="7A1E5753" w14:textId="77777777" w:rsidR="00996552" w:rsidRDefault="00996552">
      <w:pPr>
        <w:spacing w:before="9"/>
        <w:rPr>
          <w:rFonts w:ascii="Arial" w:eastAsia="Arial" w:hAnsi="Arial" w:cs="Arial"/>
          <w:sz w:val="10"/>
          <w:szCs w:val="10"/>
        </w:rPr>
      </w:pPr>
    </w:p>
    <w:p w14:paraId="7909068E" w14:textId="77777777" w:rsidR="00996552" w:rsidRDefault="002D0D3F">
      <w:pPr>
        <w:tabs>
          <w:tab w:val="left" w:pos="2405"/>
        </w:tabs>
        <w:spacing w:before="35"/>
        <w:ind w:left="597" w:firstLine="106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3.8</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4</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负荷节点灵敏度趋势图</w:t>
      </w:r>
    </w:p>
    <w:p w14:paraId="6A4D7C14" w14:textId="77777777" w:rsidR="00996552" w:rsidRDefault="00996552">
      <w:pPr>
        <w:spacing w:before="12"/>
        <w:rPr>
          <w:rFonts w:ascii="宋体" w:eastAsia="宋体" w:hAnsi="宋体" w:cs="宋体"/>
          <w:sz w:val="18"/>
          <w:szCs w:val="18"/>
          <w:lang w:eastAsia="zh-CN"/>
        </w:rPr>
      </w:pPr>
    </w:p>
    <w:p w14:paraId="399E0D44" w14:textId="77777777" w:rsidR="00996552" w:rsidRDefault="002D0D3F">
      <w:pPr>
        <w:pStyle w:val="a3"/>
        <w:spacing w:line="305" w:lineRule="auto"/>
        <w:ind w:right="75" w:firstLine="480"/>
        <w:rPr>
          <w:lang w:eastAsia="zh-CN"/>
        </w:rPr>
      </w:pPr>
      <w:r>
        <w:rPr>
          <w:lang w:eastAsia="zh-CN"/>
        </w:rPr>
        <w:t>在考虑实际的电网负荷水平的情况下</w:t>
      </w:r>
      <w:r>
        <w:rPr>
          <w:spacing w:val="-45"/>
          <w:lang w:eastAsia="zh-CN"/>
        </w:rPr>
        <w:t>，</w:t>
      </w:r>
      <w:r>
        <w:rPr>
          <w:lang w:eastAsia="zh-CN"/>
        </w:rPr>
        <w:t>负荷节点的用电负荷波动不大</w:t>
      </w:r>
      <w:r>
        <w:rPr>
          <w:spacing w:val="-45"/>
          <w:lang w:eastAsia="zh-CN"/>
        </w:rPr>
        <w:t>，</w:t>
      </w:r>
      <w:r>
        <w:rPr>
          <w:lang w:eastAsia="zh-CN"/>
        </w:rPr>
        <w:t xml:space="preserve">故在 </w:t>
      </w:r>
      <w:r>
        <w:rPr>
          <w:spacing w:val="1"/>
          <w:lang w:eastAsia="zh-CN"/>
        </w:rPr>
        <w:t>仿真实验分析时，选取电网负荷节点稳定运行工作点附近的区间进行研究分析，</w:t>
      </w:r>
    </w:p>
    <w:p w14:paraId="7F6FC929" w14:textId="77777777" w:rsidR="00996552" w:rsidRDefault="00996552">
      <w:pPr>
        <w:spacing w:line="305" w:lineRule="auto"/>
        <w:rPr>
          <w:lang w:eastAsia="zh-CN"/>
        </w:rPr>
        <w:sectPr w:rsidR="00996552">
          <w:type w:val="continuous"/>
          <w:pgSz w:w="11910" w:h="16840"/>
          <w:pgMar w:top="1580" w:right="1520" w:bottom="280" w:left="1680" w:header="720" w:footer="720" w:gutter="0"/>
          <w:cols w:space="720"/>
        </w:sectPr>
      </w:pPr>
    </w:p>
    <w:p w14:paraId="7E851377" w14:textId="77777777" w:rsidR="00996552" w:rsidRDefault="00996552">
      <w:pPr>
        <w:spacing w:before="9"/>
        <w:rPr>
          <w:rFonts w:ascii="宋体" w:eastAsia="宋体" w:hAnsi="宋体" w:cs="宋体"/>
          <w:sz w:val="17"/>
          <w:szCs w:val="17"/>
          <w:lang w:eastAsia="zh-CN"/>
        </w:rPr>
      </w:pPr>
    </w:p>
    <w:p w14:paraId="5248B9E2" w14:textId="77777777" w:rsidR="00996552" w:rsidRDefault="002D0D3F">
      <w:pPr>
        <w:pStyle w:val="a3"/>
        <w:spacing w:before="26" w:line="288" w:lineRule="auto"/>
        <w:ind w:right="75"/>
        <w:rPr>
          <w:lang w:eastAsia="zh-CN"/>
        </w:rPr>
      </w:pPr>
      <w:r>
        <w:rPr>
          <w:spacing w:val="1"/>
          <w:lang w:eastAsia="zh-CN"/>
        </w:rPr>
        <w:t>为此，在负荷节点额定功率值的基础上。取</w:t>
      </w:r>
      <w:r>
        <w:rPr>
          <w:spacing w:val="-97"/>
          <w:lang w:eastAsia="zh-CN"/>
        </w:rPr>
        <w:t xml:space="preserve"> </w:t>
      </w:r>
      <w:r>
        <w:rPr>
          <w:rFonts w:ascii="MS Gothic" w:eastAsia="MS Gothic" w:hAnsi="MS Gothic" w:cs="MS Gothic"/>
          <w:lang w:eastAsia="zh-CN"/>
        </w:rPr>
        <w:t>±</w:t>
      </w:r>
      <w:r>
        <w:rPr>
          <w:rFonts w:ascii="Times New Roman" w:eastAsia="Times New Roman" w:hAnsi="Times New Roman" w:cs="Times New Roman"/>
          <w:lang w:eastAsia="zh-CN"/>
        </w:rPr>
        <w:t>10%</w:t>
      </w:r>
      <w:r>
        <w:rPr>
          <w:rFonts w:ascii="Times New Roman" w:eastAsia="Times New Roman" w:hAnsi="Times New Roman" w:cs="Times New Roman"/>
          <w:spacing w:val="-36"/>
          <w:lang w:eastAsia="zh-CN"/>
        </w:rPr>
        <w:t xml:space="preserve"> </w:t>
      </w:r>
      <w:r>
        <w:rPr>
          <w:spacing w:val="1"/>
          <w:lang w:eastAsia="zh-CN"/>
        </w:rPr>
        <w:t>的功率区间来进行仿真分析。</w:t>
      </w:r>
      <w:r>
        <w:rPr>
          <w:spacing w:val="30"/>
          <w:lang w:eastAsia="zh-CN"/>
        </w:rPr>
        <w:t xml:space="preserve"> </w:t>
      </w:r>
      <w:r>
        <w:rPr>
          <w:spacing w:val="2"/>
          <w:lang w:eastAsia="zh-CN"/>
        </w:rPr>
        <w:t>从图</w:t>
      </w:r>
      <w:hyperlink w:anchor="_bookmark79" w:history="1">
        <w:r>
          <w:rPr>
            <w:rFonts w:ascii="Times New Roman" w:eastAsia="Times New Roman" w:hAnsi="Times New Roman" w:cs="Times New Roman"/>
            <w:spacing w:val="2"/>
            <w:lang w:eastAsia="zh-CN"/>
          </w:rPr>
          <w:t>3.8</w:t>
        </w:r>
      </w:hyperlink>
      <w:r>
        <w:rPr>
          <w:spacing w:val="2"/>
          <w:lang w:eastAsia="zh-CN"/>
        </w:rPr>
        <w:t>中可以看出，不同节点有功负荷功率的变化对整个系统电网损耗的灵敏</w:t>
      </w:r>
      <w:r>
        <w:rPr>
          <w:spacing w:val="27"/>
          <w:lang w:eastAsia="zh-CN"/>
        </w:rPr>
        <w:t xml:space="preserve"> </w:t>
      </w:r>
      <w:r>
        <w:rPr>
          <w:lang w:eastAsia="zh-CN"/>
        </w:rPr>
        <w:t>度值不同，具体数据如表</w:t>
      </w:r>
      <w:hyperlink w:anchor="_bookmark80" w:history="1">
        <w:r>
          <w:rPr>
            <w:rFonts w:ascii="Times New Roman" w:eastAsia="Times New Roman" w:hAnsi="Times New Roman" w:cs="Times New Roman"/>
            <w:lang w:eastAsia="zh-CN"/>
          </w:rPr>
          <w:t>3.3</w:t>
        </w:r>
      </w:hyperlink>
      <w:r>
        <w:rPr>
          <w:lang w:eastAsia="zh-CN"/>
        </w:rPr>
        <w:t>所示。</w:t>
      </w:r>
    </w:p>
    <w:p w14:paraId="4B100478" w14:textId="77777777" w:rsidR="00996552" w:rsidRDefault="002D0D3F">
      <w:pPr>
        <w:tabs>
          <w:tab w:val="left" w:pos="3012"/>
        </w:tabs>
        <w:spacing w:before="153"/>
        <w:ind w:left="2277"/>
        <w:rPr>
          <w:rFonts w:ascii="宋体" w:eastAsia="宋体" w:hAnsi="宋体" w:cs="宋体"/>
          <w:sz w:val="21"/>
          <w:szCs w:val="21"/>
          <w:lang w:eastAsia="zh-CN"/>
        </w:rPr>
      </w:pPr>
      <w:bookmarkStart w:id="130" w:name="_bookmark80"/>
      <w:bookmarkEnd w:id="130"/>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4</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负荷节点灵敏度值</w:t>
      </w:r>
    </w:p>
    <w:p w14:paraId="4088429D" w14:textId="77777777" w:rsidR="00996552" w:rsidRDefault="00996552">
      <w:pPr>
        <w:spacing w:before="5"/>
        <w:rPr>
          <w:rFonts w:ascii="宋体" w:eastAsia="宋体" w:hAnsi="宋体" w:cs="宋体"/>
          <w:sz w:val="14"/>
          <w:szCs w:val="14"/>
          <w:lang w:eastAsia="zh-CN"/>
        </w:rPr>
      </w:pPr>
    </w:p>
    <w:tbl>
      <w:tblPr>
        <w:tblStyle w:val="TableNormal"/>
        <w:tblW w:w="0" w:type="auto"/>
        <w:tblInd w:w="840" w:type="dxa"/>
        <w:tblLayout w:type="fixed"/>
        <w:tblLook w:val="01E0" w:firstRow="1" w:lastRow="1" w:firstColumn="1" w:lastColumn="1" w:noHBand="0" w:noVBand="0"/>
      </w:tblPr>
      <w:tblGrid>
        <w:gridCol w:w="1439"/>
        <w:gridCol w:w="1281"/>
        <w:gridCol w:w="1399"/>
        <w:gridCol w:w="1399"/>
        <w:gridCol w:w="1347"/>
      </w:tblGrid>
      <w:tr w:rsidR="00996552" w14:paraId="0F171608" w14:textId="77777777">
        <w:trPr>
          <w:trHeight w:hRule="exact" w:val="435"/>
        </w:trPr>
        <w:tc>
          <w:tcPr>
            <w:tcW w:w="1439" w:type="dxa"/>
            <w:tcBorders>
              <w:top w:val="single" w:sz="8" w:space="0" w:color="000000"/>
              <w:left w:val="nil"/>
              <w:bottom w:val="single" w:sz="5" w:space="0" w:color="000000"/>
              <w:right w:val="nil"/>
            </w:tcBorders>
          </w:tcPr>
          <w:p w14:paraId="467064C4" w14:textId="77777777" w:rsidR="00996552" w:rsidRDefault="002D0D3F">
            <w:pPr>
              <w:pStyle w:val="TableParagraph"/>
              <w:spacing w:before="42"/>
              <w:ind w:left="371"/>
              <w:rPr>
                <w:rFonts w:ascii="黑体" w:eastAsia="黑体" w:hAnsi="黑体" w:cs="黑体"/>
                <w:sz w:val="21"/>
                <w:szCs w:val="21"/>
              </w:rPr>
            </w:pPr>
            <w:r>
              <w:rPr>
                <w:rFonts w:ascii="黑体" w:eastAsia="黑体" w:hAnsi="黑体" w:cs="黑体"/>
                <w:sz w:val="21"/>
                <w:szCs w:val="21"/>
              </w:rPr>
              <w:t>节点名</w:t>
            </w:r>
          </w:p>
        </w:tc>
        <w:tc>
          <w:tcPr>
            <w:tcW w:w="1281" w:type="dxa"/>
            <w:tcBorders>
              <w:top w:val="single" w:sz="8" w:space="0" w:color="000000"/>
              <w:left w:val="nil"/>
              <w:bottom w:val="single" w:sz="5" w:space="0" w:color="000000"/>
              <w:right w:val="nil"/>
            </w:tcBorders>
          </w:tcPr>
          <w:p w14:paraId="60D683F9" w14:textId="77777777" w:rsidR="00996552" w:rsidRDefault="002D0D3F">
            <w:pPr>
              <w:pStyle w:val="TableParagraph"/>
              <w:spacing w:before="42"/>
              <w:ind w:left="332"/>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1</w:t>
            </w:r>
          </w:p>
        </w:tc>
        <w:tc>
          <w:tcPr>
            <w:tcW w:w="1399" w:type="dxa"/>
            <w:tcBorders>
              <w:top w:val="single" w:sz="8" w:space="0" w:color="000000"/>
              <w:left w:val="nil"/>
              <w:bottom w:val="single" w:sz="5" w:space="0" w:color="000000"/>
              <w:right w:val="nil"/>
            </w:tcBorders>
          </w:tcPr>
          <w:p w14:paraId="2091E052" w14:textId="77777777" w:rsidR="00996552" w:rsidRDefault="002D0D3F">
            <w:pPr>
              <w:pStyle w:val="TableParagraph"/>
              <w:spacing w:before="42"/>
              <w:ind w:left="423"/>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3</w:t>
            </w:r>
          </w:p>
        </w:tc>
        <w:tc>
          <w:tcPr>
            <w:tcW w:w="1399" w:type="dxa"/>
            <w:tcBorders>
              <w:top w:val="single" w:sz="8" w:space="0" w:color="000000"/>
              <w:left w:val="nil"/>
              <w:bottom w:val="single" w:sz="5" w:space="0" w:color="000000"/>
              <w:right w:val="nil"/>
            </w:tcBorders>
          </w:tcPr>
          <w:p w14:paraId="17575CBE"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4</w:t>
            </w:r>
          </w:p>
        </w:tc>
        <w:tc>
          <w:tcPr>
            <w:tcW w:w="1347" w:type="dxa"/>
            <w:tcBorders>
              <w:top w:val="single" w:sz="8" w:space="0" w:color="000000"/>
              <w:left w:val="nil"/>
              <w:bottom w:val="single" w:sz="5" w:space="0" w:color="000000"/>
              <w:right w:val="nil"/>
            </w:tcBorders>
          </w:tcPr>
          <w:p w14:paraId="0D8DAC49" w14:textId="77777777" w:rsidR="00996552" w:rsidRDefault="002D0D3F">
            <w:pPr>
              <w:pStyle w:val="TableParagraph"/>
              <w:spacing w:before="42"/>
              <w:ind w:left="371"/>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9</w:t>
            </w:r>
          </w:p>
        </w:tc>
      </w:tr>
      <w:tr w:rsidR="00996552" w14:paraId="50C7839B" w14:textId="77777777">
        <w:trPr>
          <w:trHeight w:hRule="exact" w:val="442"/>
        </w:trPr>
        <w:tc>
          <w:tcPr>
            <w:tcW w:w="1439" w:type="dxa"/>
            <w:tcBorders>
              <w:top w:val="single" w:sz="5" w:space="0" w:color="000000"/>
              <w:left w:val="nil"/>
              <w:bottom w:val="single" w:sz="8" w:space="0" w:color="000000"/>
              <w:right w:val="nil"/>
            </w:tcBorders>
          </w:tcPr>
          <w:p w14:paraId="03B4FC83" w14:textId="77777777" w:rsidR="00996552" w:rsidRDefault="002D0D3F">
            <w:pPr>
              <w:pStyle w:val="TableParagraph"/>
              <w:spacing w:before="42"/>
              <w:ind w:left="266"/>
              <w:rPr>
                <w:rFonts w:ascii="宋体" w:eastAsia="宋体" w:hAnsi="宋体" w:cs="宋体"/>
                <w:sz w:val="21"/>
                <w:szCs w:val="21"/>
              </w:rPr>
            </w:pPr>
            <w:r>
              <w:rPr>
                <w:rFonts w:ascii="宋体" w:eastAsia="宋体" w:hAnsi="宋体" w:cs="宋体"/>
                <w:sz w:val="21"/>
                <w:szCs w:val="21"/>
              </w:rPr>
              <w:t>灵敏度值</w:t>
            </w:r>
          </w:p>
        </w:tc>
        <w:tc>
          <w:tcPr>
            <w:tcW w:w="1281" w:type="dxa"/>
            <w:tcBorders>
              <w:top w:val="single" w:sz="5" w:space="0" w:color="000000"/>
              <w:left w:val="nil"/>
              <w:bottom w:val="single" w:sz="8" w:space="0" w:color="000000"/>
              <w:right w:val="nil"/>
            </w:tcBorders>
          </w:tcPr>
          <w:p w14:paraId="5147EBA1" w14:textId="77777777" w:rsidR="00996552" w:rsidRDefault="002D0D3F">
            <w:pPr>
              <w:pStyle w:val="TableParagraph"/>
              <w:spacing w:before="91"/>
              <w:ind w:left="332"/>
              <w:rPr>
                <w:rFonts w:ascii="Times New Roman" w:eastAsia="Times New Roman" w:hAnsi="Times New Roman" w:cs="Times New Roman"/>
                <w:sz w:val="21"/>
                <w:szCs w:val="21"/>
              </w:rPr>
            </w:pPr>
            <w:r>
              <w:rPr>
                <w:rFonts w:ascii="Times New Roman"/>
                <w:sz w:val="21"/>
              </w:rPr>
              <w:t>0.0121</w:t>
            </w:r>
          </w:p>
        </w:tc>
        <w:tc>
          <w:tcPr>
            <w:tcW w:w="1399" w:type="dxa"/>
            <w:tcBorders>
              <w:top w:val="single" w:sz="5" w:space="0" w:color="000000"/>
              <w:left w:val="nil"/>
              <w:bottom w:val="single" w:sz="8" w:space="0" w:color="000000"/>
              <w:right w:val="nil"/>
            </w:tcBorders>
          </w:tcPr>
          <w:p w14:paraId="4F27689D" w14:textId="77777777" w:rsidR="00996552" w:rsidRDefault="002D0D3F">
            <w:pPr>
              <w:pStyle w:val="TableParagraph"/>
              <w:spacing w:before="91"/>
              <w:ind w:left="371"/>
              <w:rPr>
                <w:rFonts w:ascii="Times New Roman" w:eastAsia="Times New Roman" w:hAnsi="Times New Roman" w:cs="Times New Roman"/>
                <w:sz w:val="21"/>
                <w:szCs w:val="21"/>
              </w:rPr>
            </w:pPr>
            <w:r>
              <w:rPr>
                <w:rFonts w:ascii="Times New Roman"/>
                <w:sz w:val="21"/>
              </w:rPr>
              <w:t>0.00629</w:t>
            </w:r>
          </w:p>
        </w:tc>
        <w:tc>
          <w:tcPr>
            <w:tcW w:w="1399" w:type="dxa"/>
            <w:tcBorders>
              <w:top w:val="single" w:sz="5" w:space="0" w:color="000000"/>
              <w:left w:val="nil"/>
              <w:bottom w:val="single" w:sz="8" w:space="0" w:color="000000"/>
              <w:right w:val="nil"/>
            </w:tcBorders>
          </w:tcPr>
          <w:p w14:paraId="35E522CE" w14:textId="77777777" w:rsidR="00996552" w:rsidRDefault="002D0D3F">
            <w:pPr>
              <w:pStyle w:val="TableParagraph"/>
              <w:spacing w:before="91"/>
              <w:ind w:left="345"/>
              <w:rPr>
                <w:rFonts w:ascii="Times New Roman" w:eastAsia="Times New Roman" w:hAnsi="Times New Roman" w:cs="Times New Roman"/>
                <w:sz w:val="21"/>
                <w:szCs w:val="21"/>
              </w:rPr>
            </w:pPr>
            <w:r>
              <w:rPr>
                <w:rFonts w:ascii="Times New Roman"/>
                <w:sz w:val="21"/>
              </w:rPr>
              <w:t>0.00633</w:t>
            </w:r>
          </w:p>
        </w:tc>
        <w:tc>
          <w:tcPr>
            <w:tcW w:w="1347" w:type="dxa"/>
            <w:tcBorders>
              <w:top w:val="single" w:sz="5" w:space="0" w:color="000000"/>
              <w:left w:val="nil"/>
              <w:bottom w:val="single" w:sz="8" w:space="0" w:color="000000"/>
              <w:right w:val="nil"/>
            </w:tcBorders>
          </w:tcPr>
          <w:p w14:paraId="32751586" w14:textId="77777777" w:rsidR="00996552" w:rsidRDefault="002D0D3F">
            <w:pPr>
              <w:pStyle w:val="TableParagraph"/>
              <w:spacing w:before="91"/>
              <w:ind w:left="371"/>
              <w:rPr>
                <w:rFonts w:ascii="Times New Roman" w:eastAsia="Times New Roman" w:hAnsi="Times New Roman" w:cs="Times New Roman"/>
                <w:sz w:val="21"/>
                <w:szCs w:val="21"/>
              </w:rPr>
            </w:pPr>
            <w:r>
              <w:rPr>
                <w:rFonts w:ascii="Times New Roman"/>
                <w:sz w:val="21"/>
              </w:rPr>
              <w:t>0.0115</w:t>
            </w:r>
          </w:p>
        </w:tc>
      </w:tr>
    </w:tbl>
    <w:p w14:paraId="1110A78E" w14:textId="77777777" w:rsidR="00996552" w:rsidRDefault="00996552">
      <w:pPr>
        <w:spacing w:before="1"/>
        <w:rPr>
          <w:rFonts w:ascii="宋体" w:eastAsia="宋体" w:hAnsi="宋体" w:cs="宋体"/>
          <w:sz w:val="24"/>
          <w:szCs w:val="24"/>
        </w:rPr>
      </w:pPr>
    </w:p>
    <w:p w14:paraId="46F8A8AF" w14:textId="77777777" w:rsidR="00996552" w:rsidRDefault="002D0D3F">
      <w:pPr>
        <w:pStyle w:val="a3"/>
        <w:spacing w:before="26" w:line="300" w:lineRule="auto"/>
        <w:ind w:right="275" w:firstLine="480"/>
        <w:jc w:val="both"/>
        <w:rPr>
          <w:lang w:eastAsia="zh-CN"/>
        </w:rPr>
      </w:pPr>
      <w:r>
        <w:rPr>
          <w:spacing w:val="2"/>
          <w:lang w:eastAsia="zh-CN"/>
        </w:rPr>
        <w:t>从表</w:t>
      </w:r>
      <w:hyperlink w:anchor="_bookmark80" w:history="1">
        <w:r>
          <w:rPr>
            <w:rFonts w:ascii="Times New Roman" w:eastAsia="Times New Roman" w:hAnsi="Times New Roman" w:cs="Times New Roman"/>
            <w:spacing w:val="2"/>
            <w:lang w:eastAsia="zh-CN"/>
          </w:rPr>
          <w:t>3.3</w:t>
        </w:r>
      </w:hyperlink>
      <w:r>
        <w:rPr>
          <w:spacing w:val="2"/>
          <w:lang w:eastAsia="zh-CN"/>
        </w:rPr>
        <w:t>节点灵敏度数据可以看出，不同节点的灵敏度值差别很大，说明不</w:t>
      </w:r>
      <w:r>
        <w:rPr>
          <w:spacing w:val="26"/>
          <w:lang w:eastAsia="zh-CN"/>
        </w:rPr>
        <w:t xml:space="preserve"> </w:t>
      </w:r>
      <w:r>
        <w:rPr>
          <w:lang w:eastAsia="zh-CN"/>
        </w:rPr>
        <w:t>同负荷节点的在用电负荷变化的情况下</w:t>
      </w:r>
      <w:r>
        <w:rPr>
          <w:spacing w:val="-48"/>
          <w:lang w:eastAsia="zh-CN"/>
        </w:rPr>
        <w:t>，</w:t>
      </w:r>
      <w:r>
        <w:rPr>
          <w:lang w:eastAsia="zh-CN"/>
        </w:rPr>
        <w:t>对电网支路的整体损耗不同</w:t>
      </w:r>
      <w:r>
        <w:rPr>
          <w:spacing w:val="-41"/>
          <w:lang w:eastAsia="zh-CN"/>
        </w:rPr>
        <w:t>。</w:t>
      </w:r>
      <w:r>
        <w:rPr>
          <w:lang w:eastAsia="zh-CN"/>
        </w:rPr>
        <w:t>根据潮流 计算结果，节点</w:t>
      </w:r>
      <w:r>
        <w:rPr>
          <w:spacing w:val="-56"/>
          <w:lang w:eastAsia="zh-CN"/>
        </w:rPr>
        <w:t xml:space="preserve"> </w:t>
      </w:r>
      <w:r>
        <w:rPr>
          <w:rFonts w:ascii="Times New Roman" w:eastAsia="Times New Roman" w:hAnsi="Times New Roman" w:cs="Times New Roman"/>
          <w:lang w:eastAsia="zh-CN"/>
        </w:rPr>
        <w:t>1</w:t>
      </w:r>
      <w:r>
        <w:rPr>
          <w:lang w:eastAsia="zh-CN"/>
        </w:rPr>
        <w:t>、</w:t>
      </w:r>
      <w:r>
        <w:rPr>
          <w:rFonts w:ascii="Times New Roman" w:eastAsia="Times New Roman" w:hAnsi="Times New Roman" w:cs="Times New Roman"/>
          <w:lang w:eastAsia="zh-CN"/>
        </w:rPr>
        <w:t>9</w:t>
      </w:r>
      <w:r>
        <w:rPr>
          <w:lang w:eastAsia="zh-CN"/>
        </w:rPr>
        <w:t>、</w:t>
      </w:r>
      <w:r>
        <w:rPr>
          <w:rFonts w:ascii="Times New Roman" w:eastAsia="Times New Roman" w:hAnsi="Times New Roman" w:cs="Times New Roman"/>
          <w:lang w:eastAsia="zh-CN"/>
        </w:rPr>
        <w:t>20</w:t>
      </w:r>
      <w:r>
        <w:rPr>
          <w:lang w:eastAsia="zh-CN"/>
        </w:rPr>
        <w:t>、</w:t>
      </w:r>
      <w:r>
        <w:rPr>
          <w:rFonts w:ascii="Times New Roman" w:eastAsia="Times New Roman" w:hAnsi="Times New Roman" w:cs="Times New Roman"/>
          <w:lang w:eastAsia="zh-CN"/>
        </w:rPr>
        <w:t>23</w:t>
      </w:r>
      <w:r>
        <w:rPr>
          <w:lang w:eastAsia="zh-CN"/>
        </w:rPr>
        <w:t>、</w:t>
      </w:r>
      <w:r>
        <w:rPr>
          <w:rFonts w:ascii="Times New Roman" w:eastAsia="Times New Roman" w:hAnsi="Times New Roman" w:cs="Times New Roman"/>
          <w:lang w:eastAsia="zh-CN"/>
        </w:rPr>
        <w:t>25</w:t>
      </w:r>
      <w:r>
        <w:rPr>
          <w:lang w:eastAsia="zh-CN"/>
        </w:rPr>
        <w:t>、</w:t>
      </w:r>
      <w:r>
        <w:rPr>
          <w:rFonts w:ascii="Times New Roman" w:eastAsia="Times New Roman" w:hAnsi="Times New Roman" w:cs="Times New Roman"/>
          <w:lang w:eastAsia="zh-CN"/>
        </w:rPr>
        <w:t>28</w:t>
      </w:r>
      <w:r>
        <w:rPr>
          <w:lang w:eastAsia="zh-CN"/>
        </w:rPr>
        <w:t>、</w:t>
      </w:r>
      <w:r>
        <w:rPr>
          <w:rFonts w:ascii="Times New Roman" w:eastAsia="Times New Roman" w:hAnsi="Times New Roman" w:cs="Times New Roman"/>
          <w:lang w:eastAsia="zh-CN"/>
        </w:rPr>
        <w:t>29</w:t>
      </w:r>
      <w:r>
        <w:rPr>
          <w:rFonts w:ascii="Times New Roman" w:eastAsia="Times New Roman" w:hAnsi="Times New Roman" w:cs="Times New Roman"/>
          <w:spacing w:val="4"/>
          <w:lang w:eastAsia="zh-CN"/>
        </w:rPr>
        <w:t xml:space="preserve"> </w:t>
      </w:r>
      <w:r>
        <w:rPr>
          <w:lang w:eastAsia="zh-CN"/>
        </w:rPr>
        <w:t>的灵敏度值较大，从网络拓扑位置</w:t>
      </w:r>
      <w:r>
        <w:rPr>
          <w:spacing w:val="34"/>
          <w:lang w:eastAsia="zh-CN"/>
        </w:rPr>
        <w:t xml:space="preserve"> </w:t>
      </w:r>
      <w:r>
        <w:rPr>
          <w:lang w:eastAsia="zh-CN"/>
        </w:rPr>
        <w:t>上看</w:t>
      </w:r>
      <w:r>
        <w:rPr>
          <w:spacing w:val="-30"/>
          <w:lang w:eastAsia="zh-CN"/>
        </w:rPr>
        <w:t>，</w:t>
      </w:r>
      <w:r>
        <w:rPr>
          <w:lang w:eastAsia="zh-CN"/>
        </w:rPr>
        <w:t>这些节点大都接近发电节点</w:t>
      </w:r>
      <w:r>
        <w:rPr>
          <w:spacing w:val="-30"/>
          <w:lang w:eastAsia="zh-CN"/>
        </w:rPr>
        <w:t>，</w:t>
      </w:r>
      <w:r>
        <w:rPr>
          <w:lang w:eastAsia="zh-CN"/>
        </w:rPr>
        <w:t>从实验结果可知</w:t>
      </w:r>
      <w:r>
        <w:rPr>
          <w:spacing w:val="-30"/>
          <w:lang w:eastAsia="zh-CN"/>
        </w:rPr>
        <w:t>，</w:t>
      </w:r>
      <w:r>
        <w:rPr>
          <w:lang w:eastAsia="zh-CN"/>
        </w:rPr>
        <w:t>发电节点向负荷节点的潮 流传输线路中</w:t>
      </w:r>
      <w:r>
        <w:rPr>
          <w:spacing w:val="-45"/>
          <w:lang w:eastAsia="zh-CN"/>
        </w:rPr>
        <w:t>，</w:t>
      </w:r>
      <w:r>
        <w:rPr>
          <w:lang w:eastAsia="zh-CN"/>
        </w:rPr>
        <w:t>距离发电节点近的负荷节点</w:t>
      </w:r>
      <w:r>
        <w:rPr>
          <w:spacing w:val="-45"/>
          <w:lang w:eastAsia="zh-CN"/>
        </w:rPr>
        <w:t>，</w:t>
      </w:r>
      <w:r>
        <w:rPr>
          <w:lang w:eastAsia="zh-CN"/>
        </w:rPr>
        <w:t>在额定功率平衡点附近的负荷变化 对电网支路损耗的影响较大</w:t>
      </w:r>
      <w:r>
        <w:rPr>
          <w:spacing w:val="-27"/>
          <w:lang w:eastAsia="zh-CN"/>
        </w:rPr>
        <w:t>。</w:t>
      </w:r>
      <w:r>
        <w:rPr>
          <w:lang w:eastAsia="zh-CN"/>
        </w:rPr>
        <w:t>因此</w:t>
      </w:r>
      <w:r>
        <w:rPr>
          <w:spacing w:val="-32"/>
          <w:lang w:eastAsia="zh-CN"/>
        </w:rPr>
        <w:t>，</w:t>
      </w:r>
      <w:r>
        <w:rPr>
          <w:lang w:eastAsia="zh-CN"/>
        </w:rPr>
        <w:t>就灵敏度指标而言</w:t>
      </w:r>
      <w:r>
        <w:rPr>
          <w:spacing w:val="-32"/>
          <w:lang w:eastAsia="zh-CN"/>
        </w:rPr>
        <w:t>，</w:t>
      </w:r>
      <w:r>
        <w:rPr>
          <w:lang w:eastAsia="zh-CN"/>
        </w:rPr>
        <w:t>从侧面反映出系统节点 的状态脆弱性与系统结构拓扑有一定的联系。</w:t>
      </w:r>
    </w:p>
    <w:p w14:paraId="4C6C20F5" w14:textId="77777777" w:rsidR="00996552" w:rsidRDefault="00996552">
      <w:pPr>
        <w:rPr>
          <w:rFonts w:ascii="宋体" w:eastAsia="宋体" w:hAnsi="宋体" w:cs="宋体"/>
          <w:sz w:val="24"/>
          <w:szCs w:val="24"/>
          <w:lang w:eastAsia="zh-CN"/>
        </w:rPr>
      </w:pPr>
    </w:p>
    <w:p w14:paraId="6B39399B" w14:textId="77777777" w:rsidR="00996552" w:rsidRDefault="00996552">
      <w:pPr>
        <w:rPr>
          <w:rFonts w:ascii="宋体" w:eastAsia="宋体" w:hAnsi="宋体" w:cs="宋体"/>
          <w:sz w:val="20"/>
          <w:szCs w:val="20"/>
          <w:lang w:eastAsia="zh-CN"/>
        </w:rPr>
      </w:pPr>
    </w:p>
    <w:p w14:paraId="0D63F103" w14:textId="77777777" w:rsidR="00996552" w:rsidRDefault="002D0D3F">
      <w:pPr>
        <w:tabs>
          <w:tab w:val="left" w:pos="817"/>
        </w:tabs>
        <w:ind w:left="117"/>
        <w:rPr>
          <w:rFonts w:ascii="宋体" w:eastAsia="宋体" w:hAnsi="宋体" w:cs="宋体"/>
          <w:sz w:val="30"/>
          <w:szCs w:val="30"/>
          <w:lang w:eastAsia="zh-CN"/>
        </w:rPr>
      </w:pPr>
      <w:bookmarkStart w:id="131" w:name="3.5_本章小结"/>
      <w:bookmarkStart w:id="132" w:name="_bookmark81"/>
      <w:bookmarkEnd w:id="131"/>
      <w:bookmarkEnd w:id="132"/>
      <w:r>
        <w:rPr>
          <w:rFonts w:ascii="Times New Roman" w:eastAsia="Times New Roman" w:hAnsi="Times New Roman" w:cs="Times New Roman"/>
          <w:sz w:val="32"/>
          <w:szCs w:val="32"/>
          <w:lang w:eastAsia="zh-CN"/>
        </w:rPr>
        <w:t>3.5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4E21C3C0" w14:textId="77777777" w:rsidR="00996552" w:rsidRDefault="00996552">
      <w:pPr>
        <w:spacing w:before="9"/>
        <w:rPr>
          <w:rFonts w:ascii="宋体" w:eastAsia="宋体" w:hAnsi="宋体" w:cs="宋体"/>
          <w:sz w:val="23"/>
          <w:szCs w:val="23"/>
          <w:lang w:eastAsia="zh-CN"/>
        </w:rPr>
      </w:pPr>
    </w:p>
    <w:p w14:paraId="005F776B" w14:textId="77777777" w:rsidR="00996552" w:rsidRDefault="002D0D3F">
      <w:pPr>
        <w:pStyle w:val="a3"/>
        <w:spacing w:line="305" w:lineRule="auto"/>
        <w:ind w:right="275" w:firstLine="480"/>
        <w:jc w:val="both"/>
        <w:rPr>
          <w:lang w:eastAsia="zh-CN"/>
        </w:rPr>
      </w:pPr>
      <w:r>
        <w:rPr>
          <w:lang w:eastAsia="zh-CN"/>
        </w:rPr>
        <w:t>本章节根据电力系统脆弱性特征</w:t>
      </w:r>
      <w:r>
        <w:rPr>
          <w:spacing w:val="-45"/>
          <w:lang w:eastAsia="zh-CN"/>
        </w:rPr>
        <w:t>，</w:t>
      </w:r>
      <w:r>
        <w:rPr>
          <w:lang w:eastAsia="zh-CN"/>
        </w:rPr>
        <w:t>研究其脆弱性本质及脆弱过程</w:t>
      </w:r>
      <w:r>
        <w:rPr>
          <w:spacing w:val="-45"/>
          <w:lang w:eastAsia="zh-CN"/>
        </w:rPr>
        <w:t>，</w:t>
      </w:r>
      <w:r>
        <w:rPr>
          <w:lang w:eastAsia="zh-CN"/>
        </w:rPr>
        <w:t>并进行数 学描述。分别进行了结构与状态的脆弱性模型研究。</w:t>
      </w:r>
    </w:p>
    <w:p w14:paraId="6974EF1A" w14:textId="77777777" w:rsidR="00996552" w:rsidRDefault="002D0D3F">
      <w:pPr>
        <w:pStyle w:val="a3"/>
        <w:spacing w:before="20" w:line="292" w:lineRule="auto"/>
        <w:ind w:right="75" w:firstLine="480"/>
        <w:rPr>
          <w:lang w:eastAsia="zh-CN"/>
        </w:rPr>
      </w:pPr>
      <w:r>
        <w:rPr>
          <w:lang w:eastAsia="zh-CN"/>
        </w:rPr>
        <w:t>在结构脆弱性方面</w:t>
      </w:r>
      <w:r>
        <w:rPr>
          <w:spacing w:val="-45"/>
          <w:lang w:eastAsia="zh-CN"/>
        </w:rPr>
        <w:t>，</w:t>
      </w:r>
      <w:r>
        <w:rPr>
          <w:lang w:eastAsia="zh-CN"/>
        </w:rPr>
        <w:t>基于复杂网络理论对电力系统建立了两种模型</w:t>
      </w:r>
      <w:r>
        <w:rPr>
          <w:spacing w:val="-45"/>
          <w:lang w:eastAsia="zh-CN"/>
        </w:rPr>
        <w:t>，</w:t>
      </w:r>
      <w:r>
        <w:rPr>
          <w:lang w:eastAsia="zh-CN"/>
        </w:rPr>
        <w:t>一是传 统的加权无向图</w:t>
      </w:r>
      <w:r>
        <w:rPr>
          <w:spacing w:val="-25"/>
          <w:lang w:eastAsia="zh-CN"/>
        </w:rPr>
        <w:t>，</w:t>
      </w:r>
      <w:r>
        <w:rPr>
          <w:lang w:eastAsia="zh-CN"/>
        </w:rPr>
        <w:t>二是基于</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算法的无权有向图</w:t>
      </w:r>
      <w:r>
        <w:rPr>
          <w:spacing w:val="-25"/>
          <w:lang w:eastAsia="zh-CN"/>
        </w:rPr>
        <w:t>，</w:t>
      </w:r>
      <w:r>
        <w:rPr>
          <w:lang w:eastAsia="zh-CN"/>
        </w:rPr>
        <w:t>分别得到电气度</w:t>
      </w:r>
      <w:r>
        <w:rPr>
          <w:spacing w:val="-23"/>
          <w:lang w:eastAsia="zh-CN"/>
        </w:rPr>
        <w:t>、</w:t>
      </w:r>
      <w:r>
        <w:rPr>
          <w:lang w:eastAsia="zh-CN"/>
        </w:rPr>
        <w:t xml:space="preserve">电 </w:t>
      </w:r>
      <w:r>
        <w:rPr>
          <w:spacing w:val="2"/>
          <w:lang w:eastAsia="zh-CN"/>
        </w:rPr>
        <w:t>气介数和</w:t>
      </w:r>
      <w:r>
        <w:rPr>
          <w:spacing w:val="-40"/>
          <w:lang w:eastAsia="zh-CN"/>
        </w:rPr>
        <w:t xml:space="preserve"> </w:t>
      </w:r>
      <w:r>
        <w:rPr>
          <w:rFonts w:ascii="Times New Roman" w:eastAsia="Times New Roman" w:hAnsi="Times New Roman" w:cs="Times New Roman"/>
          <w:i/>
          <w:spacing w:val="8"/>
          <w:lang w:eastAsia="zh-CN"/>
        </w:rPr>
        <w:t>PR</w:t>
      </w:r>
      <w:r>
        <w:rPr>
          <w:rFonts w:ascii="Times New Roman" w:eastAsia="Times New Roman" w:hAnsi="Times New Roman" w:cs="Times New Roman"/>
          <w:i/>
          <w:spacing w:val="15"/>
          <w:lang w:eastAsia="zh-CN"/>
        </w:rPr>
        <w:t xml:space="preserve"> </w:t>
      </w:r>
      <w:r>
        <w:rPr>
          <w:spacing w:val="2"/>
          <w:lang w:eastAsia="zh-CN"/>
        </w:rPr>
        <w:t>值脆弱性指标，前两个关注的是支路上的潮流分布对拓扑的影响，</w:t>
      </w:r>
      <w:r>
        <w:rPr>
          <w:spacing w:val="42"/>
          <w:lang w:eastAsia="zh-CN"/>
        </w:rPr>
        <w:t xml:space="preserve"> </w:t>
      </w:r>
      <w:r>
        <w:rPr>
          <w:lang w:eastAsia="zh-CN"/>
        </w:rPr>
        <w:t>而</w:t>
      </w:r>
      <w:r>
        <w:rPr>
          <w:spacing w:val="-58"/>
          <w:lang w:eastAsia="zh-CN"/>
        </w:rPr>
        <w:t xml:space="preserve"> </w:t>
      </w:r>
      <w:r>
        <w:rPr>
          <w:rFonts w:ascii="Times New Roman" w:eastAsia="Times New Roman" w:hAnsi="Times New Roman" w:cs="Times New Roman"/>
          <w:i/>
          <w:spacing w:val="16"/>
          <w:lang w:eastAsia="zh-CN"/>
        </w:rPr>
        <w:t>P</w:t>
      </w:r>
      <w:r>
        <w:rPr>
          <w:rFonts w:ascii="Times New Roman" w:eastAsia="Times New Roman" w:hAnsi="Times New Roman" w:cs="Times New Roman"/>
          <w:i/>
          <w:lang w:eastAsia="zh-CN"/>
        </w:rPr>
        <w:t>R</w:t>
      </w:r>
      <w:r>
        <w:rPr>
          <w:rFonts w:ascii="Times New Roman" w:eastAsia="Times New Roman" w:hAnsi="Times New Roman" w:cs="Times New Roman"/>
          <w:i/>
          <w:spacing w:val="-3"/>
          <w:lang w:eastAsia="zh-CN"/>
        </w:rPr>
        <w:t xml:space="preserve"> </w:t>
      </w:r>
      <w:r>
        <w:rPr>
          <w:lang w:eastAsia="zh-CN"/>
        </w:rPr>
        <w:t>值更在意的是有向的链接关系对拓扑的影响</w:t>
      </w:r>
      <w:r>
        <w:rPr>
          <w:spacing w:val="-25"/>
          <w:lang w:eastAsia="zh-CN"/>
        </w:rPr>
        <w:t>。</w:t>
      </w:r>
      <w:r>
        <w:rPr>
          <w:lang w:eastAsia="zh-CN"/>
        </w:rPr>
        <w:t>并以</w:t>
      </w:r>
      <w:r>
        <w:rPr>
          <w:spacing w:val="-56"/>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14</w:t>
      </w:r>
      <w:r>
        <w:rPr>
          <w:rFonts w:ascii="Palatino Linotype" w:eastAsia="Palatino Linotype" w:hAnsi="Palatino Linotype" w:cs="Palatino Linotype"/>
          <w:spacing w:val="-5"/>
          <w:lang w:eastAsia="zh-CN"/>
        </w:rPr>
        <w:t xml:space="preserve"> </w:t>
      </w:r>
      <w:r>
        <w:rPr>
          <w:lang w:eastAsia="zh-CN"/>
        </w:rPr>
        <w:t>系统为例</w:t>
      </w:r>
      <w:r>
        <w:rPr>
          <w:spacing w:val="-30"/>
          <w:lang w:eastAsia="zh-CN"/>
        </w:rPr>
        <w:t>，</w:t>
      </w:r>
      <w:r>
        <w:rPr>
          <w:lang w:eastAsia="zh-CN"/>
        </w:rPr>
        <w:t xml:space="preserve">使 </w:t>
      </w:r>
      <w:r>
        <w:rPr>
          <w:spacing w:val="3"/>
          <w:lang w:eastAsia="zh-CN"/>
        </w:rPr>
        <w:t>用两种方法建模计算并进行了比较，认为二者分别从不同的角度对拓扑的脆弱</w:t>
      </w:r>
      <w:r>
        <w:rPr>
          <w:spacing w:val="51"/>
          <w:lang w:eastAsia="zh-CN"/>
        </w:rPr>
        <w:t xml:space="preserve"> </w:t>
      </w:r>
      <w:r>
        <w:rPr>
          <w:lang w:eastAsia="zh-CN"/>
        </w:rPr>
        <w:t>性进行了研究，均具有实际意义。</w:t>
      </w:r>
    </w:p>
    <w:p w14:paraId="4605B13B" w14:textId="77777777" w:rsidR="00996552" w:rsidRDefault="002D0D3F">
      <w:pPr>
        <w:pStyle w:val="a3"/>
        <w:spacing w:before="33" w:line="294" w:lineRule="auto"/>
        <w:ind w:right="275" w:firstLine="480"/>
        <w:jc w:val="both"/>
        <w:rPr>
          <w:lang w:eastAsia="zh-CN"/>
        </w:rPr>
      </w:pPr>
      <w:r>
        <w:rPr>
          <w:lang w:eastAsia="zh-CN"/>
        </w:rPr>
        <w:t>在状态脆弱性方面</w:t>
      </w:r>
      <w:r>
        <w:rPr>
          <w:spacing w:val="-45"/>
          <w:lang w:eastAsia="zh-CN"/>
        </w:rPr>
        <w:t>，</w:t>
      </w:r>
      <w:r>
        <w:rPr>
          <w:lang w:eastAsia="zh-CN"/>
        </w:rPr>
        <w:t>建立了电力系统的负荷模型</w:t>
      </w:r>
      <w:r>
        <w:rPr>
          <w:spacing w:val="-45"/>
          <w:lang w:eastAsia="zh-CN"/>
        </w:rPr>
        <w:t>，</w:t>
      </w:r>
      <w:r>
        <w:rPr>
          <w:lang w:eastAsia="zh-CN"/>
        </w:rPr>
        <w:t>选取蒙特卡洛方法作为状 态脆弱性的研究方法</w:t>
      </w:r>
      <w:r>
        <w:rPr>
          <w:spacing w:val="-47"/>
          <w:lang w:eastAsia="zh-CN"/>
        </w:rPr>
        <w:t>，</w:t>
      </w:r>
      <w:r>
        <w:rPr>
          <w:lang w:eastAsia="zh-CN"/>
        </w:rPr>
        <w:t>基于裕度法和灵敏度法分别定义了电压裕度</w:t>
      </w:r>
      <w:r>
        <w:rPr>
          <w:spacing w:val="-42"/>
          <w:lang w:eastAsia="zh-CN"/>
        </w:rPr>
        <w:t>、</w:t>
      </w:r>
      <w:r>
        <w:rPr>
          <w:lang w:eastAsia="zh-CN"/>
        </w:rPr>
        <w:t>功率稳定裕 度以及节点负荷灵敏度指标</w:t>
      </w:r>
      <w:r>
        <w:rPr>
          <w:spacing w:val="-31"/>
          <w:lang w:eastAsia="zh-CN"/>
        </w:rPr>
        <w:t>。</w:t>
      </w:r>
      <w:r>
        <w:rPr>
          <w:lang w:eastAsia="zh-CN"/>
        </w:rPr>
        <w:t>在此基础上</w:t>
      </w:r>
      <w:r>
        <w:rPr>
          <w:spacing w:val="-37"/>
          <w:lang w:eastAsia="zh-CN"/>
        </w:rPr>
        <w:t>，</w:t>
      </w:r>
      <w:r>
        <w:rPr>
          <w:lang w:eastAsia="zh-CN"/>
        </w:rPr>
        <w:t>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7"/>
          <w:lang w:eastAsia="zh-CN"/>
        </w:rPr>
        <w:t xml:space="preserve"> </w:t>
      </w:r>
      <w:r>
        <w:rPr>
          <w:lang w:eastAsia="zh-CN"/>
        </w:rPr>
        <w:t>标准系统为例</w:t>
      </w:r>
      <w:r>
        <w:rPr>
          <w:spacing w:val="-37"/>
          <w:lang w:eastAsia="zh-CN"/>
        </w:rPr>
        <w:t>，</w:t>
      </w:r>
      <w:r>
        <w:rPr>
          <w:lang w:eastAsia="zh-CN"/>
        </w:rPr>
        <w:t xml:space="preserve">就功率稳 </w:t>
      </w:r>
      <w:r>
        <w:rPr>
          <w:spacing w:val="3"/>
          <w:lang w:eastAsia="zh-CN"/>
        </w:rPr>
        <w:t>定裕度和节点负荷灵敏度指标进行仿真分析，为之后建立电力系统脆弱性量化</w:t>
      </w:r>
    </w:p>
    <w:p w14:paraId="636D052A" w14:textId="77777777" w:rsidR="00996552" w:rsidRDefault="002D0D3F">
      <w:pPr>
        <w:pStyle w:val="a3"/>
        <w:spacing w:before="31"/>
        <w:rPr>
          <w:lang w:eastAsia="zh-CN"/>
        </w:rPr>
      </w:pPr>
      <w:r>
        <w:rPr>
          <w:lang w:eastAsia="zh-CN"/>
        </w:rPr>
        <w:t>评估模型奠定了基础。</w:t>
      </w:r>
    </w:p>
    <w:p w14:paraId="686C0934" w14:textId="77777777" w:rsidR="00996552" w:rsidRDefault="00996552">
      <w:pPr>
        <w:rPr>
          <w:lang w:eastAsia="zh-CN"/>
        </w:rPr>
        <w:sectPr w:rsidR="00996552">
          <w:pgSz w:w="11910" w:h="16840"/>
          <w:pgMar w:top="1140" w:right="1520" w:bottom="1280" w:left="1680" w:header="871" w:footer="1095" w:gutter="0"/>
          <w:cols w:space="720"/>
        </w:sectPr>
      </w:pPr>
    </w:p>
    <w:p w14:paraId="13A9EDC7" w14:textId="77777777" w:rsidR="00996552" w:rsidRDefault="00996552">
      <w:pPr>
        <w:rPr>
          <w:rFonts w:ascii="宋体" w:eastAsia="宋体" w:hAnsi="宋体" w:cs="宋体"/>
          <w:sz w:val="20"/>
          <w:szCs w:val="20"/>
          <w:lang w:eastAsia="zh-CN"/>
        </w:rPr>
      </w:pPr>
    </w:p>
    <w:p w14:paraId="7913B59E" w14:textId="77777777" w:rsidR="00996552" w:rsidRDefault="00996552">
      <w:pPr>
        <w:rPr>
          <w:rFonts w:ascii="宋体" w:eastAsia="宋体" w:hAnsi="宋体" w:cs="宋体"/>
          <w:sz w:val="20"/>
          <w:szCs w:val="20"/>
          <w:lang w:eastAsia="zh-CN"/>
        </w:rPr>
      </w:pPr>
    </w:p>
    <w:p w14:paraId="042B75CC" w14:textId="77777777" w:rsidR="00996552" w:rsidRDefault="00996552">
      <w:pPr>
        <w:spacing w:before="6"/>
        <w:rPr>
          <w:rFonts w:ascii="宋体" w:eastAsia="宋体" w:hAnsi="宋体" w:cs="宋体"/>
          <w:sz w:val="19"/>
          <w:szCs w:val="19"/>
          <w:lang w:eastAsia="zh-CN"/>
        </w:rPr>
      </w:pPr>
    </w:p>
    <w:p w14:paraId="1252CF48" w14:textId="77777777" w:rsidR="00996552" w:rsidRDefault="002D0D3F">
      <w:pPr>
        <w:pStyle w:val="2"/>
        <w:tabs>
          <w:tab w:val="left" w:pos="1712"/>
        </w:tabs>
        <w:ind w:left="117" w:firstLine="315"/>
        <w:rPr>
          <w:rFonts w:ascii="黑体" w:eastAsia="黑体" w:hAnsi="黑体" w:cs="黑体"/>
          <w:lang w:eastAsia="zh-CN"/>
        </w:rPr>
      </w:pPr>
      <w:bookmarkStart w:id="133" w:name="第4章_电力系统脆弱性指标分析与综合评估模型构建"/>
      <w:bookmarkStart w:id="134" w:name="_bookmark82"/>
      <w:bookmarkEnd w:id="133"/>
      <w:bookmarkEnd w:id="134"/>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4 </w:t>
      </w:r>
      <w:r>
        <w:rPr>
          <w:rFonts w:ascii="黑体" w:eastAsia="黑体" w:hAnsi="黑体" w:cs="黑体"/>
          <w:lang w:eastAsia="zh-CN"/>
        </w:rPr>
        <w:t>章</w:t>
      </w:r>
      <w:r>
        <w:rPr>
          <w:rFonts w:ascii="黑体" w:eastAsia="黑体" w:hAnsi="黑体" w:cs="黑体"/>
          <w:lang w:eastAsia="zh-CN"/>
        </w:rPr>
        <w:tab/>
        <w:t>电力系统脆弱性指标分析与综合评估模型构建</w:t>
      </w:r>
    </w:p>
    <w:p w14:paraId="0DE6AB2A" w14:textId="77777777" w:rsidR="00996552" w:rsidRDefault="00996552">
      <w:pPr>
        <w:spacing w:before="9"/>
        <w:rPr>
          <w:rFonts w:ascii="黑体" w:eastAsia="黑体" w:hAnsi="黑体" w:cs="黑体"/>
          <w:sz w:val="36"/>
          <w:szCs w:val="36"/>
          <w:lang w:eastAsia="zh-CN"/>
        </w:rPr>
      </w:pPr>
    </w:p>
    <w:p w14:paraId="654131F6" w14:textId="77777777" w:rsidR="00996552" w:rsidRDefault="002D0D3F">
      <w:pPr>
        <w:ind w:left="117"/>
        <w:jc w:val="both"/>
        <w:rPr>
          <w:rFonts w:ascii="宋体" w:eastAsia="宋体" w:hAnsi="宋体" w:cs="宋体"/>
          <w:sz w:val="30"/>
          <w:szCs w:val="30"/>
          <w:lang w:eastAsia="zh-CN"/>
        </w:rPr>
      </w:pPr>
      <w:bookmarkStart w:id="135" w:name="4.1_引言"/>
      <w:bookmarkStart w:id="136" w:name="_bookmark83"/>
      <w:bookmarkEnd w:id="135"/>
      <w:bookmarkEnd w:id="136"/>
      <w:r>
        <w:rPr>
          <w:rFonts w:ascii="Times New Roman" w:eastAsia="Times New Roman" w:hAnsi="Times New Roman" w:cs="Times New Roman"/>
          <w:sz w:val="32"/>
          <w:szCs w:val="32"/>
          <w:lang w:eastAsia="zh-CN"/>
        </w:rPr>
        <w:t xml:space="preserve">4.1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引言</w:t>
      </w:r>
    </w:p>
    <w:p w14:paraId="1126A40E" w14:textId="77777777" w:rsidR="00996552" w:rsidRDefault="00996552">
      <w:pPr>
        <w:spacing w:before="9"/>
        <w:rPr>
          <w:rFonts w:ascii="宋体" w:eastAsia="宋体" w:hAnsi="宋体" w:cs="宋体"/>
          <w:sz w:val="23"/>
          <w:szCs w:val="23"/>
          <w:lang w:eastAsia="zh-CN"/>
        </w:rPr>
      </w:pPr>
    </w:p>
    <w:p w14:paraId="12705FF7" w14:textId="77777777" w:rsidR="00996552" w:rsidRDefault="002D0D3F">
      <w:pPr>
        <w:pStyle w:val="a3"/>
        <w:spacing w:line="305" w:lineRule="auto"/>
        <w:ind w:right="115" w:firstLine="480"/>
        <w:jc w:val="both"/>
        <w:rPr>
          <w:lang w:eastAsia="zh-CN"/>
        </w:rPr>
      </w:pPr>
      <w:r>
        <w:rPr>
          <w:lang w:eastAsia="zh-CN"/>
        </w:rPr>
        <w:t>在上一章中</w:t>
      </w:r>
      <w:r>
        <w:rPr>
          <w:spacing w:val="-45"/>
          <w:lang w:eastAsia="zh-CN"/>
        </w:rPr>
        <w:t>，</w:t>
      </w:r>
      <w:r>
        <w:rPr>
          <w:lang w:eastAsia="zh-CN"/>
        </w:rPr>
        <w:t>通过对电力系统脆弱性的本质及脆弱过程进行研究分析</w:t>
      </w:r>
      <w:r>
        <w:rPr>
          <w:spacing w:val="-45"/>
          <w:lang w:eastAsia="zh-CN"/>
        </w:rPr>
        <w:t>，</w:t>
      </w:r>
      <w:r>
        <w:rPr>
          <w:lang w:eastAsia="zh-CN"/>
        </w:rPr>
        <w:t xml:space="preserve">将电 </w:t>
      </w:r>
      <w:r>
        <w:rPr>
          <w:spacing w:val="3"/>
          <w:lang w:eastAsia="zh-CN"/>
        </w:rPr>
        <w:t>力系统的脆弱性分为结构脆弱性和状态脆弱性两个方面。结构脆弱性侧重于某</w:t>
      </w:r>
      <w:r>
        <w:rPr>
          <w:spacing w:val="51"/>
          <w:lang w:eastAsia="zh-CN"/>
        </w:rPr>
        <w:t xml:space="preserve"> </w:t>
      </w:r>
      <w:r>
        <w:rPr>
          <w:lang w:eastAsia="zh-CN"/>
        </w:rPr>
        <w:t>一单元或某些单元退出后</w:t>
      </w:r>
      <w:r>
        <w:rPr>
          <w:spacing w:val="-45"/>
          <w:lang w:eastAsia="zh-CN"/>
        </w:rPr>
        <w:t>，</w:t>
      </w:r>
      <w:r>
        <w:rPr>
          <w:lang w:eastAsia="zh-CN"/>
        </w:rPr>
        <w:t>系统受影响的程度</w:t>
      </w:r>
      <w:r>
        <w:rPr>
          <w:spacing w:val="-45"/>
          <w:lang w:eastAsia="zh-CN"/>
        </w:rPr>
        <w:t>，</w:t>
      </w:r>
      <w:r>
        <w:rPr>
          <w:lang w:eastAsia="zh-CN"/>
        </w:rPr>
        <w:t>考察的是某个单元在网络拓扑中 的影响程度</w:t>
      </w:r>
      <w:r>
        <w:rPr>
          <w:spacing w:val="-45"/>
          <w:lang w:eastAsia="zh-CN"/>
        </w:rPr>
        <w:t>；</w:t>
      </w:r>
      <w:r>
        <w:rPr>
          <w:lang w:eastAsia="zh-CN"/>
        </w:rPr>
        <w:t>状态脆弱性专注于系统的元件在扰动作用下</w:t>
      </w:r>
      <w:r>
        <w:rPr>
          <w:spacing w:val="-45"/>
          <w:lang w:eastAsia="zh-CN"/>
        </w:rPr>
        <w:t>，</w:t>
      </w:r>
      <w:r>
        <w:rPr>
          <w:lang w:eastAsia="zh-CN"/>
        </w:rPr>
        <w:t>元件运行状态偏离正 常状态的程度，考察的是系统的抗干扰能力。</w:t>
      </w:r>
    </w:p>
    <w:p w14:paraId="7C1E4704" w14:textId="77777777" w:rsidR="00996552" w:rsidRDefault="002D0D3F">
      <w:pPr>
        <w:pStyle w:val="a3"/>
        <w:spacing w:before="20" w:line="305" w:lineRule="auto"/>
        <w:ind w:right="115" w:firstLine="480"/>
        <w:jc w:val="both"/>
        <w:rPr>
          <w:lang w:eastAsia="zh-CN"/>
        </w:rPr>
      </w:pPr>
      <w:r>
        <w:rPr>
          <w:lang w:eastAsia="zh-CN"/>
        </w:rPr>
        <w:t>为了对电力系统的脆弱性进行量化评估</w:t>
      </w:r>
      <w:r>
        <w:rPr>
          <w:spacing w:val="-45"/>
          <w:lang w:eastAsia="zh-CN"/>
        </w:rPr>
        <w:t>，</w:t>
      </w:r>
      <w:r>
        <w:rPr>
          <w:lang w:eastAsia="zh-CN"/>
        </w:rPr>
        <w:t>得到脆弱性量化评估结果</w:t>
      </w:r>
      <w:r>
        <w:rPr>
          <w:spacing w:val="-45"/>
          <w:lang w:eastAsia="zh-CN"/>
        </w:rPr>
        <w:t>，</w:t>
      </w:r>
      <w:r>
        <w:rPr>
          <w:lang w:eastAsia="zh-CN"/>
        </w:rPr>
        <w:t xml:space="preserve">基于上 </w:t>
      </w:r>
      <w:r>
        <w:rPr>
          <w:spacing w:val="3"/>
          <w:lang w:eastAsia="zh-CN"/>
        </w:rPr>
        <w:t>一章对结构和状态脆弱性指标的研究分析，分别针对结构脆弱性和状态脆弱性</w:t>
      </w:r>
      <w:r>
        <w:rPr>
          <w:spacing w:val="51"/>
          <w:lang w:eastAsia="zh-CN"/>
        </w:rPr>
        <w:t xml:space="preserve"> </w:t>
      </w:r>
      <w:r>
        <w:rPr>
          <w:spacing w:val="3"/>
          <w:lang w:eastAsia="zh-CN"/>
        </w:rPr>
        <w:t>进行脆弱性评价指标的选取，本章的研究重点在于脆弱性指标选取和多指标融</w:t>
      </w:r>
      <w:r>
        <w:rPr>
          <w:spacing w:val="51"/>
          <w:lang w:eastAsia="zh-CN"/>
        </w:rPr>
        <w:t xml:space="preserve"> </w:t>
      </w:r>
      <w:r>
        <w:rPr>
          <w:lang w:eastAsia="zh-CN"/>
        </w:rPr>
        <w:t>合</w:t>
      </w:r>
      <w:r>
        <w:rPr>
          <w:spacing w:val="-45"/>
          <w:lang w:eastAsia="zh-CN"/>
        </w:rPr>
        <w:t>，</w:t>
      </w:r>
      <w:r>
        <w:rPr>
          <w:lang w:eastAsia="zh-CN"/>
        </w:rPr>
        <w:t>建立基于结构和状态的电网脆弱性综合评估模型</w:t>
      </w:r>
      <w:r>
        <w:rPr>
          <w:spacing w:val="-45"/>
          <w:lang w:eastAsia="zh-CN"/>
        </w:rPr>
        <w:t>，</w:t>
      </w:r>
      <w:r>
        <w:rPr>
          <w:lang w:eastAsia="zh-CN"/>
        </w:rPr>
        <w:t>进一步解决系统脆弱性难 以量化的问题</w:t>
      </w:r>
      <w:r>
        <w:rPr>
          <w:spacing w:val="-45"/>
          <w:lang w:eastAsia="zh-CN"/>
        </w:rPr>
        <w:t>，</w:t>
      </w:r>
      <w:r>
        <w:rPr>
          <w:lang w:eastAsia="zh-CN"/>
        </w:rPr>
        <w:t>为下一章分析电力系统脆弱性问题</w:t>
      </w:r>
      <w:r>
        <w:rPr>
          <w:spacing w:val="-45"/>
          <w:lang w:eastAsia="zh-CN"/>
        </w:rPr>
        <w:t>，</w:t>
      </w:r>
      <w:r>
        <w:rPr>
          <w:lang w:eastAsia="zh-CN"/>
        </w:rPr>
        <w:t>识别系统脆弱环节奠定了理 论基础。</w:t>
      </w:r>
    </w:p>
    <w:p w14:paraId="30975ED0" w14:textId="77777777" w:rsidR="00996552" w:rsidRDefault="00996552">
      <w:pPr>
        <w:rPr>
          <w:rFonts w:ascii="宋体" w:eastAsia="宋体" w:hAnsi="宋体" w:cs="宋体"/>
          <w:sz w:val="24"/>
          <w:szCs w:val="24"/>
          <w:lang w:eastAsia="zh-CN"/>
        </w:rPr>
      </w:pPr>
    </w:p>
    <w:p w14:paraId="3A1D1CDE" w14:textId="77777777" w:rsidR="00996552" w:rsidRDefault="00996552">
      <w:pPr>
        <w:spacing w:before="7"/>
        <w:rPr>
          <w:rFonts w:ascii="宋体" w:eastAsia="宋体" w:hAnsi="宋体" w:cs="宋体"/>
          <w:sz w:val="19"/>
          <w:szCs w:val="19"/>
          <w:lang w:eastAsia="zh-CN"/>
        </w:rPr>
      </w:pPr>
    </w:p>
    <w:p w14:paraId="09E9392F" w14:textId="77777777" w:rsidR="00996552" w:rsidRDefault="002D0D3F">
      <w:pPr>
        <w:ind w:left="117"/>
        <w:jc w:val="both"/>
        <w:rPr>
          <w:rFonts w:ascii="宋体" w:eastAsia="宋体" w:hAnsi="宋体" w:cs="宋体"/>
          <w:sz w:val="30"/>
          <w:szCs w:val="30"/>
          <w:lang w:eastAsia="zh-CN"/>
        </w:rPr>
      </w:pPr>
      <w:bookmarkStart w:id="137" w:name="4.2_系统脆弱性量化评估指标"/>
      <w:bookmarkStart w:id="138" w:name="_bookmark84"/>
      <w:bookmarkEnd w:id="137"/>
      <w:bookmarkEnd w:id="138"/>
      <w:r>
        <w:rPr>
          <w:rFonts w:ascii="Times New Roman" w:eastAsia="Times New Roman" w:hAnsi="Times New Roman" w:cs="Times New Roman"/>
          <w:sz w:val="32"/>
          <w:szCs w:val="32"/>
          <w:lang w:eastAsia="zh-CN"/>
        </w:rPr>
        <w:t xml:space="preserve">4.2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系统脆弱性量化评估指标</w:t>
      </w:r>
    </w:p>
    <w:p w14:paraId="53436CF5" w14:textId="77777777" w:rsidR="00996552" w:rsidRDefault="00996552">
      <w:pPr>
        <w:spacing w:before="9"/>
        <w:rPr>
          <w:rFonts w:ascii="宋体" w:eastAsia="宋体" w:hAnsi="宋体" w:cs="宋体"/>
          <w:sz w:val="23"/>
          <w:szCs w:val="23"/>
          <w:lang w:eastAsia="zh-CN"/>
        </w:rPr>
      </w:pPr>
    </w:p>
    <w:p w14:paraId="5CB7C546" w14:textId="77777777" w:rsidR="00996552" w:rsidRDefault="002D0D3F">
      <w:pPr>
        <w:pStyle w:val="a3"/>
        <w:spacing w:line="305" w:lineRule="auto"/>
        <w:ind w:right="115" w:firstLine="480"/>
        <w:jc w:val="both"/>
        <w:rPr>
          <w:lang w:eastAsia="zh-CN"/>
        </w:rPr>
      </w:pPr>
      <w:r>
        <w:rPr>
          <w:lang w:eastAsia="zh-CN"/>
        </w:rPr>
        <w:t>为综合评价系统在扰动后所表现出的脆弱性</w:t>
      </w:r>
      <w:r>
        <w:rPr>
          <w:spacing w:val="-45"/>
          <w:lang w:eastAsia="zh-CN"/>
        </w:rPr>
        <w:t>，</w:t>
      </w:r>
      <w:r>
        <w:rPr>
          <w:lang w:eastAsia="zh-CN"/>
        </w:rPr>
        <w:t>建立系统的量化评估模型</w:t>
      </w:r>
      <w:r>
        <w:rPr>
          <w:spacing w:val="-45"/>
          <w:lang w:eastAsia="zh-CN"/>
        </w:rPr>
        <w:t>，</w:t>
      </w:r>
      <w:r>
        <w:rPr>
          <w:lang w:eastAsia="zh-CN"/>
        </w:rPr>
        <w:t>需 要选取客观合理的系统脆弱性评判指标</w:t>
      </w:r>
      <w:r>
        <w:rPr>
          <w:spacing w:val="-45"/>
          <w:lang w:eastAsia="zh-CN"/>
        </w:rPr>
        <w:t>，</w:t>
      </w:r>
      <w:r>
        <w:rPr>
          <w:lang w:eastAsia="zh-CN"/>
        </w:rPr>
        <w:t>并对指标进行分析描述</w:t>
      </w:r>
      <w:r>
        <w:rPr>
          <w:spacing w:val="-45"/>
          <w:lang w:eastAsia="zh-CN"/>
        </w:rPr>
        <w:t>，</w:t>
      </w:r>
      <w:r>
        <w:rPr>
          <w:lang w:eastAsia="zh-CN"/>
        </w:rPr>
        <w:t>形成系统脆弱 性综合评估指标集结构。</w:t>
      </w:r>
    </w:p>
    <w:p w14:paraId="1117F935" w14:textId="77777777" w:rsidR="00996552" w:rsidRDefault="00996552">
      <w:pPr>
        <w:spacing w:before="3"/>
        <w:rPr>
          <w:rFonts w:ascii="宋体" w:eastAsia="宋体" w:hAnsi="宋体" w:cs="宋体"/>
          <w:sz w:val="24"/>
          <w:szCs w:val="24"/>
          <w:lang w:eastAsia="zh-CN"/>
        </w:rPr>
      </w:pPr>
    </w:p>
    <w:p w14:paraId="5FC01382" w14:textId="77777777" w:rsidR="00996552" w:rsidRDefault="002D0D3F">
      <w:pPr>
        <w:ind w:left="117"/>
        <w:jc w:val="both"/>
        <w:rPr>
          <w:rFonts w:ascii="宋体" w:eastAsia="宋体" w:hAnsi="宋体" w:cs="宋体"/>
          <w:sz w:val="28"/>
          <w:szCs w:val="28"/>
          <w:lang w:eastAsia="zh-CN"/>
        </w:rPr>
      </w:pPr>
      <w:bookmarkStart w:id="139" w:name="4.2.1_电力系统的脆弱性指标选取"/>
      <w:bookmarkStart w:id="140" w:name="_bookmark85"/>
      <w:bookmarkEnd w:id="139"/>
      <w:bookmarkEnd w:id="140"/>
      <w:r>
        <w:rPr>
          <w:rFonts w:ascii="Times New Roman" w:eastAsia="Times New Roman" w:hAnsi="Times New Roman" w:cs="Times New Roman"/>
          <w:sz w:val="30"/>
          <w:szCs w:val="30"/>
          <w:lang w:eastAsia="zh-CN"/>
        </w:rPr>
        <w:t xml:space="preserve">4.2.1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电力系统的脆弱性指标选取</w:t>
      </w:r>
    </w:p>
    <w:p w14:paraId="66B95756" w14:textId="77777777" w:rsidR="00996552" w:rsidRDefault="00996552">
      <w:pPr>
        <w:spacing w:before="1"/>
        <w:rPr>
          <w:rFonts w:ascii="宋体" w:eastAsia="宋体" w:hAnsi="宋体" w:cs="宋体"/>
          <w:sz w:val="24"/>
          <w:szCs w:val="24"/>
          <w:lang w:eastAsia="zh-CN"/>
        </w:rPr>
      </w:pPr>
    </w:p>
    <w:p w14:paraId="6F587AC5" w14:textId="77777777" w:rsidR="00996552" w:rsidRDefault="002D0D3F">
      <w:pPr>
        <w:pStyle w:val="a3"/>
        <w:spacing w:line="305" w:lineRule="auto"/>
        <w:ind w:right="115" w:firstLine="480"/>
        <w:jc w:val="both"/>
        <w:rPr>
          <w:lang w:eastAsia="zh-CN"/>
        </w:rPr>
      </w:pPr>
      <w:r>
        <w:rPr>
          <w:spacing w:val="4"/>
          <w:lang w:eastAsia="zh-CN"/>
        </w:rPr>
        <w:t>根据第三章对电力系统脆弱性的研究，将系统的脆弱性分为结构脆弱性和</w:t>
      </w:r>
      <w:r>
        <w:rPr>
          <w:spacing w:val="42"/>
          <w:lang w:eastAsia="zh-CN"/>
        </w:rPr>
        <w:t xml:space="preserve"> </w:t>
      </w:r>
      <w:r>
        <w:rPr>
          <w:lang w:eastAsia="zh-CN"/>
        </w:rPr>
        <w:t>状态脆弱性</w:t>
      </w:r>
      <w:r>
        <w:rPr>
          <w:spacing w:val="-41"/>
          <w:lang w:eastAsia="zh-CN"/>
        </w:rPr>
        <w:t>。</w:t>
      </w:r>
      <w:r>
        <w:rPr>
          <w:lang w:eastAsia="zh-CN"/>
        </w:rPr>
        <w:t>因此</w:t>
      </w:r>
      <w:r>
        <w:rPr>
          <w:spacing w:val="-49"/>
          <w:lang w:eastAsia="zh-CN"/>
        </w:rPr>
        <w:t>，</w:t>
      </w:r>
      <w:r>
        <w:rPr>
          <w:lang w:eastAsia="zh-CN"/>
        </w:rPr>
        <w:t>本章将从这两个方面分别选取相应的系统脆弱性量化评价指 标。</w:t>
      </w:r>
    </w:p>
    <w:p w14:paraId="306AD36D" w14:textId="77777777" w:rsidR="00996552" w:rsidRDefault="002D0D3F">
      <w:pPr>
        <w:pStyle w:val="a3"/>
        <w:spacing w:before="20" w:line="260" w:lineRule="auto"/>
        <w:ind w:left="597" w:right="115"/>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99"/>
          <w:lang w:eastAsia="zh-CN"/>
        </w:rPr>
        <w:t xml:space="preserve"> </w:t>
      </w:r>
      <w:r>
        <w:rPr>
          <w:lang w:eastAsia="zh-CN"/>
        </w:rPr>
        <w:t>结构脆弱性指标</w:t>
      </w:r>
      <w:r>
        <w:rPr>
          <w:spacing w:val="-95"/>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1</w:t>
      </w:r>
      <w:r>
        <w:rPr>
          <w:spacing w:val="2"/>
          <w:lang w:eastAsia="zh-CN"/>
        </w:rPr>
        <w:t>：</w:t>
      </w:r>
      <w:r>
        <w:rPr>
          <w:spacing w:val="21"/>
          <w:lang w:eastAsia="zh-CN"/>
        </w:rPr>
        <w:t xml:space="preserve"> </w:t>
      </w:r>
      <w:r>
        <w:rPr>
          <w:spacing w:val="4"/>
          <w:lang w:eastAsia="zh-CN"/>
        </w:rPr>
        <w:t>对于结构脆弱性的评价来说，考察的是某一节点或线路因故障退出后对系</w:t>
      </w:r>
    </w:p>
    <w:p w14:paraId="0D3DB9D1" w14:textId="77777777" w:rsidR="00996552" w:rsidRDefault="002D0D3F">
      <w:pPr>
        <w:pStyle w:val="a3"/>
        <w:spacing w:before="65" w:line="305" w:lineRule="auto"/>
        <w:ind w:right="115"/>
        <w:jc w:val="both"/>
        <w:rPr>
          <w:lang w:eastAsia="zh-CN"/>
        </w:rPr>
      </w:pPr>
      <w:r>
        <w:rPr>
          <w:lang w:eastAsia="zh-CN"/>
        </w:rPr>
        <w:t>统结构完整性的影响程度</w:t>
      </w:r>
      <w:r>
        <w:rPr>
          <w:spacing w:val="-41"/>
          <w:lang w:eastAsia="zh-CN"/>
        </w:rPr>
        <w:t>。</w:t>
      </w:r>
      <w:r>
        <w:rPr>
          <w:lang w:eastAsia="zh-CN"/>
        </w:rPr>
        <w:t>对于系统结构影响程度大的节点或线路</w:t>
      </w:r>
      <w:r>
        <w:rPr>
          <w:spacing w:val="-49"/>
          <w:lang w:eastAsia="zh-CN"/>
        </w:rPr>
        <w:t>，</w:t>
      </w:r>
      <w:r>
        <w:rPr>
          <w:lang w:eastAsia="zh-CN"/>
        </w:rPr>
        <w:t xml:space="preserve">说明其对网 </w:t>
      </w:r>
      <w:r>
        <w:rPr>
          <w:spacing w:val="3"/>
          <w:lang w:eastAsia="zh-CN"/>
        </w:rPr>
        <w:t>络拓扑结构的完整性贡献程度高，对于这样的节点或线路称为系统结构的脆弱</w:t>
      </w:r>
      <w:r>
        <w:rPr>
          <w:spacing w:val="51"/>
          <w:lang w:eastAsia="zh-CN"/>
        </w:rPr>
        <w:t xml:space="preserve"> </w:t>
      </w:r>
      <w:r>
        <w:rPr>
          <w:lang w:eastAsia="zh-CN"/>
        </w:rPr>
        <w:t>点。因此我们选取以下指标：</w:t>
      </w:r>
    </w:p>
    <w:p w14:paraId="140E49C4" w14:textId="77777777" w:rsidR="00996552" w:rsidRDefault="002D0D3F">
      <w:pPr>
        <w:pStyle w:val="a3"/>
        <w:spacing w:before="20"/>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1</w:t>
      </w:r>
      <w:r>
        <w:rPr>
          <w:lang w:eastAsia="zh-CN"/>
        </w:rPr>
        <w:t>：</w:t>
      </w:r>
    </w:p>
    <w:p w14:paraId="03309895" w14:textId="77777777" w:rsidR="00996552" w:rsidRDefault="00996552">
      <w:pPr>
        <w:rPr>
          <w:lang w:eastAsia="zh-CN"/>
        </w:rPr>
        <w:sectPr w:rsidR="00996552">
          <w:pgSz w:w="11910" w:h="16840"/>
          <w:pgMar w:top="1140" w:right="1680" w:bottom="1280" w:left="1680" w:header="871" w:footer="1095" w:gutter="0"/>
          <w:cols w:space="720"/>
        </w:sectPr>
      </w:pPr>
    </w:p>
    <w:p w14:paraId="7A5A3E54" w14:textId="77777777" w:rsidR="00996552" w:rsidRDefault="00996552">
      <w:pPr>
        <w:spacing w:before="9"/>
        <w:rPr>
          <w:rFonts w:ascii="宋体" w:eastAsia="宋体" w:hAnsi="宋体" w:cs="宋体"/>
          <w:sz w:val="17"/>
          <w:szCs w:val="17"/>
          <w:lang w:eastAsia="zh-CN"/>
        </w:rPr>
      </w:pPr>
    </w:p>
    <w:p w14:paraId="7316112E" w14:textId="77777777" w:rsidR="00996552" w:rsidRDefault="002D0D3F">
      <w:pPr>
        <w:pStyle w:val="a3"/>
        <w:spacing w:before="26" w:line="305" w:lineRule="auto"/>
        <w:ind w:firstLine="480"/>
        <w:rPr>
          <w:lang w:eastAsia="zh-CN"/>
        </w:rPr>
      </w:pPr>
      <w:r>
        <w:rPr>
          <w:spacing w:val="1"/>
          <w:lang w:eastAsia="zh-CN"/>
        </w:rPr>
        <w:t>在复杂网络理论中，度是网络特征的关键参数，描述的是节点的连接情况，</w:t>
      </w:r>
      <w:r>
        <w:rPr>
          <w:spacing w:val="58"/>
          <w:lang w:eastAsia="zh-CN"/>
        </w:rPr>
        <w:t xml:space="preserve"> </w:t>
      </w:r>
      <w:r>
        <w:rPr>
          <w:spacing w:val="3"/>
          <w:lang w:eastAsia="zh-CN"/>
        </w:rPr>
        <w:t>表现出节点在结构拓扑中的重要程度。为评估系统节点在结构拓扑中的重要程</w:t>
      </w:r>
      <w:r>
        <w:rPr>
          <w:spacing w:val="51"/>
          <w:lang w:eastAsia="zh-CN"/>
        </w:rPr>
        <w:t xml:space="preserve"> </w:t>
      </w:r>
      <w:r>
        <w:rPr>
          <w:lang w:eastAsia="zh-CN"/>
        </w:rPr>
        <w:t>度，选取电气度作为结构脆弱性指标：</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11</w:t>
      </w:r>
      <w:r>
        <w:rPr>
          <w:rFonts w:ascii="Palatino Linotype" w:eastAsia="Palatino Linotype" w:hAnsi="Palatino Linotype" w:cs="Palatino Linotype"/>
          <w:spacing w:val="3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3"/>
          <w:lang w:eastAsia="zh-CN"/>
        </w:rPr>
        <w:t xml:space="preserve"> </w:t>
      </w:r>
      <w:r>
        <w:rPr>
          <w:rFonts w:ascii="Times New Roman" w:eastAsia="Times New Roman" w:hAnsi="Times New Roman" w:cs="Times New Roman"/>
          <w:i/>
          <w:lang w:eastAsia="zh-CN"/>
        </w:rPr>
        <w:t>e</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2"/>
          <w:position w:val="-3"/>
          <w:sz w:val="16"/>
          <w:szCs w:val="16"/>
          <w:lang w:eastAsia="zh-CN"/>
        </w:rPr>
        <w:t xml:space="preserve"> </w:t>
      </w:r>
      <w:r>
        <w:rPr>
          <w:lang w:eastAsia="zh-CN"/>
        </w:rPr>
        <w:t>。</w:t>
      </w:r>
    </w:p>
    <w:p w14:paraId="309DFB70" w14:textId="77777777" w:rsidR="00996552" w:rsidRDefault="002D0D3F">
      <w:pPr>
        <w:pStyle w:val="a3"/>
        <w:spacing w:line="280" w:lineRule="exact"/>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2</w:t>
      </w:r>
      <w:r>
        <w:rPr>
          <w:lang w:eastAsia="zh-CN"/>
        </w:rPr>
        <w:t>：</w:t>
      </w:r>
    </w:p>
    <w:p w14:paraId="37C3B68E" w14:textId="77777777" w:rsidR="00996552" w:rsidRDefault="002D0D3F">
      <w:pPr>
        <w:pStyle w:val="a3"/>
        <w:spacing w:before="67" w:line="305" w:lineRule="auto"/>
        <w:ind w:right="295" w:firstLine="480"/>
        <w:jc w:val="both"/>
        <w:rPr>
          <w:lang w:eastAsia="zh-CN"/>
        </w:rPr>
      </w:pPr>
      <w:r>
        <w:rPr>
          <w:spacing w:val="4"/>
          <w:lang w:eastAsia="zh-CN"/>
        </w:rPr>
        <w:t>基于复杂网络理论将系统拓扑等效为一个无向图，在描述网络特征的参数</w:t>
      </w:r>
      <w:r>
        <w:rPr>
          <w:spacing w:val="42"/>
          <w:lang w:eastAsia="zh-CN"/>
        </w:rPr>
        <w:t xml:space="preserve"> </w:t>
      </w:r>
      <w:r>
        <w:rPr>
          <w:spacing w:val="4"/>
          <w:lang w:eastAsia="zh-CN"/>
        </w:rPr>
        <w:t>中，介数作为关键参数之一，描述的是节点或边在信息、能量传递中的重要程</w:t>
      </w:r>
      <w:r>
        <w:rPr>
          <w:spacing w:val="26"/>
          <w:lang w:eastAsia="zh-CN"/>
        </w:rPr>
        <w:t xml:space="preserve"> </w:t>
      </w:r>
      <w:r>
        <w:rPr>
          <w:lang w:eastAsia="zh-CN"/>
        </w:rPr>
        <w:t>度</w:t>
      </w:r>
      <w:r>
        <w:rPr>
          <w:spacing w:val="-41"/>
          <w:lang w:eastAsia="zh-CN"/>
        </w:rPr>
        <w:t>。</w:t>
      </w:r>
      <w:r>
        <w:rPr>
          <w:lang w:eastAsia="zh-CN"/>
        </w:rPr>
        <w:t>为评估系统拓扑在能量传输分布中的贡献程度</w:t>
      </w:r>
      <w:r>
        <w:rPr>
          <w:spacing w:val="-49"/>
          <w:lang w:eastAsia="zh-CN"/>
        </w:rPr>
        <w:t>，</w:t>
      </w:r>
      <w:r>
        <w:rPr>
          <w:lang w:eastAsia="zh-CN"/>
        </w:rPr>
        <w:t>第二个结构脆弱性指标选为 电气介数：</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12</w:t>
      </w:r>
      <w:r>
        <w:rPr>
          <w:rFonts w:ascii="Palatino Linotype" w:eastAsia="Palatino Linotype" w:hAnsi="Palatino Linotype" w:cs="Palatino Linotype"/>
          <w:spacing w:val="-13"/>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35"/>
          <w:lang w:eastAsia="zh-CN"/>
        </w:rPr>
        <w:t xml:space="preserve"> </w:t>
      </w:r>
      <w:r>
        <w:rPr>
          <w:rFonts w:ascii="Times New Roman" w:eastAsia="Times New Roman" w:hAnsi="Times New Roman" w:cs="Times New Roman"/>
          <w:i/>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3"/>
          <w:position w:val="-3"/>
          <w:sz w:val="16"/>
          <w:szCs w:val="16"/>
          <w:lang w:eastAsia="zh-CN"/>
        </w:rPr>
        <w:t xml:space="preserve"> </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spacing w:val="6"/>
          <w:lang w:eastAsia="zh-CN"/>
        </w:rPr>
        <w:t>。</w:t>
      </w:r>
    </w:p>
    <w:p w14:paraId="6A3F2845" w14:textId="77777777" w:rsidR="00996552" w:rsidRDefault="002D0D3F">
      <w:pPr>
        <w:pStyle w:val="a3"/>
        <w:spacing w:line="280" w:lineRule="exact"/>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3</w:t>
      </w:r>
      <w:r>
        <w:rPr>
          <w:lang w:eastAsia="zh-CN"/>
        </w:rPr>
        <w:t>：</w:t>
      </w:r>
    </w:p>
    <w:p w14:paraId="13F8D23C" w14:textId="77777777" w:rsidR="00996552" w:rsidRDefault="002D0D3F">
      <w:pPr>
        <w:spacing w:before="67" w:line="297" w:lineRule="auto"/>
        <w:ind w:left="117" w:right="295" w:firstLine="480"/>
        <w:jc w:val="both"/>
        <w:rPr>
          <w:rFonts w:ascii="宋体" w:eastAsia="宋体" w:hAnsi="宋体" w:cs="宋体"/>
          <w:sz w:val="24"/>
          <w:szCs w:val="24"/>
          <w:lang w:eastAsia="zh-CN"/>
        </w:rPr>
      </w:pPr>
      <w:r>
        <w:rPr>
          <w:rFonts w:ascii="宋体" w:eastAsia="宋体" w:hAnsi="宋体" w:cs="宋体"/>
          <w:sz w:val="24"/>
          <w:szCs w:val="24"/>
          <w:lang w:eastAsia="zh-CN"/>
        </w:rPr>
        <w:t>基于复杂网络理论中的</w:t>
      </w:r>
      <w:r>
        <w:rPr>
          <w:rFonts w:ascii="宋体" w:eastAsia="宋体" w:hAnsi="宋体" w:cs="宋体"/>
          <w:spacing w:val="-64"/>
          <w:sz w:val="24"/>
          <w:szCs w:val="24"/>
          <w:lang w:eastAsia="zh-CN"/>
        </w:rPr>
        <w:t xml:space="preserve"> </w:t>
      </w:r>
      <w:r>
        <w:rPr>
          <w:rFonts w:ascii="Times New Roman" w:eastAsia="Times New Roman" w:hAnsi="Times New Roman" w:cs="Times New Roman"/>
          <w:i/>
          <w:spacing w:val="9"/>
          <w:sz w:val="24"/>
          <w:szCs w:val="24"/>
          <w:lang w:eastAsia="zh-CN"/>
        </w:rPr>
        <w:t>P</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3"/>
          <w:sz w:val="24"/>
          <w:szCs w:val="24"/>
          <w:lang w:eastAsia="zh-CN"/>
        </w:rPr>
        <w:t>e</w:t>
      </w:r>
      <w:r>
        <w:rPr>
          <w:rFonts w:ascii="Times New Roman" w:eastAsia="Times New Roman" w:hAnsi="Times New Roman" w:cs="Times New Roman"/>
          <w:i/>
          <w:spacing w:val="5"/>
          <w:sz w:val="24"/>
          <w:szCs w:val="24"/>
          <w:lang w:eastAsia="zh-CN"/>
        </w:rPr>
        <w:t>Ra</w:t>
      </w:r>
      <w:r>
        <w:rPr>
          <w:rFonts w:ascii="Times New Roman" w:eastAsia="Times New Roman" w:hAnsi="Times New Roman" w:cs="Times New Roman"/>
          <w:i/>
          <w:spacing w:val="10"/>
          <w:sz w:val="24"/>
          <w:szCs w:val="24"/>
          <w:lang w:eastAsia="zh-CN"/>
        </w:rPr>
        <w:t>n</w:t>
      </w:r>
      <w:r>
        <w:rPr>
          <w:rFonts w:ascii="Times New Roman" w:eastAsia="Times New Roman" w:hAnsi="Times New Roman" w:cs="Times New Roman"/>
          <w:i/>
          <w:sz w:val="24"/>
          <w:szCs w:val="24"/>
          <w:lang w:eastAsia="zh-CN"/>
        </w:rPr>
        <w:t>k</w:t>
      </w:r>
      <w:r>
        <w:rPr>
          <w:rFonts w:ascii="Times New Roman" w:eastAsia="Times New Roman" w:hAnsi="Times New Roman" w:cs="Times New Roman"/>
          <w:i/>
          <w:spacing w:val="7"/>
          <w:sz w:val="24"/>
          <w:szCs w:val="24"/>
          <w:lang w:eastAsia="zh-CN"/>
        </w:rPr>
        <w:t xml:space="preserve"> </w:t>
      </w:r>
      <w:r>
        <w:rPr>
          <w:rFonts w:ascii="宋体" w:eastAsia="宋体" w:hAnsi="宋体" w:cs="宋体"/>
          <w:sz w:val="24"/>
          <w:szCs w:val="24"/>
          <w:lang w:eastAsia="zh-CN"/>
        </w:rPr>
        <w:t>算法</w:t>
      </w:r>
      <w:r>
        <w:rPr>
          <w:rFonts w:ascii="宋体" w:eastAsia="宋体" w:hAnsi="宋体" w:cs="宋体"/>
          <w:spacing w:val="-61"/>
          <w:sz w:val="24"/>
          <w:szCs w:val="24"/>
          <w:lang w:eastAsia="zh-CN"/>
        </w:rPr>
        <w:t>，</w:t>
      </w:r>
      <w:r>
        <w:rPr>
          <w:rFonts w:ascii="宋体" w:eastAsia="宋体" w:hAnsi="宋体" w:cs="宋体"/>
          <w:sz w:val="24"/>
          <w:szCs w:val="24"/>
          <w:lang w:eastAsia="zh-CN"/>
        </w:rPr>
        <w:t>将结构拓扑中的支路潮流方向视为 有向图</w:t>
      </w:r>
      <w:r>
        <w:rPr>
          <w:rFonts w:ascii="宋体" w:eastAsia="宋体" w:hAnsi="宋体" w:cs="宋体"/>
          <w:spacing w:val="-48"/>
          <w:sz w:val="24"/>
          <w:szCs w:val="24"/>
          <w:lang w:eastAsia="zh-CN"/>
        </w:rPr>
        <w:t>，</w:t>
      </w:r>
      <w:r>
        <w:rPr>
          <w:rFonts w:ascii="宋体" w:eastAsia="宋体" w:hAnsi="宋体" w:cs="宋体"/>
          <w:sz w:val="24"/>
          <w:szCs w:val="24"/>
          <w:lang w:eastAsia="zh-CN"/>
        </w:rPr>
        <w:t>描述了节点之间的潮流流向在系统拓扑的能量传递中的影响程度</w:t>
      </w:r>
      <w:r>
        <w:rPr>
          <w:rFonts w:ascii="宋体" w:eastAsia="宋体" w:hAnsi="宋体" w:cs="宋体"/>
          <w:spacing w:val="-41"/>
          <w:sz w:val="24"/>
          <w:szCs w:val="24"/>
          <w:lang w:eastAsia="zh-CN"/>
        </w:rPr>
        <w:t>。</w:t>
      </w:r>
      <w:r>
        <w:rPr>
          <w:rFonts w:ascii="宋体" w:eastAsia="宋体" w:hAnsi="宋体" w:cs="宋体"/>
          <w:sz w:val="24"/>
          <w:szCs w:val="24"/>
          <w:lang w:eastAsia="zh-CN"/>
        </w:rPr>
        <w:t>第三 个结构脆弱性指标选为</w:t>
      </w:r>
      <w:r>
        <w:rPr>
          <w:rFonts w:ascii="宋体" w:eastAsia="宋体" w:hAnsi="宋体" w:cs="宋体"/>
          <w:spacing w:val="-72"/>
          <w:sz w:val="24"/>
          <w:szCs w:val="24"/>
          <w:lang w:eastAsia="zh-CN"/>
        </w:rPr>
        <w:t xml:space="preserve"> </w:t>
      </w:r>
      <w:r>
        <w:rPr>
          <w:rFonts w:ascii="Times New Roman" w:eastAsia="Times New Roman" w:hAnsi="Times New Roman" w:cs="Times New Roman"/>
          <w:i/>
          <w:spacing w:val="7"/>
          <w:sz w:val="24"/>
          <w:szCs w:val="24"/>
          <w:lang w:eastAsia="zh-CN"/>
        </w:rPr>
        <w:t>PageRank</w:t>
      </w:r>
      <w:r>
        <w:rPr>
          <w:rFonts w:ascii="Times New Roman" w:eastAsia="Times New Roman" w:hAnsi="Times New Roman" w:cs="Times New Roman"/>
          <w:i/>
          <w:spacing w:val="-3"/>
          <w:sz w:val="24"/>
          <w:szCs w:val="24"/>
          <w:lang w:eastAsia="zh-CN"/>
        </w:rPr>
        <w:t xml:space="preserve"> </w:t>
      </w:r>
      <w:r>
        <w:rPr>
          <w:rFonts w:ascii="宋体" w:eastAsia="宋体" w:hAnsi="宋体" w:cs="宋体"/>
          <w:spacing w:val="1"/>
          <w:sz w:val="24"/>
          <w:szCs w:val="24"/>
          <w:lang w:eastAsia="zh-CN"/>
        </w:rPr>
        <w:t>值：</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3"/>
          <w:sz w:val="16"/>
          <w:szCs w:val="16"/>
          <w:lang w:eastAsia="zh-CN"/>
        </w:rPr>
        <w:t>13</w:t>
      </w:r>
      <w:r>
        <w:rPr>
          <w:rFonts w:ascii="Palatino Linotype" w:eastAsia="Palatino Linotype" w:hAnsi="Palatino Linotype" w:cs="Palatino Linotype"/>
          <w:spacing w:val="16"/>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5"/>
          <w:sz w:val="24"/>
          <w:szCs w:val="24"/>
          <w:lang w:eastAsia="zh-CN"/>
        </w:rPr>
        <w:t xml:space="preserve"> </w:t>
      </w:r>
      <w:r>
        <w:rPr>
          <w:rFonts w:ascii="Times New Roman" w:eastAsia="Times New Roman" w:hAnsi="Times New Roman" w:cs="Times New Roman"/>
          <w:i/>
          <w:spacing w:val="5"/>
          <w:sz w:val="24"/>
          <w:szCs w:val="24"/>
          <w:lang w:eastAsia="zh-CN"/>
        </w:rPr>
        <w:t>PR</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p</w:t>
      </w:r>
      <w:r>
        <w:rPr>
          <w:rFonts w:ascii="Bookman Old Style" w:eastAsia="Bookman Old Style" w:hAnsi="Bookman Old Style" w:cs="Bookman Old Style"/>
          <w:i/>
          <w:spacing w:val="4"/>
          <w:position w:val="-3"/>
          <w:sz w:val="16"/>
          <w:szCs w:val="16"/>
          <w:lang w:eastAsia="zh-CN"/>
        </w:rPr>
        <w:t>i</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sz w:val="24"/>
          <w:szCs w:val="24"/>
          <w:lang w:eastAsia="zh-CN"/>
        </w:rPr>
        <w:t>)</w:t>
      </w:r>
      <w:r>
        <w:rPr>
          <w:rFonts w:ascii="宋体" w:eastAsia="宋体" w:hAnsi="宋体" w:cs="宋体"/>
          <w:sz w:val="24"/>
          <w:szCs w:val="24"/>
          <w:lang w:eastAsia="zh-CN"/>
        </w:rPr>
        <w:t>。</w:t>
      </w:r>
    </w:p>
    <w:p w14:paraId="4BA6023E" w14:textId="77777777" w:rsidR="00996552" w:rsidRDefault="002D0D3F">
      <w:pPr>
        <w:pStyle w:val="a3"/>
        <w:spacing w:line="326" w:lineRule="exact"/>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99"/>
          <w:lang w:eastAsia="zh-CN"/>
        </w:rPr>
        <w:t xml:space="preserve"> </w:t>
      </w:r>
      <w:r>
        <w:rPr>
          <w:lang w:eastAsia="zh-CN"/>
        </w:rPr>
        <w:t>状态脆弱性指标</w:t>
      </w:r>
      <w:r>
        <w:rPr>
          <w:spacing w:val="-95"/>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2</w:t>
      </w:r>
      <w:r>
        <w:rPr>
          <w:spacing w:val="2"/>
          <w:lang w:eastAsia="zh-CN"/>
        </w:rPr>
        <w:t>：</w:t>
      </w:r>
    </w:p>
    <w:p w14:paraId="3AB0D213" w14:textId="77777777" w:rsidR="00996552" w:rsidRDefault="002D0D3F">
      <w:pPr>
        <w:pStyle w:val="a3"/>
        <w:spacing w:before="31" w:line="305" w:lineRule="auto"/>
        <w:ind w:right="295" w:firstLine="480"/>
        <w:jc w:val="both"/>
        <w:rPr>
          <w:lang w:eastAsia="zh-CN"/>
        </w:rPr>
      </w:pPr>
      <w:r>
        <w:rPr>
          <w:spacing w:val="4"/>
          <w:lang w:eastAsia="zh-CN"/>
        </w:rPr>
        <w:t>对于状态脆弱性的评价来说，考察的是在扰动作用下系统节点维持在稳定</w:t>
      </w:r>
      <w:r>
        <w:rPr>
          <w:spacing w:val="42"/>
          <w:lang w:eastAsia="zh-CN"/>
        </w:rPr>
        <w:t xml:space="preserve"> </w:t>
      </w:r>
      <w:r>
        <w:rPr>
          <w:spacing w:val="3"/>
          <w:lang w:eastAsia="zh-CN"/>
        </w:rPr>
        <w:t>运行状态的能力，即系统抗干扰的能力，系统节点节点越容易到达临界失稳状</w:t>
      </w:r>
      <w:r>
        <w:rPr>
          <w:spacing w:val="62"/>
          <w:lang w:eastAsia="zh-CN"/>
        </w:rPr>
        <w:t xml:space="preserve"> </w:t>
      </w:r>
      <w:r>
        <w:rPr>
          <w:lang w:eastAsia="zh-CN"/>
        </w:rPr>
        <w:t>态</w:t>
      </w:r>
      <w:r>
        <w:rPr>
          <w:spacing w:val="-48"/>
          <w:lang w:eastAsia="zh-CN"/>
        </w:rPr>
        <w:t>，</w:t>
      </w:r>
      <w:r>
        <w:rPr>
          <w:lang w:eastAsia="zh-CN"/>
        </w:rPr>
        <w:t>说明节点的脆弱程度越高</w:t>
      </w:r>
      <w:r>
        <w:rPr>
          <w:spacing w:val="-41"/>
          <w:lang w:eastAsia="zh-CN"/>
        </w:rPr>
        <w:t>。</w:t>
      </w:r>
      <w:r>
        <w:rPr>
          <w:lang w:eastAsia="zh-CN"/>
        </w:rPr>
        <w:t>为了描述系统的当前状态与临界失稳状态的偏离 程度，我们选取以下指标：</w:t>
      </w:r>
    </w:p>
    <w:p w14:paraId="2C77FCAB" w14:textId="77777777" w:rsidR="00996552" w:rsidRDefault="002D0D3F">
      <w:pPr>
        <w:pStyle w:val="a3"/>
        <w:spacing w:before="20" w:line="288" w:lineRule="auto"/>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1</w:t>
      </w:r>
      <w:r>
        <w:rPr>
          <w:lang w:eastAsia="zh-CN"/>
        </w:rPr>
        <w:t xml:space="preserve">： </w:t>
      </w:r>
      <w:r>
        <w:rPr>
          <w:spacing w:val="1"/>
          <w:lang w:eastAsia="zh-CN"/>
        </w:rPr>
        <w:t>电压作为评价电力系统安全稳定运行的重要指标。在电力系统运行过程中，</w:t>
      </w:r>
    </w:p>
    <w:p w14:paraId="1224F6D4" w14:textId="77777777" w:rsidR="00996552" w:rsidRDefault="002D0D3F">
      <w:pPr>
        <w:pStyle w:val="a3"/>
        <w:spacing w:before="37" w:line="305" w:lineRule="auto"/>
        <w:ind w:right="54"/>
        <w:rPr>
          <w:lang w:eastAsia="zh-CN"/>
        </w:rPr>
      </w:pPr>
      <w:r>
        <w:rPr>
          <w:spacing w:val="3"/>
          <w:lang w:eastAsia="zh-CN"/>
        </w:rPr>
        <w:t>通过比较节点实际的运行电压和临界电压之间的裕度来评估电网各节点的状态</w:t>
      </w:r>
      <w:r>
        <w:rPr>
          <w:spacing w:val="59"/>
          <w:lang w:eastAsia="zh-CN"/>
        </w:rPr>
        <w:t xml:space="preserve"> </w:t>
      </w:r>
      <w:r>
        <w:rPr>
          <w:lang w:eastAsia="zh-CN"/>
        </w:rPr>
        <w:t>脆弱性</w:t>
      </w:r>
      <w:r>
        <w:rPr>
          <w:spacing w:val="-29"/>
          <w:lang w:eastAsia="zh-CN"/>
        </w:rPr>
        <w:t>，</w:t>
      </w:r>
      <w:r>
        <w:rPr>
          <w:lang w:eastAsia="zh-CN"/>
        </w:rPr>
        <w:t>因此选</w:t>
      </w:r>
      <w:r>
        <w:rPr>
          <w:spacing w:val="-16"/>
          <w:lang w:eastAsia="zh-CN"/>
        </w:rPr>
        <w:t>取</w:t>
      </w:r>
      <w:r>
        <w:rPr>
          <w:lang w:eastAsia="zh-CN"/>
        </w:rPr>
        <w:t>“电压裕度</w:t>
      </w:r>
      <w:r>
        <w:rPr>
          <w:spacing w:val="-17"/>
          <w:lang w:eastAsia="zh-CN"/>
        </w:rPr>
        <w:t>”</w:t>
      </w:r>
      <w:r>
        <w:rPr>
          <w:lang w:eastAsia="zh-CN"/>
        </w:rPr>
        <w:t>指标作为第一个状态脆弱性指标</w:t>
      </w:r>
      <w:r>
        <w:rPr>
          <w:spacing w:val="-29"/>
          <w:lang w:eastAsia="zh-CN"/>
        </w:rPr>
        <w:t>，</w:t>
      </w:r>
      <w:r>
        <w:rPr>
          <w:lang w:eastAsia="zh-CN"/>
        </w:rPr>
        <w:t xml:space="preserve">考虑在概率负 </w:t>
      </w:r>
      <w:r>
        <w:rPr>
          <w:spacing w:val="2"/>
          <w:lang w:eastAsia="zh-CN"/>
        </w:rPr>
        <w:t>荷模型的情况下，基于蒙特卡洛模拟潮流计算的方法对电压裕度指标进行计算：</w:t>
      </w:r>
      <w:r>
        <w:rPr>
          <w:spacing w:val="52"/>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21</w:t>
      </w:r>
      <w:r>
        <w:rPr>
          <w:rFonts w:ascii="Palatino Linotype" w:eastAsia="Palatino Linotype" w:hAnsi="Palatino Linotype" w:cs="Palatino Linotype"/>
          <w:spacing w:val="35"/>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Times New Roman" w:eastAsia="Times New Roman" w:hAnsi="Times New Roman" w:cs="Times New Roman"/>
          <w:i/>
          <w:spacing w:val="-7"/>
          <w:lang w:eastAsia="zh-CN"/>
        </w:rPr>
        <w:t>S</w:t>
      </w:r>
      <w:r>
        <w:rPr>
          <w:rFonts w:ascii="Bookman Old Style" w:eastAsia="Bookman Old Style" w:hAnsi="Bookman Old Style" w:cs="Bookman Old Style"/>
          <w:i/>
          <w:spacing w:val="-7"/>
          <w:position w:val="-3"/>
          <w:sz w:val="16"/>
          <w:szCs w:val="16"/>
          <w:lang w:eastAsia="zh-CN"/>
        </w:rPr>
        <w:t>V</w:t>
      </w:r>
      <w:r>
        <w:rPr>
          <w:rFonts w:ascii="Bookman Old Style" w:eastAsia="Bookman Old Style" w:hAnsi="Bookman Old Style" w:cs="Bookman Old Style"/>
          <w:i/>
          <w:spacing w:val="-19"/>
          <w:position w:val="-3"/>
          <w:sz w:val="16"/>
          <w:szCs w:val="16"/>
          <w:lang w:eastAsia="zh-CN"/>
        </w:rPr>
        <w:t xml:space="preserve"> </w:t>
      </w:r>
      <w:r>
        <w:rPr>
          <w:lang w:eastAsia="zh-CN"/>
        </w:rPr>
        <w:t>。</w:t>
      </w:r>
    </w:p>
    <w:p w14:paraId="2F1DDA2A" w14:textId="77777777" w:rsidR="00996552" w:rsidRDefault="002D0D3F">
      <w:pPr>
        <w:pStyle w:val="a3"/>
        <w:spacing w:line="280" w:lineRule="exact"/>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2</w:t>
      </w:r>
      <w:r>
        <w:rPr>
          <w:lang w:eastAsia="zh-CN"/>
        </w:rPr>
        <w:t>：</w:t>
      </w:r>
    </w:p>
    <w:p w14:paraId="27474B1C" w14:textId="77777777" w:rsidR="00996552" w:rsidRDefault="002D0D3F">
      <w:pPr>
        <w:pStyle w:val="a3"/>
        <w:spacing w:before="67" w:line="300" w:lineRule="auto"/>
        <w:ind w:right="295" w:firstLine="480"/>
        <w:jc w:val="both"/>
        <w:rPr>
          <w:rFonts w:ascii="Bookman Old Style" w:eastAsia="Bookman Old Style" w:hAnsi="Bookman Old Style" w:cs="Bookman Old Style"/>
          <w:sz w:val="16"/>
          <w:szCs w:val="16"/>
          <w:lang w:eastAsia="zh-CN"/>
        </w:rPr>
      </w:pPr>
      <w:r>
        <w:rPr>
          <w:spacing w:val="3"/>
          <w:lang w:eastAsia="zh-CN"/>
        </w:rPr>
        <w:t>通过上一章的状态脆弱性指标研究，通过连续潮流</w:t>
      </w:r>
      <w:r>
        <w:rPr>
          <w:spacing w:val="-41"/>
          <w:lang w:eastAsia="zh-CN"/>
        </w:rPr>
        <w:t xml:space="preserve"> </w:t>
      </w:r>
      <w:r>
        <w:rPr>
          <w:rFonts w:ascii="Times New Roman" w:eastAsia="Times New Roman" w:hAnsi="Times New Roman" w:cs="Times New Roman"/>
          <w:lang w:eastAsia="zh-CN"/>
        </w:rPr>
        <w:t>(CPF)</w:t>
      </w:r>
      <w:r>
        <w:rPr>
          <w:rFonts w:ascii="Times New Roman" w:eastAsia="Times New Roman" w:hAnsi="Times New Roman" w:cs="Times New Roman"/>
          <w:spacing w:val="19"/>
          <w:lang w:eastAsia="zh-CN"/>
        </w:rPr>
        <w:t xml:space="preserve"> </w:t>
      </w:r>
      <w:r>
        <w:rPr>
          <w:spacing w:val="3"/>
          <w:lang w:eastAsia="zh-CN"/>
        </w:rPr>
        <w:t>计算各节点的临</w:t>
      </w:r>
      <w:r>
        <w:rPr>
          <w:spacing w:val="44"/>
          <w:lang w:eastAsia="zh-CN"/>
        </w:rPr>
        <w:t xml:space="preserve"> </w:t>
      </w:r>
      <w:r>
        <w:rPr>
          <w:lang w:eastAsia="zh-CN"/>
        </w:rPr>
        <w:t>界负荷功率</w:t>
      </w:r>
      <w:r>
        <w:rPr>
          <w:spacing w:val="-45"/>
          <w:lang w:eastAsia="zh-CN"/>
        </w:rPr>
        <w:t>，</w:t>
      </w:r>
      <w:r>
        <w:rPr>
          <w:lang w:eastAsia="zh-CN"/>
        </w:rPr>
        <w:t>该指标可以衡量节点所能承受的最大负荷能力</w:t>
      </w:r>
      <w:r>
        <w:rPr>
          <w:spacing w:val="-45"/>
          <w:lang w:eastAsia="zh-CN"/>
        </w:rPr>
        <w:t>，</w:t>
      </w:r>
      <w:r>
        <w:rPr>
          <w:lang w:eastAsia="zh-CN"/>
        </w:rPr>
        <w:t>这有利于对负荷进 行合理的规划分配</w:t>
      </w:r>
      <w:r>
        <w:rPr>
          <w:spacing w:val="-25"/>
          <w:lang w:eastAsia="zh-CN"/>
        </w:rPr>
        <w:t>。</w:t>
      </w:r>
      <w:r>
        <w:rPr>
          <w:lang w:eastAsia="zh-CN"/>
        </w:rPr>
        <w:t>因此</w:t>
      </w:r>
      <w:r>
        <w:rPr>
          <w:spacing w:val="-30"/>
          <w:lang w:eastAsia="zh-CN"/>
        </w:rPr>
        <w:t>，</w:t>
      </w:r>
      <w:r>
        <w:rPr>
          <w:lang w:eastAsia="zh-CN"/>
        </w:rPr>
        <w:t>选</w:t>
      </w:r>
      <w:r>
        <w:rPr>
          <w:spacing w:val="-17"/>
          <w:lang w:eastAsia="zh-CN"/>
        </w:rPr>
        <w:t>取</w:t>
      </w:r>
      <w:r>
        <w:rPr>
          <w:lang w:eastAsia="zh-CN"/>
        </w:rPr>
        <w:t>“功率稳定裕度</w:t>
      </w:r>
      <w:r>
        <w:rPr>
          <w:spacing w:val="-18"/>
          <w:lang w:eastAsia="zh-CN"/>
        </w:rPr>
        <w:t>”</w:t>
      </w:r>
      <w:r>
        <w:rPr>
          <w:lang w:eastAsia="zh-CN"/>
        </w:rPr>
        <w:t xml:space="preserve">指标作为第二个状态脆弱性指 </w:t>
      </w:r>
      <w:r>
        <w:rPr>
          <w:spacing w:val="1"/>
          <w:lang w:eastAsia="zh-CN"/>
        </w:rPr>
        <w:t>标：</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22</w:t>
      </w:r>
      <w:r>
        <w:rPr>
          <w:rFonts w:ascii="Palatino Linotype" w:eastAsia="Palatino Linotype" w:hAnsi="Palatino Linotype" w:cs="Palatino Linotype"/>
          <w:spacing w:val="3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4"/>
          <w:lang w:eastAsia="zh-CN"/>
        </w:rPr>
        <w:t xml:space="preserve"> </w:t>
      </w:r>
      <w:r>
        <w:rPr>
          <w:rFonts w:ascii="Times New Roman" w:eastAsia="Times New Roman" w:hAnsi="Times New Roman" w:cs="Times New Roman"/>
          <w:i/>
          <w:spacing w:val="-5"/>
          <w:lang w:eastAsia="zh-CN"/>
        </w:rPr>
        <w:t>S</w:t>
      </w:r>
      <w:r>
        <w:rPr>
          <w:rFonts w:ascii="Bookman Old Style" w:eastAsia="Bookman Old Style" w:hAnsi="Bookman Old Style" w:cs="Bookman Old Style"/>
          <w:i/>
          <w:spacing w:val="-5"/>
          <w:position w:val="-3"/>
          <w:sz w:val="16"/>
          <w:szCs w:val="16"/>
          <w:lang w:eastAsia="zh-CN"/>
        </w:rPr>
        <w:t>C</w:t>
      </w:r>
    </w:p>
    <w:p w14:paraId="75194071" w14:textId="77777777" w:rsidR="00996552" w:rsidRDefault="002D0D3F">
      <w:pPr>
        <w:pStyle w:val="a3"/>
        <w:spacing w:line="287" w:lineRule="exact"/>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3</w:t>
      </w:r>
      <w:r>
        <w:rPr>
          <w:lang w:eastAsia="zh-CN"/>
        </w:rPr>
        <w:t>：</w:t>
      </w:r>
    </w:p>
    <w:p w14:paraId="64CA35FF" w14:textId="77777777" w:rsidR="00996552" w:rsidRDefault="002D0D3F">
      <w:pPr>
        <w:pStyle w:val="a3"/>
        <w:spacing w:before="67" w:line="305" w:lineRule="auto"/>
        <w:ind w:right="295" w:firstLine="480"/>
        <w:jc w:val="both"/>
        <w:rPr>
          <w:lang w:eastAsia="zh-CN"/>
        </w:rPr>
      </w:pPr>
      <w:r>
        <w:rPr>
          <w:lang w:eastAsia="zh-CN"/>
        </w:rPr>
        <w:t>在电力系统脆弱性研究中</w:t>
      </w:r>
      <w:r>
        <w:rPr>
          <w:spacing w:val="-45"/>
          <w:lang w:eastAsia="zh-CN"/>
        </w:rPr>
        <w:t>，</w:t>
      </w:r>
      <w:r>
        <w:rPr>
          <w:lang w:eastAsia="zh-CN"/>
        </w:rPr>
        <w:t>电力系统损耗也是需要重点考虑的一个方面</w:t>
      </w:r>
      <w:r>
        <w:rPr>
          <w:spacing w:val="-45"/>
          <w:lang w:eastAsia="zh-CN"/>
        </w:rPr>
        <w:t>，</w:t>
      </w:r>
      <w:r>
        <w:rPr>
          <w:lang w:eastAsia="zh-CN"/>
        </w:rPr>
        <w:t>因 此，选取“电网损耗灵敏度”指标作为第三个状态脆弱性指标：</w:t>
      </w:r>
    </w:p>
    <w:p w14:paraId="3C8656B9" w14:textId="77777777" w:rsidR="00996552" w:rsidRDefault="002D0D3F">
      <w:pPr>
        <w:spacing w:before="110" w:line="205" w:lineRule="exact"/>
        <w:ind w:left="893"/>
        <w:jc w:val="center"/>
        <w:rPr>
          <w:rFonts w:ascii="Bookman Old Style" w:eastAsia="Bookman Old Style" w:hAnsi="Bookman Old Style" w:cs="Bookman Old Style"/>
          <w:sz w:val="16"/>
          <w:szCs w:val="16"/>
        </w:rPr>
      </w:pPr>
      <w:r>
        <w:rPr>
          <w:rFonts w:ascii="Times New Roman"/>
          <w:i/>
          <w:spacing w:val="4"/>
          <w:position w:val="4"/>
          <w:sz w:val="24"/>
        </w:rPr>
        <w:t>dP</w:t>
      </w:r>
      <w:r>
        <w:rPr>
          <w:rFonts w:ascii="Bookman Old Style"/>
          <w:i/>
          <w:spacing w:val="3"/>
          <w:sz w:val="16"/>
        </w:rPr>
        <w:t>LO</w:t>
      </w:r>
      <w:r>
        <w:rPr>
          <w:rFonts w:ascii="Bookman Old Style"/>
          <w:i/>
          <w:spacing w:val="4"/>
          <w:sz w:val="16"/>
        </w:rPr>
        <w:t>SS</w:t>
      </w:r>
    </w:p>
    <w:p w14:paraId="08B9BDF1" w14:textId="77777777" w:rsidR="00996552" w:rsidRDefault="00996552">
      <w:pPr>
        <w:spacing w:line="205" w:lineRule="exact"/>
        <w:jc w:val="center"/>
        <w:rPr>
          <w:rFonts w:ascii="Bookman Old Style" w:eastAsia="Bookman Old Style" w:hAnsi="Bookman Old Style" w:cs="Bookman Old Style"/>
          <w:sz w:val="16"/>
          <w:szCs w:val="16"/>
        </w:rPr>
        <w:sectPr w:rsidR="00996552">
          <w:headerReference w:type="even" r:id="rId76"/>
          <w:headerReference w:type="default" r:id="rId77"/>
          <w:pgSz w:w="11910" w:h="16840"/>
          <w:pgMar w:top="1140" w:right="1500" w:bottom="1280" w:left="1680" w:header="871" w:footer="1095" w:gutter="0"/>
          <w:cols w:space="720"/>
        </w:sectPr>
      </w:pPr>
    </w:p>
    <w:p w14:paraId="58B88C02" w14:textId="77777777" w:rsidR="00996552" w:rsidRDefault="002D0D3F">
      <w:pPr>
        <w:spacing w:line="274" w:lineRule="exact"/>
        <w:jc w:val="right"/>
        <w:rPr>
          <w:rFonts w:ascii="Georgia" w:eastAsia="Georgia" w:hAnsi="Georgia" w:cs="Georgia"/>
          <w:sz w:val="24"/>
          <w:szCs w:val="24"/>
        </w:rPr>
      </w:pPr>
      <w:r>
        <w:rPr>
          <w:rFonts w:ascii="Times New Roman"/>
          <w:i/>
          <w:spacing w:val="-1"/>
          <w:sz w:val="24"/>
        </w:rPr>
        <w:lastRenderedPageBreak/>
        <w:t>I</w:t>
      </w:r>
      <w:r>
        <w:rPr>
          <w:rFonts w:ascii="Palatino Linotype"/>
          <w:spacing w:val="-1"/>
          <w:position w:val="-3"/>
          <w:sz w:val="16"/>
        </w:rPr>
        <w:t>23</w:t>
      </w:r>
      <w:r>
        <w:rPr>
          <w:rFonts w:ascii="Palatino Linotype"/>
          <w:spacing w:val="38"/>
          <w:position w:val="-3"/>
          <w:sz w:val="16"/>
        </w:rPr>
        <w:t xml:space="preserve"> </w:t>
      </w:r>
      <w:r>
        <w:rPr>
          <w:rFonts w:ascii="Georgia"/>
          <w:sz w:val="24"/>
        </w:rPr>
        <w:t>=</w:t>
      </w:r>
      <w:r>
        <w:rPr>
          <w:rFonts w:ascii="Georgia"/>
          <w:spacing w:val="15"/>
          <w:sz w:val="24"/>
        </w:rPr>
        <w:t xml:space="preserve"> </w:t>
      </w:r>
      <w:r>
        <w:rPr>
          <w:rFonts w:ascii="Times New Roman"/>
          <w:i/>
          <w:spacing w:val="1"/>
          <w:sz w:val="24"/>
        </w:rPr>
        <w:t>S</w:t>
      </w:r>
      <w:r>
        <w:rPr>
          <w:rFonts w:ascii="Bookman Old Style"/>
          <w:i/>
          <w:position w:val="-3"/>
          <w:sz w:val="16"/>
        </w:rPr>
        <w:t>P</w:t>
      </w:r>
      <w:r>
        <w:rPr>
          <w:rFonts w:ascii="Bookman Old Style"/>
          <w:i/>
          <w:spacing w:val="37"/>
          <w:position w:val="-3"/>
          <w:sz w:val="16"/>
        </w:rPr>
        <w:t xml:space="preserve"> </w:t>
      </w:r>
      <w:r>
        <w:rPr>
          <w:rFonts w:ascii="Georgia"/>
          <w:sz w:val="24"/>
        </w:rPr>
        <w:t>=</w:t>
      </w:r>
    </w:p>
    <w:p w14:paraId="3AE0112D" w14:textId="77777777" w:rsidR="00996552" w:rsidRDefault="002D0D3F">
      <w:pPr>
        <w:spacing w:before="4"/>
        <w:rPr>
          <w:rFonts w:ascii="Georgia" w:eastAsia="Georgia" w:hAnsi="Georgia" w:cs="Georgia"/>
          <w:sz w:val="10"/>
          <w:szCs w:val="10"/>
        </w:rPr>
      </w:pPr>
      <w:r>
        <w:br w:type="column"/>
      </w:r>
    </w:p>
    <w:p w14:paraId="40FFCD21" w14:textId="77777777" w:rsidR="00996552" w:rsidRDefault="00025C9E">
      <w:pPr>
        <w:spacing w:line="20" w:lineRule="atLeast"/>
        <w:ind w:left="43"/>
        <w:rPr>
          <w:rFonts w:ascii="Georgia" w:eastAsia="Georgia" w:hAnsi="Georgia" w:cs="Georgia"/>
          <w:sz w:val="2"/>
          <w:szCs w:val="2"/>
        </w:rPr>
      </w:pPr>
      <w:r>
        <w:rPr>
          <w:rFonts w:ascii="Georgia" w:eastAsia="Georgia" w:hAnsi="Georgia" w:cs="Georgia"/>
          <w:sz w:val="2"/>
          <w:szCs w:val="2"/>
        </w:rPr>
      </w:r>
      <w:r>
        <w:rPr>
          <w:rFonts w:ascii="Georgia" w:eastAsia="Georgia" w:hAnsi="Georgia" w:cs="Georgia"/>
          <w:sz w:val="2"/>
          <w:szCs w:val="2"/>
        </w:rPr>
        <w:pict w14:anchorId="71507408">
          <v:group id="_x0000_s3605" style="width:37.45pt;height:.7pt;mso-position-horizontal-relative:char;mso-position-vertical-relative:line" coordsize="749,14">
            <v:group id="_x0000_s3606" style="position:absolute;left:7;top:7;width:735;height:2" coordorigin="7,7" coordsize="735,2">
              <v:shape id="_x0000_s3607" style="position:absolute;left:7;top:7;width:735;height:2" coordorigin="7,7" coordsize="735,0" path="m7,7r735,e" filled="f" strokeweight=".23706mm">
                <v:path arrowok="t"/>
              </v:shape>
            </v:group>
            <w10:anchorlock/>
          </v:group>
        </w:pict>
      </w:r>
    </w:p>
    <w:p w14:paraId="306D4667" w14:textId="77777777" w:rsidR="00996552" w:rsidRDefault="002D0D3F">
      <w:pPr>
        <w:ind w:left="254"/>
        <w:rPr>
          <w:rFonts w:ascii="Bookman Old Style" w:eastAsia="Bookman Old Style" w:hAnsi="Bookman Old Style" w:cs="Bookman Old Style"/>
          <w:sz w:val="16"/>
          <w:szCs w:val="16"/>
          <w:lang w:eastAsia="zh-CN"/>
        </w:rPr>
      </w:pPr>
      <w:r>
        <w:rPr>
          <w:rFonts w:ascii="Times New Roman"/>
          <w:i/>
          <w:spacing w:val="-1"/>
          <w:sz w:val="24"/>
          <w:lang w:eastAsia="zh-CN"/>
        </w:rPr>
        <w:t>dP</w:t>
      </w:r>
      <w:r>
        <w:rPr>
          <w:rFonts w:ascii="Bookman Old Style"/>
          <w:i/>
          <w:spacing w:val="-1"/>
          <w:position w:val="-3"/>
          <w:sz w:val="16"/>
          <w:lang w:eastAsia="zh-CN"/>
        </w:rPr>
        <w:t>i</w:t>
      </w:r>
    </w:p>
    <w:p w14:paraId="6B32A7F8" w14:textId="77777777" w:rsidR="00996552" w:rsidRDefault="00996552">
      <w:pPr>
        <w:rPr>
          <w:rFonts w:ascii="Bookman Old Style" w:eastAsia="Bookman Old Style" w:hAnsi="Bookman Old Style" w:cs="Bookman Old Style"/>
          <w:sz w:val="16"/>
          <w:szCs w:val="16"/>
          <w:lang w:eastAsia="zh-CN"/>
        </w:rPr>
        <w:sectPr w:rsidR="00996552">
          <w:type w:val="continuous"/>
          <w:pgSz w:w="11910" w:h="16840"/>
          <w:pgMar w:top="1580" w:right="1500" w:bottom="280" w:left="1680" w:header="720" w:footer="720" w:gutter="0"/>
          <w:cols w:num="2" w:space="720" w:equalWidth="0">
            <w:col w:w="4358" w:space="40"/>
            <w:col w:w="4332"/>
          </w:cols>
        </w:sectPr>
      </w:pPr>
    </w:p>
    <w:p w14:paraId="1162CB09" w14:textId="77777777" w:rsidR="00996552" w:rsidRDefault="00996552">
      <w:pPr>
        <w:spacing w:before="9"/>
        <w:rPr>
          <w:rFonts w:ascii="Bookman Old Style" w:eastAsia="Bookman Old Style" w:hAnsi="Bookman Old Style" w:cs="Bookman Old Style"/>
          <w:i/>
          <w:sz w:val="16"/>
          <w:szCs w:val="16"/>
          <w:lang w:eastAsia="zh-CN"/>
        </w:rPr>
      </w:pPr>
    </w:p>
    <w:p w14:paraId="1613C827" w14:textId="77777777" w:rsidR="00996552" w:rsidRDefault="002D0D3F">
      <w:pPr>
        <w:tabs>
          <w:tab w:val="left" w:pos="997"/>
        </w:tabs>
        <w:spacing w:before="13"/>
        <w:ind w:left="597" w:hanging="480"/>
        <w:rPr>
          <w:rFonts w:ascii="宋体" w:eastAsia="宋体" w:hAnsi="宋体" w:cs="宋体"/>
          <w:sz w:val="28"/>
          <w:szCs w:val="28"/>
          <w:lang w:eastAsia="zh-CN"/>
        </w:rPr>
      </w:pPr>
      <w:bookmarkStart w:id="141" w:name="4.2.2_脆弱性量化评估指标的分析描述"/>
      <w:bookmarkStart w:id="142" w:name="_bookmark86"/>
      <w:bookmarkEnd w:id="141"/>
      <w:bookmarkEnd w:id="142"/>
      <w:r>
        <w:rPr>
          <w:rFonts w:ascii="Times New Roman" w:eastAsia="Times New Roman" w:hAnsi="Times New Roman" w:cs="Times New Roman"/>
          <w:sz w:val="30"/>
          <w:szCs w:val="30"/>
          <w:lang w:eastAsia="zh-CN"/>
        </w:rPr>
        <w:t>4.2.2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脆弱性量化评估指标的分析描述</w:t>
      </w:r>
    </w:p>
    <w:p w14:paraId="0FF23645" w14:textId="77777777" w:rsidR="00996552" w:rsidRDefault="00996552">
      <w:pPr>
        <w:spacing w:before="1"/>
        <w:rPr>
          <w:rFonts w:ascii="宋体" w:eastAsia="宋体" w:hAnsi="宋体" w:cs="宋体"/>
          <w:sz w:val="24"/>
          <w:szCs w:val="24"/>
          <w:lang w:eastAsia="zh-CN"/>
        </w:rPr>
      </w:pPr>
    </w:p>
    <w:p w14:paraId="5A18AE16" w14:textId="77777777" w:rsidR="00996552" w:rsidRDefault="002D0D3F">
      <w:pPr>
        <w:pStyle w:val="a3"/>
        <w:spacing w:line="305" w:lineRule="auto"/>
        <w:ind w:right="255" w:firstLine="480"/>
        <w:jc w:val="both"/>
        <w:rPr>
          <w:lang w:eastAsia="zh-CN"/>
        </w:rPr>
      </w:pPr>
      <w:r>
        <w:rPr>
          <w:spacing w:val="4"/>
          <w:lang w:eastAsia="zh-CN"/>
        </w:rPr>
        <w:t>电力系统结构脆弱性指的是电网在扰动作用下，保持其连通性和拓扑结构</w:t>
      </w:r>
      <w:r>
        <w:rPr>
          <w:spacing w:val="42"/>
          <w:lang w:eastAsia="zh-CN"/>
        </w:rPr>
        <w:t xml:space="preserve"> </w:t>
      </w:r>
      <w:r>
        <w:rPr>
          <w:lang w:eastAsia="zh-CN"/>
        </w:rPr>
        <w:t>完整性的能力</w:t>
      </w:r>
      <w:r>
        <w:rPr>
          <w:spacing w:val="-41"/>
          <w:lang w:eastAsia="zh-CN"/>
        </w:rPr>
        <w:t>。</w:t>
      </w:r>
      <w:r>
        <w:rPr>
          <w:lang w:eastAsia="zh-CN"/>
        </w:rPr>
        <w:t>其结构脆弱性指标描述的是节点在电力系统中的重要程度</w:t>
      </w:r>
      <w:r>
        <w:rPr>
          <w:spacing w:val="-49"/>
          <w:lang w:eastAsia="zh-CN"/>
        </w:rPr>
        <w:t>，</w:t>
      </w:r>
      <w:r>
        <w:rPr>
          <w:lang w:eastAsia="zh-CN"/>
        </w:rPr>
        <w:t>本文 认为对网络拓扑的完整性和连通性贡献程度越高的节点</w:t>
      </w:r>
      <w:r>
        <w:rPr>
          <w:spacing w:val="-45"/>
          <w:lang w:eastAsia="zh-CN"/>
        </w:rPr>
        <w:t>，</w:t>
      </w:r>
      <w:r>
        <w:rPr>
          <w:lang w:eastAsia="zh-CN"/>
        </w:rPr>
        <w:t>其脆弱程度越高</w:t>
      </w:r>
      <w:r>
        <w:rPr>
          <w:spacing w:val="-45"/>
          <w:lang w:eastAsia="zh-CN"/>
        </w:rPr>
        <w:t>，</w:t>
      </w:r>
      <w:r>
        <w:rPr>
          <w:lang w:eastAsia="zh-CN"/>
        </w:rPr>
        <w:t>对电 力系统的影响程度也越大。</w:t>
      </w:r>
    </w:p>
    <w:p w14:paraId="7FDB6498" w14:textId="77777777" w:rsidR="00996552" w:rsidRDefault="002D0D3F">
      <w:pPr>
        <w:pStyle w:val="a3"/>
        <w:spacing w:before="20" w:line="294"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85"/>
          <w:w w:val="95"/>
          <w:lang w:eastAsia="zh-CN"/>
        </w:rPr>
        <w:t xml:space="preserve"> </w:t>
      </w:r>
      <w:r>
        <w:rPr>
          <w:w w:val="95"/>
          <w:lang w:eastAsia="zh-CN"/>
        </w:rPr>
        <w:t>电气度指标</w:t>
      </w:r>
      <w:r>
        <w:rPr>
          <w:rFonts w:ascii="Times New Roman" w:eastAsia="Times New Roman" w:hAnsi="Times New Roman" w:cs="Times New Roman"/>
          <w:w w:val="95"/>
          <w:lang w:eastAsia="zh-CN"/>
        </w:rPr>
        <w:t>:</w:t>
      </w:r>
      <w:r>
        <w:rPr>
          <w:rFonts w:ascii="Times New Roman" w:eastAsia="Times New Roman" w:hAnsi="Times New Roman" w:cs="Times New Roman"/>
          <w:spacing w:val="28"/>
          <w:w w:val="95"/>
          <w:lang w:eastAsia="zh-CN"/>
        </w:rPr>
        <w:t xml:space="preserve"> </w:t>
      </w:r>
      <w:r>
        <w:rPr>
          <w:w w:val="95"/>
          <w:lang w:eastAsia="zh-CN"/>
        </w:rPr>
        <w:t>描述的是电力系统的连接情况和连接强度</w:t>
      </w:r>
      <w:r>
        <w:rPr>
          <w:spacing w:val="-55"/>
          <w:w w:val="95"/>
          <w:lang w:eastAsia="zh-CN"/>
        </w:rPr>
        <w:t>，</w:t>
      </w:r>
      <w:r>
        <w:rPr>
          <w:w w:val="95"/>
          <w:lang w:eastAsia="zh-CN"/>
        </w:rPr>
        <w:t>表征的是系统节</w:t>
      </w:r>
      <w:r>
        <w:rPr>
          <w:lang w:eastAsia="zh-CN"/>
        </w:rPr>
        <w:t xml:space="preserve"> </w:t>
      </w:r>
      <w:r>
        <w:rPr>
          <w:spacing w:val="3"/>
          <w:lang w:eastAsia="zh-CN"/>
        </w:rPr>
        <w:t>点在电力系统拓扑结构中的重要程度。电气度指标的计算是根据电力系统的节</w:t>
      </w:r>
      <w:r>
        <w:rPr>
          <w:spacing w:val="51"/>
          <w:lang w:eastAsia="zh-CN"/>
        </w:rPr>
        <w:t xml:space="preserve"> </w:t>
      </w:r>
      <w:r>
        <w:rPr>
          <w:lang w:eastAsia="zh-CN"/>
        </w:rPr>
        <w:t>点的邻接矩阵和支路的视在功率得出的</w:t>
      </w:r>
      <w:r>
        <w:rPr>
          <w:spacing w:val="-30"/>
          <w:lang w:eastAsia="zh-CN"/>
        </w:rPr>
        <w:t>，</w:t>
      </w:r>
      <w:r>
        <w:rPr>
          <w:lang w:eastAsia="zh-CN"/>
        </w:rPr>
        <w:t>因此</w:t>
      </w:r>
      <w:r>
        <w:rPr>
          <w:spacing w:val="-30"/>
          <w:lang w:eastAsia="zh-CN"/>
        </w:rPr>
        <w:t>，</w:t>
      </w:r>
      <w:r>
        <w:rPr>
          <w:lang w:eastAsia="zh-CN"/>
        </w:rPr>
        <w:t>系统节点的电气度指标越大</w:t>
      </w:r>
      <w:r>
        <w:rPr>
          <w:spacing w:val="-30"/>
          <w:lang w:eastAsia="zh-CN"/>
        </w:rPr>
        <w:t>，</w:t>
      </w:r>
      <w:r>
        <w:rPr>
          <w:lang w:eastAsia="zh-CN"/>
        </w:rPr>
        <w:t>表 示节点在此系统的重要程度越大，其脆弱程度越高。</w:t>
      </w:r>
    </w:p>
    <w:p w14:paraId="1EAF1CEC" w14:textId="77777777" w:rsidR="00996552" w:rsidRDefault="002D0D3F">
      <w:pPr>
        <w:pStyle w:val="a3"/>
        <w:spacing w:before="31" w:line="289" w:lineRule="auto"/>
        <w:ind w:right="83" w:firstLine="480"/>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 xml:space="preserve">)  </w:t>
      </w:r>
      <w:r>
        <w:rPr>
          <w:rFonts w:ascii="MS Gothic" w:eastAsia="MS Gothic" w:hAnsi="MS Gothic" w:cs="MS Gothic"/>
          <w:spacing w:val="32"/>
          <w:w w:val="95"/>
          <w:lang w:eastAsia="zh-CN"/>
        </w:rPr>
        <w:t xml:space="preserve"> </w:t>
      </w:r>
      <w:r>
        <w:rPr>
          <w:w w:val="95"/>
          <w:lang w:eastAsia="zh-CN"/>
        </w:rPr>
        <w:t>电气介数指标</w:t>
      </w:r>
      <w:r>
        <w:rPr>
          <w:spacing w:val="-29"/>
          <w:w w:val="95"/>
          <w:lang w:eastAsia="zh-CN"/>
        </w:rPr>
        <w:t>：</w:t>
      </w:r>
      <w:r>
        <w:rPr>
          <w:w w:val="95"/>
          <w:lang w:eastAsia="zh-CN"/>
        </w:rPr>
        <w:t>描述的是电力系统各节点在能量传输分布中的贡献程度。</w:t>
      </w:r>
      <w:r>
        <w:rPr>
          <w:lang w:eastAsia="zh-CN"/>
        </w:rPr>
        <w:t xml:space="preserve"> 电气介数指标越大</w:t>
      </w:r>
      <w:r>
        <w:rPr>
          <w:spacing w:val="-45"/>
          <w:lang w:eastAsia="zh-CN"/>
        </w:rPr>
        <w:t>，</w:t>
      </w:r>
      <w:r>
        <w:rPr>
          <w:lang w:eastAsia="zh-CN"/>
        </w:rPr>
        <w:t>表示节点在能量传输中的贡献程度越高</w:t>
      </w:r>
      <w:r>
        <w:rPr>
          <w:spacing w:val="-45"/>
          <w:lang w:eastAsia="zh-CN"/>
        </w:rPr>
        <w:t>，</w:t>
      </w:r>
      <w:r>
        <w:rPr>
          <w:lang w:eastAsia="zh-CN"/>
        </w:rPr>
        <w:t>其在意外扰动下退 出时，对系统结构完整性的冲击较大，其脆弱程度越高。</w:t>
      </w:r>
    </w:p>
    <w:p w14:paraId="3EF54D65" w14:textId="77777777" w:rsidR="00996552" w:rsidRDefault="002D0D3F">
      <w:pPr>
        <w:spacing w:before="36" w:line="294" w:lineRule="auto"/>
        <w:ind w:left="117" w:right="255" w:firstLine="480"/>
        <w:jc w:val="both"/>
        <w:rPr>
          <w:rFonts w:ascii="宋体" w:eastAsia="宋体" w:hAnsi="宋体" w:cs="宋体"/>
          <w:sz w:val="24"/>
          <w:szCs w:val="24"/>
          <w:lang w:eastAsia="zh-CN"/>
        </w:rPr>
      </w:pPr>
      <w:r>
        <w:rPr>
          <w:rFonts w:ascii="MS Gothic" w:eastAsia="MS Gothic" w:hAnsi="MS Gothic" w:cs="MS Gothic"/>
          <w:spacing w:val="7"/>
          <w:sz w:val="24"/>
          <w:szCs w:val="24"/>
          <w:lang w:eastAsia="zh-CN"/>
        </w:rPr>
        <w:t>(</w:t>
      </w:r>
      <w:r>
        <w:rPr>
          <w:rFonts w:ascii="Palatino Linotype" w:eastAsia="Palatino Linotype" w:hAnsi="Palatino Linotype" w:cs="Palatino Linotype"/>
          <w:spacing w:val="5"/>
          <w:sz w:val="24"/>
          <w:szCs w:val="24"/>
          <w:lang w:eastAsia="zh-CN"/>
        </w:rPr>
        <w:t>3</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PageRank</w:t>
      </w:r>
      <w:r>
        <w:rPr>
          <w:rFonts w:ascii="Times New Roman" w:eastAsia="Times New Roman" w:hAnsi="Times New Roman" w:cs="Times New Roman"/>
          <w:i/>
          <w:spacing w:val="-1"/>
          <w:sz w:val="24"/>
          <w:szCs w:val="24"/>
          <w:lang w:eastAsia="zh-CN"/>
        </w:rPr>
        <w:t xml:space="preserve"> </w:t>
      </w:r>
      <w:r>
        <w:rPr>
          <w:rFonts w:ascii="宋体" w:eastAsia="宋体" w:hAnsi="宋体" w:cs="宋体"/>
          <w:spacing w:val="5"/>
          <w:sz w:val="24"/>
          <w:szCs w:val="24"/>
          <w:lang w:eastAsia="zh-CN"/>
        </w:rPr>
        <w:t>值指标：</w:t>
      </w:r>
      <w:r>
        <w:rPr>
          <w:rFonts w:ascii="Times New Roman" w:eastAsia="Times New Roman" w:hAnsi="Times New Roman" w:cs="Times New Roman"/>
          <w:i/>
          <w:spacing w:val="5"/>
          <w:sz w:val="24"/>
          <w:szCs w:val="24"/>
          <w:lang w:eastAsia="zh-CN"/>
        </w:rPr>
        <w:t>PageRank</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值是基于</w:t>
      </w:r>
      <w:r>
        <w:rPr>
          <w:rFonts w:ascii="宋体" w:eastAsia="宋体" w:hAnsi="宋体" w:cs="宋体"/>
          <w:spacing w:val="-68"/>
          <w:sz w:val="24"/>
          <w:szCs w:val="24"/>
          <w:lang w:eastAsia="zh-CN"/>
        </w:rPr>
        <w:t xml:space="preserve"> </w:t>
      </w:r>
      <w:r>
        <w:rPr>
          <w:rFonts w:ascii="Times New Roman" w:eastAsia="Times New Roman" w:hAnsi="Times New Roman" w:cs="Times New Roman"/>
          <w:i/>
          <w:spacing w:val="7"/>
          <w:sz w:val="24"/>
          <w:szCs w:val="24"/>
          <w:lang w:eastAsia="zh-CN"/>
        </w:rPr>
        <w:t>PageRank</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互联网重要程度排序</w:t>
      </w:r>
      <w:r>
        <w:rPr>
          <w:rFonts w:ascii="宋体" w:eastAsia="宋体" w:hAnsi="宋体" w:cs="宋体"/>
          <w:spacing w:val="32"/>
          <w:sz w:val="24"/>
          <w:szCs w:val="24"/>
          <w:lang w:eastAsia="zh-CN"/>
        </w:rPr>
        <w:t xml:space="preserve"> </w:t>
      </w:r>
      <w:r>
        <w:rPr>
          <w:rFonts w:ascii="宋体" w:eastAsia="宋体" w:hAnsi="宋体" w:cs="宋体"/>
          <w:spacing w:val="3"/>
          <w:sz w:val="24"/>
          <w:szCs w:val="24"/>
          <w:lang w:eastAsia="zh-CN"/>
        </w:rPr>
        <w:t>算法将电力系统等效为无权有向图得到的结构脆弱性指标，具体表现各节点在</w:t>
      </w:r>
      <w:r>
        <w:rPr>
          <w:rFonts w:ascii="宋体" w:eastAsia="宋体" w:hAnsi="宋体" w:cs="宋体"/>
          <w:spacing w:val="51"/>
          <w:sz w:val="24"/>
          <w:szCs w:val="24"/>
          <w:lang w:eastAsia="zh-CN"/>
        </w:rPr>
        <w:t xml:space="preserve"> </w:t>
      </w:r>
      <w:r>
        <w:rPr>
          <w:rFonts w:ascii="宋体" w:eastAsia="宋体" w:hAnsi="宋体" w:cs="宋体"/>
          <w:sz w:val="24"/>
          <w:szCs w:val="24"/>
          <w:lang w:eastAsia="zh-CN"/>
        </w:rPr>
        <w:t>电力系统潮流传输方向上的能量累计</w:t>
      </w:r>
      <w:r>
        <w:rPr>
          <w:rFonts w:ascii="宋体" w:eastAsia="宋体" w:hAnsi="宋体" w:cs="宋体"/>
          <w:spacing w:val="-41"/>
          <w:sz w:val="24"/>
          <w:szCs w:val="24"/>
          <w:lang w:eastAsia="zh-CN"/>
        </w:rPr>
        <w:t>。</w:t>
      </w:r>
      <w:r>
        <w:rPr>
          <w:rFonts w:ascii="宋体" w:eastAsia="宋体" w:hAnsi="宋体" w:cs="宋体"/>
          <w:sz w:val="24"/>
          <w:szCs w:val="24"/>
          <w:lang w:eastAsia="zh-CN"/>
        </w:rPr>
        <w:t>在潮流累计分布中贡献程度高的节点</w:t>
      </w:r>
      <w:r>
        <w:rPr>
          <w:rFonts w:ascii="宋体" w:eastAsia="宋体" w:hAnsi="宋体" w:cs="宋体"/>
          <w:spacing w:val="-49"/>
          <w:sz w:val="24"/>
          <w:szCs w:val="24"/>
          <w:lang w:eastAsia="zh-CN"/>
        </w:rPr>
        <w:t>，</w:t>
      </w:r>
      <w:r>
        <w:rPr>
          <w:rFonts w:ascii="宋体" w:eastAsia="宋体" w:hAnsi="宋体" w:cs="宋体"/>
          <w:sz w:val="24"/>
          <w:szCs w:val="24"/>
          <w:lang w:eastAsia="zh-CN"/>
        </w:rPr>
        <w:t>节 点</w:t>
      </w:r>
      <w:r>
        <w:rPr>
          <w:rFonts w:ascii="宋体" w:eastAsia="宋体" w:hAnsi="宋体" w:cs="宋体"/>
          <w:spacing w:val="-54"/>
          <w:sz w:val="24"/>
          <w:szCs w:val="24"/>
          <w:lang w:eastAsia="zh-CN"/>
        </w:rPr>
        <w:t xml:space="preserve"> </w:t>
      </w:r>
      <w:r>
        <w:rPr>
          <w:rFonts w:ascii="Times New Roman" w:eastAsia="Times New Roman" w:hAnsi="Times New Roman" w:cs="Times New Roman"/>
          <w:i/>
          <w:spacing w:val="7"/>
          <w:sz w:val="24"/>
          <w:szCs w:val="24"/>
          <w:lang w:eastAsia="zh-CN"/>
        </w:rPr>
        <w:t>PageRank</w:t>
      </w:r>
      <w:r>
        <w:rPr>
          <w:rFonts w:ascii="Times New Roman" w:eastAsia="Times New Roman" w:hAnsi="Times New Roman" w:cs="Times New Roman"/>
          <w:i/>
          <w:spacing w:val="17"/>
          <w:sz w:val="24"/>
          <w:szCs w:val="24"/>
          <w:lang w:eastAsia="zh-CN"/>
        </w:rPr>
        <w:t xml:space="preserve"> </w:t>
      </w:r>
      <w:r>
        <w:rPr>
          <w:rFonts w:ascii="宋体" w:eastAsia="宋体" w:hAnsi="宋体" w:cs="宋体"/>
          <w:sz w:val="24"/>
          <w:szCs w:val="24"/>
          <w:lang w:eastAsia="zh-CN"/>
        </w:rPr>
        <w:t>值越大，说明节点脆弱性越高。</w:t>
      </w:r>
    </w:p>
    <w:p w14:paraId="63A6F65A" w14:textId="77777777" w:rsidR="00996552" w:rsidRDefault="002D0D3F">
      <w:pPr>
        <w:pStyle w:val="a3"/>
        <w:spacing w:before="7" w:line="305" w:lineRule="auto"/>
        <w:ind w:right="255" w:firstLine="480"/>
        <w:jc w:val="both"/>
        <w:rPr>
          <w:lang w:eastAsia="zh-CN"/>
        </w:rPr>
      </w:pPr>
      <w:r>
        <w:rPr>
          <w:spacing w:val="4"/>
          <w:lang w:eastAsia="zh-CN"/>
        </w:rPr>
        <w:t>电力系统状态脆弱性指的是系统在外界扰动或内部故障后，节点或支路的</w:t>
      </w:r>
      <w:r>
        <w:rPr>
          <w:spacing w:val="42"/>
          <w:lang w:eastAsia="zh-CN"/>
        </w:rPr>
        <w:t xml:space="preserve"> </w:t>
      </w:r>
      <w:r>
        <w:rPr>
          <w:lang w:eastAsia="zh-CN"/>
        </w:rPr>
        <w:t>状态量向临界值逼近的特性</w:t>
      </w:r>
      <w:r>
        <w:rPr>
          <w:spacing w:val="-27"/>
          <w:lang w:eastAsia="zh-CN"/>
        </w:rPr>
        <w:t>。</w:t>
      </w:r>
      <w:r>
        <w:rPr>
          <w:lang w:eastAsia="zh-CN"/>
        </w:rPr>
        <w:t>本文认为</w:t>
      </w:r>
      <w:r>
        <w:rPr>
          <w:spacing w:val="-32"/>
          <w:lang w:eastAsia="zh-CN"/>
        </w:rPr>
        <w:t>，</w:t>
      </w:r>
      <w:r>
        <w:rPr>
          <w:lang w:eastAsia="zh-CN"/>
        </w:rPr>
        <w:t>在扰动作用下</w:t>
      </w:r>
      <w:r>
        <w:rPr>
          <w:spacing w:val="-32"/>
          <w:lang w:eastAsia="zh-CN"/>
        </w:rPr>
        <w:t>，</w:t>
      </w:r>
      <w:r>
        <w:rPr>
          <w:lang w:eastAsia="zh-CN"/>
        </w:rPr>
        <w:t>电力系统中的节点或线 路的运行状态值越接近临界失稳值</w:t>
      </w:r>
      <w:r>
        <w:rPr>
          <w:spacing w:val="-45"/>
          <w:lang w:eastAsia="zh-CN"/>
        </w:rPr>
        <w:t>，</w:t>
      </w:r>
      <w:r>
        <w:rPr>
          <w:lang w:eastAsia="zh-CN"/>
        </w:rPr>
        <w:t>其脆弱程度越大</w:t>
      </w:r>
      <w:r>
        <w:rPr>
          <w:spacing w:val="-45"/>
          <w:lang w:eastAsia="zh-CN"/>
        </w:rPr>
        <w:t>，</w:t>
      </w:r>
      <w:r>
        <w:rPr>
          <w:lang w:eastAsia="zh-CN"/>
        </w:rPr>
        <w:t>越易影响系统的正常运行 状态。</w:t>
      </w:r>
    </w:p>
    <w:p w14:paraId="1745D2A9" w14:textId="77777777" w:rsidR="00996552" w:rsidRDefault="002D0D3F">
      <w:pPr>
        <w:pStyle w:val="a3"/>
        <w:spacing w:before="20" w:line="291"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12"/>
          <w:w w:val="95"/>
          <w:lang w:eastAsia="zh-CN"/>
        </w:rPr>
        <w:t xml:space="preserve"> </w:t>
      </w:r>
      <w:r>
        <w:rPr>
          <w:w w:val="95"/>
          <w:lang w:eastAsia="zh-CN"/>
        </w:rPr>
        <w:t>电压裕度指标</w:t>
      </w:r>
      <w:r>
        <w:rPr>
          <w:spacing w:val="-57"/>
          <w:w w:val="95"/>
          <w:lang w:eastAsia="zh-CN"/>
        </w:rPr>
        <w:t>：</w:t>
      </w:r>
      <w:r>
        <w:rPr>
          <w:w w:val="95"/>
          <w:lang w:eastAsia="zh-CN"/>
        </w:rPr>
        <w:t>电压是衡量电能质量的重要指标</w:t>
      </w:r>
      <w:r>
        <w:rPr>
          <w:spacing w:val="-57"/>
          <w:w w:val="95"/>
          <w:lang w:eastAsia="zh-CN"/>
        </w:rPr>
        <w:t>，</w:t>
      </w:r>
      <w:r>
        <w:rPr>
          <w:w w:val="95"/>
          <w:lang w:eastAsia="zh-CN"/>
        </w:rPr>
        <w:t>在电力系统运行中</w:t>
      </w:r>
      <w:r>
        <w:rPr>
          <w:spacing w:val="-57"/>
          <w:w w:val="95"/>
          <w:lang w:eastAsia="zh-CN"/>
        </w:rPr>
        <w:t>，</w:t>
      </w:r>
      <w:r>
        <w:rPr>
          <w:w w:val="95"/>
          <w:lang w:eastAsia="zh-CN"/>
        </w:rPr>
        <w:t>保</w:t>
      </w:r>
      <w:r>
        <w:rPr>
          <w:lang w:eastAsia="zh-CN"/>
        </w:rPr>
        <w:t xml:space="preserve"> </w:t>
      </w:r>
      <w:r>
        <w:rPr>
          <w:spacing w:val="3"/>
          <w:lang w:eastAsia="zh-CN"/>
        </w:rPr>
        <w:t>证系统节点电压的稳定可以有效提高电力系统的运行效率，降低系统出现级联</w:t>
      </w:r>
      <w:r>
        <w:rPr>
          <w:spacing w:val="51"/>
          <w:lang w:eastAsia="zh-CN"/>
        </w:rPr>
        <w:t xml:space="preserve"> </w:t>
      </w:r>
      <w:r>
        <w:rPr>
          <w:lang w:eastAsia="zh-CN"/>
        </w:rPr>
        <w:t>故障的可能性</w:t>
      </w:r>
      <w:r>
        <w:rPr>
          <w:spacing w:val="-28"/>
          <w:lang w:eastAsia="zh-CN"/>
        </w:rPr>
        <w:t>。</w:t>
      </w:r>
      <w:r>
        <w:rPr>
          <w:lang w:eastAsia="zh-CN"/>
        </w:rPr>
        <w:t>在电压裕度指标的计算中</w:t>
      </w:r>
      <w:r>
        <w:rPr>
          <w:spacing w:val="-34"/>
          <w:lang w:eastAsia="zh-CN"/>
        </w:rPr>
        <w:t>，</w:t>
      </w:r>
      <w:r>
        <w:rPr>
          <w:lang w:eastAsia="zh-CN"/>
        </w:rPr>
        <w:t>我国规定</w:t>
      </w:r>
      <w:r>
        <w:rPr>
          <w:spacing w:val="-34"/>
          <w:lang w:eastAsia="zh-CN"/>
        </w:rPr>
        <w:t>，</w:t>
      </w:r>
      <w:r>
        <w:rPr>
          <w:rFonts w:ascii="Times New Roman" w:eastAsia="Times New Roman" w:hAnsi="Times New Roman" w:cs="Times New Roman"/>
          <w:lang w:eastAsia="zh-CN"/>
        </w:rPr>
        <w:t>30</w:t>
      </w:r>
      <w:r>
        <w:rPr>
          <w:rFonts w:ascii="Times New Roman" w:eastAsia="Times New Roman" w:hAnsi="Times New Roman" w:cs="Times New Roman"/>
          <w:spacing w:val="3"/>
          <w:lang w:eastAsia="zh-CN"/>
        </w:rPr>
        <w:t>0</w:t>
      </w:r>
      <w:r>
        <w:rPr>
          <w:rFonts w:ascii="Times New Roman" w:eastAsia="Times New Roman" w:hAnsi="Times New Roman" w:cs="Times New Roman"/>
          <w:i/>
          <w:spacing w:val="11"/>
          <w:lang w:eastAsia="zh-CN"/>
        </w:rPr>
        <w:t>K</w:t>
      </w:r>
      <w:r>
        <w:rPr>
          <w:rFonts w:ascii="Times New Roman" w:eastAsia="Times New Roman" w:hAnsi="Times New Roman" w:cs="Times New Roman"/>
          <w:i/>
          <w:lang w:eastAsia="zh-CN"/>
        </w:rPr>
        <w:t>V</w:t>
      </w:r>
      <w:r>
        <w:rPr>
          <w:rFonts w:ascii="Times New Roman" w:eastAsia="Times New Roman" w:hAnsi="Times New Roman" w:cs="Times New Roman"/>
          <w:i/>
          <w:spacing w:val="16"/>
          <w:lang w:eastAsia="zh-CN"/>
        </w:rPr>
        <w:t xml:space="preserve"> </w:t>
      </w:r>
      <w:r>
        <w:rPr>
          <w:lang w:eastAsia="zh-CN"/>
        </w:rPr>
        <w:t>及以上的母线</w:t>
      </w:r>
      <w:r>
        <w:rPr>
          <w:spacing w:val="-33"/>
          <w:lang w:eastAsia="zh-CN"/>
        </w:rPr>
        <w:t>，</w:t>
      </w:r>
      <w:r>
        <w:rPr>
          <w:lang w:eastAsia="zh-CN"/>
        </w:rPr>
        <w:t>正 常运行电压不得超过系统额定电压的</w:t>
      </w:r>
      <w:r>
        <w:rPr>
          <w:spacing w:val="-63"/>
          <w:lang w:eastAsia="zh-CN"/>
        </w:rPr>
        <w:t xml:space="preserve"> </w:t>
      </w:r>
      <w:r>
        <w:rPr>
          <w:rFonts w:ascii="Times New Roman" w:eastAsia="Times New Roman" w:hAnsi="Times New Roman" w:cs="Times New Roman"/>
          <w:lang w:eastAsia="zh-CN"/>
        </w:rPr>
        <w:t>10</w:t>
      </w:r>
      <w:r>
        <w:rPr>
          <w:rFonts w:ascii="Palatino Linotype" w:eastAsia="Palatino Linotype" w:hAnsi="Palatino Linotype" w:cs="Palatino Linotype"/>
          <w:lang w:eastAsia="zh-CN"/>
        </w:rPr>
        <w:t>%</w:t>
      </w:r>
      <w:r>
        <w:rPr>
          <w:rFonts w:ascii="Times New Roman" w:eastAsia="Times New Roman" w:hAnsi="Times New Roman" w:cs="Times New Roman"/>
          <w:lang w:eastAsia="zh-CN"/>
        </w:rPr>
        <w:t>,</w:t>
      </w:r>
      <w:r>
        <w:rPr>
          <w:rFonts w:ascii="Times New Roman" w:eastAsia="Times New Roman" w:hAnsi="Times New Roman" w:cs="Times New Roman"/>
          <w:spacing w:val="-2"/>
          <w:lang w:eastAsia="zh-CN"/>
        </w:rPr>
        <w:t xml:space="preserve"> </w:t>
      </w:r>
      <w:r>
        <w:rPr>
          <w:lang w:eastAsia="zh-CN"/>
        </w:rPr>
        <w:t>因此电压偏差率取</w:t>
      </w:r>
      <w:r>
        <w:rPr>
          <w:spacing w:val="-62"/>
          <w:lang w:eastAsia="zh-CN"/>
        </w:rPr>
        <w:t xml:space="preserve"> </w:t>
      </w:r>
      <w:r>
        <w:rPr>
          <w:rFonts w:ascii="Times New Roman" w:eastAsia="Times New Roman" w:hAnsi="Times New Roman" w:cs="Times New Roman"/>
          <w:spacing w:val="-1"/>
          <w:lang w:eastAsia="zh-CN"/>
        </w:rPr>
        <w:t>10</w:t>
      </w:r>
      <w:r>
        <w:rPr>
          <w:rFonts w:ascii="Palatino Linotype" w:eastAsia="Palatino Linotype" w:hAnsi="Palatino Linotype" w:cs="Palatino Linotype"/>
          <w:spacing w:val="-1"/>
          <w:lang w:eastAsia="zh-CN"/>
        </w:rPr>
        <w:t>%</w:t>
      </w:r>
      <w:r>
        <w:rPr>
          <w:spacing w:val="-1"/>
          <w:lang w:eastAsia="zh-CN"/>
        </w:rPr>
        <w:t>，基于负荷功</w:t>
      </w:r>
      <w:r>
        <w:rPr>
          <w:spacing w:val="23"/>
          <w:lang w:eastAsia="zh-CN"/>
        </w:rPr>
        <w:t xml:space="preserve"> </w:t>
      </w:r>
      <w:r>
        <w:rPr>
          <w:lang w:eastAsia="zh-CN"/>
        </w:rPr>
        <w:t>率模型的基础上</w:t>
      </w:r>
      <w:r>
        <w:rPr>
          <w:spacing w:val="-30"/>
          <w:lang w:eastAsia="zh-CN"/>
        </w:rPr>
        <w:t>，</w:t>
      </w:r>
      <w:r>
        <w:rPr>
          <w:lang w:eastAsia="zh-CN"/>
        </w:rPr>
        <w:t>通过蒙特卡洛模拟试验方法</w:t>
      </w:r>
      <w:r>
        <w:rPr>
          <w:spacing w:val="-30"/>
          <w:lang w:eastAsia="zh-CN"/>
        </w:rPr>
        <w:t>，</w:t>
      </w:r>
      <w:r>
        <w:rPr>
          <w:lang w:eastAsia="zh-CN"/>
        </w:rPr>
        <w:t>考察在负荷变化的情况下</w:t>
      </w:r>
      <w:r>
        <w:rPr>
          <w:spacing w:val="-30"/>
          <w:lang w:eastAsia="zh-CN"/>
        </w:rPr>
        <w:t>，</w:t>
      </w:r>
      <w:r>
        <w:rPr>
          <w:lang w:eastAsia="zh-CN"/>
        </w:rPr>
        <w:t>系统 节点电压状态量的变化</w:t>
      </w:r>
      <w:r>
        <w:rPr>
          <w:spacing w:val="-27"/>
          <w:lang w:eastAsia="zh-CN"/>
        </w:rPr>
        <w:t>。</w:t>
      </w:r>
      <w:r>
        <w:rPr>
          <w:lang w:eastAsia="zh-CN"/>
        </w:rPr>
        <w:t>通过电压裕度表达式可知</w:t>
      </w:r>
      <w:r>
        <w:rPr>
          <w:spacing w:val="-32"/>
          <w:lang w:eastAsia="zh-CN"/>
        </w:rPr>
        <w:t>，</w:t>
      </w:r>
      <w:r>
        <w:rPr>
          <w:lang w:eastAsia="zh-CN"/>
        </w:rPr>
        <w:t>电压裕度指标值越小</w:t>
      </w:r>
      <w:r>
        <w:rPr>
          <w:spacing w:val="-32"/>
          <w:lang w:eastAsia="zh-CN"/>
        </w:rPr>
        <w:t>，</w:t>
      </w:r>
      <w:r>
        <w:rPr>
          <w:lang w:eastAsia="zh-CN"/>
        </w:rPr>
        <w:t>其电 压值越接近临界电压值，系统节点的脆弱程度越大。</w:t>
      </w:r>
    </w:p>
    <w:p w14:paraId="6CAF4973" w14:textId="77777777" w:rsidR="00996552" w:rsidRDefault="002D0D3F">
      <w:pPr>
        <w:pStyle w:val="a3"/>
        <w:spacing w:before="34" w:line="293"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功率稳定裕度指标：描述的是系统节点所能承受的最大负荷量。在电力</w:t>
      </w:r>
      <w:r>
        <w:rPr>
          <w:spacing w:val="56"/>
          <w:lang w:eastAsia="zh-CN"/>
        </w:rPr>
        <w:t xml:space="preserve"> </w:t>
      </w:r>
      <w:r>
        <w:rPr>
          <w:lang w:eastAsia="zh-CN"/>
        </w:rPr>
        <w:t>调度方面有利于合理调配负载</w:t>
      </w:r>
      <w:r>
        <w:rPr>
          <w:spacing w:val="-48"/>
          <w:lang w:eastAsia="zh-CN"/>
        </w:rPr>
        <w:t>，</w:t>
      </w:r>
      <w:r>
        <w:rPr>
          <w:lang w:eastAsia="zh-CN"/>
        </w:rPr>
        <w:t>防止系统节点因过载而导致的电网故障</w:t>
      </w:r>
      <w:r>
        <w:rPr>
          <w:spacing w:val="-41"/>
          <w:lang w:eastAsia="zh-CN"/>
        </w:rPr>
        <w:t>。</w:t>
      </w:r>
      <w:r>
        <w:rPr>
          <w:lang w:eastAsia="zh-CN"/>
        </w:rPr>
        <w:t xml:space="preserve">在指标 </w:t>
      </w:r>
      <w:r>
        <w:rPr>
          <w:spacing w:val="-2"/>
          <w:lang w:eastAsia="zh-CN"/>
        </w:rPr>
        <w:t>计算方面，本文采用连续潮流（</w:t>
      </w:r>
      <w:r>
        <w:rPr>
          <w:rFonts w:ascii="Times New Roman" w:eastAsia="Times New Roman" w:hAnsi="Times New Roman" w:cs="Times New Roman"/>
          <w:spacing w:val="-2"/>
          <w:lang w:eastAsia="zh-CN"/>
        </w:rPr>
        <w:t>CPF</w:t>
      </w:r>
      <w:r>
        <w:rPr>
          <w:spacing w:val="-2"/>
          <w:lang w:eastAsia="zh-CN"/>
        </w:rPr>
        <w:t>）计算得到各节点的最大有功负荷功率，进</w:t>
      </w:r>
      <w:r>
        <w:rPr>
          <w:spacing w:val="67"/>
          <w:lang w:eastAsia="zh-CN"/>
        </w:rPr>
        <w:t xml:space="preserve"> </w:t>
      </w:r>
      <w:r>
        <w:rPr>
          <w:lang w:eastAsia="zh-CN"/>
        </w:rPr>
        <w:t>而得到各节点有功功率稳定裕度指标值</w:t>
      </w:r>
      <w:r>
        <w:rPr>
          <w:spacing w:val="-41"/>
          <w:lang w:eastAsia="zh-CN"/>
        </w:rPr>
        <w:t>。</w:t>
      </w:r>
      <w:r>
        <w:rPr>
          <w:lang w:eastAsia="zh-CN"/>
        </w:rPr>
        <w:t>功率稳定裕度值越小</w:t>
      </w:r>
      <w:r>
        <w:rPr>
          <w:spacing w:val="-49"/>
          <w:lang w:eastAsia="zh-CN"/>
        </w:rPr>
        <w:t>，</w:t>
      </w:r>
      <w:r>
        <w:rPr>
          <w:lang w:eastAsia="zh-CN"/>
        </w:rPr>
        <w:t>其节点过负荷能 力越差，系统节点的脆弱程度越大。</w:t>
      </w:r>
    </w:p>
    <w:p w14:paraId="1BA1B97D" w14:textId="77777777" w:rsidR="00996552" w:rsidRDefault="002D0D3F">
      <w:pPr>
        <w:pStyle w:val="a3"/>
        <w:spacing w:before="32" w:line="272"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电网损耗灵敏度指标：描述的是系统各节点分别在负荷变化下对电网整</w:t>
      </w:r>
      <w:r>
        <w:rPr>
          <w:spacing w:val="58"/>
          <w:lang w:eastAsia="zh-CN"/>
        </w:rPr>
        <w:t xml:space="preserve"> </w:t>
      </w:r>
      <w:r>
        <w:rPr>
          <w:lang w:eastAsia="zh-CN"/>
        </w:rPr>
        <w:t>体损耗的影响程度</w:t>
      </w:r>
      <w:r>
        <w:rPr>
          <w:spacing w:val="-41"/>
          <w:lang w:eastAsia="zh-CN"/>
        </w:rPr>
        <w:t>。</w:t>
      </w:r>
      <w:r>
        <w:rPr>
          <w:lang w:eastAsia="zh-CN"/>
        </w:rPr>
        <w:t>这有利于识别出导致电网损耗率较高的关键元件</w:t>
      </w:r>
      <w:r>
        <w:rPr>
          <w:spacing w:val="-49"/>
          <w:lang w:eastAsia="zh-CN"/>
        </w:rPr>
        <w:t>，</w:t>
      </w:r>
      <w:r>
        <w:rPr>
          <w:lang w:eastAsia="zh-CN"/>
        </w:rPr>
        <w:t>对降低电</w:t>
      </w:r>
    </w:p>
    <w:p w14:paraId="2655BBDD" w14:textId="77777777" w:rsidR="00996552" w:rsidRDefault="00996552">
      <w:pPr>
        <w:spacing w:line="272" w:lineRule="auto"/>
        <w:jc w:val="both"/>
        <w:rPr>
          <w:lang w:eastAsia="zh-CN"/>
        </w:rPr>
        <w:sectPr w:rsidR="00996552">
          <w:pgSz w:w="11910" w:h="16840"/>
          <w:pgMar w:top="1140" w:right="1540" w:bottom="1280" w:left="1680" w:header="871" w:footer="1095" w:gutter="0"/>
          <w:cols w:space="720"/>
        </w:sectPr>
      </w:pPr>
    </w:p>
    <w:p w14:paraId="4214E3C1" w14:textId="77777777" w:rsidR="00996552" w:rsidRDefault="00025C9E">
      <w:pPr>
        <w:spacing w:before="9"/>
        <w:rPr>
          <w:rFonts w:ascii="宋体" w:eastAsia="宋体" w:hAnsi="宋体" w:cs="宋体"/>
          <w:sz w:val="17"/>
          <w:szCs w:val="17"/>
          <w:lang w:eastAsia="zh-CN"/>
        </w:rPr>
      </w:pPr>
      <w:r>
        <w:rPr>
          <w:rFonts w:eastAsiaTheme="minorHAnsi"/>
        </w:rPr>
        <w:lastRenderedPageBreak/>
        <w:pict w14:anchorId="368053E3">
          <v:group id="_x0000_s3603" style="position:absolute;margin-left:179.6pt;margin-top:515.3pt;width:6.55pt;height:9.85pt;z-index:-279544;mso-position-horizontal-relative:page;mso-position-vertical-relative:page" coordorigin="3592,10306" coordsize="131,197">
            <v:shape id="_x0000_s3604" style="position:absolute;left:3592;top:10306;width:131;height:197" coordorigin="3592,10306" coordsize="131,197" path="m3723,10306r-131,l3658,10502r65,-196xe" fillcolor="black" stroked="f">
              <v:path arrowok="t"/>
            </v:shape>
            <w10:wrap anchorx="page" anchory="page"/>
          </v:group>
        </w:pict>
      </w:r>
      <w:r>
        <w:rPr>
          <w:rFonts w:eastAsiaTheme="minorHAnsi"/>
        </w:rPr>
        <w:pict w14:anchorId="741F0467">
          <v:group id="_x0000_s3601" style="position:absolute;margin-left:259pt;margin-top:515.3pt;width:6.55pt;height:9.85pt;z-index:-279520;mso-position-horizontal-relative:page;mso-position-vertical-relative:page" coordorigin="5180,10306" coordsize="131,197">
            <v:shape id="_x0000_s3602" style="position:absolute;left:5180;top:10306;width:131;height:197" coordorigin="5180,10306" coordsize="131,197" path="m5311,10306r-131,l5245,10502r66,-196xe" fillcolor="black" stroked="f">
              <v:path arrowok="t"/>
            </v:shape>
            <w10:wrap anchorx="page" anchory="page"/>
          </v:group>
        </w:pict>
      </w:r>
      <w:r>
        <w:rPr>
          <w:rFonts w:eastAsiaTheme="minorHAnsi"/>
        </w:rPr>
        <w:pict w14:anchorId="64F8D48F">
          <v:group id="_x0000_s3599" style="position:absolute;margin-left:319.95pt;margin-top:515.3pt;width:6.55pt;height:9.85pt;z-index:-279496;mso-position-horizontal-relative:page;mso-position-vertical-relative:page" coordorigin="6399,10306" coordsize="131,197">
            <v:shape id="_x0000_s3600" style="position:absolute;left:6399;top:10306;width:131;height:197" coordorigin="6399,10306" coordsize="131,197" path="m6529,10306r-130,l6464,10502r65,-196xe" fillcolor="black" stroked="f">
              <v:path arrowok="t"/>
            </v:shape>
            <w10:wrap anchorx="page" anchory="page"/>
          </v:group>
        </w:pict>
      </w:r>
      <w:r>
        <w:rPr>
          <w:rFonts w:eastAsiaTheme="minorHAnsi"/>
        </w:rPr>
        <w:pict w14:anchorId="38FF5694">
          <v:group id="_x0000_s3597" style="position:absolute;margin-left:402.15pt;margin-top:515.3pt;width:6.55pt;height:9.85pt;z-index:-279472;mso-position-horizontal-relative:page;mso-position-vertical-relative:page" coordorigin="8043,10306" coordsize="131,197">
            <v:shape id="_x0000_s3598" style="position:absolute;left:8043;top:10306;width:131;height:197" coordorigin="8043,10306" coordsize="131,197" path="m8174,10306r-131,l8108,10502r66,-196xe" fillcolor="black" stroked="f">
              <v:path arrowok="t"/>
            </v:shape>
            <w10:wrap anchorx="page" anchory="page"/>
          </v:group>
        </w:pict>
      </w:r>
      <w:r>
        <w:rPr>
          <w:rFonts w:eastAsiaTheme="minorHAnsi"/>
        </w:rPr>
        <w:pict w14:anchorId="36A9436F">
          <v:group id="_x0000_s3595" style="position:absolute;margin-left:219.3pt;margin-top:515.3pt;width:6.55pt;height:9.85pt;z-index:-279448;mso-position-horizontal-relative:page;mso-position-vertical-relative:page" coordorigin="4386,10306" coordsize="131,197">
            <v:shape id="_x0000_s3596" style="position:absolute;left:4386;top:10306;width:131;height:197" coordorigin="4386,10306" coordsize="131,197" path="m4517,10306r-131,l4451,10502r66,-196xe" fillcolor="black" stroked="f">
              <v:path arrowok="t"/>
            </v:shape>
            <w10:wrap anchorx="page" anchory="page"/>
          </v:group>
        </w:pict>
      </w:r>
      <w:r>
        <w:rPr>
          <w:rFonts w:eastAsiaTheme="minorHAnsi"/>
        </w:rPr>
        <w:pict w14:anchorId="168CC0BC">
          <v:group id="_x0000_s3593" style="position:absolute;margin-left:361.05pt;margin-top:515.3pt;width:6.55pt;height:9.85pt;z-index:-279424;mso-position-horizontal-relative:page;mso-position-vertical-relative:page" coordorigin="7221,10306" coordsize="131,197">
            <v:shape id="_x0000_s3594" style="position:absolute;left:7221;top:10306;width:131;height:197" coordorigin="7221,10306" coordsize="131,197" path="m7352,10306r-131,l7286,10502r66,-196xe" fillcolor="black" stroked="f">
              <v:path arrowok="t"/>
            </v:shape>
            <w10:wrap anchorx="page" anchory="page"/>
          </v:group>
        </w:pict>
      </w:r>
    </w:p>
    <w:p w14:paraId="36722E1E" w14:textId="77777777" w:rsidR="00996552" w:rsidRDefault="002D0D3F">
      <w:pPr>
        <w:pStyle w:val="a3"/>
        <w:spacing w:before="26" w:line="294" w:lineRule="auto"/>
        <w:ind w:right="115"/>
        <w:jc w:val="both"/>
        <w:rPr>
          <w:lang w:eastAsia="zh-CN"/>
        </w:rPr>
      </w:pPr>
      <w:r>
        <w:rPr>
          <w:spacing w:val="3"/>
          <w:lang w:eastAsia="zh-CN"/>
        </w:rPr>
        <w:t>网损耗率具有参考价值。在指标计算方面，考虑的是各节点的有功功率在额定</w:t>
      </w:r>
      <w:r>
        <w:rPr>
          <w:spacing w:val="62"/>
          <w:lang w:eastAsia="zh-CN"/>
        </w:rPr>
        <w:t xml:space="preserve"> </w:t>
      </w:r>
      <w:r>
        <w:rPr>
          <w:w w:val="95"/>
          <w:lang w:eastAsia="zh-CN"/>
        </w:rPr>
        <w:t>值的</w:t>
      </w:r>
      <w:r>
        <w:rPr>
          <w:spacing w:val="93"/>
          <w:w w:val="95"/>
          <w:lang w:eastAsia="zh-CN"/>
        </w:rPr>
        <w:t xml:space="preserve"> </w:t>
      </w:r>
      <w:r>
        <w:rPr>
          <w:rFonts w:ascii="MS Gothic" w:eastAsia="MS Gothic" w:hAnsi="MS Gothic" w:cs="MS Gothic"/>
          <w:w w:val="95"/>
          <w:lang w:eastAsia="zh-CN"/>
        </w:rPr>
        <w:t>±</w:t>
      </w:r>
      <w:r>
        <w:rPr>
          <w:rFonts w:ascii="Palatino Linotype" w:eastAsia="Palatino Linotype" w:hAnsi="Palatino Linotype" w:cs="Palatino Linotype"/>
          <w:w w:val="95"/>
          <w:lang w:eastAsia="zh-CN"/>
        </w:rPr>
        <w:t>10%</w:t>
      </w:r>
      <w:r>
        <w:rPr>
          <w:rFonts w:ascii="Palatino Linotype" w:eastAsia="Palatino Linotype" w:hAnsi="Palatino Linotype" w:cs="Palatino Linotype"/>
          <w:spacing w:val="36"/>
          <w:w w:val="95"/>
          <w:lang w:eastAsia="zh-CN"/>
        </w:rPr>
        <w:t xml:space="preserve"> </w:t>
      </w:r>
      <w:r>
        <w:rPr>
          <w:w w:val="95"/>
          <w:lang w:eastAsia="zh-CN"/>
        </w:rPr>
        <w:t>范围内</w:t>
      </w:r>
      <w:r>
        <w:rPr>
          <w:spacing w:val="-34"/>
          <w:w w:val="95"/>
          <w:lang w:eastAsia="zh-CN"/>
        </w:rPr>
        <w:t>，</w:t>
      </w:r>
      <w:r>
        <w:rPr>
          <w:w w:val="95"/>
          <w:lang w:eastAsia="zh-CN"/>
        </w:rPr>
        <w:t>按指定步长增加负荷</w:t>
      </w:r>
      <w:r>
        <w:rPr>
          <w:spacing w:val="-34"/>
          <w:w w:val="95"/>
          <w:lang w:eastAsia="zh-CN"/>
        </w:rPr>
        <w:t>，</w:t>
      </w:r>
      <w:r>
        <w:rPr>
          <w:w w:val="95"/>
          <w:lang w:eastAsia="zh-CN"/>
        </w:rPr>
        <w:t>经过不断的潮流计算得到电网整体损</w:t>
      </w:r>
      <w:r>
        <w:rPr>
          <w:lang w:eastAsia="zh-CN"/>
        </w:rPr>
        <w:t xml:space="preserve"> 耗值</w:t>
      </w:r>
      <w:r>
        <w:rPr>
          <w:spacing w:val="-24"/>
          <w:lang w:eastAsia="zh-CN"/>
        </w:rPr>
        <w:t>，</w:t>
      </w:r>
      <w:r>
        <w:rPr>
          <w:lang w:eastAsia="zh-CN"/>
        </w:rPr>
        <w:t>进而得到系统的电网损耗灵敏度</w:t>
      </w:r>
      <w:r>
        <w:rPr>
          <w:spacing w:val="-20"/>
          <w:lang w:eastAsia="zh-CN"/>
        </w:rPr>
        <w:t>。</w:t>
      </w:r>
      <w:r>
        <w:rPr>
          <w:lang w:eastAsia="zh-CN"/>
        </w:rPr>
        <w:t>因此</w:t>
      </w:r>
      <w:r>
        <w:rPr>
          <w:spacing w:val="-24"/>
          <w:lang w:eastAsia="zh-CN"/>
        </w:rPr>
        <w:t>，</w:t>
      </w:r>
      <w:r>
        <w:rPr>
          <w:lang w:eastAsia="zh-CN"/>
        </w:rPr>
        <w:t>系统节点的灵敏度值越大</w:t>
      </w:r>
      <w:r>
        <w:rPr>
          <w:spacing w:val="-24"/>
          <w:lang w:eastAsia="zh-CN"/>
        </w:rPr>
        <w:t>，</w:t>
      </w:r>
      <w:r>
        <w:rPr>
          <w:lang w:eastAsia="zh-CN"/>
        </w:rPr>
        <w:t>节点 的负荷变化对电网损耗越大</w:t>
      </w:r>
      <w:r>
        <w:rPr>
          <w:spacing w:val="-45"/>
          <w:lang w:eastAsia="zh-CN"/>
        </w:rPr>
        <w:t>，</w:t>
      </w:r>
      <w:r>
        <w:rPr>
          <w:lang w:eastAsia="zh-CN"/>
        </w:rPr>
        <w:t>节点的脆弱程度越大</w:t>
      </w:r>
      <w:r>
        <w:rPr>
          <w:spacing w:val="-45"/>
          <w:lang w:eastAsia="zh-CN"/>
        </w:rPr>
        <w:t>，</w:t>
      </w:r>
      <w:r>
        <w:rPr>
          <w:lang w:eastAsia="zh-CN"/>
        </w:rPr>
        <w:t>进而影响电网的整体运行状</w:t>
      </w:r>
    </w:p>
    <w:p w14:paraId="556007EB" w14:textId="77777777" w:rsidR="00996552" w:rsidRDefault="002D0D3F">
      <w:pPr>
        <w:pStyle w:val="a3"/>
        <w:spacing w:before="31"/>
        <w:jc w:val="both"/>
        <w:rPr>
          <w:lang w:eastAsia="zh-CN"/>
        </w:rPr>
      </w:pPr>
      <w:r>
        <w:rPr>
          <w:lang w:eastAsia="zh-CN"/>
        </w:rPr>
        <w:t>态。</w:t>
      </w:r>
    </w:p>
    <w:p w14:paraId="601CA619" w14:textId="77777777" w:rsidR="00996552" w:rsidRDefault="002D0D3F">
      <w:pPr>
        <w:pStyle w:val="a3"/>
        <w:spacing w:before="86" w:line="305" w:lineRule="auto"/>
        <w:ind w:right="115" w:firstLine="480"/>
        <w:jc w:val="both"/>
        <w:rPr>
          <w:lang w:eastAsia="zh-CN"/>
        </w:rPr>
      </w:pPr>
      <w:r>
        <w:rPr>
          <w:spacing w:val="-3"/>
          <w:lang w:eastAsia="zh-CN"/>
        </w:rPr>
        <w:t>本文在指标值处理上，采用“效益型”指标，指标值愈大愈好，具体指的是</w:t>
      </w:r>
      <w:r>
        <w:rPr>
          <w:spacing w:val="29"/>
          <w:lang w:eastAsia="zh-CN"/>
        </w:rPr>
        <w:t xml:space="preserve"> </w:t>
      </w:r>
      <w:r>
        <w:rPr>
          <w:lang w:eastAsia="zh-CN"/>
        </w:rPr>
        <w:t>系统节点的指标值愈大，对电力系统的重要程度愈大，其脆弱程度愈高。</w:t>
      </w:r>
    </w:p>
    <w:p w14:paraId="461D0438" w14:textId="77777777" w:rsidR="00996552" w:rsidRDefault="00996552">
      <w:pPr>
        <w:rPr>
          <w:rFonts w:ascii="宋体" w:eastAsia="宋体" w:hAnsi="宋体" w:cs="宋体"/>
          <w:sz w:val="24"/>
          <w:szCs w:val="24"/>
          <w:lang w:eastAsia="zh-CN"/>
        </w:rPr>
      </w:pPr>
    </w:p>
    <w:p w14:paraId="6237AAD7" w14:textId="77777777" w:rsidR="00996552" w:rsidRDefault="002D0D3F">
      <w:pPr>
        <w:ind w:left="117"/>
        <w:jc w:val="both"/>
        <w:rPr>
          <w:rFonts w:ascii="宋体" w:eastAsia="宋体" w:hAnsi="宋体" w:cs="宋体"/>
          <w:sz w:val="28"/>
          <w:szCs w:val="28"/>
          <w:lang w:eastAsia="zh-CN"/>
        </w:rPr>
      </w:pPr>
      <w:bookmarkStart w:id="143" w:name="4.2.3_系统脆弱性评估指标集结构及融合方法"/>
      <w:bookmarkStart w:id="144" w:name="_bookmark87"/>
      <w:bookmarkEnd w:id="143"/>
      <w:bookmarkEnd w:id="144"/>
      <w:r>
        <w:rPr>
          <w:rFonts w:ascii="Times New Roman" w:eastAsia="Times New Roman" w:hAnsi="Times New Roman" w:cs="Times New Roman"/>
          <w:sz w:val="30"/>
          <w:szCs w:val="30"/>
          <w:lang w:eastAsia="zh-CN"/>
        </w:rPr>
        <w:t xml:space="preserve">4.2.3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系统脆弱性评估指标集结构及融合方法</w:t>
      </w:r>
    </w:p>
    <w:p w14:paraId="0CA1D36C" w14:textId="77777777" w:rsidR="00996552" w:rsidRDefault="00996552">
      <w:pPr>
        <w:spacing w:before="1"/>
        <w:rPr>
          <w:rFonts w:ascii="宋体" w:eastAsia="宋体" w:hAnsi="宋体" w:cs="宋体"/>
          <w:sz w:val="24"/>
          <w:szCs w:val="24"/>
          <w:lang w:eastAsia="zh-CN"/>
        </w:rPr>
      </w:pPr>
    </w:p>
    <w:p w14:paraId="37389D7E" w14:textId="77777777" w:rsidR="00996552" w:rsidRDefault="00025C9E">
      <w:pPr>
        <w:pStyle w:val="a3"/>
        <w:spacing w:line="297" w:lineRule="auto"/>
        <w:ind w:right="115" w:firstLine="480"/>
        <w:jc w:val="both"/>
      </w:pPr>
      <w:r>
        <w:pict w14:anchorId="30CAA3BF">
          <v:group id="_x0000_s3591" style="position:absolute;left:0;text-align:left;margin-left:361.05pt;margin-top:188.7pt;width:6.55pt;height:9.85pt;z-index:-279592;mso-position-horizontal-relative:page" coordorigin="7221,3774" coordsize="131,197">
            <v:shape id="_x0000_s3592" style="position:absolute;left:7221;top:3774;width:131;height:197" coordorigin="7221,3774" coordsize="131,197" path="m7352,3774r-131,l7286,3970r66,-196xe" fillcolor="black" stroked="f">
              <v:path arrowok="t"/>
            </v:shape>
            <w10:wrap anchorx="page"/>
          </v:group>
        </w:pict>
      </w:r>
      <w:r>
        <w:pict w14:anchorId="68F899BF">
          <v:group id="_x0000_s3589" style="position:absolute;left:0;text-align:left;margin-left:219.3pt;margin-top:188.7pt;width:6.55pt;height:9.85pt;z-index:-279568;mso-position-horizontal-relative:page" coordorigin="4386,3774" coordsize="131,197">
            <v:shape id="_x0000_s3590" style="position:absolute;left:4386;top:3774;width:131;height:197" coordorigin="4386,3774" coordsize="131,197" path="m4517,3774r-131,l4451,3970r66,-196xe" fillcolor="black" stroked="f">
              <v:path arrowok="t"/>
            </v:shape>
            <w10:wrap anchorx="page"/>
          </v:group>
        </w:pict>
      </w:r>
      <w:r w:rsidR="002D0D3F">
        <w:rPr>
          <w:spacing w:val="4"/>
          <w:lang w:eastAsia="zh-CN"/>
        </w:rPr>
        <w:t>通过电力系统脆弱性指标的选取和分析描述，电力系统的脆弱性评估指标</w:t>
      </w:r>
      <w:r w:rsidR="002D0D3F">
        <w:rPr>
          <w:spacing w:val="42"/>
          <w:lang w:eastAsia="zh-CN"/>
        </w:rPr>
        <w:t xml:space="preserve"> </w:t>
      </w:r>
      <w:r w:rsidR="002D0D3F">
        <w:rPr>
          <w:lang w:eastAsia="zh-CN"/>
        </w:rPr>
        <w:t>分为结构脆弱性指标和状态脆弱性指标</w:t>
      </w:r>
      <w:r w:rsidR="002D0D3F">
        <w:rPr>
          <w:spacing w:val="-44"/>
          <w:lang w:eastAsia="zh-CN"/>
        </w:rPr>
        <w:t>。</w:t>
      </w:r>
      <w:r w:rsidR="002D0D3F">
        <w:rPr>
          <w:lang w:eastAsia="zh-CN"/>
        </w:rPr>
        <w:t>在一级结构指标集中有电气度</w:t>
      </w:r>
      <w:r w:rsidR="002D0D3F">
        <w:rPr>
          <w:spacing w:val="-46"/>
          <w:lang w:eastAsia="zh-CN"/>
        </w:rPr>
        <w:t>、</w:t>
      </w:r>
      <w:r w:rsidR="002D0D3F">
        <w:rPr>
          <w:lang w:eastAsia="zh-CN"/>
        </w:rPr>
        <w:t>电气介 数和</w:t>
      </w:r>
      <w:r w:rsidR="002D0D3F">
        <w:rPr>
          <w:spacing w:val="-62"/>
          <w:lang w:eastAsia="zh-CN"/>
        </w:rPr>
        <w:t xml:space="preserve"> </w:t>
      </w:r>
      <w:r w:rsidR="002D0D3F">
        <w:rPr>
          <w:rFonts w:ascii="Times New Roman" w:eastAsia="Times New Roman" w:hAnsi="Times New Roman" w:cs="Times New Roman"/>
          <w:lang w:eastAsia="zh-CN"/>
        </w:rPr>
        <w:t>PR</w:t>
      </w:r>
      <w:r w:rsidR="002D0D3F">
        <w:rPr>
          <w:rFonts w:ascii="Times New Roman" w:eastAsia="Times New Roman" w:hAnsi="Times New Roman" w:cs="Times New Roman"/>
          <w:spacing w:val="-2"/>
          <w:lang w:eastAsia="zh-CN"/>
        </w:rPr>
        <w:t xml:space="preserve"> </w:t>
      </w:r>
      <w:r w:rsidR="002D0D3F">
        <w:rPr>
          <w:spacing w:val="-1"/>
          <w:lang w:eastAsia="zh-CN"/>
        </w:rPr>
        <w:t>值三个二级结构指标；在一级状态指标集中有电压裕度、功率稳定裕度</w:t>
      </w:r>
      <w:r w:rsidR="002D0D3F">
        <w:rPr>
          <w:spacing w:val="23"/>
          <w:lang w:eastAsia="zh-CN"/>
        </w:rPr>
        <w:t xml:space="preserve"> </w:t>
      </w:r>
      <w:r w:rsidR="002D0D3F">
        <w:rPr>
          <w:spacing w:val="2"/>
          <w:lang w:eastAsia="zh-CN"/>
        </w:rPr>
        <w:t>和电网损耗灵敏度三个二级状态指标。</w:t>
      </w:r>
      <w:r w:rsidR="002D0D3F">
        <w:rPr>
          <w:spacing w:val="2"/>
        </w:rPr>
        <w:t>整体的脆弱性评估指标集结构如图</w:t>
      </w:r>
      <w:hyperlink w:anchor="_bookmark88" w:history="1">
        <w:r w:rsidR="002D0D3F">
          <w:rPr>
            <w:rFonts w:ascii="Times New Roman" w:eastAsia="Times New Roman" w:hAnsi="Times New Roman" w:cs="Times New Roman"/>
            <w:spacing w:val="2"/>
          </w:rPr>
          <w:t>4.1</w:t>
        </w:r>
      </w:hyperlink>
      <w:r w:rsidR="002D0D3F">
        <w:rPr>
          <w:spacing w:val="2"/>
        </w:rPr>
        <w:t>所</w:t>
      </w:r>
      <w:r w:rsidR="002D0D3F">
        <w:rPr>
          <w:spacing w:val="27"/>
        </w:rPr>
        <w:t xml:space="preserve"> </w:t>
      </w:r>
      <w:r w:rsidR="002D0D3F">
        <w:t>示。</w:t>
      </w:r>
    </w:p>
    <w:p w14:paraId="11FEBAA6" w14:textId="77777777" w:rsidR="00996552" w:rsidRDefault="00996552">
      <w:pPr>
        <w:rPr>
          <w:rFonts w:ascii="宋体" w:eastAsia="宋体" w:hAnsi="宋体" w:cs="宋体"/>
          <w:sz w:val="20"/>
          <w:szCs w:val="20"/>
        </w:rPr>
      </w:pPr>
    </w:p>
    <w:p w14:paraId="744B3DE8" w14:textId="77777777" w:rsidR="00996552" w:rsidRDefault="00996552">
      <w:pPr>
        <w:spacing w:before="9"/>
        <w:rPr>
          <w:rFonts w:ascii="宋体" w:eastAsia="宋体" w:hAnsi="宋体" w:cs="宋体"/>
          <w:sz w:val="21"/>
          <w:szCs w:val="21"/>
        </w:rPr>
      </w:pPr>
    </w:p>
    <w:tbl>
      <w:tblPr>
        <w:tblStyle w:val="TableNormal"/>
        <w:tblW w:w="0" w:type="auto"/>
        <w:tblInd w:w="2763" w:type="dxa"/>
        <w:tblLayout w:type="fixed"/>
        <w:tblLook w:val="01E0" w:firstRow="1" w:lastRow="1" w:firstColumn="1" w:lastColumn="1" w:noHBand="0" w:noVBand="0"/>
      </w:tblPr>
      <w:tblGrid>
        <w:gridCol w:w="340"/>
        <w:gridCol w:w="1077"/>
        <w:gridCol w:w="1077"/>
        <w:gridCol w:w="341"/>
      </w:tblGrid>
      <w:tr w:rsidR="00996552" w14:paraId="013083F3" w14:textId="77777777">
        <w:trPr>
          <w:trHeight w:hRule="exact" w:val="454"/>
        </w:trPr>
        <w:tc>
          <w:tcPr>
            <w:tcW w:w="340" w:type="dxa"/>
            <w:tcBorders>
              <w:top w:val="nil"/>
              <w:left w:val="nil"/>
              <w:bottom w:val="nil"/>
              <w:right w:val="single" w:sz="6" w:space="0" w:color="000000"/>
            </w:tcBorders>
          </w:tcPr>
          <w:p w14:paraId="0592D1B0" w14:textId="77777777" w:rsidR="00996552" w:rsidRDefault="00996552"/>
        </w:tc>
        <w:tc>
          <w:tcPr>
            <w:tcW w:w="2154" w:type="dxa"/>
            <w:gridSpan w:val="2"/>
            <w:tcBorders>
              <w:top w:val="single" w:sz="6" w:space="0" w:color="000000"/>
              <w:left w:val="single" w:sz="6" w:space="0" w:color="000000"/>
              <w:bottom w:val="single" w:sz="6" w:space="0" w:color="000000"/>
              <w:right w:val="single" w:sz="6" w:space="0" w:color="000000"/>
            </w:tcBorders>
          </w:tcPr>
          <w:p w14:paraId="6C830FB2" w14:textId="77777777" w:rsidR="00996552" w:rsidRDefault="002D0D3F">
            <w:pPr>
              <w:pStyle w:val="TableParagraph"/>
              <w:spacing w:before="64"/>
              <w:ind w:left="83"/>
              <w:rPr>
                <w:rFonts w:ascii="宋体" w:eastAsia="宋体" w:hAnsi="宋体" w:cs="宋体"/>
                <w:sz w:val="18"/>
                <w:szCs w:val="18"/>
                <w:lang w:eastAsia="zh-CN"/>
              </w:rPr>
            </w:pPr>
            <w:bookmarkStart w:id="145" w:name="_bookmark88"/>
            <w:bookmarkEnd w:id="145"/>
            <w:r>
              <w:rPr>
                <w:rFonts w:ascii="宋体" w:eastAsia="宋体" w:hAnsi="宋体" w:cs="宋体"/>
                <w:spacing w:val="-1"/>
                <w:sz w:val="18"/>
                <w:szCs w:val="18"/>
                <w:lang w:eastAsia="zh-CN"/>
              </w:rPr>
              <w:t>电力系统脆弱性评估指标</w:t>
            </w:r>
          </w:p>
        </w:tc>
        <w:tc>
          <w:tcPr>
            <w:tcW w:w="340" w:type="dxa"/>
            <w:tcBorders>
              <w:top w:val="nil"/>
              <w:left w:val="single" w:sz="6" w:space="0" w:color="000000"/>
              <w:bottom w:val="nil"/>
              <w:right w:val="nil"/>
            </w:tcBorders>
          </w:tcPr>
          <w:p w14:paraId="7AFE19CB" w14:textId="77777777" w:rsidR="00996552" w:rsidRDefault="00996552">
            <w:pPr>
              <w:rPr>
                <w:lang w:eastAsia="zh-CN"/>
              </w:rPr>
            </w:pPr>
          </w:p>
        </w:tc>
      </w:tr>
      <w:tr w:rsidR="00996552" w14:paraId="5F5995CF" w14:textId="77777777">
        <w:trPr>
          <w:trHeight w:hRule="exact" w:val="397"/>
        </w:trPr>
        <w:tc>
          <w:tcPr>
            <w:tcW w:w="1417" w:type="dxa"/>
            <w:gridSpan w:val="2"/>
            <w:tcBorders>
              <w:top w:val="single" w:sz="6" w:space="0" w:color="000000"/>
              <w:left w:val="nil"/>
              <w:bottom w:val="single" w:sz="6" w:space="0" w:color="000000"/>
              <w:right w:val="single" w:sz="6" w:space="0" w:color="000000"/>
            </w:tcBorders>
          </w:tcPr>
          <w:p w14:paraId="3D42B6DA" w14:textId="77777777" w:rsidR="00996552" w:rsidRDefault="00996552">
            <w:pPr>
              <w:rPr>
                <w:lang w:eastAsia="zh-CN"/>
              </w:rPr>
            </w:pPr>
          </w:p>
        </w:tc>
        <w:tc>
          <w:tcPr>
            <w:tcW w:w="1417" w:type="dxa"/>
            <w:gridSpan w:val="2"/>
            <w:tcBorders>
              <w:top w:val="single" w:sz="6" w:space="0" w:color="000000"/>
              <w:left w:val="single" w:sz="6" w:space="0" w:color="000000"/>
              <w:bottom w:val="single" w:sz="6" w:space="0" w:color="000000"/>
              <w:right w:val="nil"/>
            </w:tcBorders>
          </w:tcPr>
          <w:p w14:paraId="436D9E2A" w14:textId="77777777" w:rsidR="00996552" w:rsidRDefault="00996552">
            <w:pPr>
              <w:rPr>
                <w:lang w:eastAsia="zh-CN"/>
              </w:rPr>
            </w:pPr>
          </w:p>
        </w:tc>
      </w:tr>
      <w:tr w:rsidR="00996552" w14:paraId="2CD05EDE" w14:textId="77777777">
        <w:trPr>
          <w:trHeight w:hRule="exact" w:val="416"/>
        </w:trPr>
        <w:tc>
          <w:tcPr>
            <w:tcW w:w="2835" w:type="dxa"/>
            <w:gridSpan w:val="4"/>
            <w:tcBorders>
              <w:top w:val="nil"/>
              <w:left w:val="single" w:sz="6" w:space="0" w:color="000000"/>
              <w:bottom w:val="nil"/>
              <w:right w:val="single" w:sz="6" w:space="0" w:color="000000"/>
            </w:tcBorders>
          </w:tcPr>
          <w:p w14:paraId="0AD51D44" w14:textId="77777777" w:rsidR="00996552" w:rsidRDefault="00996552">
            <w:pPr>
              <w:rPr>
                <w:lang w:eastAsia="zh-CN"/>
              </w:rPr>
            </w:pPr>
          </w:p>
        </w:tc>
      </w:tr>
    </w:tbl>
    <w:p w14:paraId="50D44815" w14:textId="77777777" w:rsidR="00996552" w:rsidRDefault="00996552">
      <w:pPr>
        <w:spacing w:before="2"/>
        <w:rPr>
          <w:rFonts w:ascii="宋体" w:eastAsia="宋体" w:hAnsi="宋体" w:cs="宋体"/>
          <w:sz w:val="13"/>
          <w:szCs w:val="13"/>
          <w:lang w:eastAsia="zh-CN"/>
        </w:rPr>
      </w:pPr>
    </w:p>
    <w:p w14:paraId="7ADE3ADF" w14:textId="77777777" w:rsidR="00996552" w:rsidRDefault="00025C9E">
      <w:pPr>
        <w:tabs>
          <w:tab w:val="left" w:pos="4521"/>
        </w:tabs>
        <w:spacing w:line="200" w:lineRule="atLeast"/>
        <w:ind w:left="1686"/>
        <w:rPr>
          <w:rFonts w:ascii="宋体" w:eastAsia="宋体" w:hAnsi="宋体" w:cs="宋体"/>
          <w:sz w:val="20"/>
          <w:szCs w:val="20"/>
        </w:rPr>
      </w:pPr>
      <w:r>
        <w:rPr>
          <w:rFonts w:ascii="宋体" w:eastAsiaTheme="minorHAnsi"/>
          <w:sz w:val="20"/>
        </w:rPr>
      </w:r>
      <w:r>
        <w:rPr>
          <w:rFonts w:ascii="宋体" w:eastAsiaTheme="minorHAnsi"/>
          <w:sz w:val="20"/>
        </w:rPr>
        <w:pict w14:anchorId="3DF3A537">
          <v:shape id="_x0000_s8160" type="#_x0000_t202" style="width:117.35pt;height:58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283"/>
                    <w:gridCol w:w="794"/>
                    <w:gridCol w:w="794"/>
                    <w:gridCol w:w="454"/>
                  </w:tblGrid>
                  <w:tr w:rsidR="00025C9E" w14:paraId="2A080033" w14:textId="77777777">
                    <w:trPr>
                      <w:trHeight w:hRule="exact" w:val="425"/>
                    </w:trPr>
                    <w:tc>
                      <w:tcPr>
                        <w:tcW w:w="2324" w:type="dxa"/>
                        <w:gridSpan w:val="4"/>
                        <w:tcBorders>
                          <w:top w:val="single" w:sz="6" w:space="0" w:color="000000"/>
                          <w:left w:val="single" w:sz="6" w:space="0" w:color="000000"/>
                          <w:bottom w:val="single" w:sz="6" w:space="0" w:color="000000"/>
                          <w:right w:val="single" w:sz="6" w:space="0" w:color="000000"/>
                        </w:tcBorders>
                      </w:tcPr>
                      <w:p w14:paraId="6DE5F57F" w14:textId="77777777" w:rsidR="00025C9E" w:rsidRDefault="00025C9E">
                        <w:pPr>
                          <w:spacing w:before="53"/>
                          <w:ind w:left="73"/>
                          <w:rPr>
                            <w:rFonts w:ascii="Times New Roman" w:eastAsia="Times New Roman" w:hAnsi="Times New Roman" w:cs="Times New Roman"/>
                            <w:sz w:val="10"/>
                            <w:szCs w:val="10"/>
                            <w:lang w:eastAsia="zh-CN"/>
                          </w:rPr>
                        </w:pPr>
                        <w:r>
                          <w:rPr>
                            <w:rFonts w:ascii="宋体" w:eastAsia="宋体" w:hAnsi="宋体" w:cs="宋体"/>
                            <w:sz w:val="18"/>
                            <w:szCs w:val="18"/>
                            <w:lang w:eastAsia="zh-CN"/>
                          </w:rPr>
                          <w:t>电力系统结构脆弱性指标</w:t>
                        </w:r>
                        <w:r>
                          <w:rPr>
                            <w:rFonts w:ascii="宋体" w:eastAsia="宋体" w:hAnsi="宋体" w:cs="宋体"/>
                            <w:spacing w:val="-65"/>
                            <w:sz w:val="18"/>
                            <w:szCs w:val="18"/>
                            <w:lang w:eastAsia="zh-CN"/>
                          </w:rPr>
                          <w:t xml:space="preserve"> </w:t>
                        </w:r>
                        <w:r>
                          <w:rPr>
                            <w:rFonts w:ascii="Times New Roman" w:eastAsia="Times New Roman" w:hAnsi="Times New Roman" w:cs="Times New Roman"/>
                            <w:i/>
                            <w:sz w:val="17"/>
                            <w:szCs w:val="17"/>
                            <w:lang w:eastAsia="zh-CN"/>
                          </w:rPr>
                          <w:t>I</w:t>
                        </w:r>
                        <w:r>
                          <w:rPr>
                            <w:rFonts w:ascii="Times New Roman" w:eastAsia="Times New Roman" w:hAnsi="Times New Roman" w:cs="Times New Roman"/>
                            <w:i/>
                            <w:spacing w:val="-21"/>
                            <w:sz w:val="17"/>
                            <w:szCs w:val="17"/>
                            <w:lang w:eastAsia="zh-CN"/>
                          </w:rPr>
                          <w:t xml:space="preserve"> </w:t>
                        </w:r>
                        <w:r>
                          <w:rPr>
                            <w:rFonts w:ascii="Times New Roman" w:eastAsia="Times New Roman" w:hAnsi="Times New Roman" w:cs="Times New Roman"/>
                            <w:position w:val="-4"/>
                            <w:sz w:val="10"/>
                            <w:szCs w:val="10"/>
                            <w:lang w:eastAsia="zh-CN"/>
                          </w:rPr>
                          <w:t>1</w:t>
                        </w:r>
                      </w:p>
                    </w:tc>
                  </w:tr>
                  <w:tr w:rsidR="00025C9E" w14:paraId="123E9375" w14:textId="77777777">
                    <w:trPr>
                      <w:trHeight w:hRule="exact" w:val="340"/>
                    </w:trPr>
                    <w:tc>
                      <w:tcPr>
                        <w:tcW w:w="1077" w:type="dxa"/>
                        <w:gridSpan w:val="2"/>
                        <w:tcBorders>
                          <w:top w:val="single" w:sz="6" w:space="0" w:color="000000"/>
                          <w:left w:val="nil"/>
                          <w:bottom w:val="nil"/>
                          <w:right w:val="single" w:sz="6" w:space="0" w:color="000000"/>
                        </w:tcBorders>
                      </w:tcPr>
                      <w:p w14:paraId="0FFC7022" w14:textId="77777777" w:rsidR="00025C9E" w:rsidRDefault="00025C9E">
                        <w:pPr>
                          <w:rPr>
                            <w:lang w:eastAsia="zh-CN"/>
                          </w:rPr>
                        </w:pPr>
                      </w:p>
                    </w:tc>
                    <w:tc>
                      <w:tcPr>
                        <w:tcW w:w="1247" w:type="dxa"/>
                        <w:gridSpan w:val="2"/>
                        <w:tcBorders>
                          <w:top w:val="single" w:sz="6" w:space="0" w:color="000000"/>
                          <w:left w:val="single" w:sz="6" w:space="0" w:color="000000"/>
                          <w:bottom w:val="nil"/>
                          <w:right w:val="nil"/>
                        </w:tcBorders>
                      </w:tcPr>
                      <w:p w14:paraId="62668664" w14:textId="77777777" w:rsidR="00025C9E" w:rsidRDefault="00025C9E">
                        <w:pPr>
                          <w:rPr>
                            <w:lang w:eastAsia="zh-CN"/>
                          </w:rPr>
                        </w:pPr>
                      </w:p>
                    </w:tc>
                  </w:tr>
                  <w:tr w:rsidR="00025C9E" w14:paraId="1C0335BB" w14:textId="77777777">
                    <w:trPr>
                      <w:trHeight w:hRule="exact" w:val="387"/>
                    </w:trPr>
                    <w:tc>
                      <w:tcPr>
                        <w:tcW w:w="283" w:type="dxa"/>
                        <w:tcBorders>
                          <w:top w:val="nil"/>
                          <w:left w:val="nil"/>
                          <w:bottom w:val="nil"/>
                          <w:right w:val="single" w:sz="6" w:space="0" w:color="000000"/>
                        </w:tcBorders>
                      </w:tcPr>
                      <w:p w14:paraId="05AB9CEA" w14:textId="77777777" w:rsidR="00025C9E" w:rsidRDefault="00025C9E">
                        <w:pPr>
                          <w:rPr>
                            <w:lang w:eastAsia="zh-CN"/>
                          </w:rPr>
                        </w:pPr>
                      </w:p>
                    </w:tc>
                    <w:tc>
                      <w:tcPr>
                        <w:tcW w:w="794" w:type="dxa"/>
                        <w:tcBorders>
                          <w:top w:val="single" w:sz="6" w:space="0" w:color="000000"/>
                          <w:left w:val="single" w:sz="6" w:space="0" w:color="000000"/>
                          <w:bottom w:val="nil"/>
                          <w:right w:val="single" w:sz="6" w:space="0" w:color="000000"/>
                        </w:tcBorders>
                      </w:tcPr>
                      <w:p w14:paraId="23AF7355" w14:textId="77777777" w:rsidR="00025C9E" w:rsidRDefault="00025C9E">
                        <w:pPr>
                          <w:rPr>
                            <w:lang w:eastAsia="zh-CN"/>
                          </w:rPr>
                        </w:pPr>
                      </w:p>
                    </w:tc>
                    <w:tc>
                      <w:tcPr>
                        <w:tcW w:w="794" w:type="dxa"/>
                        <w:tcBorders>
                          <w:top w:val="single" w:sz="6" w:space="0" w:color="000000"/>
                          <w:left w:val="single" w:sz="6" w:space="0" w:color="000000"/>
                          <w:bottom w:val="nil"/>
                          <w:right w:val="single" w:sz="6" w:space="0" w:color="000000"/>
                        </w:tcBorders>
                      </w:tcPr>
                      <w:p w14:paraId="1CE851CF" w14:textId="77777777" w:rsidR="00025C9E" w:rsidRDefault="00025C9E">
                        <w:pPr>
                          <w:rPr>
                            <w:lang w:eastAsia="zh-CN"/>
                          </w:rPr>
                        </w:pPr>
                      </w:p>
                    </w:tc>
                    <w:tc>
                      <w:tcPr>
                        <w:tcW w:w="454" w:type="dxa"/>
                        <w:tcBorders>
                          <w:top w:val="nil"/>
                          <w:left w:val="single" w:sz="6" w:space="0" w:color="000000"/>
                          <w:bottom w:val="nil"/>
                          <w:right w:val="nil"/>
                        </w:tcBorders>
                      </w:tcPr>
                      <w:p w14:paraId="17972215" w14:textId="77777777" w:rsidR="00025C9E" w:rsidRDefault="00025C9E">
                        <w:pPr>
                          <w:rPr>
                            <w:lang w:eastAsia="zh-CN"/>
                          </w:rPr>
                        </w:pPr>
                      </w:p>
                    </w:tc>
                  </w:tr>
                </w:tbl>
                <w:p w14:paraId="4230FFF4" w14:textId="77777777" w:rsidR="00025C9E" w:rsidRDefault="00025C9E">
                  <w:pPr>
                    <w:rPr>
                      <w:lang w:eastAsia="zh-CN"/>
                    </w:rPr>
                  </w:pPr>
                </w:p>
              </w:txbxContent>
            </v:textbox>
          </v:shape>
        </w:pict>
      </w:r>
      <w:r w:rsidR="002D0D3F">
        <w:rPr>
          <w:rFonts w:ascii="宋体"/>
          <w:sz w:val="20"/>
        </w:rPr>
        <w:tab/>
      </w:r>
      <w:r>
        <w:rPr>
          <w:rFonts w:ascii="宋体"/>
          <w:sz w:val="20"/>
        </w:rPr>
      </w:r>
      <w:r>
        <w:rPr>
          <w:rFonts w:ascii="宋体"/>
          <w:sz w:val="20"/>
        </w:rPr>
        <w:pict w14:anchorId="3207215A">
          <v:shape id="_x0000_s8159" type="#_x0000_t202" style="width:117.35pt;height:58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255"/>
                    <w:gridCol w:w="822"/>
                    <w:gridCol w:w="822"/>
                    <w:gridCol w:w="425"/>
                  </w:tblGrid>
                  <w:tr w:rsidR="00025C9E" w14:paraId="295E56BB" w14:textId="77777777">
                    <w:trPr>
                      <w:trHeight w:hRule="exact" w:val="425"/>
                    </w:trPr>
                    <w:tc>
                      <w:tcPr>
                        <w:tcW w:w="2324" w:type="dxa"/>
                        <w:gridSpan w:val="4"/>
                        <w:tcBorders>
                          <w:top w:val="single" w:sz="6" w:space="0" w:color="000000"/>
                          <w:left w:val="single" w:sz="6" w:space="0" w:color="000000"/>
                          <w:bottom w:val="single" w:sz="6" w:space="0" w:color="000000"/>
                          <w:right w:val="single" w:sz="6" w:space="0" w:color="000000"/>
                        </w:tcBorders>
                      </w:tcPr>
                      <w:p w14:paraId="38DA4A3A" w14:textId="77777777" w:rsidR="00025C9E" w:rsidRDefault="00025C9E">
                        <w:pPr>
                          <w:spacing w:before="53"/>
                          <w:ind w:left="79"/>
                          <w:rPr>
                            <w:rFonts w:ascii="Times New Roman" w:eastAsia="Times New Roman" w:hAnsi="Times New Roman" w:cs="Times New Roman"/>
                            <w:sz w:val="9"/>
                            <w:szCs w:val="9"/>
                            <w:lang w:eastAsia="zh-CN"/>
                          </w:rPr>
                        </w:pPr>
                        <w:r>
                          <w:rPr>
                            <w:rFonts w:ascii="宋体" w:eastAsia="宋体" w:hAnsi="宋体" w:cs="宋体"/>
                            <w:spacing w:val="-1"/>
                            <w:sz w:val="18"/>
                            <w:szCs w:val="18"/>
                            <w:lang w:eastAsia="zh-CN"/>
                          </w:rPr>
                          <w:t>电力系统状态脆弱性指标</w:t>
                        </w:r>
                        <w:r>
                          <w:rPr>
                            <w:rFonts w:ascii="宋体" w:eastAsia="宋体" w:hAnsi="宋体" w:cs="宋体"/>
                            <w:spacing w:val="-48"/>
                            <w:sz w:val="18"/>
                            <w:szCs w:val="18"/>
                            <w:lang w:eastAsia="zh-CN"/>
                          </w:rPr>
                          <w:t xml:space="preserve"> </w:t>
                        </w:r>
                        <w:r>
                          <w:rPr>
                            <w:rFonts w:ascii="Times New Roman" w:eastAsia="Times New Roman" w:hAnsi="Times New Roman" w:cs="Times New Roman"/>
                            <w:i/>
                            <w:position w:val="2"/>
                            <w:sz w:val="16"/>
                            <w:szCs w:val="16"/>
                            <w:lang w:eastAsia="zh-CN"/>
                          </w:rPr>
                          <w:t>I</w:t>
                        </w:r>
                        <w:r>
                          <w:rPr>
                            <w:rFonts w:ascii="Times New Roman" w:eastAsia="Times New Roman" w:hAnsi="Times New Roman" w:cs="Times New Roman"/>
                            <w:i/>
                            <w:spacing w:val="-12"/>
                            <w:position w:val="2"/>
                            <w:sz w:val="16"/>
                            <w:szCs w:val="16"/>
                            <w:lang w:eastAsia="zh-CN"/>
                          </w:rPr>
                          <w:t xml:space="preserve"> </w:t>
                        </w:r>
                        <w:r>
                          <w:rPr>
                            <w:rFonts w:ascii="Times New Roman" w:eastAsia="Times New Roman" w:hAnsi="Times New Roman" w:cs="Times New Roman"/>
                            <w:position w:val="-2"/>
                            <w:sz w:val="9"/>
                            <w:szCs w:val="9"/>
                            <w:lang w:eastAsia="zh-CN"/>
                          </w:rPr>
                          <w:t>2</w:t>
                        </w:r>
                      </w:p>
                    </w:tc>
                  </w:tr>
                  <w:tr w:rsidR="00025C9E" w14:paraId="49E9A822" w14:textId="77777777">
                    <w:trPr>
                      <w:trHeight w:hRule="exact" w:val="340"/>
                    </w:trPr>
                    <w:tc>
                      <w:tcPr>
                        <w:tcW w:w="1077" w:type="dxa"/>
                        <w:gridSpan w:val="2"/>
                        <w:tcBorders>
                          <w:top w:val="single" w:sz="6" w:space="0" w:color="000000"/>
                          <w:left w:val="nil"/>
                          <w:bottom w:val="single" w:sz="6" w:space="0" w:color="000000"/>
                          <w:right w:val="single" w:sz="6" w:space="0" w:color="000000"/>
                        </w:tcBorders>
                      </w:tcPr>
                      <w:p w14:paraId="23321E99" w14:textId="77777777" w:rsidR="00025C9E" w:rsidRDefault="00025C9E">
                        <w:pPr>
                          <w:rPr>
                            <w:lang w:eastAsia="zh-CN"/>
                          </w:rPr>
                        </w:pPr>
                      </w:p>
                    </w:tc>
                    <w:tc>
                      <w:tcPr>
                        <w:tcW w:w="1247" w:type="dxa"/>
                        <w:gridSpan w:val="2"/>
                        <w:tcBorders>
                          <w:top w:val="single" w:sz="6" w:space="0" w:color="000000"/>
                          <w:left w:val="single" w:sz="6" w:space="0" w:color="000000"/>
                          <w:bottom w:val="nil"/>
                          <w:right w:val="nil"/>
                        </w:tcBorders>
                      </w:tcPr>
                      <w:p w14:paraId="54CCA52E" w14:textId="77777777" w:rsidR="00025C9E" w:rsidRDefault="00025C9E">
                        <w:pPr>
                          <w:rPr>
                            <w:lang w:eastAsia="zh-CN"/>
                          </w:rPr>
                        </w:pPr>
                      </w:p>
                    </w:tc>
                  </w:tr>
                  <w:tr w:rsidR="00025C9E" w14:paraId="06EC06AD" w14:textId="77777777">
                    <w:trPr>
                      <w:trHeight w:hRule="exact" w:val="387"/>
                    </w:trPr>
                    <w:tc>
                      <w:tcPr>
                        <w:tcW w:w="255" w:type="dxa"/>
                        <w:tcBorders>
                          <w:top w:val="nil"/>
                          <w:left w:val="nil"/>
                          <w:bottom w:val="nil"/>
                          <w:right w:val="single" w:sz="6" w:space="0" w:color="000000"/>
                        </w:tcBorders>
                      </w:tcPr>
                      <w:p w14:paraId="23E3F2B3" w14:textId="77777777" w:rsidR="00025C9E" w:rsidRDefault="00025C9E">
                        <w:pPr>
                          <w:rPr>
                            <w:lang w:eastAsia="zh-CN"/>
                          </w:rPr>
                        </w:pPr>
                      </w:p>
                    </w:tc>
                    <w:tc>
                      <w:tcPr>
                        <w:tcW w:w="822" w:type="dxa"/>
                        <w:tcBorders>
                          <w:top w:val="single" w:sz="6" w:space="0" w:color="000000"/>
                          <w:left w:val="single" w:sz="6" w:space="0" w:color="000000"/>
                          <w:bottom w:val="nil"/>
                          <w:right w:val="single" w:sz="6" w:space="0" w:color="000000"/>
                        </w:tcBorders>
                      </w:tcPr>
                      <w:p w14:paraId="7AE28867" w14:textId="77777777" w:rsidR="00025C9E" w:rsidRDefault="00025C9E">
                        <w:pPr>
                          <w:rPr>
                            <w:lang w:eastAsia="zh-CN"/>
                          </w:rPr>
                        </w:pPr>
                      </w:p>
                    </w:tc>
                    <w:tc>
                      <w:tcPr>
                        <w:tcW w:w="822" w:type="dxa"/>
                        <w:tcBorders>
                          <w:top w:val="single" w:sz="6" w:space="0" w:color="000000"/>
                          <w:left w:val="single" w:sz="6" w:space="0" w:color="000000"/>
                          <w:bottom w:val="nil"/>
                          <w:right w:val="single" w:sz="6" w:space="0" w:color="000000"/>
                        </w:tcBorders>
                      </w:tcPr>
                      <w:p w14:paraId="5F97CD47" w14:textId="77777777" w:rsidR="00025C9E" w:rsidRDefault="00025C9E">
                        <w:pPr>
                          <w:rPr>
                            <w:lang w:eastAsia="zh-CN"/>
                          </w:rPr>
                        </w:pPr>
                      </w:p>
                    </w:tc>
                    <w:tc>
                      <w:tcPr>
                        <w:tcW w:w="425" w:type="dxa"/>
                        <w:tcBorders>
                          <w:top w:val="nil"/>
                          <w:left w:val="single" w:sz="6" w:space="0" w:color="000000"/>
                          <w:bottom w:val="nil"/>
                          <w:right w:val="nil"/>
                        </w:tcBorders>
                      </w:tcPr>
                      <w:p w14:paraId="5DAB125B" w14:textId="77777777" w:rsidR="00025C9E" w:rsidRDefault="00025C9E">
                        <w:pPr>
                          <w:rPr>
                            <w:lang w:eastAsia="zh-CN"/>
                          </w:rPr>
                        </w:pPr>
                      </w:p>
                    </w:tc>
                  </w:tr>
                </w:tbl>
                <w:p w14:paraId="27C8D79E" w14:textId="77777777" w:rsidR="00025C9E" w:rsidRDefault="00025C9E">
                  <w:pPr>
                    <w:rPr>
                      <w:lang w:eastAsia="zh-CN"/>
                    </w:rPr>
                  </w:pPr>
                </w:p>
              </w:txbxContent>
            </v:textbox>
          </v:shape>
        </w:pict>
      </w:r>
    </w:p>
    <w:p w14:paraId="3A8576C5" w14:textId="77777777" w:rsidR="00996552" w:rsidRDefault="00996552">
      <w:pPr>
        <w:spacing w:before="10"/>
        <w:rPr>
          <w:rFonts w:ascii="宋体" w:eastAsia="宋体" w:hAnsi="宋体" w:cs="宋体"/>
          <w:sz w:val="13"/>
          <w:szCs w:val="13"/>
        </w:rPr>
      </w:pPr>
    </w:p>
    <w:p w14:paraId="2D2A43DA" w14:textId="77777777" w:rsidR="00996552" w:rsidRDefault="00025C9E">
      <w:pPr>
        <w:tabs>
          <w:tab w:val="left" w:pos="2516"/>
          <w:tab w:val="left" w:pos="3310"/>
          <w:tab w:val="left" w:pos="4528"/>
          <w:tab w:val="left" w:pos="5350"/>
          <w:tab w:val="left" w:pos="6172"/>
        </w:tabs>
        <w:spacing w:line="200" w:lineRule="atLeast"/>
        <w:ind w:left="1722"/>
        <w:rPr>
          <w:rFonts w:ascii="宋体" w:eastAsia="宋体" w:hAnsi="宋体" w:cs="宋体"/>
          <w:sz w:val="20"/>
          <w:szCs w:val="20"/>
        </w:rPr>
      </w:pPr>
      <w:r>
        <w:rPr>
          <w:rFonts w:ascii="宋体" w:eastAsiaTheme="minorHAnsi"/>
          <w:sz w:val="20"/>
        </w:rPr>
      </w:r>
      <w:r>
        <w:rPr>
          <w:rFonts w:ascii="宋体" w:eastAsiaTheme="minorHAnsi"/>
          <w:sz w:val="20"/>
        </w:rPr>
        <w:pict w14:anchorId="051C2F94">
          <v:shape id="_x0000_s8158"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4BDA1D7C" w14:textId="77777777" w:rsidR="00025C9E" w:rsidRDefault="00025C9E">
                  <w:pPr>
                    <w:rPr>
                      <w:rFonts w:ascii="宋体" w:eastAsia="宋体" w:hAnsi="宋体" w:cs="宋体"/>
                      <w:sz w:val="18"/>
                      <w:szCs w:val="18"/>
                    </w:rPr>
                  </w:pPr>
                </w:p>
                <w:p w14:paraId="09A9F45E" w14:textId="77777777" w:rsidR="00025C9E" w:rsidRDefault="00025C9E">
                  <w:pPr>
                    <w:spacing w:before="8"/>
                    <w:rPr>
                      <w:rFonts w:ascii="宋体" w:eastAsia="宋体" w:hAnsi="宋体" w:cs="宋体"/>
                    </w:rPr>
                  </w:pPr>
                </w:p>
                <w:p w14:paraId="58107737" w14:textId="77777777" w:rsidR="00025C9E" w:rsidRDefault="00025C9E">
                  <w:pPr>
                    <w:spacing w:line="216" w:lineRule="exact"/>
                    <w:ind w:left="158" w:right="154"/>
                    <w:jc w:val="both"/>
                    <w:rPr>
                      <w:rFonts w:ascii="宋体" w:eastAsia="宋体" w:hAnsi="宋体" w:cs="宋体"/>
                      <w:sz w:val="18"/>
                      <w:szCs w:val="18"/>
                    </w:rPr>
                  </w:pPr>
                  <w:r>
                    <w:rPr>
                      <w:rFonts w:ascii="宋体" w:eastAsia="宋体" w:hAnsi="宋体" w:cs="宋体"/>
                      <w:sz w:val="18"/>
                      <w:szCs w:val="18"/>
                    </w:rPr>
                    <w:t>电 气 度 指 标</w:t>
                  </w:r>
                </w:p>
                <w:p w14:paraId="0ABA543F" w14:textId="77777777" w:rsidR="00025C9E" w:rsidRDefault="00025C9E">
                  <w:pPr>
                    <w:spacing w:line="202" w:lineRule="exact"/>
                    <w:ind w:left="3"/>
                    <w:jc w:val="center"/>
                    <w:rPr>
                      <w:rFonts w:ascii="Times New Roman" w:eastAsia="Times New Roman" w:hAnsi="Times New Roman" w:cs="Times New Roman"/>
                      <w:sz w:val="9"/>
                      <w:szCs w:val="9"/>
                    </w:rPr>
                  </w:pPr>
                  <w:r>
                    <w:rPr>
                      <w:rFonts w:ascii="Times New Roman"/>
                      <w:i/>
                      <w:spacing w:val="-1"/>
                      <w:position w:val="4"/>
                      <w:sz w:val="16"/>
                    </w:rPr>
                    <w:t>I</w:t>
                  </w:r>
                  <w:r>
                    <w:rPr>
                      <w:rFonts w:ascii="Times New Roman"/>
                      <w:spacing w:val="-1"/>
                      <w:sz w:val="9"/>
                    </w:rPr>
                    <w:t>11</w:t>
                  </w:r>
                </w:p>
              </w:txbxContent>
            </v:textbox>
          </v:shape>
        </w:pict>
      </w:r>
      <w:r w:rsidR="002D0D3F">
        <w:rPr>
          <w:rFonts w:ascii="宋体"/>
          <w:sz w:val="20"/>
        </w:rPr>
        <w:tab/>
      </w:r>
      <w:r>
        <w:rPr>
          <w:rFonts w:ascii="宋体"/>
          <w:sz w:val="20"/>
        </w:rPr>
      </w:r>
      <w:r>
        <w:rPr>
          <w:rFonts w:ascii="宋体"/>
          <w:sz w:val="20"/>
        </w:rPr>
        <w:pict w14:anchorId="046F3D8E">
          <v:shape id="_x0000_s8157"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652C79AD" w14:textId="77777777" w:rsidR="00025C9E" w:rsidRDefault="00025C9E">
                  <w:pPr>
                    <w:rPr>
                      <w:rFonts w:ascii="宋体" w:eastAsia="宋体" w:hAnsi="宋体" w:cs="宋体"/>
                      <w:sz w:val="18"/>
                      <w:szCs w:val="18"/>
                    </w:rPr>
                  </w:pPr>
                </w:p>
                <w:p w14:paraId="7644DD8D" w14:textId="77777777" w:rsidR="00025C9E" w:rsidRDefault="00025C9E">
                  <w:pPr>
                    <w:spacing w:before="7"/>
                    <w:rPr>
                      <w:rFonts w:ascii="宋体" w:eastAsia="宋体" w:hAnsi="宋体" w:cs="宋体"/>
                      <w:sz w:val="12"/>
                      <w:szCs w:val="12"/>
                    </w:rPr>
                  </w:pPr>
                </w:p>
                <w:p w14:paraId="4AF46627" w14:textId="77777777" w:rsidR="00025C9E" w:rsidRDefault="00025C9E">
                  <w:pPr>
                    <w:spacing w:line="224" w:lineRule="auto"/>
                    <w:ind w:left="160" w:right="152"/>
                    <w:jc w:val="both"/>
                    <w:rPr>
                      <w:rFonts w:ascii="Times New Roman" w:eastAsia="Times New Roman" w:hAnsi="Times New Roman" w:cs="Times New Roman"/>
                      <w:sz w:val="9"/>
                      <w:szCs w:val="9"/>
                    </w:rPr>
                  </w:pPr>
                  <w:r>
                    <w:rPr>
                      <w:rFonts w:ascii="宋体" w:eastAsia="宋体" w:hAnsi="宋体" w:cs="宋体"/>
                      <w:sz w:val="18"/>
                      <w:szCs w:val="18"/>
                    </w:rPr>
                    <w:t xml:space="preserve">电 气 介 数 指 标 </w:t>
                  </w:r>
                  <w:r>
                    <w:rPr>
                      <w:rFonts w:ascii="Times New Roman" w:eastAsia="Times New Roman" w:hAnsi="Times New Roman" w:cs="Times New Roman"/>
                      <w:i/>
                      <w:spacing w:val="-1"/>
                      <w:position w:val="4"/>
                      <w:sz w:val="15"/>
                      <w:szCs w:val="15"/>
                    </w:rPr>
                    <w:t>I</w:t>
                  </w:r>
                  <w:r>
                    <w:rPr>
                      <w:rFonts w:ascii="Times New Roman" w:eastAsia="Times New Roman" w:hAnsi="Times New Roman" w:cs="Times New Roman"/>
                      <w:spacing w:val="-1"/>
                      <w:sz w:val="9"/>
                      <w:szCs w:val="9"/>
                    </w:rPr>
                    <w:t>12</w:t>
                  </w:r>
                </w:p>
              </w:txbxContent>
            </v:textbox>
          </v:shape>
        </w:pict>
      </w:r>
      <w:r w:rsidR="002D0D3F">
        <w:rPr>
          <w:rFonts w:ascii="宋体"/>
          <w:sz w:val="20"/>
        </w:rPr>
        <w:tab/>
      </w:r>
      <w:r>
        <w:rPr>
          <w:rFonts w:ascii="宋体"/>
          <w:sz w:val="20"/>
        </w:rPr>
      </w:r>
      <w:r>
        <w:rPr>
          <w:rFonts w:ascii="宋体"/>
          <w:sz w:val="20"/>
        </w:rPr>
        <w:pict w14:anchorId="222E52C9">
          <v:shape id="_x0000_s8156"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1CF9C16F" w14:textId="77777777" w:rsidR="00025C9E" w:rsidRDefault="00025C9E">
                  <w:pPr>
                    <w:rPr>
                      <w:rFonts w:ascii="宋体" w:eastAsia="宋体" w:hAnsi="宋体" w:cs="宋体"/>
                      <w:sz w:val="18"/>
                      <w:szCs w:val="18"/>
                    </w:rPr>
                  </w:pPr>
                </w:p>
                <w:p w14:paraId="347E6FF4" w14:textId="77777777" w:rsidR="00025C9E" w:rsidRDefault="00025C9E">
                  <w:pPr>
                    <w:rPr>
                      <w:rFonts w:ascii="宋体" w:eastAsia="宋体" w:hAnsi="宋体" w:cs="宋体"/>
                      <w:sz w:val="18"/>
                      <w:szCs w:val="18"/>
                    </w:rPr>
                  </w:pPr>
                </w:p>
                <w:p w14:paraId="7199B90E" w14:textId="77777777" w:rsidR="00025C9E" w:rsidRDefault="00025C9E">
                  <w:pPr>
                    <w:spacing w:before="132" w:line="226" w:lineRule="exact"/>
                    <w:ind w:left="161"/>
                    <w:jc w:val="both"/>
                    <w:rPr>
                      <w:rFonts w:ascii="宋体" w:eastAsia="宋体" w:hAnsi="宋体" w:cs="宋体"/>
                      <w:sz w:val="18"/>
                      <w:szCs w:val="18"/>
                    </w:rPr>
                  </w:pPr>
                  <w:r>
                    <w:rPr>
                      <w:rFonts w:ascii="宋体"/>
                      <w:spacing w:val="6"/>
                      <w:sz w:val="18"/>
                    </w:rPr>
                    <w:t>PR</w:t>
                  </w:r>
                </w:p>
                <w:p w14:paraId="315D50FD" w14:textId="77777777" w:rsidR="00025C9E" w:rsidRDefault="00025C9E">
                  <w:pPr>
                    <w:spacing w:before="28" w:line="216" w:lineRule="exact"/>
                    <w:ind w:left="161" w:right="151"/>
                    <w:jc w:val="both"/>
                    <w:rPr>
                      <w:rFonts w:ascii="宋体" w:eastAsia="宋体" w:hAnsi="宋体" w:cs="宋体"/>
                      <w:sz w:val="18"/>
                      <w:szCs w:val="18"/>
                    </w:rPr>
                  </w:pPr>
                  <w:r>
                    <w:rPr>
                      <w:rFonts w:ascii="宋体" w:eastAsia="宋体" w:hAnsi="宋体" w:cs="宋体"/>
                      <w:sz w:val="18"/>
                      <w:szCs w:val="18"/>
                    </w:rPr>
                    <w:t>值 指 标</w:t>
                  </w:r>
                </w:p>
                <w:p w14:paraId="63F8B9F9" w14:textId="77777777" w:rsidR="00025C9E" w:rsidRDefault="00025C9E">
                  <w:pPr>
                    <w:spacing w:before="11"/>
                    <w:ind w:right="31"/>
                    <w:jc w:val="center"/>
                    <w:rPr>
                      <w:rFonts w:ascii="Times New Roman" w:eastAsia="Times New Roman" w:hAnsi="Times New Roman" w:cs="Times New Roman"/>
                      <w:sz w:val="8"/>
                      <w:szCs w:val="8"/>
                    </w:rPr>
                  </w:pPr>
                  <w:r>
                    <w:rPr>
                      <w:rFonts w:ascii="Times New Roman"/>
                      <w:i/>
                      <w:spacing w:val="-1"/>
                      <w:position w:val="4"/>
                      <w:sz w:val="14"/>
                    </w:rPr>
                    <w:t>I</w:t>
                  </w:r>
                  <w:r>
                    <w:rPr>
                      <w:rFonts w:ascii="Times New Roman"/>
                      <w:spacing w:val="-1"/>
                      <w:sz w:val="8"/>
                    </w:rPr>
                    <w:t>13</w:t>
                  </w:r>
                </w:p>
              </w:txbxContent>
            </v:textbox>
          </v:shape>
        </w:pict>
      </w:r>
      <w:r w:rsidR="002D0D3F">
        <w:rPr>
          <w:rFonts w:ascii="宋体"/>
          <w:sz w:val="20"/>
        </w:rPr>
        <w:tab/>
      </w:r>
      <w:r>
        <w:rPr>
          <w:rFonts w:ascii="宋体"/>
          <w:sz w:val="20"/>
        </w:rPr>
      </w:r>
      <w:r>
        <w:rPr>
          <w:rFonts w:ascii="宋体"/>
          <w:sz w:val="20"/>
        </w:rPr>
        <w:pict w14:anchorId="0E7746A5">
          <v:shape id="_x0000_s8155"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1629443D" w14:textId="77777777" w:rsidR="00025C9E" w:rsidRDefault="00025C9E">
                  <w:pPr>
                    <w:rPr>
                      <w:rFonts w:ascii="宋体" w:eastAsia="宋体" w:hAnsi="宋体" w:cs="宋体"/>
                      <w:sz w:val="18"/>
                      <w:szCs w:val="18"/>
                    </w:rPr>
                  </w:pPr>
                </w:p>
                <w:p w14:paraId="482B9899" w14:textId="77777777" w:rsidR="00025C9E" w:rsidRDefault="00025C9E">
                  <w:pPr>
                    <w:spacing w:before="11"/>
                    <w:rPr>
                      <w:rFonts w:ascii="宋体" w:eastAsia="宋体" w:hAnsi="宋体" w:cs="宋体"/>
                      <w:sz w:val="12"/>
                      <w:szCs w:val="12"/>
                    </w:rPr>
                  </w:pPr>
                </w:p>
                <w:p w14:paraId="4B8A0783" w14:textId="77777777" w:rsidR="00025C9E" w:rsidRDefault="00025C9E">
                  <w:pPr>
                    <w:spacing w:line="220" w:lineRule="auto"/>
                    <w:ind w:left="164" w:right="148"/>
                    <w:jc w:val="both"/>
                    <w:rPr>
                      <w:rFonts w:ascii="宋体" w:eastAsia="宋体" w:hAnsi="宋体" w:cs="宋体"/>
                      <w:sz w:val="18"/>
                      <w:szCs w:val="18"/>
                    </w:rPr>
                  </w:pPr>
                  <w:r>
                    <w:rPr>
                      <w:rFonts w:ascii="宋体" w:eastAsia="宋体" w:hAnsi="宋体" w:cs="宋体"/>
                      <w:sz w:val="18"/>
                      <w:szCs w:val="18"/>
                    </w:rPr>
                    <w:t>电 压 裕 度 指 标</w:t>
                  </w:r>
                </w:p>
                <w:p w14:paraId="094F15F1" w14:textId="77777777" w:rsidR="00025C9E" w:rsidRDefault="00025C9E">
                  <w:pPr>
                    <w:spacing w:before="46"/>
                    <w:ind w:left="24"/>
                    <w:jc w:val="center"/>
                    <w:rPr>
                      <w:rFonts w:ascii="Times New Roman" w:eastAsia="Times New Roman" w:hAnsi="Times New Roman" w:cs="Times New Roman"/>
                      <w:sz w:val="7"/>
                      <w:szCs w:val="7"/>
                    </w:rPr>
                  </w:pPr>
                  <w:r>
                    <w:rPr>
                      <w:rFonts w:ascii="Times New Roman"/>
                      <w:i/>
                      <w:position w:val="3"/>
                      <w:sz w:val="12"/>
                    </w:rPr>
                    <w:t>I</w:t>
                  </w:r>
                  <w:r>
                    <w:rPr>
                      <w:rFonts w:ascii="Times New Roman"/>
                      <w:sz w:val="7"/>
                    </w:rPr>
                    <w:t>21</w:t>
                  </w:r>
                </w:p>
              </w:txbxContent>
            </v:textbox>
          </v:shape>
        </w:pict>
      </w:r>
      <w:r w:rsidR="002D0D3F">
        <w:rPr>
          <w:rFonts w:ascii="宋体"/>
          <w:sz w:val="20"/>
        </w:rPr>
        <w:tab/>
      </w:r>
      <w:r>
        <w:rPr>
          <w:rFonts w:ascii="宋体"/>
          <w:sz w:val="20"/>
        </w:rPr>
      </w:r>
      <w:r>
        <w:rPr>
          <w:rFonts w:ascii="宋体"/>
          <w:sz w:val="20"/>
        </w:rPr>
        <w:pict w14:anchorId="2ACA02F3">
          <v:shape id="_x0000_s8154"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19A16E9C" w14:textId="77777777" w:rsidR="00025C9E" w:rsidRDefault="00025C9E">
                  <w:pPr>
                    <w:spacing w:before="4"/>
                    <w:rPr>
                      <w:rFonts w:ascii="宋体" w:eastAsia="宋体" w:hAnsi="宋体" w:cs="宋体"/>
                      <w:sz w:val="14"/>
                      <w:szCs w:val="14"/>
                    </w:rPr>
                  </w:pPr>
                </w:p>
                <w:p w14:paraId="611D25B8" w14:textId="77777777" w:rsidR="00025C9E" w:rsidRDefault="00025C9E">
                  <w:pPr>
                    <w:spacing w:line="220" w:lineRule="auto"/>
                    <w:ind w:left="166" w:right="146"/>
                    <w:jc w:val="both"/>
                    <w:rPr>
                      <w:rFonts w:ascii="宋体" w:eastAsia="宋体" w:hAnsi="宋体" w:cs="宋体"/>
                      <w:sz w:val="18"/>
                      <w:szCs w:val="18"/>
                    </w:rPr>
                  </w:pPr>
                  <w:r>
                    <w:rPr>
                      <w:rFonts w:ascii="宋体" w:eastAsia="宋体" w:hAnsi="宋体" w:cs="宋体"/>
                      <w:sz w:val="18"/>
                      <w:szCs w:val="18"/>
                    </w:rPr>
                    <w:t>功 率 稳 定 裕 度 指 标</w:t>
                  </w:r>
                </w:p>
                <w:p w14:paraId="363CF5E3" w14:textId="77777777" w:rsidR="00025C9E" w:rsidRDefault="00025C9E">
                  <w:pPr>
                    <w:spacing w:before="34"/>
                    <w:jc w:val="center"/>
                    <w:rPr>
                      <w:rFonts w:ascii="Times New Roman" w:eastAsia="Times New Roman" w:hAnsi="Times New Roman" w:cs="Times New Roman"/>
                      <w:sz w:val="7"/>
                      <w:szCs w:val="7"/>
                    </w:rPr>
                  </w:pPr>
                  <w:r>
                    <w:rPr>
                      <w:rFonts w:ascii="Times New Roman"/>
                      <w:i/>
                      <w:spacing w:val="1"/>
                      <w:position w:val="3"/>
                      <w:sz w:val="12"/>
                    </w:rPr>
                    <w:t>I</w:t>
                  </w:r>
                  <w:r>
                    <w:rPr>
                      <w:rFonts w:ascii="Times New Roman"/>
                      <w:spacing w:val="1"/>
                      <w:sz w:val="7"/>
                    </w:rPr>
                    <w:t>22</w:t>
                  </w:r>
                </w:p>
              </w:txbxContent>
            </v:textbox>
          </v:shape>
        </w:pict>
      </w:r>
      <w:r w:rsidR="002D0D3F">
        <w:rPr>
          <w:rFonts w:ascii="宋体"/>
          <w:sz w:val="20"/>
        </w:rPr>
        <w:tab/>
      </w:r>
      <w:r>
        <w:rPr>
          <w:rFonts w:ascii="宋体"/>
          <w:sz w:val="20"/>
        </w:rPr>
      </w:r>
      <w:r>
        <w:rPr>
          <w:rFonts w:ascii="宋体"/>
          <w:sz w:val="20"/>
        </w:rPr>
        <w:pict w14:anchorId="03531709">
          <v:shape id="_x0000_s8153"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4EB168F6" w14:textId="77777777" w:rsidR="00025C9E" w:rsidRDefault="00025C9E">
                  <w:pPr>
                    <w:spacing w:before="79" w:line="220" w:lineRule="auto"/>
                    <w:ind w:left="167" w:right="144"/>
                    <w:jc w:val="both"/>
                    <w:rPr>
                      <w:rFonts w:ascii="宋体" w:eastAsia="宋体" w:hAnsi="宋体" w:cs="宋体"/>
                      <w:sz w:val="18"/>
                      <w:szCs w:val="18"/>
                      <w:lang w:eastAsia="zh-CN"/>
                    </w:rPr>
                  </w:pPr>
                  <w:r>
                    <w:rPr>
                      <w:rFonts w:ascii="宋体" w:eastAsia="宋体" w:hAnsi="宋体" w:cs="宋体"/>
                      <w:sz w:val="18"/>
                      <w:szCs w:val="18"/>
                      <w:lang w:eastAsia="zh-CN"/>
                    </w:rPr>
                    <w:t>电 网 损 耗 灵 敏 度 指 标</w:t>
                  </w:r>
                </w:p>
                <w:p w14:paraId="07147984" w14:textId="77777777" w:rsidR="00025C9E" w:rsidRDefault="00025C9E">
                  <w:pPr>
                    <w:spacing w:before="34"/>
                    <w:jc w:val="center"/>
                    <w:rPr>
                      <w:rFonts w:ascii="Times New Roman" w:eastAsia="Times New Roman" w:hAnsi="Times New Roman" w:cs="Times New Roman"/>
                      <w:sz w:val="7"/>
                      <w:szCs w:val="7"/>
                      <w:lang w:eastAsia="zh-CN"/>
                    </w:rPr>
                  </w:pPr>
                  <w:r>
                    <w:rPr>
                      <w:rFonts w:ascii="Times New Roman"/>
                      <w:i/>
                      <w:spacing w:val="1"/>
                      <w:position w:val="3"/>
                      <w:sz w:val="12"/>
                      <w:lang w:eastAsia="zh-CN"/>
                    </w:rPr>
                    <w:t>I</w:t>
                  </w:r>
                  <w:r>
                    <w:rPr>
                      <w:rFonts w:ascii="Times New Roman"/>
                      <w:spacing w:val="1"/>
                      <w:sz w:val="7"/>
                      <w:lang w:eastAsia="zh-CN"/>
                    </w:rPr>
                    <w:t>23</w:t>
                  </w:r>
                </w:p>
              </w:txbxContent>
            </v:textbox>
          </v:shape>
        </w:pict>
      </w:r>
    </w:p>
    <w:p w14:paraId="4979C555" w14:textId="77777777" w:rsidR="00996552" w:rsidRDefault="00996552">
      <w:pPr>
        <w:rPr>
          <w:rFonts w:ascii="宋体" w:eastAsia="宋体" w:hAnsi="宋体" w:cs="宋体"/>
          <w:sz w:val="20"/>
          <w:szCs w:val="20"/>
        </w:rPr>
      </w:pPr>
    </w:p>
    <w:p w14:paraId="5F941E20" w14:textId="77777777" w:rsidR="00996552" w:rsidRDefault="00996552">
      <w:pPr>
        <w:spacing w:before="3"/>
        <w:rPr>
          <w:rFonts w:ascii="宋体" w:eastAsia="宋体" w:hAnsi="宋体" w:cs="宋体"/>
          <w:sz w:val="15"/>
          <w:szCs w:val="15"/>
        </w:rPr>
      </w:pPr>
    </w:p>
    <w:p w14:paraId="5054A012" w14:textId="77777777" w:rsidR="00996552" w:rsidRDefault="002D0D3F">
      <w:pPr>
        <w:tabs>
          <w:tab w:val="left" w:pos="3380"/>
        </w:tabs>
        <w:ind w:left="597" w:firstLine="204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电力系统脆弱性评估指标集</w:t>
      </w:r>
    </w:p>
    <w:p w14:paraId="598DA256" w14:textId="77777777" w:rsidR="00996552" w:rsidRDefault="00996552">
      <w:pPr>
        <w:spacing w:before="8"/>
        <w:rPr>
          <w:rFonts w:ascii="宋体" w:eastAsia="宋体" w:hAnsi="宋体" w:cs="宋体"/>
          <w:sz w:val="21"/>
          <w:szCs w:val="21"/>
          <w:lang w:eastAsia="zh-CN"/>
        </w:rPr>
      </w:pPr>
    </w:p>
    <w:p w14:paraId="2999A83E" w14:textId="77777777" w:rsidR="00996552" w:rsidRDefault="002D0D3F">
      <w:pPr>
        <w:pStyle w:val="a3"/>
        <w:spacing w:line="305" w:lineRule="auto"/>
        <w:ind w:right="115" w:firstLine="480"/>
        <w:jc w:val="both"/>
        <w:rPr>
          <w:lang w:eastAsia="zh-CN"/>
        </w:rPr>
      </w:pPr>
      <w:r>
        <w:rPr>
          <w:lang w:eastAsia="zh-CN"/>
        </w:rPr>
        <w:t>针对多指标融合方法已有不少研究</w:t>
      </w:r>
      <w:r>
        <w:rPr>
          <w:spacing w:val="-45"/>
          <w:lang w:eastAsia="zh-CN"/>
        </w:rPr>
        <w:t>，</w:t>
      </w:r>
      <w:r>
        <w:rPr>
          <w:lang w:eastAsia="zh-CN"/>
        </w:rPr>
        <w:t>在本文第一章绪论中</w:t>
      </w:r>
      <w:r>
        <w:rPr>
          <w:spacing w:val="-45"/>
          <w:lang w:eastAsia="zh-CN"/>
        </w:rPr>
        <w:t>，</w:t>
      </w:r>
      <w:r>
        <w:rPr>
          <w:lang w:eastAsia="zh-CN"/>
        </w:rPr>
        <w:t>针对脆弱性评价 指标建立系统评价模型的综述中提到</w:t>
      </w:r>
      <w:r>
        <w:rPr>
          <w:spacing w:val="-45"/>
          <w:lang w:eastAsia="zh-CN"/>
        </w:rPr>
        <w:t>，</w:t>
      </w:r>
      <w:r>
        <w:rPr>
          <w:lang w:eastAsia="zh-CN"/>
        </w:rPr>
        <w:t>在指标融合方面</w:t>
      </w:r>
      <w:r>
        <w:rPr>
          <w:spacing w:val="-45"/>
          <w:lang w:eastAsia="zh-CN"/>
        </w:rPr>
        <w:t>，</w:t>
      </w:r>
      <w:r>
        <w:rPr>
          <w:lang w:eastAsia="zh-CN"/>
        </w:rPr>
        <w:t>指标权重的确定方法主 要分为主观法和客观法两类</w:t>
      </w:r>
      <w:r>
        <w:rPr>
          <w:spacing w:val="-32"/>
          <w:lang w:eastAsia="zh-CN"/>
        </w:rPr>
        <w:t>，</w:t>
      </w:r>
      <w:r>
        <w:rPr>
          <w:lang w:eastAsia="zh-CN"/>
        </w:rPr>
        <w:t>主观法主要有专家调查法</w:t>
      </w:r>
      <w:r>
        <w:rPr>
          <w:spacing w:val="-29"/>
          <w:lang w:eastAsia="zh-CN"/>
        </w:rPr>
        <w:t>、</w:t>
      </w:r>
      <w:r>
        <w:rPr>
          <w:lang w:eastAsia="zh-CN"/>
        </w:rPr>
        <w:t>环比评分法</w:t>
      </w:r>
      <w:r>
        <w:rPr>
          <w:spacing w:val="-29"/>
          <w:lang w:eastAsia="zh-CN"/>
        </w:rPr>
        <w:t>、</w:t>
      </w:r>
      <w:r>
        <w:rPr>
          <w:lang w:eastAsia="zh-CN"/>
        </w:rPr>
        <w:t>层次分析 法等；而客观法主要有熵权法、基于方案满意度法、基于方案贴近度法等。</w:t>
      </w:r>
    </w:p>
    <w:p w14:paraId="06D814B0" w14:textId="77777777" w:rsidR="00996552" w:rsidRDefault="00996552">
      <w:pPr>
        <w:spacing w:line="305" w:lineRule="auto"/>
        <w:jc w:val="both"/>
        <w:rPr>
          <w:lang w:eastAsia="zh-CN"/>
        </w:rPr>
        <w:sectPr w:rsidR="00996552">
          <w:pgSz w:w="11910" w:h="16840"/>
          <w:pgMar w:top="1140" w:right="1680" w:bottom="1280" w:left="1680" w:header="871" w:footer="1095" w:gutter="0"/>
          <w:cols w:space="720"/>
        </w:sectPr>
      </w:pPr>
    </w:p>
    <w:p w14:paraId="2A9E6653" w14:textId="77777777" w:rsidR="00996552" w:rsidRDefault="00996552">
      <w:pPr>
        <w:spacing w:before="9"/>
        <w:rPr>
          <w:rFonts w:ascii="宋体" w:eastAsia="宋体" w:hAnsi="宋体" w:cs="宋体"/>
          <w:sz w:val="17"/>
          <w:szCs w:val="17"/>
          <w:lang w:eastAsia="zh-CN"/>
        </w:rPr>
      </w:pPr>
    </w:p>
    <w:p w14:paraId="19C85572" w14:textId="77777777" w:rsidR="00996552" w:rsidRDefault="002D0D3F">
      <w:pPr>
        <w:pStyle w:val="a3"/>
        <w:spacing w:before="26" w:line="305" w:lineRule="auto"/>
        <w:ind w:right="75" w:firstLine="480"/>
        <w:rPr>
          <w:lang w:eastAsia="zh-CN"/>
        </w:rPr>
      </w:pPr>
      <w:r>
        <w:rPr>
          <w:lang w:eastAsia="zh-CN"/>
        </w:rPr>
        <w:t>主观赋权法是在权重分配方面研究较早</w:t>
      </w:r>
      <w:r>
        <w:rPr>
          <w:spacing w:val="-42"/>
          <w:lang w:eastAsia="zh-CN"/>
        </w:rPr>
        <w:t>、</w:t>
      </w:r>
      <w:r>
        <w:rPr>
          <w:lang w:eastAsia="zh-CN"/>
        </w:rPr>
        <w:t>较为成熟的方法</w:t>
      </w:r>
      <w:r>
        <w:rPr>
          <w:spacing w:val="-48"/>
          <w:lang w:eastAsia="zh-CN"/>
        </w:rPr>
        <w:t>，</w:t>
      </w:r>
      <w:r>
        <w:rPr>
          <w:lang w:eastAsia="zh-CN"/>
        </w:rPr>
        <w:t xml:space="preserve">其优点在于指标 </w:t>
      </w:r>
      <w:r>
        <w:rPr>
          <w:spacing w:val="3"/>
          <w:lang w:eastAsia="zh-CN"/>
        </w:rPr>
        <w:t>分析者可根据实际的决策问题和实际的知识经验合理地确定各指标的权重，避</w:t>
      </w:r>
      <w:r>
        <w:rPr>
          <w:spacing w:val="51"/>
          <w:lang w:eastAsia="zh-CN"/>
        </w:rPr>
        <w:t xml:space="preserve"> </w:t>
      </w:r>
      <w:r>
        <w:rPr>
          <w:lang w:eastAsia="zh-CN"/>
        </w:rPr>
        <w:t>免出现权重分配结果与实际重要程度相悖的情况</w:t>
      </w:r>
      <w:r>
        <w:rPr>
          <w:spacing w:val="-41"/>
          <w:lang w:eastAsia="zh-CN"/>
        </w:rPr>
        <w:t>。</w:t>
      </w:r>
      <w:r>
        <w:rPr>
          <w:lang w:eastAsia="zh-CN"/>
        </w:rPr>
        <w:t>但其缺点也是相当明显</w:t>
      </w:r>
      <w:r>
        <w:rPr>
          <w:spacing w:val="-49"/>
          <w:lang w:eastAsia="zh-CN"/>
        </w:rPr>
        <w:t>，</w:t>
      </w:r>
      <w:r>
        <w:rPr>
          <w:lang w:eastAsia="zh-CN"/>
        </w:rPr>
        <w:t>其评 价结果具有较强的主观性</w:t>
      </w:r>
      <w:r>
        <w:rPr>
          <w:spacing w:val="-45"/>
          <w:lang w:eastAsia="zh-CN"/>
        </w:rPr>
        <w:t>，</w:t>
      </w:r>
      <w:r>
        <w:rPr>
          <w:lang w:eastAsia="zh-CN"/>
        </w:rPr>
        <w:t>对指标分析者的水平要求较高</w:t>
      </w:r>
      <w:r>
        <w:rPr>
          <w:spacing w:val="-45"/>
          <w:lang w:eastAsia="zh-CN"/>
        </w:rPr>
        <w:t>，</w:t>
      </w:r>
      <w:r>
        <w:rPr>
          <w:lang w:eastAsia="zh-CN"/>
        </w:rPr>
        <w:t>依赖于指标分析者的 研究水平自身经验</w:t>
      </w:r>
      <w:r>
        <w:rPr>
          <w:spacing w:val="-45"/>
          <w:lang w:eastAsia="zh-CN"/>
        </w:rPr>
        <w:t>，</w:t>
      </w:r>
      <w:r>
        <w:rPr>
          <w:lang w:eastAsia="zh-CN"/>
        </w:rPr>
        <w:t>同时增加了专家和决策分析者的研究负担</w:t>
      </w:r>
      <w:r>
        <w:rPr>
          <w:spacing w:val="-45"/>
          <w:lang w:eastAsia="zh-CN"/>
        </w:rPr>
        <w:t>，</w:t>
      </w:r>
      <w:r>
        <w:rPr>
          <w:lang w:eastAsia="zh-CN"/>
        </w:rPr>
        <w:t>甚至出现决策偏 差较大的情况</w:t>
      </w:r>
      <w:r>
        <w:rPr>
          <w:spacing w:val="-32"/>
          <w:lang w:eastAsia="zh-CN"/>
        </w:rPr>
        <w:t>，</w:t>
      </w:r>
      <w:r>
        <w:rPr>
          <w:lang w:eastAsia="zh-CN"/>
        </w:rPr>
        <w:t>在实际应用中存在很大的局限性</w:t>
      </w:r>
      <w:r>
        <w:rPr>
          <w:spacing w:val="-27"/>
          <w:lang w:eastAsia="zh-CN"/>
        </w:rPr>
        <w:t>。</w:t>
      </w:r>
      <w:r>
        <w:rPr>
          <w:lang w:eastAsia="zh-CN"/>
        </w:rPr>
        <w:t>在主观赋权法中</w:t>
      </w:r>
      <w:r>
        <w:rPr>
          <w:spacing w:val="-32"/>
          <w:lang w:eastAsia="zh-CN"/>
        </w:rPr>
        <w:t>，</w:t>
      </w:r>
      <w:r>
        <w:rPr>
          <w:lang w:eastAsia="zh-CN"/>
        </w:rPr>
        <w:t>层次分析法 是应用最为成熟和广泛的赋权法之一</w:t>
      </w:r>
      <w:r>
        <w:rPr>
          <w:spacing w:val="-47"/>
          <w:lang w:eastAsia="zh-CN"/>
        </w:rPr>
        <w:t>，</w:t>
      </w:r>
      <w:r>
        <w:rPr>
          <w:lang w:eastAsia="zh-CN"/>
        </w:rPr>
        <w:t>其在决策分析方法中的简洁实用</w:t>
      </w:r>
      <w:r>
        <w:rPr>
          <w:spacing w:val="-42"/>
          <w:lang w:eastAsia="zh-CN"/>
        </w:rPr>
        <w:t>、</w:t>
      </w:r>
      <w:r>
        <w:rPr>
          <w:lang w:eastAsia="zh-CN"/>
        </w:rPr>
        <w:t>所需定 量数据少的优点是使其广泛应用的主要原因</w:t>
      </w:r>
      <w:r>
        <w:rPr>
          <w:spacing w:val="-41"/>
          <w:lang w:eastAsia="zh-CN"/>
        </w:rPr>
        <w:t>。</w:t>
      </w:r>
      <w:r>
        <w:rPr>
          <w:lang w:eastAsia="zh-CN"/>
        </w:rPr>
        <w:t>但其缺点也不能忽视</w:t>
      </w:r>
      <w:r>
        <w:rPr>
          <w:spacing w:val="-49"/>
          <w:lang w:eastAsia="zh-CN"/>
        </w:rPr>
        <w:t>，</w:t>
      </w:r>
      <w:r>
        <w:rPr>
          <w:lang w:eastAsia="zh-CN"/>
        </w:rPr>
        <w:t>当指标过多 时</w:t>
      </w:r>
      <w:r>
        <w:rPr>
          <w:spacing w:val="-30"/>
          <w:lang w:eastAsia="zh-CN"/>
        </w:rPr>
        <w:t>，</w:t>
      </w:r>
      <w:r>
        <w:rPr>
          <w:lang w:eastAsia="zh-CN"/>
        </w:rPr>
        <w:t>对决策者的科研水平和自身经验要求提高</w:t>
      </w:r>
      <w:r>
        <w:rPr>
          <w:spacing w:val="-30"/>
          <w:lang w:eastAsia="zh-CN"/>
        </w:rPr>
        <w:t>，</w:t>
      </w:r>
      <w:r>
        <w:rPr>
          <w:lang w:eastAsia="zh-CN"/>
        </w:rPr>
        <w:t>主观成分过多</w:t>
      </w:r>
      <w:r>
        <w:rPr>
          <w:spacing w:val="-30"/>
          <w:lang w:eastAsia="zh-CN"/>
        </w:rPr>
        <w:t>，</w:t>
      </w:r>
      <w:r>
        <w:rPr>
          <w:lang w:eastAsia="zh-CN"/>
        </w:rPr>
        <w:t>与此同时造成的 数据统计量增大</w:t>
      </w:r>
      <w:r>
        <w:rPr>
          <w:spacing w:val="-32"/>
          <w:lang w:eastAsia="zh-CN"/>
        </w:rPr>
        <w:t>，</w:t>
      </w:r>
      <w:r>
        <w:rPr>
          <w:lang w:eastAsia="zh-CN"/>
        </w:rPr>
        <w:t>权重难以确定</w:t>
      </w:r>
      <w:r>
        <w:rPr>
          <w:spacing w:val="-32"/>
          <w:lang w:eastAsia="zh-CN"/>
        </w:rPr>
        <w:t>，</w:t>
      </w:r>
      <w:r>
        <w:rPr>
          <w:lang w:eastAsia="zh-CN"/>
        </w:rPr>
        <w:t>特征值和特征向量的精确求法也比较复杂</w:t>
      </w:r>
      <w:r>
        <w:rPr>
          <w:spacing w:val="-27"/>
          <w:lang w:eastAsia="zh-CN"/>
        </w:rPr>
        <w:t>。</w:t>
      </w:r>
      <w:r>
        <w:rPr>
          <w:lang w:eastAsia="zh-CN"/>
        </w:rPr>
        <w:t xml:space="preserve">除 </w:t>
      </w:r>
      <w:r>
        <w:rPr>
          <w:spacing w:val="1"/>
          <w:lang w:eastAsia="zh-CN"/>
        </w:rPr>
        <w:t>此之外，根据检验对照表进行矩阵一致性检验，其权重确定方法缺乏理论证明，</w:t>
      </w:r>
      <w:r>
        <w:rPr>
          <w:spacing w:val="54"/>
          <w:lang w:eastAsia="zh-CN"/>
        </w:rPr>
        <w:t xml:space="preserve"> </w:t>
      </w:r>
      <w:r>
        <w:rPr>
          <w:lang w:eastAsia="zh-CN"/>
        </w:rPr>
        <w:t>其科学合理性不能充分令人信服。</w:t>
      </w:r>
    </w:p>
    <w:p w14:paraId="3582C158" w14:textId="77777777" w:rsidR="00996552" w:rsidRDefault="002D0D3F">
      <w:pPr>
        <w:pStyle w:val="a3"/>
        <w:spacing w:before="20" w:line="302" w:lineRule="auto"/>
        <w:ind w:right="275" w:firstLine="480"/>
        <w:jc w:val="both"/>
        <w:rPr>
          <w:lang w:eastAsia="zh-CN"/>
        </w:rPr>
      </w:pPr>
      <w:r>
        <w:rPr>
          <w:spacing w:val="4"/>
          <w:lang w:eastAsia="zh-CN"/>
        </w:rPr>
        <w:t>客观赋权法是指单纯利用指标的客观信息而确定权重的方法，在结构脆弱</w:t>
      </w:r>
      <w:r>
        <w:rPr>
          <w:spacing w:val="42"/>
          <w:lang w:eastAsia="zh-CN"/>
        </w:rPr>
        <w:t xml:space="preserve"> </w:t>
      </w:r>
      <w:r>
        <w:rPr>
          <w:lang w:eastAsia="zh-CN"/>
        </w:rPr>
        <w:t>性指标中</w:t>
      </w:r>
      <w:r>
        <w:rPr>
          <w:spacing w:val="-36"/>
          <w:lang w:eastAsia="zh-CN"/>
        </w:rPr>
        <w:t>，</w:t>
      </w:r>
      <w:r>
        <w:rPr>
          <w:lang w:eastAsia="zh-CN"/>
        </w:rPr>
        <w:t>电气度</w:t>
      </w:r>
      <w:r>
        <w:rPr>
          <w:spacing w:val="-33"/>
          <w:lang w:eastAsia="zh-CN"/>
        </w:rPr>
        <w:t>、</w:t>
      </w:r>
      <w:r>
        <w:rPr>
          <w:lang w:eastAsia="zh-CN"/>
        </w:rPr>
        <w:t>电气介数和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值这三个指标分别是从三个不同的方 面进行研究提出的</w:t>
      </w:r>
      <w:r>
        <w:rPr>
          <w:spacing w:val="-45"/>
          <w:lang w:eastAsia="zh-CN"/>
        </w:rPr>
        <w:t>，</w:t>
      </w:r>
      <w:r>
        <w:rPr>
          <w:lang w:eastAsia="zh-CN"/>
        </w:rPr>
        <w:t>对于研究分析者来说</w:t>
      </w:r>
      <w:r>
        <w:rPr>
          <w:spacing w:val="-45"/>
          <w:lang w:eastAsia="zh-CN"/>
        </w:rPr>
        <w:t>，</w:t>
      </w:r>
      <w:r>
        <w:rPr>
          <w:lang w:eastAsia="zh-CN"/>
        </w:rPr>
        <w:t>无法从主观来判断其对评价结果的重 要程度</w:t>
      </w:r>
      <w:r>
        <w:rPr>
          <w:spacing w:val="-28"/>
          <w:lang w:eastAsia="zh-CN"/>
        </w:rPr>
        <w:t>。</w:t>
      </w:r>
      <w:r>
        <w:rPr>
          <w:lang w:eastAsia="zh-CN"/>
        </w:rPr>
        <w:t>另外</w:t>
      </w:r>
      <w:r>
        <w:rPr>
          <w:spacing w:val="-33"/>
          <w:lang w:eastAsia="zh-CN"/>
        </w:rPr>
        <w:t>，</w:t>
      </w:r>
      <w:r>
        <w:rPr>
          <w:lang w:eastAsia="zh-CN"/>
        </w:rPr>
        <w:t>三个状态脆弱性指标也是分别从电压稳定性</w:t>
      </w:r>
      <w:r>
        <w:rPr>
          <w:spacing w:val="-30"/>
          <w:lang w:eastAsia="zh-CN"/>
        </w:rPr>
        <w:t>、</w:t>
      </w:r>
      <w:r>
        <w:rPr>
          <w:lang w:eastAsia="zh-CN"/>
        </w:rPr>
        <w:t>最大负荷水平和电 网损耗三个角度来进行研究分析的</w:t>
      </w:r>
      <w:r>
        <w:rPr>
          <w:spacing w:val="-45"/>
          <w:lang w:eastAsia="zh-CN"/>
        </w:rPr>
        <w:t>，</w:t>
      </w:r>
      <w:r>
        <w:rPr>
          <w:lang w:eastAsia="zh-CN"/>
        </w:rPr>
        <w:t>运用主观分析法进行权重分配</w:t>
      </w:r>
      <w:r>
        <w:rPr>
          <w:spacing w:val="-45"/>
          <w:lang w:eastAsia="zh-CN"/>
        </w:rPr>
        <w:t>，</w:t>
      </w:r>
      <w:r>
        <w:rPr>
          <w:lang w:eastAsia="zh-CN"/>
        </w:rPr>
        <w:t>其方案的理 论可信度不高</w:t>
      </w:r>
      <w:r>
        <w:rPr>
          <w:spacing w:val="-45"/>
          <w:lang w:eastAsia="zh-CN"/>
        </w:rPr>
        <w:t>，</w:t>
      </w:r>
      <w:r>
        <w:rPr>
          <w:lang w:eastAsia="zh-CN"/>
        </w:rPr>
        <w:t>极有可能造成分配结果与实际情况不符</w:t>
      </w:r>
      <w:r>
        <w:rPr>
          <w:spacing w:val="-45"/>
          <w:lang w:eastAsia="zh-CN"/>
        </w:rPr>
        <w:t>，</w:t>
      </w:r>
      <w:r>
        <w:rPr>
          <w:lang w:eastAsia="zh-CN"/>
        </w:rPr>
        <w:t>而客观赋权法其判断结 果不依赖于人的主观判断，有较强的数学理论依据，概念清楚，含义明确。</w:t>
      </w:r>
    </w:p>
    <w:p w14:paraId="74401905" w14:textId="77777777" w:rsidR="00996552" w:rsidRDefault="002D0D3F">
      <w:pPr>
        <w:pStyle w:val="a3"/>
        <w:spacing w:before="23" w:line="305" w:lineRule="auto"/>
        <w:ind w:right="275" w:firstLine="480"/>
        <w:jc w:val="both"/>
        <w:rPr>
          <w:lang w:eastAsia="zh-CN"/>
        </w:rPr>
      </w:pPr>
      <w:r>
        <w:rPr>
          <w:spacing w:val="4"/>
          <w:lang w:eastAsia="zh-CN"/>
        </w:rPr>
        <w:t>基于以上对主客观赋权法的分析，本文采用客观赋权的方法对电力系统结</w:t>
      </w:r>
      <w:r>
        <w:rPr>
          <w:spacing w:val="42"/>
          <w:lang w:eastAsia="zh-CN"/>
        </w:rPr>
        <w:t xml:space="preserve"> </w:t>
      </w:r>
      <w:r>
        <w:rPr>
          <w:spacing w:val="3"/>
          <w:lang w:eastAsia="zh-CN"/>
        </w:rPr>
        <w:t>构和状态两个方面的脆弱性指标进行权重分配，仅根据各节点指标值的数据特</w:t>
      </w:r>
      <w:r>
        <w:rPr>
          <w:spacing w:val="51"/>
          <w:lang w:eastAsia="zh-CN"/>
        </w:rPr>
        <w:t xml:space="preserve"> </w:t>
      </w:r>
      <w:r>
        <w:rPr>
          <w:lang w:eastAsia="zh-CN"/>
        </w:rPr>
        <w:t>点和分布进行权重分配</w:t>
      </w:r>
      <w:r>
        <w:rPr>
          <w:spacing w:val="-30"/>
          <w:lang w:eastAsia="zh-CN"/>
        </w:rPr>
        <w:t>，</w:t>
      </w:r>
      <w:r>
        <w:rPr>
          <w:lang w:eastAsia="zh-CN"/>
        </w:rPr>
        <w:t>具有较强的数学理论支撑</w:t>
      </w:r>
      <w:r>
        <w:rPr>
          <w:spacing w:val="-30"/>
          <w:lang w:eastAsia="zh-CN"/>
        </w:rPr>
        <w:t>，</w:t>
      </w:r>
      <w:r>
        <w:rPr>
          <w:lang w:eastAsia="zh-CN"/>
        </w:rPr>
        <w:t>不具有主观随意性</w:t>
      </w:r>
      <w:r>
        <w:rPr>
          <w:spacing w:val="-30"/>
          <w:lang w:eastAsia="zh-CN"/>
        </w:rPr>
        <w:t>，</w:t>
      </w:r>
      <w:r>
        <w:rPr>
          <w:lang w:eastAsia="zh-CN"/>
        </w:rPr>
        <w:t>可信度 高。</w:t>
      </w:r>
    </w:p>
    <w:p w14:paraId="5A0CBCAA" w14:textId="77777777" w:rsidR="00996552" w:rsidRDefault="00996552">
      <w:pPr>
        <w:rPr>
          <w:rFonts w:ascii="宋体" w:eastAsia="宋体" w:hAnsi="宋体" w:cs="宋体"/>
          <w:sz w:val="24"/>
          <w:szCs w:val="24"/>
          <w:lang w:eastAsia="zh-CN"/>
        </w:rPr>
      </w:pPr>
    </w:p>
    <w:p w14:paraId="35AEBCAC" w14:textId="77777777" w:rsidR="00996552" w:rsidRDefault="00996552">
      <w:pPr>
        <w:spacing w:before="7"/>
        <w:rPr>
          <w:rFonts w:ascii="宋体" w:eastAsia="宋体" w:hAnsi="宋体" w:cs="宋体"/>
          <w:sz w:val="19"/>
          <w:szCs w:val="19"/>
          <w:lang w:eastAsia="zh-CN"/>
        </w:rPr>
      </w:pPr>
    </w:p>
    <w:p w14:paraId="0B88D014" w14:textId="77777777" w:rsidR="00996552" w:rsidRDefault="002D0D3F">
      <w:pPr>
        <w:pStyle w:val="3"/>
        <w:tabs>
          <w:tab w:val="left" w:pos="817"/>
        </w:tabs>
        <w:rPr>
          <w:lang w:eastAsia="zh-CN"/>
        </w:rPr>
      </w:pPr>
      <w:bookmarkStart w:id="146" w:name="4.3_脆弱性量化评估二级指标融合方法研究"/>
      <w:bookmarkStart w:id="147" w:name="_bookmark89"/>
      <w:bookmarkEnd w:id="146"/>
      <w:bookmarkEnd w:id="147"/>
      <w:r>
        <w:rPr>
          <w:rFonts w:ascii="Times New Roman" w:eastAsia="Times New Roman" w:hAnsi="Times New Roman" w:cs="Times New Roman"/>
          <w:sz w:val="32"/>
          <w:szCs w:val="32"/>
          <w:lang w:eastAsia="zh-CN"/>
        </w:rPr>
        <w:t>4.3</w:t>
      </w:r>
      <w:r>
        <w:rPr>
          <w:rFonts w:ascii="Times New Roman" w:eastAsia="Times New Roman" w:hAnsi="Times New Roman" w:cs="Times New Roman"/>
          <w:sz w:val="32"/>
          <w:szCs w:val="32"/>
          <w:lang w:eastAsia="zh-CN"/>
        </w:rPr>
        <w:tab/>
      </w:r>
      <w:r>
        <w:rPr>
          <w:lang w:eastAsia="zh-CN"/>
        </w:rPr>
        <w:t>脆弱性量化评估二级指标融合方法研究</w:t>
      </w:r>
    </w:p>
    <w:p w14:paraId="1AA34E95" w14:textId="77777777" w:rsidR="00996552" w:rsidRDefault="00996552">
      <w:pPr>
        <w:spacing w:before="9"/>
        <w:rPr>
          <w:rFonts w:ascii="宋体" w:eastAsia="宋体" w:hAnsi="宋体" w:cs="宋体"/>
          <w:sz w:val="23"/>
          <w:szCs w:val="23"/>
          <w:lang w:eastAsia="zh-CN"/>
        </w:rPr>
      </w:pPr>
    </w:p>
    <w:p w14:paraId="060A7044" w14:textId="77777777" w:rsidR="00996552" w:rsidRDefault="002D0D3F">
      <w:pPr>
        <w:pStyle w:val="a3"/>
        <w:spacing w:line="305" w:lineRule="auto"/>
        <w:ind w:right="75" w:firstLine="480"/>
        <w:rPr>
          <w:lang w:eastAsia="zh-CN"/>
        </w:rPr>
      </w:pPr>
      <w:r>
        <w:rPr>
          <w:lang w:eastAsia="zh-CN"/>
        </w:rPr>
        <w:t>从上述指标集结构来看</w:t>
      </w:r>
      <w:r>
        <w:rPr>
          <w:spacing w:val="-45"/>
          <w:lang w:eastAsia="zh-CN"/>
        </w:rPr>
        <w:t>，</w:t>
      </w:r>
      <w:r>
        <w:rPr>
          <w:lang w:eastAsia="zh-CN"/>
        </w:rPr>
        <w:t>系统的二级指标是按照系统结构和状态划分的</w:t>
      </w:r>
      <w:r>
        <w:rPr>
          <w:spacing w:val="-45"/>
          <w:lang w:eastAsia="zh-CN"/>
        </w:rPr>
        <w:t>，</w:t>
      </w:r>
      <w:r>
        <w:rPr>
          <w:lang w:eastAsia="zh-CN"/>
        </w:rPr>
        <w:t>从 不同角度反映系统的脆弱性特征</w:t>
      </w:r>
      <w:r>
        <w:rPr>
          <w:spacing w:val="-41"/>
          <w:lang w:eastAsia="zh-CN"/>
        </w:rPr>
        <w:t>。</w:t>
      </w:r>
      <w:r>
        <w:rPr>
          <w:lang w:eastAsia="zh-CN"/>
        </w:rPr>
        <w:t>针对所选取的结构和状态脆弱性评判指标</w:t>
      </w:r>
      <w:r>
        <w:rPr>
          <w:spacing w:val="-49"/>
          <w:lang w:eastAsia="zh-CN"/>
        </w:rPr>
        <w:t>，</w:t>
      </w:r>
      <w:r>
        <w:rPr>
          <w:lang w:eastAsia="zh-CN"/>
        </w:rPr>
        <w:t xml:space="preserve">需 </w:t>
      </w:r>
      <w:r>
        <w:rPr>
          <w:spacing w:val="3"/>
          <w:lang w:eastAsia="zh-CN"/>
        </w:rPr>
        <w:t>要分别对其状态和结构脆弱性指标集进行融合，首先要对各个二级指标进行归</w:t>
      </w:r>
      <w:r>
        <w:rPr>
          <w:spacing w:val="51"/>
          <w:lang w:eastAsia="zh-CN"/>
        </w:rPr>
        <w:t xml:space="preserve"> </w:t>
      </w:r>
      <w:r>
        <w:rPr>
          <w:spacing w:val="1"/>
          <w:lang w:eastAsia="zh-CN"/>
        </w:rPr>
        <w:t>一化处理，消除量纲级的差异，选取并改进指标融合方法对指标进行权重分配，</w:t>
      </w:r>
      <w:r>
        <w:rPr>
          <w:spacing w:val="54"/>
          <w:lang w:eastAsia="zh-CN"/>
        </w:rPr>
        <w:t xml:space="preserve"> </w:t>
      </w:r>
      <w:r>
        <w:rPr>
          <w:lang w:eastAsia="zh-CN"/>
        </w:rPr>
        <w:t>最后得到结构和状态一级评估指标。</w:t>
      </w:r>
    </w:p>
    <w:p w14:paraId="598194C7" w14:textId="77777777" w:rsidR="00996552" w:rsidRDefault="00996552">
      <w:pPr>
        <w:spacing w:line="305" w:lineRule="auto"/>
        <w:rPr>
          <w:lang w:eastAsia="zh-CN"/>
        </w:rPr>
        <w:sectPr w:rsidR="00996552">
          <w:pgSz w:w="11910" w:h="16840"/>
          <w:pgMar w:top="1140" w:right="1520" w:bottom="1280" w:left="1680" w:header="871" w:footer="1095" w:gutter="0"/>
          <w:cols w:space="720"/>
        </w:sectPr>
      </w:pPr>
    </w:p>
    <w:p w14:paraId="5B357959" w14:textId="77777777" w:rsidR="00996552" w:rsidRDefault="00996552">
      <w:pPr>
        <w:rPr>
          <w:rFonts w:ascii="宋体" w:eastAsia="宋体" w:hAnsi="宋体" w:cs="宋体"/>
          <w:sz w:val="15"/>
          <w:szCs w:val="15"/>
          <w:lang w:eastAsia="zh-CN"/>
        </w:rPr>
      </w:pPr>
    </w:p>
    <w:p w14:paraId="2D7D2A1E" w14:textId="77777777" w:rsidR="00996552" w:rsidRDefault="002D0D3F">
      <w:pPr>
        <w:tabs>
          <w:tab w:val="left" w:pos="997"/>
        </w:tabs>
        <w:spacing w:before="13"/>
        <w:ind w:left="597" w:hanging="480"/>
        <w:rPr>
          <w:rFonts w:ascii="宋体" w:eastAsia="宋体" w:hAnsi="宋体" w:cs="宋体"/>
          <w:sz w:val="28"/>
          <w:szCs w:val="28"/>
          <w:lang w:eastAsia="zh-CN"/>
        </w:rPr>
      </w:pPr>
      <w:bookmarkStart w:id="148" w:name="4.3.1_脆弱性量化评估指标数据归一化处理"/>
      <w:bookmarkStart w:id="149" w:name="_bookmark90"/>
      <w:bookmarkEnd w:id="148"/>
      <w:bookmarkEnd w:id="149"/>
      <w:r>
        <w:rPr>
          <w:rFonts w:ascii="Times New Roman" w:eastAsia="Times New Roman" w:hAnsi="Times New Roman" w:cs="Times New Roman"/>
          <w:sz w:val="30"/>
          <w:szCs w:val="30"/>
          <w:lang w:eastAsia="zh-CN"/>
        </w:rPr>
        <w:t>4.3.1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脆弱性量化评估指标数据归一化处理</w:t>
      </w:r>
    </w:p>
    <w:p w14:paraId="35C5921F" w14:textId="77777777" w:rsidR="00996552" w:rsidRDefault="00996552">
      <w:pPr>
        <w:spacing w:before="1"/>
        <w:rPr>
          <w:rFonts w:ascii="宋体" w:eastAsia="宋体" w:hAnsi="宋体" w:cs="宋体"/>
          <w:sz w:val="24"/>
          <w:szCs w:val="24"/>
          <w:lang w:eastAsia="zh-CN"/>
        </w:rPr>
      </w:pPr>
    </w:p>
    <w:p w14:paraId="77838534" w14:textId="77777777" w:rsidR="00996552" w:rsidRDefault="002D0D3F">
      <w:pPr>
        <w:pStyle w:val="a3"/>
        <w:spacing w:line="305" w:lineRule="auto"/>
        <w:ind w:right="275" w:firstLine="480"/>
        <w:jc w:val="both"/>
        <w:rPr>
          <w:lang w:eastAsia="zh-CN"/>
        </w:rPr>
      </w:pPr>
      <w:r>
        <w:rPr>
          <w:spacing w:val="4"/>
          <w:lang w:eastAsia="zh-CN"/>
        </w:rPr>
        <w:t>针对基于不同理论和算法得出的脆弱性评估指标数据，不同指标数据在量</w:t>
      </w:r>
      <w:r>
        <w:rPr>
          <w:spacing w:val="42"/>
          <w:lang w:eastAsia="zh-CN"/>
        </w:rPr>
        <w:t xml:space="preserve"> </w:t>
      </w:r>
      <w:r>
        <w:rPr>
          <w:spacing w:val="3"/>
          <w:lang w:eastAsia="zh-CN"/>
        </w:rPr>
        <w:t>纲和数量级上会存在差异。为了对系统节点进行脆弱性评估和指标融合，首先</w:t>
      </w:r>
      <w:r>
        <w:rPr>
          <w:spacing w:val="62"/>
          <w:lang w:eastAsia="zh-CN"/>
        </w:rPr>
        <w:t xml:space="preserve"> </w:t>
      </w:r>
      <w:r>
        <w:rPr>
          <w:spacing w:val="3"/>
          <w:lang w:eastAsia="zh-CN"/>
        </w:rPr>
        <w:t>需要对指标数据进行归一化处理，数据的归一化方法有很多，需要根据不同的</w:t>
      </w:r>
      <w:r>
        <w:rPr>
          <w:spacing w:val="62"/>
          <w:lang w:eastAsia="zh-CN"/>
        </w:rPr>
        <w:t xml:space="preserve"> </w:t>
      </w:r>
      <w:r>
        <w:rPr>
          <w:spacing w:val="3"/>
          <w:lang w:eastAsia="zh-CN"/>
        </w:rPr>
        <w:t>数据格式和数据分布采取不同的归一化方法。下面对常用的归一化方法汇总如</w:t>
      </w:r>
      <w:r>
        <w:rPr>
          <w:spacing w:val="51"/>
          <w:lang w:eastAsia="zh-CN"/>
        </w:rPr>
        <w:t xml:space="preserve"> </w:t>
      </w:r>
      <w:r>
        <w:rPr>
          <w:lang w:eastAsia="zh-CN"/>
        </w:rPr>
        <w:t>表</w:t>
      </w:r>
      <w:hyperlink w:anchor="_bookmark91" w:history="1">
        <w:r>
          <w:rPr>
            <w:rFonts w:ascii="Times New Roman" w:eastAsia="Times New Roman" w:hAnsi="Times New Roman" w:cs="Times New Roman"/>
            <w:lang w:eastAsia="zh-CN"/>
          </w:rPr>
          <w:t>4.1</w:t>
        </w:r>
      </w:hyperlink>
      <w:r>
        <w:rPr>
          <w:lang w:eastAsia="zh-CN"/>
        </w:rPr>
        <w:t>所示。</w:t>
      </w:r>
    </w:p>
    <w:p w14:paraId="0B9A02D8" w14:textId="77777777" w:rsidR="00996552" w:rsidRDefault="002D0D3F">
      <w:pPr>
        <w:tabs>
          <w:tab w:val="left" w:pos="734"/>
        </w:tabs>
        <w:spacing w:before="120"/>
        <w:ind w:right="158"/>
        <w:jc w:val="center"/>
        <w:rPr>
          <w:rFonts w:ascii="宋体" w:eastAsia="宋体" w:hAnsi="宋体" w:cs="宋体"/>
          <w:sz w:val="21"/>
          <w:szCs w:val="21"/>
          <w:lang w:eastAsia="zh-CN"/>
        </w:rPr>
      </w:pPr>
      <w:bookmarkStart w:id="150" w:name="_bookmark91"/>
      <w:bookmarkEnd w:id="150"/>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数据归一化方法汇总</w:t>
      </w:r>
    </w:p>
    <w:p w14:paraId="2E6BE220" w14:textId="77777777" w:rsidR="00996552" w:rsidRDefault="00996552">
      <w:pPr>
        <w:spacing w:before="12"/>
        <w:rPr>
          <w:rFonts w:ascii="宋体" w:eastAsia="宋体" w:hAnsi="宋体" w:cs="宋体"/>
          <w:sz w:val="12"/>
          <w:szCs w:val="12"/>
          <w:lang w:eastAsia="zh-CN"/>
        </w:rPr>
      </w:pPr>
    </w:p>
    <w:p w14:paraId="7BCEAE4D" w14:textId="77777777" w:rsidR="00996552" w:rsidRDefault="00025C9E">
      <w:pPr>
        <w:spacing w:line="20" w:lineRule="atLeast"/>
        <w:ind w:left="270"/>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21FBFF4C">
          <v:group id="_x0000_s3578" style="width:400.3pt;height:.95pt;mso-position-horizontal-relative:char;mso-position-vertical-relative:line" coordsize="8006,19">
            <v:group id="_x0000_s3579" style="position:absolute;left:9;top:9;width:7987;height:2" coordorigin="9,9" coordsize="7987,2">
              <v:shape id="_x0000_s3580" style="position:absolute;left:9;top:9;width:7987;height:2" coordorigin="9,9" coordsize="7987,0" path="m9,9r7987,e" filled="f" strokeweight=".94pt">
                <v:path arrowok="t"/>
              </v:shape>
            </v:group>
            <w10:anchorlock/>
          </v:group>
        </w:pict>
      </w:r>
    </w:p>
    <w:p w14:paraId="4301C785" w14:textId="77777777" w:rsidR="00996552" w:rsidRDefault="002D0D3F">
      <w:pPr>
        <w:tabs>
          <w:tab w:val="left" w:pos="3194"/>
          <w:tab w:val="left" w:pos="5231"/>
          <w:tab w:val="left" w:pos="6980"/>
        </w:tabs>
        <w:spacing w:before="29"/>
        <w:ind w:left="1266"/>
        <w:rPr>
          <w:rFonts w:ascii="黑体" w:eastAsia="黑体" w:hAnsi="黑体" w:cs="黑体"/>
          <w:sz w:val="21"/>
          <w:szCs w:val="21"/>
          <w:lang w:eastAsia="zh-CN"/>
        </w:rPr>
      </w:pPr>
      <w:r>
        <w:rPr>
          <w:rFonts w:ascii="黑体" w:eastAsia="黑体" w:hAnsi="黑体" w:cs="黑体"/>
          <w:sz w:val="21"/>
          <w:szCs w:val="21"/>
          <w:lang w:eastAsia="zh-CN"/>
        </w:rPr>
        <w:t>方法</w:t>
      </w:r>
      <w:r>
        <w:rPr>
          <w:rFonts w:ascii="黑体" w:eastAsia="黑体" w:hAnsi="黑体" w:cs="黑体"/>
          <w:sz w:val="21"/>
          <w:szCs w:val="21"/>
          <w:lang w:eastAsia="zh-CN"/>
        </w:rPr>
        <w:tab/>
      </w:r>
      <w:r>
        <w:rPr>
          <w:rFonts w:ascii="黑体" w:eastAsia="黑体" w:hAnsi="黑体" w:cs="黑体"/>
          <w:w w:val="95"/>
          <w:sz w:val="21"/>
          <w:szCs w:val="21"/>
          <w:lang w:eastAsia="zh-CN"/>
        </w:rPr>
        <w:t>适用情况</w:t>
      </w:r>
      <w:r>
        <w:rPr>
          <w:rFonts w:ascii="黑体" w:eastAsia="黑体" w:hAnsi="黑体" w:cs="黑体"/>
          <w:w w:val="95"/>
          <w:sz w:val="21"/>
          <w:szCs w:val="21"/>
          <w:lang w:eastAsia="zh-CN"/>
        </w:rPr>
        <w:tab/>
      </w:r>
      <w:r>
        <w:rPr>
          <w:rFonts w:ascii="黑体" w:eastAsia="黑体" w:hAnsi="黑体" w:cs="黑体"/>
          <w:sz w:val="21"/>
          <w:szCs w:val="21"/>
          <w:lang w:eastAsia="zh-CN"/>
        </w:rPr>
        <w:t>特点</w:t>
      </w:r>
      <w:r>
        <w:rPr>
          <w:rFonts w:ascii="黑体" w:eastAsia="黑体" w:hAnsi="黑体" w:cs="黑体"/>
          <w:sz w:val="21"/>
          <w:szCs w:val="21"/>
          <w:lang w:eastAsia="zh-CN"/>
        </w:rPr>
        <w:tab/>
        <w:t>表达式</w:t>
      </w:r>
    </w:p>
    <w:p w14:paraId="3650036C" w14:textId="77777777" w:rsidR="00996552" w:rsidRDefault="00996552">
      <w:pPr>
        <w:spacing w:before="2"/>
        <w:rPr>
          <w:rFonts w:ascii="黑体" w:eastAsia="黑体" w:hAnsi="黑体" w:cs="黑体"/>
          <w:sz w:val="8"/>
          <w:szCs w:val="8"/>
          <w:lang w:eastAsia="zh-CN"/>
        </w:rPr>
      </w:pPr>
    </w:p>
    <w:p w14:paraId="36A0125D" w14:textId="77777777" w:rsidR="00996552" w:rsidRDefault="00025C9E">
      <w:pPr>
        <w:spacing w:line="20" w:lineRule="atLeast"/>
        <w:ind w:left="273"/>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02EB1D90">
          <v:group id="_x0000_s3575" style="width:399.95pt;height:.6pt;mso-position-horizontal-relative:char;mso-position-vertical-relative:line" coordsize="7999,12">
            <v:group id="_x0000_s3576" style="position:absolute;left:6;top:6;width:7987;height:2" coordorigin="6,6" coordsize="7987,2">
              <v:shape id="_x0000_s3577" style="position:absolute;left:6;top:6;width:7987;height:2" coordorigin="6,6" coordsize="7987,0" path="m6,6r7986,e" filled="f" strokeweight=".20725mm">
                <v:path arrowok="t"/>
              </v:shape>
            </v:group>
            <w10:anchorlock/>
          </v:group>
        </w:pict>
      </w:r>
    </w:p>
    <w:p w14:paraId="35ED423E" w14:textId="77777777" w:rsidR="00996552" w:rsidRDefault="00996552">
      <w:pPr>
        <w:spacing w:line="20" w:lineRule="atLeast"/>
        <w:rPr>
          <w:rFonts w:ascii="黑体" w:eastAsia="黑体" w:hAnsi="黑体" w:cs="黑体"/>
          <w:sz w:val="2"/>
          <w:szCs w:val="2"/>
        </w:rPr>
        <w:sectPr w:rsidR="00996552">
          <w:pgSz w:w="11910" w:h="16840"/>
          <w:pgMar w:top="1140" w:right="1520" w:bottom="1280" w:left="1680" w:header="871" w:footer="1095" w:gutter="0"/>
          <w:cols w:space="720"/>
        </w:sectPr>
      </w:pPr>
    </w:p>
    <w:p w14:paraId="6A1310CC" w14:textId="77777777" w:rsidR="00996552" w:rsidRDefault="00996552">
      <w:pPr>
        <w:spacing w:before="3"/>
        <w:rPr>
          <w:rFonts w:ascii="黑体" w:eastAsia="黑体" w:hAnsi="黑体" w:cs="黑体"/>
          <w:sz w:val="29"/>
          <w:szCs w:val="29"/>
        </w:rPr>
      </w:pPr>
    </w:p>
    <w:p w14:paraId="78785EDD" w14:textId="77777777" w:rsidR="00996552" w:rsidRDefault="002D0D3F">
      <w:pPr>
        <w:spacing w:line="252" w:lineRule="exact"/>
        <w:ind w:left="967"/>
        <w:rPr>
          <w:rFonts w:ascii="宋体" w:eastAsia="宋体" w:hAnsi="宋体" w:cs="宋体"/>
          <w:sz w:val="21"/>
          <w:szCs w:val="21"/>
          <w:lang w:eastAsia="zh-CN"/>
        </w:rPr>
      </w:pPr>
      <w:r>
        <w:rPr>
          <w:rFonts w:ascii="宋体" w:eastAsia="宋体" w:hAnsi="宋体" w:cs="宋体"/>
          <w:sz w:val="21"/>
          <w:szCs w:val="21"/>
          <w:lang w:eastAsia="zh-CN"/>
        </w:rPr>
        <w:t>离差标准化</w:t>
      </w:r>
    </w:p>
    <w:p w14:paraId="3CDC2EAF" w14:textId="77777777" w:rsidR="00996552" w:rsidRDefault="002D0D3F">
      <w:pPr>
        <w:spacing w:before="22" w:line="275" w:lineRule="auto"/>
        <w:ind w:left="821"/>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适用于最大最小 值明确不变的数</w:t>
      </w:r>
    </w:p>
    <w:p w14:paraId="65F7C6B7" w14:textId="77777777" w:rsidR="00996552" w:rsidRDefault="002D0D3F">
      <w:pPr>
        <w:spacing w:before="179" w:line="221" w:lineRule="exact"/>
        <w:ind w:left="316"/>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不改变数据的原</w:t>
      </w:r>
    </w:p>
    <w:p w14:paraId="6D8F3DD5" w14:textId="77777777" w:rsidR="00996552" w:rsidRDefault="00025C9E">
      <w:pPr>
        <w:tabs>
          <w:tab w:val="left" w:pos="2174"/>
        </w:tabs>
        <w:spacing w:line="234" w:lineRule="exact"/>
        <w:ind w:left="736"/>
        <w:rPr>
          <w:rFonts w:ascii="Times New Roman" w:eastAsia="Times New Roman" w:hAnsi="Times New Roman" w:cs="Times New Roman"/>
          <w:sz w:val="21"/>
          <w:szCs w:val="21"/>
          <w:lang w:eastAsia="zh-CN"/>
        </w:rPr>
      </w:pPr>
      <w:r>
        <w:rPr>
          <w:rFonts w:eastAsiaTheme="minorHAnsi"/>
        </w:rPr>
        <w:pict w14:anchorId="10D9CED8">
          <v:group id="_x0000_s3573" style="position:absolute;left:0;text-align:left;margin-left:434.9pt;margin-top:6.75pt;width:49.9pt;height:.1pt;z-index:-279328;mso-position-horizontal-relative:page" coordorigin="8698,135" coordsize="998,2">
            <v:shape id="_x0000_s3574" style="position:absolute;left:8698;top:135;width:998;height:2" coordorigin="8698,135" coordsize="998,0" path="m8698,135r997,e" filled="f" strokeweight=".20744mm">
              <v:path arrowok="t"/>
            </v:shape>
            <w10:wrap anchorx="page"/>
          </v:group>
        </w:pict>
      </w:r>
      <w:r w:rsidR="002D0D3F">
        <w:rPr>
          <w:rFonts w:ascii="宋体" w:eastAsia="宋体" w:hAnsi="宋体" w:cs="宋体"/>
          <w:sz w:val="21"/>
          <w:szCs w:val="21"/>
          <w:lang w:eastAsia="zh-CN"/>
        </w:rPr>
        <w:t>始分布</w:t>
      </w:r>
      <w:r w:rsidR="002D0D3F">
        <w:rPr>
          <w:rFonts w:ascii="宋体" w:eastAsia="宋体" w:hAnsi="宋体" w:cs="宋体"/>
          <w:sz w:val="21"/>
          <w:szCs w:val="21"/>
          <w:lang w:eastAsia="zh-CN"/>
        </w:rPr>
        <w:tab/>
      </w:r>
      <w:r w:rsidR="002D0D3F">
        <w:rPr>
          <w:rFonts w:ascii="Times New Roman" w:eastAsia="Times New Roman" w:hAnsi="Times New Roman" w:cs="Times New Roman"/>
          <w:i/>
          <w:spacing w:val="5"/>
          <w:position w:val="15"/>
          <w:sz w:val="21"/>
          <w:szCs w:val="21"/>
          <w:lang w:eastAsia="zh-CN"/>
        </w:rPr>
        <w:t>x</w:t>
      </w:r>
      <w:r w:rsidR="002D0D3F">
        <w:rPr>
          <w:rFonts w:ascii="MS Gothic" w:eastAsia="MS Gothic" w:hAnsi="MS Gothic" w:cs="MS Gothic"/>
          <w:spacing w:val="5"/>
          <w:position w:val="23"/>
          <w:sz w:val="14"/>
          <w:szCs w:val="14"/>
          <w:lang w:eastAsia="zh-CN"/>
        </w:rPr>
        <w:t>∗</w:t>
      </w:r>
      <w:r w:rsidR="002D0D3F">
        <w:rPr>
          <w:rFonts w:ascii="MS Gothic" w:eastAsia="MS Gothic" w:hAnsi="MS Gothic" w:cs="MS Gothic"/>
          <w:spacing w:val="-6"/>
          <w:position w:val="23"/>
          <w:sz w:val="14"/>
          <w:szCs w:val="14"/>
          <w:lang w:eastAsia="zh-CN"/>
        </w:rPr>
        <w:t xml:space="preserve"> </w:t>
      </w:r>
      <w:r w:rsidR="002D0D3F">
        <w:rPr>
          <w:rFonts w:ascii="Georgia" w:eastAsia="Georgia" w:hAnsi="Georgia" w:cs="Georgia"/>
          <w:position w:val="15"/>
          <w:sz w:val="21"/>
          <w:szCs w:val="21"/>
          <w:lang w:eastAsia="zh-CN"/>
        </w:rPr>
        <w:t>=</w:t>
      </w:r>
      <w:r w:rsidR="002D0D3F">
        <w:rPr>
          <w:rFonts w:ascii="Georgia" w:eastAsia="Georgia" w:hAnsi="Georgia" w:cs="Georgia"/>
          <w:spacing w:val="39"/>
          <w:position w:val="15"/>
          <w:sz w:val="21"/>
          <w:szCs w:val="21"/>
          <w:lang w:eastAsia="zh-CN"/>
        </w:rPr>
        <w:t xml:space="preserve"> </w:t>
      </w:r>
      <w:r w:rsidR="002D0D3F">
        <w:rPr>
          <w:rFonts w:ascii="Times New Roman" w:eastAsia="Times New Roman" w:hAnsi="Times New Roman" w:cs="Times New Roman"/>
          <w:i/>
          <w:position w:val="1"/>
          <w:sz w:val="21"/>
          <w:szCs w:val="21"/>
          <w:lang w:eastAsia="zh-CN"/>
        </w:rPr>
        <w:t>x</w:t>
      </w:r>
    </w:p>
    <w:p w14:paraId="2B440F0A" w14:textId="77777777" w:rsidR="00996552" w:rsidRDefault="002D0D3F">
      <w:pPr>
        <w:spacing w:before="202"/>
        <w:ind w:left="11"/>
        <w:rPr>
          <w:rFonts w:ascii="Bookman Old Style" w:eastAsia="Bookman Old Style" w:hAnsi="Bookman Old Style" w:cs="Bookman Old Style"/>
          <w:sz w:val="14"/>
          <w:szCs w:val="14"/>
        </w:rPr>
      </w:pPr>
      <w:r>
        <w:rPr>
          <w:w w:val="105"/>
          <w:lang w:eastAsia="zh-CN"/>
        </w:rPr>
        <w:br w:type="column"/>
      </w:r>
      <w:r>
        <w:rPr>
          <w:rFonts w:ascii="Times New Roman" w:eastAsia="Times New Roman" w:hAnsi="Times New Roman" w:cs="Times New Roman"/>
          <w:i/>
          <w:w w:val="105"/>
          <w:sz w:val="21"/>
          <w:szCs w:val="21"/>
        </w:rPr>
        <w:lastRenderedPageBreak/>
        <w:t>x</w:t>
      </w:r>
      <w:r>
        <w:rPr>
          <w:rFonts w:ascii="Times New Roman" w:eastAsia="Times New Roman" w:hAnsi="Times New Roman" w:cs="Times New Roman"/>
          <w:i/>
          <w:spacing w:val="-4"/>
          <w:w w:val="105"/>
          <w:sz w:val="21"/>
          <w:szCs w:val="21"/>
        </w:rPr>
        <w:t xml:space="preserve"> </w:t>
      </w:r>
      <w:r>
        <w:rPr>
          <w:rFonts w:ascii="MS Gothic" w:eastAsia="MS Gothic" w:hAnsi="MS Gothic" w:cs="MS Gothic"/>
          <w:w w:val="105"/>
          <w:sz w:val="21"/>
          <w:szCs w:val="21"/>
        </w:rPr>
        <w:t>−</w:t>
      </w:r>
      <w:r>
        <w:rPr>
          <w:rFonts w:ascii="MS Gothic" w:eastAsia="MS Gothic" w:hAnsi="MS Gothic" w:cs="MS Gothic"/>
          <w:spacing w:val="-57"/>
          <w:w w:val="105"/>
          <w:sz w:val="21"/>
          <w:szCs w:val="21"/>
        </w:rPr>
        <w:t xml:space="preserve"> </w:t>
      </w:r>
      <w:r>
        <w:rPr>
          <w:rFonts w:ascii="Times New Roman" w:eastAsia="Times New Roman" w:hAnsi="Times New Roman" w:cs="Times New Roman"/>
          <w:i/>
          <w:spacing w:val="2"/>
          <w:w w:val="105"/>
          <w:sz w:val="21"/>
          <w:szCs w:val="21"/>
        </w:rPr>
        <w:t>x</w:t>
      </w:r>
      <w:r>
        <w:rPr>
          <w:rFonts w:ascii="Bookman Old Style" w:eastAsia="Bookman Old Style" w:hAnsi="Bookman Old Style" w:cs="Bookman Old Style"/>
          <w:i/>
          <w:spacing w:val="2"/>
          <w:w w:val="105"/>
          <w:position w:val="-2"/>
          <w:sz w:val="14"/>
          <w:szCs w:val="14"/>
        </w:rPr>
        <w:t>min</w:t>
      </w:r>
    </w:p>
    <w:p w14:paraId="6D01B372" w14:textId="77777777" w:rsidR="00996552" w:rsidRDefault="002D0D3F">
      <w:pPr>
        <w:spacing w:before="27" w:line="97" w:lineRule="exact"/>
        <w:ind w:left="498"/>
        <w:rPr>
          <w:rFonts w:ascii="Times New Roman" w:eastAsia="Times New Roman" w:hAnsi="Times New Roman" w:cs="Times New Roman"/>
          <w:sz w:val="21"/>
          <w:szCs w:val="21"/>
        </w:rPr>
      </w:pPr>
      <w:r>
        <w:rPr>
          <w:rFonts w:ascii="Times New Roman"/>
          <w:i/>
          <w:sz w:val="21"/>
        </w:rPr>
        <w:t>x</w:t>
      </w:r>
    </w:p>
    <w:p w14:paraId="754DFAD2" w14:textId="77777777" w:rsidR="00996552" w:rsidRDefault="00996552">
      <w:pPr>
        <w:spacing w:line="97" w:lineRule="exact"/>
        <w:rPr>
          <w:rFonts w:ascii="Times New Roman" w:eastAsia="Times New Roman" w:hAnsi="Times New Roman" w:cs="Times New Roman"/>
          <w:sz w:val="21"/>
          <w:szCs w:val="21"/>
        </w:rPr>
        <w:sectPr w:rsidR="00996552">
          <w:type w:val="continuous"/>
          <w:pgSz w:w="11910" w:h="16840"/>
          <w:pgMar w:top="1580" w:right="1520" w:bottom="280" w:left="1680" w:header="720" w:footer="720" w:gutter="0"/>
          <w:cols w:num="4" w:space="720" w:equalWidth="0">
            <w:col w:w="2018" w:space="40"/>
            <w:col w:w="2292" w:space="40"/>
            <w:col w:w="2733" w:space="40"/>
            <w:col w:w="1547"/>
          </w:cols>
        </w:sectPr>
      </w:pPr>
    </w:p>
    <w:p w14:paraId="4B9C4565" w14:textId="77777777" w:rsidR="00996552" w:rsidRDefault="002D0D3F">
      <w:pPr>
        <w:spacing w:before="104"/>
        <w:ind w:left="399"/>
        <w:jc w:val="center"/>
        <w:rPr>
          <w:rFonts w:ascii="Times New Roman" w:eastAsia="Times New Roman" w:hAnsi="Times New Roman" w:cs="Times New Roman"/>
          <w:sz w:val="21"/>
          <w:szCs w:val="21"/>
        </w:rPr>
      </w:pPr>
      <w:r>
        <w:rPr>
          <w:rFonts w:ascii="Times New Roman"/>
          <w:sz w:val="21"/>
        </w:rPr>
        <w:lastRenderedPageBreak/>
        <w:t>(Min-max Normalization)</w:t>
      </w:r>
    </w:p>
    <w:p w14:paraId="451F1E50" w14:textId="77777777" w:rsidR="00996552" w:rsidRDefault="00996552">
      <w:pPr>
        <w:rPr>
          <w:rFonts w:ascii="Times New Roman" w:eastAsia="Times New Roman" w:hAnsi="Times New Roman" w:cs="Times New Roman"/>
          <w:sz w:val="20"/>
          <w:szCs w:val="20"/>
        </w:rPr>
      </w:pPr>
    </w:p>
    <w:p w14:paraId="55DACF1C" w14:textId="77777777" w:rsidR="00996552" w:rsidRDefault="00996552">
      <w:pPr>
        <w:spacing w:before="2"/>
        <w:rPr>
          <w:rFonts w:ascii="Times New Roman" w:eastAsia="Times New Roman" w:hAnsi="Times New Roman" w:cs="Times New Roman"/>
          <w:sz w:val="23"/>
          <w:szCs w:val="23"/>
        </w:rPr>
      </w:pPr>
    </w:p>
    <w:p w14:paraId="46483C2A" w14:textId="77777777" w:rsidR="00996552" w:rsidRDefault="002D0D3F">
      <w:pPr>
        <w:ind w:left="366"/>
        <w:jc w:val="center"/>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z-score </w:t>
      </w:r>
      <w:r>
        <w:rPr>
          <w:rFonts w:ascii="宋体" w:eastAsia="宋体" w:hAnsi="宋体" w:cs="宋体"/>
          <w:sz w:val="21"/>
          <w:szCs w:val="21"/>
          <w:lang w:eastAsia="zh-CN"/>
        </w:rPr>
        <w:t>标准化</w:t>
      </w:r>
    </w:p>
    <w:p w14:paraId="5C38ECAD" w14:textId="77777777" w:rsidR="00996552" w:rsidRDefault="00996552">
      <w:pPr>
        <w:rPr>
          <w:rFonts w:ascii="宋体" w:eastAsia="宋体" w:hAnsi="宋体" w:cs="宋体"/>
          <w:lang w:eastAsia="zh-CN"/>
        </w:rPr>
      </w:pPr>
    </w:p>
    <w:p w14:paraId="0EDC8563" w14:textId="77777777" w:rsidR="00996552" w:rsidRDefault="00996552">
      <w:pPr>
        <w:rPr>
          <w:rFonts w:ascii="宋体" w:eastAsia="宋体" w:hAnsi="宋体" w:cs="宋体"/>
          <w:lang w:eastAsia="zh-CN"/>
        </w:rPr>
      </w:pPr>
    </w:p>
    <w:p w14:paraId="3CF5E6F4" w14:textId="77777777" w:rsidR="00996552" w:rsidRDefault="00996552">
      <w:pPr>
        <w:rPr>
          <w:rFonts w:ascii="宋体" w:eastAsia="宋体" w:hAnsi="宋体" w:cs="宋体"/>
          <w:sz w:val="18"/>
          <w:szCs w:val="18"/>
          <w:lang w:eastAsia="zh-CN"/>
        </w:rPr>
      </w:pPr>
    </w:p>
    <w:p w14:paraId="40A9FD20" w14:textId="77777777" w:rsidR="00996552" w:rsidRDefault="002D0D3F">
      <w:pPr>
        <w:spacing w:line="116" w:lineRule="exact"/>
        <w:ind w:left="366"/>
        <w:jc w:val="center"/>
        <w:rPr>
          <w:rFonts w:ascii="宋体" w:eastAsia="宋体" w:hAnsi="宋体" w:cs="宋体"/>
          <w:sz w:val="21"/>
          <w:szCs w:val="21"/>
          <w:lang w:eastAsia="zh-CN"/>
        </w:rPr>
      </w:pPr>
      <w:r>
        <w:rPr>
          <w:rFonts w:ascii="Times New Roman" w:eastAsia="Times New Roman" w:hAnsi="Times New Roman" w:cs="Times New Roman"/>
          <w:spacing w:val="-1"/>
          <w:sz w:val="21"/>
          <w:szCs w:val="21"/>
          <w:lang w:eastAsia="zh-CN"/>
        </w:rPr>
        <w:t xml:space="preserve">Logistic </w:t>
      </w:r>
      <w:r>
        <w:rPr>
          <w:rFonts w:ascii="宋体" w:eastAsia="宋体" w:hAnsi="宋体" w:cs="宋体"/>
          <w:sz w:val="21"/>
          <w:szCs w:val="21"/>
          <w:lang w:eastAsia="zh-CN"/>
        </w:rPr>
        <w:t>标准化</w:t>
      </w:r>
    </w:p>
    <w:p w14:paraId="54609056" w14:textId="77777777" w:rsidR="00996552" w:rsidRDefault="002D0D3F">
      <w:pPr>
        <w:spacing w:before="9" w:line="295" w:lineRule="auto"/>
        <w:ind w:left="224" w:firstLine="659"/>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据 适用于最大值最 小值未知的情况，</w:t>
      </w:r>
    </w:p>
    <w:p w14:paraId="178E19AC" w14:textId="77777777" w:rsidR="00996552" w:rsidRDefault="002D0D3F">
      <w:pPr>
        <w:spacing w:line="275" w:lineRule="auto"/>
        <w:ind w:left="253" w:right="178"/>
        <w:jc w:val="center"/>
        <w:rPr>
          <w:rFonts w:ascii="宋体" w:eastAsia="宋体" w:hAnsi="宋体" w:cs="宋体"/>
          <w:sz w:val="21"/>
          <w:szCs w:val="21"/>
          <w:lang w:eastAsia="zh-CN"/>
        </w:rPr>
      </w:pPr>
      <w:r>
        <w:rPr>
          <w:rFonts w:ascii="宋体" w:eastAsia="宋体" w:hAnsi="宋体" w:cs="宋体"/>
          <w:sz w:val="21"/>
          <w:szCs w:val="21"/>
          <w:lang w:eastAsia="zh-CN"/>
        </w:rPr>
        <w:t>且数据接近正态 分布 适用于对长尾分</w:t>
      </w:r>
    </w:p>
    <w:p w14:paraId="417B9A93" w14:textId="77777777" w:rsidR="00996552" w:rsidRDefault="002D0D3F">
      <w:pPr>
        <w:spacing w:before="9" w:line="116" w:lineRule="exact"/>
        <w:ind w:left="72"/>
        <w:jc w:val="center"/>
        <w:rPr>
          <w:rFonts w:ascii="宋体" w:eastAsia="宋体" w:hAnsi="宋体" w:cs="宋体"/>
          <w:sz w:val="21"/>
          <w:szCs w:val="21"/>
          <w:lang w:eastAsia="zh-CN"/>
        </w:rPr>
      </w:pPr>
      <w:r>
        <w:rPr>
          <w:rFonts w:ascii="宋体" w:eastAsia="宋体" w:hAnsi="宋体" w:cs="宋体"/>
          <w:sz w:val="21"/>
          <w:szCs w:val="21"/>
          <w:lang w:eastAsia="zh-CN"/>
        </w:rPr>
        <w:t>布的数据作分段</w:t>
      </w:r>
    </w:p>
    <w:p w14:paraId="3DE5D0FE" w14:textId="77777777" w:rsidR="00996552" w:rsidRDefault="002D0D3F">
      <w:pPr>
        <w:rPr>
          <w:rFonts w:ascii="宋体" w:eastAsia="宋体" w:hAnsi="宋体" w:cs="宋体"/>
          <w:sz w:val="20"/>
          <w:szCs w:val="20"/>
          <w:lang w:eastAsia="zh-CN"/>
        </w:rPr>
      </w:pPr>
      <w:r>
        <w:rPr>
          <w:lang w:eastAsia="zh-CN"/>
        </w:rPr>
        <w:br w:type="column"/>
      </w:r>
    </w:p>
    <w:p w14:paraId="348F8713" w14:textId="77777777" w:rsidR="00996552" w:rsidRDefault="00996552">
      <w:pPr>
        <w:spacing w:before="5"/>
        <w:rPr>
          <w:rFonts w:ascii="宋体" w:eastAsia="宋体" w:hAnsi="宋体" w:cs="宋体"/>
          <w:sz w:val="20"/>
          <w:szCs w:val="20"/>
          <w:lang w:eastAsia="zh-CN"/>
        </w:rPr>
      </w:pPr>
    </w:p>
    <w:p w14:paraId="013DC5D6" w14:textId="77777777" w:rsidR="00996552" w:rsidRDefault="002D0D3F">
      <w:pPr>
        <w:spacing w:line="275" w:lineRule="auto"/>
        <w:ind w:left="135"/>
        <w:jc w:val="both"/>
        <w:rPr>
          <w:rFonts w:ascii="宋体" w:eastAsia="宋体" w:hAnsi="宋体" w:cs="宋体"/>
          <w:sz w:val="21"/>
          <w:szCs w:val="21"/>
          <w:lang w:eastAsia="zh-CN"/>
        </w:rPr>
      </w:pPr>
      <w:r>
        <w:rPr>
          <w:rFonts w:ascii="宋体" w:eastAsia="宋体" w:hAnsi="宋体" w:cs="宋体"/>
          <w:sz w:val="21"/>
          <w:szCs w:val="21"/>
          <w:lang w:eastAsia="zh-CN"/>
        </w:rPr>
        <w:t>改变数据的原始 分布，对离群点 规范化效果好</w:t>
      </w:r>
    </w:p>
    <w:p w14:paraId="39DB65BB" w14:textId="77777777" w:rsidR="00996552" w:rsidRDefault="00996552">
      <w:pPr>
        <w:spacing w:before="10"/>
        <w:rPr>
          <w:rFonts w:ascii="宋体" w:eastAsia="宋体" w:hAnsi="宋体" w:cs="宋体"/>
          <w:sz w:val="24"/>
          <w:szCs w:val="24"/>
          <w:lang w:eastAsia="zh-CN"/>
        </w:rPr>
      </w:pPr>
    </w:p>
    <w:p w14:paraId="30DA793F" w14:textId="77777777" w:rsidR="00996552" w:rsidRDefault="00025C9E">
      <w:pPr>
        <w:spacing w:line="273" w:lineRule="exact"/>
        <w:ind w:left="135"/>
        <w:jc w:val="both"/>
        <w:rPr>
          <w:rFonts w:ascii="宋体" w:eastAsia="宋体" w:hAnsi="宋体" w:cs="宋体"/>
          <w:sz w:val="21"/>
          <w:szCs w:val="21"/>
          <w:lang w:eastAsia="zh-CN"/>
        </w:rPr>
      </w:pPr>
      <w:r>
        <w:rPr>
          <w:rFonts w:eastAsiaTheme="minorHAnsi"/>
        </w:rPr>
        <w:pict w14:anchorId="0EE0EA6C">
          <v:group id="_x0000_s3571" style="position:absolute;left:0;text-align:left;margin-left:444.75pt;margin-top:19.1pt;width:30.15pt;height:.1pt;z-index:-279280;mso-position-horizontal-relative:page" coordorigin="8895,382" coordsize="603,2">
            <v:shape id="_x0000_s3572" style="position:absolute;left:8895;top:382;width:603;height:2" coordorigin="8895,382" coordsize="603,0" path="m8895,382r603,e" filled="f" strokeweight=".20744mm">
              <v:path arrowok="t"/>
            </v:shape>
            <w10:wrap anchorx="page"/>
          </v:group>
        </w:pict>
      </w:r>
      <w:r w:rsidR="002D0D3F">
        <w:rPr>
          <w:rFonts w:ascii="宋体" w:eastAsia="宋体" w:hAnsi="宋体" w:cs="宋体"/>
          <w:sz w:val="21"/>
          <w:szCs w:val="21"/>
          <w:lang w:eastAsia="zh-CN"/>
        </w:rPr>
        <w:t>改变数据的分布</w:t>
      </w:r>
    </w:p>
    <w:p w14:paraId="486A41AC" w14:textId="77777777" w:rsidR="00996552" w:rsidRDefault="002D0D3F">
      <w:pPr>
        <w:spacing w:line="155" w:lineRule="exact"/>
        <w:ind w:right="146"/>
        <w:jc w:val="right"/>
        <w:rPr>
          <w:rFonts w:ascii="MS Gothic" w:eastAsia="MS Gothic" w:hAnsi="MS Gothic" w:cs="MS Gothic"/>
          <w:sz w:val="21"/>
          <w:szCs w:val="21"/>
          <w:lang w:eastAsia="zh-CN"/>
        </w:rPr>
      </w:pPr>
      <w:r>
        <w:rPr>
          <w:w w:val="110"/>
          <w:lang w:eastAsia="zh-CN"/>
        </w:rPr>
        <w:br w:type="column"/>
      </w:r>
      <w:r>
        <w:rPr>
          <w:rFonts w:ascii="Bookman Old Style" w:eastAsia="Bookman Old Style" w:hAnsi="Bookman Old Style" w:cs="Bookman Old Style"/>
          <w:i/>
          <w:spacing w:val="3"/>
          <w:w w:val="110"/>
          <w:sz w:val="14"/>
          <w:szCs w:val="14"/>
          <w:lang w:eastAsia="zh-CN"/>
        </w:rPr>
        <w:lastRenderedPageBreak/>
        <w:t>max</w:t>
      </w:r>
      <w:r>
        <w:rPr>
          <w:rFonts w:ascii="Bookman Old Style" w:eastAsia="Bookman Old Style" w:hAnsi="Bookman Old Style" w:cs="Bookman Old Style"/>
          <w:i/>
          <w:spacing w:val="-15"/>
          <w:w w:val="110"/>
          <w:sz w:val="14"/>
          <w:szCs w:val="14"/>
          <w:lang w:eastAsia="zh-CN"/>
        </w:rPr>
        <w:t xml:space="preserve"> </w:t>
      </w:r>
      <w:r>
        <w:rPr>
          <w:rFonts w:ascii="MS Gothic" w:eastAsia="MS Gothic" w:hAnsi="MS Gothic" w:cs="MS Gothic"/>
          <w:w w:val="110"/>
          <w:position w:val="3"/>
          <w:sz w:val="21"/>
          <w:szCs w:val="21"/>
          <w:lang w:eastAsia="zh-CN"/>
        </w:rPr>
        <w:t>−</w:t>
      </w:r>
    </w:p>
    <w:p w14:paraId="2F6650E2" w14:textId="77777777" w:rsidR="00996552" w:rsidRDefault="00996552">
      <w:pPr>
        <w:rPr>
          <w:rFonts w:ascii="MS Gothic" w:eastAsia="MS Gothic" w:hAnsi="MS Gothic" w:cs="MS Gothic"/>
          <w:sz w:val="20"/>
          <w:szCs w:val="20"/>
          <w:lang w:eastAsia="zh-CN"/>
        </w:rPr>
      </w:pPr>
    </w:p>
    <w:p w14:paraId="0339A913" w14:textId="77777777" w:rsidR="00996552" w:rsidRDefault="00996552">
      <w:pPr>
        <w:rPr>
          <w:rFonts w:ascii="MS Gothic" w:eastAsia="MS Gothic" w:hAnsi="MS Gothic" w:cs="MS Gothic"/>
          <w:sz w:val="26"/>
          <w:szCs w:val="26"/>
          <w:lang w:eastAsia="zh-CN"/>
        </w:rPr>
      </w:pPr>
    </w:p>
    <w:p w14:paraId="5617EF81" w14:textId="77777777" w:rsidR="00996552" w:rsidRDefault="00025C9E">
      <w:pPr>
        <w:tabs>
          <w:tab w:val="left" w:pos="344"/>
        </w:tabs>
        <w:spacing w:line="168" w:lineRule="exact"/>
        <w:jc w:val="right"/>
        <w:rPr>
          <w:rFonts w:ascii="Times New Roman" w:eastAsia="Times New Roman" w:hAnsi="Times New Roman" w:cs="Times New Roman"/>
          <w:sz w:val="21"/>
          <w:szCs w:val="21"/>
          <w:lang w:eastAsia="zh-CN"/>
        </w:rPr>
      </w:pPr>
      <w:r>
        <w:rPr>
          <w:rFonts w:eastAsiaTheme="minorHAnsi"/>
        </w:rPr>
        <w:pict w14:anchorId="658DF352">
          <v:shape id="_x0000_s3570" type="#_x0000_t202" style="position:absolute;left:0;text-align:left;margin-left:456.2pt;margin-top:4.85pt;width:6.7pt;height:10.5pt;z-index:-279208;mso-position-horizontal-relative:page" filled="f" stroked="f">
            <v:textbox inset="0,0,0,0">
              <w:txbxContent>
                <w:p w14:paraId="3B7A1ECC" w14:textId="77777777" w:rsidR="00025C9E" w:rsidRDefault="00025C9E">
                  <w:pPr>
                    <w:spacing w:line="128" w:lineRule="exact"/>
                    <w:rPr>
                      <w:rFonts w:ascii="MS Gothic" w:eastAsia="MS Gothic" w:hAnsi="MS Gothic" w:cs="MS Gothic"/>
                      <w:sz w:val="21"/>
                      <w:szCs w:val="21"/>
                    </w:rPr>
                  </w:pPr>
                  <w:r>
                    <w:rPr>
                      <w:rFonts w:ascii="MS Gothic" w:eastAsia="MS Gothic" w:hAnsi="MS Gothic" w:cs="MS Gothic"/>
                      <w:w w:val="125"/>
                      <w:sz w:val="21"/>
                      <w:szCs w:val="21"/>
                    </w:rPr>
                    <w:t>−</w:t>
                  </w:r>
                </w:p>
              </w:txbxContent>
            </v:textbox>
            <w10:wrap anchorx="page"/>
          </v:shape>
        </w:pict>
      </w:r>
      <w:r w:rsidR="002D0D3F">
        <w:rPr>
          <w:rFonts w:ascii="Times New Roman" w:hAnsi="Times New Roman"/>
          <w:i/>
          <w:w w:val="95"/>
          <w:sz w:val="21"/>
          <w:lang w:eastAsia="zh-CN"/>
        </w:rPr>
        <w:t>x</w:t>
      </w:r>
      <w:r w:rsidR="002D0D3F">
        <w:rPr>
          <w:rFonts w:ascii="Times New Roman" w:hAnsi="Times New Roman"/>
          <w:i/>
          <w:w w:val="95"/>
          <w:sz w:val="21"/>
          <w:lang w:eastAsia="zh-CN"/>
        </w:rPr>
        <w:tab/>
      </w:r>
      <w:r w:rsidR="002D0D3F">
        <w:rPr>
          <w:rFonts w:ascii="Times New Roman" w:hAnsi="Times New Roman"/>
          <w:w w:val="90"/>
          <w:sz w:val="21"/>
          <w:lang w:eastAsia="zh-CN"/>
        </w:rPr>
        <w:t>µ</w:t>
      </w:r>
    </w:p>
    <w:p w14:paraId="6F4C0B25" w14:textId="77777777" w:rsidR="00996552" w:rsidRDefault="00025C9E">
      <w:pPr>
        <w:spacing w:line="167" w:lineRule="exact"/>
        <w:ind w:left="399"/>
        <w:rPr>
          <w:rFonts w:ascii="Georgia" w:eastAsia="Georgia" w:hAnsi="Georgia" w:cs="Georgia"/>
          <w:sz w:val="21"/>
          <w:szCs w:val="21"/>
          <w:lang w:eastAsia="zh-CN"/>
        </w:rPr>
      </w:pPr>
      <w:r>
        <w:rPr>
          <w:rFonts w:eastAsiaTheme="minorHAnsi"/>
        </w:rPr>
        <w:pict w14:anchorId="11BC7293">
          <v:group id="_x0000_s3568" style="position:absolute;left:0;text-align:left;margin-left:448.15pt;margin-top:5.8pt;width:23.4pt;height:.1pt;z-index:-279304;mso-position-horizontal-relative:page" coordorigin="8963,116" coordsize="468,2">
            <v:shape id="_x0000_s3569" style="position:absolute;left:8963;top:116;width:468;height:2" coordorigin="8963,116" coordsize="468,0" path="m8963,116r467,e" filled="f" strokeweight=".20744mm">
              <v:path arrowok="t"/>
            </v:shape>
            <w10:wrap anchorx="page"/>
          </v:group>
        </w:pict>
      </w:r>
      <w:r w:rsidR="002D0D3F">
        <w:rPr>
          <w:rFonts w:ascii="Times New Roman" w:eastAsia="Times New Roman" w:hAnsi="Times New Roman" w:cs="Times New Roman"/>
          <w:i/>
          <w:spacing w:val="5"/>
          <w:sz w:val="21"/>
          <w:szCs w:val="21"/>
          <w:lang w:eastAsia="zh-CN"/>
        </w:rPr>
        <w:t>x</w:t>
      </w:r>
      <w:r w:rsidR="002D0D3F">
        <w:rPr>
          <w:rFonts w:ascii="MS Gothic" w:eastAsia="MS Gothic" w:hAnsi="MS Gothic" w:cs="MS Gothic"/>
          <w:spacing w:val="5"/>
          <w:position w:val="8"/>
          <w:sz w:val="14"/>
          <w:szCs w:val="14"/>
          <w:lang w:eastAsia="zh-CN"/>
        </w:rPr>
        <w:t>∗</w:t>
      </w:r>
      <w:r w:rsidR="002D0D3F">
        <w:rPr>
          <w:rFonts w:ascii="MS Gothic" w:eastAsia="MS Gothic" w:hAnsi="MS Gothic" w:cs="MS Gothic"/>
          <w:spacing w:val="-10"/>
          <w:position w:val="8"/>
          <w:sz w:val="14"/>
          <w:szCs w:val="14"/>
          <w:lang w:eastAsia="zh-CN"/>
        </w:rPr>
        <w:t xml:space="preserve"> </w:t>
      </w:r>
      <w:r w:rsidR="002D0D3F">
        <w:rPr>
          <w:rFonts w:ascii="Georgia" w:eastAsia="Georgia" w:hAnsi="Georgia" w:cs="Georgia"/>
          <w:sz w:val="21"/>
          <w:szCs w:val="21"/>
          <w:lang w:eastAsia="zh-CN"/>
        </w:rPr>
        <w:t>=</w:t>
      </w:r>
    </w:p>
    <w:p w14:paraId="53546EC5" w14:textId="77777777" w:rsidR="00996552" w:rsidRDefault="002D0D3F">
      <w:pPr>
        <w:spacing w:line="192" w:lineRule="exact"/>
        <w:ind w:left="841"/>
        <w:jc w:val="center"/>
        <w:rPr>
          <w:rFonts w:ascii="Times New Roman" w:eastAsia="Times New Roman" w:hAnsi="Times New Roman" w:cs="Times New Roman"/>
          <w:sz w:val="21"/>
          <w:szCs w:val="21"/>
        </w:rPr>
      </w:pPr>
      <w:r>
        <w:rPr>
          <w:rFonts w:ascii="Times New Roman" w:hAnsi="Times New Roman"/>
          <w:w w:val="125"/>
          <w:sz w:val="21"/>
        </w:rPr>
        <w:t>σ</w:t>
      </w:r>
    </w:p>
    <w:p w14:paraId="692A5DCC" w14:textId="77777777" w:rsidR="00996552" w:rsidRDefault="00996552">
      <w:pPr>
        <w:rPr>
          <w:rFonts w:ascii="Times New Roman" w:eastAsia="Times New Roman" w:hAnsi="Times New Roman" w:cs="Times New Roman"/>
          <w:sz w:val="20"/>
          <w:szCs w:val="20"/>
        </w:rPr>
      </w:pPr>
    </w:p>
    <w:p w14:paraId="195D39F9" w14:textId="77777777" w:rsidR="00996552" w:rsidRDefault="00996552">
      <w:pPr>
        <w:rPr>
          <w:rFonts w:ascii="Times New Roman" w:eastAsia="Times New Roman" w:hAnsi="Times New Roman" w:cs="Times New Roman"/>
          <w:sz w:val="20"/>
          <w:szCs w:val="20"/>
        </w:rPr>
      </w:pPr>
    </w:p>
    <w:p w14:paraId="2885B749" w14:textId="77777777" w:rsidR="00996552" w:rsidRDefault="002D0D3F">
      <w:pPr>
        <w:spacing w:before="116" w:line="200" w:lineRule="exact"/>
        <w:ind w:right="86"/>
        <w:jc w:val="right"/>
        <w:rPr>
          <w:rFonts w:ascii="Times New Roman" w:eastAsia="Times New Roman" w:hAnsi="Times New Roman" w:cs="Times New Roman"/>
          <w:sz w:val="21"/>
          <w:szCs w:val="21"/>
        </w:rPr>
      </w:pPr>
      <w:r>
        <w:rPr>
          <w:rFonts w:ascii="Palatino Linotype"/>
          <w:sz w:val="21"/>
        </w:rPr>
        <w:t>ln</w:t>
      </w:r>
      <w:r>
        <w:rPr>
          <w:rFonts w:ascii="Palatino Linotype"/>
          <w:spacing w:val="-27"/>
          <w:sz w:val="21"/>
        </w:rPr>
        <w:t xml:space="preserve"> </w:t>
      </w:r>
      <w:r>
        <w:rPr>
          <w:rFonts w:ascii="Times New Roman"/>
          <w:i/>
          <w:sz w:val="21"/>
        </w:rPr>
        <w:t>x</w:t>
      </w:r>
    </w:p>
    <w:p w14:paraId="2CD53D58" w14:textId="77777777" w:rsidR="00996552" w:rsidRDefault="002D0D3F">
      <w:pPr>
        <w:spacing w:line="155" w:lineRule="exact"/>
        <w:ind w:left="-35"/>
        <w:rPr>
          <w:rFonts w:ascii="Bookman Old Style" w:eastAsia="Bookman Old Style" w:hAnsi="Bookman Old Style" w:cs="Bookman Old Style"/>
          <w:sz w:val="14"/>
          <w:szCs w:val="14"/>
        </w:rPr>
      </w:pPr>
      <w:r>
        <w:br w:type="column"/>
      </w:r>
      <w:r>
        <w:rPr>
          <w:rFonts w:ascii="Bookman Old Style"/>
          <w:i/>
          <w:sz w:val="14"/>
        </w:rPr>
        <w:lastRenderedPageBreak/>
        <w:t>m</w:t>
      </w:r>
      <w:r>
        <w:rPr>
          <w:rFonts w:ascii="Bookman Old Style"/>
          <w:i/>
          <w:spacing w:val="8"/>
          <w:sz w:val="14"/>
        </w:rPr>
        <w:t>i</w:t>
      </w:r>
      <w:r>
        <w:rPr>
          <w:rFonts w:ascii="Bookman Old Style"/>
          <w:i/>
          <w:sz w:val="14"/>
        </w:rPr>
        <w:t>n</w:t>
      </w:r>
    </w:p>
    <w:p w14:paraId="0B9F19EF" w14:textId="77777777" w:rsidR="00996552" w:rsidRDefault="00996552">
      <w:pPr>
        <w:spacing w:line="155" w:lineRule="exact"/>
        <w:rPr>
          <w:rFonts w:ascii="Bookman Old Style" w:eastAsia="Bookman Old Style" w:hAnsi="Bookman Old Style" w:cs="Bookman Old Style"/>
          <w:sz w:val="14"/>
          <w:szCs w:val="14"/>
        </w:rPr>
        <w:sectPr w:rsidR="00996552">
          <w:type w:val="continuous"/>
          <w:pgSz w:w="11910" w:h="16840"/>
          <w:pgMar w:top="1580" w:right="1520" w:bottom="280" w:left="1680" w:header="720" w:footer="720" w:gutter="0"/>
          <w:cols w:num="5" w:space="720" w:equalWidth="0">
            <w:col w:w="2587" w:space="40"/>
            <w:col w:w="1905" w:space="40"/>
            <w:col w:w="1606" w:space="254"/>
            <w:col w:w="1321" w:space="40"/>
            <w:col w:w="917"/>
          </w:cols>
        </w:sectPr>
      </w:pPr>
    </w:p>
    <w:p w14:paraId="71B2ABCE" w14:textId="77777777" w:rsidR="00996552" w:rsidRDefault="002D0D3F">
      <w:pPr>
        <w:spacing w:before="164" w:line="310" w:lineRule="atLeast"/>
        <w:ind w:left="2879" w:firstLine="525"/>
        <w:rPr>
          <w:rFonts w:ascii="宋体" w:eastAsia="宋体" w:hAnsi="宋体" w:cs="宋体"/>
          <w:sz w:val="21"/>
          <w:szCs w:val="21"/>
        </w:rPr>
      </w:pPr>
      <w:r>
        <w:rPr>
          <w:rFonts w:ascii="宋体" w:eastAsia="宋体" w:hAnsi="宋体" w:cs="宋体"/>
          <w:sz w:val="21"/>
          <w:szCs w:val="21"/>
        </w:rPr>
        <w:lastRenderedPageBreak/>
        <w:t>操作 适用于数据初期</w:t>
      </w:r>
    </w:p>
    <w:p w14:paraId="6E75F0B3" w14:textId="77777777" w:rsidR="00996552" w:rsidRDefault="002D0D3F">
      <w:pPr>
        <w:tabs>
          <w:tab w:val="left" w:pos="2372"/>
        </w:tabs>
        <w:spacing w:line="369" w:lineRule="exact"/>
        <w:ind w:left="841"/>
        <w:rPr>
          <w:rFonts w:ascii="Times New Roman" w:eastAsia="Times New Roman" w:hAnsi="Times New Roman" w:cs="Times New Roman"/>
          <w:sz w:val="21"/>
          <w:szCs w:val="21"/>
        </w:rPr>
      </w:pPr>
      <w:r>
        <w:br w:type="column"/>
      </w:r>
      <w:r>
        <w:rPr>
          <w:rFonts w:ascii="宋体" w:eastAsia="宋体" w:hAnsi="宋体" w:cs="宋体"/>
          <w:position w:val="2"/>
          <w:sz w:val="21"/>
          <w:szCs w:val="21"/>
        </w:rPr>
        <w:lastRenderedPageBreak/>
        <w:t>情况</w:t>
      </w:r>
      <w:r>
        <w:rPr>
          <w:rFonts w:ascii="宋体" w:eastAsia="宋体" w:hAnsi="宋体" w:cs="宋体"/>
          <w:position w:val="2"/>
          <w:sz w:val="21"/>
          <w:szCs w:val="21"/>
        </w:rPr>
        <w:tab/>
      </w:r>
      <w:r>
        <w:rPr>
          <w:rFonts w:ascii="Times New Roman" w:eastAsia="Times New Roman" w:hAnsi="Times New Roman" w:cs="Times New Roman"/>
          <w:i/>
          <w:spacing w:val="5"/>
          <w:position w:val="14"/>
          <w:sz w:val="21"/>
          <w:szCs w:val="21"/>
        </w:rPr>
        <w:t>x</w:t>
      </w:r>
      <w:r>
        <w:rPr>
          <w:rFonts w:ascii="MS Gothic" w:eastAsia="MS Gothic" w:hAnsi="MS Gothic" w:cs="MS Gothic"/>
          <w:spacing w:val="5"/>
          <w:position w:val="22"/>
          <w:sz w:val="14"/>
          <w:szCs w:val="14"/>
        </w:rPr>
        <w:t>∗</w:t>
      </w:r>
      <w:r>
        <w:rPr>
          <w:rFonts w:ascii="MS Gothic" w:eastAsia="MS Gothic" w:hAnsi="MS Gothic" w:cs="MS Gothic"/>
          <w:spacing w:val="-13"/>
          <w:position w:val="22"/>
          <w:sz w:val="14"/>
          <w:szCs w:val="14"/>
        </w:rPr>
        <w:t xml:space="preserve"> </w:t>
      </w:r>
      <w:r>
        <w:rPr>
          <w:rFonts w:ascii="Georgia" w:eastAsia="Georgia" w:hAnsi="Georgia" w:cs="Georgia"/>
          <w:position w:val="14"/>
          <w:sz w:val="21"/>
          <w:szCs w:val="21"/>
        </w:rPr>
        <w:t>=</w:t>
      </w:r>
      <w:r>
        <w:rPr>
          <w:rFonts w:ascii="Georgia" w:eastAsia="Georgia" w:hAnsi="Georgia" w:cs="Georgia"/>
          <w:spacing w:val="20"/>
          <w:position w:val="14"/>
          <w:sz w:val="21"/>
          <w:szCs w:val="21"/>
        </w:rPr>
        <w:t xml:space="preserve"> </w:t>
      </w:r>
      <w:r>
        <w:rPr>
          <w:rFonts w:ascii="Palatino Linotype" w:eastAsia="Palatino Linotype" w:hAnsi="Palatino Linotype" w:cs="Palatino Linotype"/>
          <w:sz w:val="21"/>
          <w:szCs w:val="21"/>
        </w:rPr>
        <w:t>ln</w:t>
      </w:r>
      <w:r>
        <w:rPr>
          <w:rFonts w:ascii="Palatino Linotype" w:eastAsia="Palatino Linotype" w:hAnsi="Palatino Linotype" w:cs="Palatino Linotype"/>
          <w:spacing w:val="-23"/>
          <w:sz w:val="21"/>
          <w:szCs w:val="21"/>
        </w:rPr>
        <w:t xml:space="preserve"> </w:t>
      </w:r>
      <w:r>
        <w:rPr>
          <w:rFonts w:ascii="Times New Roman" w:eastAsia="Times New Roman" w:hAnsi="Times New Roman" w:cs="Times New Roman"/>
          <w:i/>
          <w:sz w:val="21"/>
          <w:szCs w:val="21"/>
        </w:rPr>
        <w:t>n</w:t>
      </w:r>
    </w:p>
    <w:p w14:paraId="3D9FEE66" w14:textId="77777777" w:rsidR="00996552" w:rsidRDefault="002D0D3F">
      <w:pPr>
        <w:spacing w:before="11"/>
        <w:rPr>
          <w:rFonts w:ascii="Times New Roman" w:eastAsia="Times New Roman" w:hAnsi="Times New Roman" w:cs="Times New Roman"/>
          <w:i/>
          <w:sz w:val="17"/>
          <w:szCs w:val="17"/>
        </w:rPr>
      </w:pPr>
      <w:r>
        <w:br w:type="column"/>
      </w:r>
    </w:p>
    <w:p w14:paraId="3B89A422" w14:textId="77777777" w:rsidR="00996552" w:rsidRDefault="002D0D3F">
      <w:pPr>
        <w:ind w:left="-39"/>
        <w:rPr>
          <w:rFonts w:ascii="Bookman Old Style" w:eastAsia="Bookman Old Style" w:hAnsi="Bookman Old Style" w:cs="Bookman Old Style"/>
          <w:sz w:val="14"/>
          <w:szCs w:val="14"/>
        </w:rPr>
      </w:pPr>
      <w:r>
        <w:rPr>
          <w:rFonts w:ascii="Bookman Old Style"/>
          <w:i/>
          <w:spacing w:val="4"/>
          <w:sz w:val="14"/>
        </w:rPr>
        <w:t>max</w:t>
      </w:r>
    </w:p>
    <w:p w14:paraId="2A6A8777" w14:textId="77777777" w:rsidR="00996552" w:rsidRDefault="00996552">
      <w:pPr>
        <w:rPr>
          <w:rFonts w:ascii="Bookman Old Style" w:eastAsia="Bookman Old Style" w:hAnsi="Bookman Old Style" w:cs="Bookman Old Style"/>
          <w:sz w:val="14"/>
          <w:szCs w:val="14"/>
        </w:rPr>
        <w:sectPr w:rsidR="00996552">
          <w:type w:val="continuous"/>
          <w:pgSz w:w="11910" w:h="16840"/>
          <w:pgMar w:top="1580" w:right="1520" w:bottom="280" w:left="1680" w:header="720" w:footer="720" w:gutter="0"/>
          <w:cols w:num="3" w:space="720" w:equalWidth="0">
            <w:col w:w="4350" w:space="40"/>
            <w:col w:w="3130" w:space="40"/>
            <w:col w:w="1150"/>
          </w:cols>
        </w:sectPr>
      </w:pPr>
    </w:p>
    <w:p w14:paraId="53DBB546" w14:textId="77777777" w:rsidR="00996552" w:rsidRDefault="002D0D3F">
      <w:pPr>
        <w:spacing w:line="241" w:lineRule="exact"/>
        <w:ind w:left="726"/>
        <w:jc w:val="center"/>
        <w:rPr>
          <w:rFonts w:ascii="宋体" w:eastAsia="宋体" w:hAnsi="宋体" w:cs="宋体"/>
          <w:sz w:val="21"/>
          <w:szCs w:val="21"/>
        </w:rPr>
      </w:pPr>
      <w:r>
        <w:rPr>
          <w:rFonts w:ascii="宋体" w:eastAsia="宋体" w:hAnsi="宋体" w:cs="宋体"/>
          <w:sz w:val="21"/>
          <w:szCs w:val="21"/>
        </w:rPr>
        <w:lastRenderedPageBreak/>
        <w:t>小数定标标准化</w:t>
      </w:r>
    </w:p>
    <w:p w14:paraId="2EC61E7D" w14:textId="77777777" w:rsidR="00996552" w:rsidRDefault="002D0D3F">
      <w:pPr>
        <w:spacing w:before="89"/>
        <w:ind w:left="726"/>
        <w:jc w:val="center"/>
        <w:rPr>
          <w:rFonts w:ascii="Times New Roman" w:eastAsia="Times New Roman" w:hAnsi="Times New Roman" w:cs="Times New Roman"/>
          <w:sz w:val="21"/>
          <w:szCs w:val="21"/>
        </w:rPr>
      </w:pPr>
      <w:r>
        <w:rPr>
          <w:rFonts w:ascii="Times New Roman"/>
          <w:sz w:val="21"/>
        </w:rPr>
        <w:t>(Decimal scaling)</w:t>
      </w:r>
    </w:p>
    <w:p w14:paraId="018C7602" w14:textId="77777777" w:rsidR="00996552" w:rsidRDefault="00996552">
      <w:pPr>
        <w:rPr>
          <w:rFonts w:ascii="Times New Roman" w:eastAsia="Times New Roman" w:hAnsi="Times New Roman" w:cs="Times New Roman"/>
          <w:sz w:val="20"/>
          <w:szCs w:val="20"/>
        </w:rPr>
      </w:pPr>
    </w:p>
    <w:p w14:paraId="0497E0FB" w14:textId="77777777" w:rsidR="00996552" w:rsidRDefault="00996552">
      <w:pPr>
        <w:spacing w:before="8"/>
        <w:rPr>
          <w:rFonts w:ascii="Times New Roman" w:eastAsia="Times New Roman" w:hAnsi="Times New Roman" w:cs="Times New Roman"/>
          <w:sz w:val="29"/>
          <w:szCs w:val="29"/>
        </w:rPr>
      </w:pPr>
    </w:p>
    <w:p w14:paraId="519E9DC7" w14:textId="77777777" w:rsidR="00996552" w:rsidRDefault="002D0D3F">
      <w:pPr>
        <w:spacing w:line="222" w:lineRule="exact"/>
        <w:ind w:left="726"/>
        <w:jc w:val="center"/>
        <w:rPr>
          <w:rFonts w:ascii="宋体" w:eastAsia="宋体" w:hAnsi="宋体" w:cs="宋体"/>
          <w:sz w:val="21"/>
          <w:szCs w:val="21"/>
        </w:rPr>
      </w:pPr>
      <w:r>
        <w:rPr>
          <w:rFonts w:ascii="宋体" w:eastAsia="宋体" w:hAnsi="宋体" w:cs="宋体"/>
          <w:sz w:val="21"/>
          <w:szCs w:val="21"/>
        </w:rPr>
        <w:t>排序归一化</w:t>
      </w:r>
    </w:p>
    <w:p w14:paraId="4D17C127" w14:textId="77777777" w:rsidR="00996552" w:rsidRDefault="002D0D3F">
      <w:pPr>
        <w:spacing w:before="40" w:line="275" w:lineRule="auto"/>
        <w:ind w:left="584" w:hanging="58"/>
        <w:rPr>
          <w:rFonts w:ascii="宋体" w:eastAsia="宋体" w:hAnsi="宋体" w:cs="宋体"/>
          <w:sz w:val="21"/>
          <w:szCs w:val="21"/>
        </w:rPr>
      </w:pPr>
      <w:r>
        <w:br w:type="column"/>
      </w:r>
      <w:r>
        <w:rPr>
          <w:rFonts w:ascii="宋体" w:eastAsia="宋体" w:hAnsi="宋体" w:cs="宋体"/>
          <w:sz w:val="21"/>
          <w:szCs w:val="21"/>
        </w:rPr>
        <w:lastRenderedPageBreak/>
        <w:t>探索</w:t>
      </w:r>
      <w:r>
        <w:rPr>
          <w:rFonts w:ascii="宋体" w:eastAsia="宋体" w:hAnsi="宋体" w:cs="宋体"/>
          <w:spacing w:val="-36"/>
          <w:sz w:val="21"/>
          <w:szCs w:val="21"/>
        </w:rPr>
        <w:t>，</w:t>
      </w:r>
      <w:r>
        <w:rPr>
          <w:rFonts w:ascii="宋体" w:eastAsia="宋体" w:hAnsi="宋体" w:cs="宋体"/>
          <w:spacing w:val="-1"/>
          <w:sz w:val="21"/>
          <w:szCs w:val="21"/>
        </w:rPr>
        <w:t>不</w:t>
      </w:r>
      <w:r>
        <w:rPr>
          <w:rFonts w:ascii="宋体" w:eastAsia="宋体" w:hAnsi="宋体" w:cs="宋体"/>
          <w:sz w:val="21"/>
          <w:szCs w:val="21"/>
        </w:rPr>
        <w:t>消除数据 属性间权重差异 适用于对数据的 具体值并不关心，</w:t>
      </w:r>
    </w:p>
    <w:p w14:paraId="2359D84D" w14:textId="77777777" w:rsidR="00996552" w:rsidRDefault="002D0D3F">
      <w:pPr>
        <w:tabs>
          <w:tab w:val="left" w:pos="2339"/>
        </w:tabs>
        <w:spacing w:line="277" w:lineRule="exact"/>
        <w:ind w:left="135"/>
        <w:rPr>
          <w:rFonts w:ascii="Times New Roman" w:eastAsia="Times New Roman" w:hAnsi="Times New Roman" w:cs="Times New Roman"/>
          <w:sz w:val="21"/>
          <w:szCs w:val="21"/>
          <w:lang w:eastAsia="zh-CN"/>
        </w:rPr>
      </w:pPr>
      <w:r>
        <w:rPr>
          <w:lang w:eastAsia="zh-CN"/>
        </w:rPr>
        <w:br w:type="column"/>
      </w:r>
      <w:r>
        <w:rPr>
          <w:rFonts w:ascii="宋体" w:eastAsia="宋体" w:hAnsi="宋体" w:cs="宋体"/>
          <w:position w:val="1"/>
          <w:sz w:val="21"/>
          <w:szCs w:val="21"/>
          <w:lang w:eastAsia="zh-CN"/>
        </w:rPr>
        <w:lastRenderedPageBreak/>
        <w:t>不改变数据分布</w:t>
      </w:r>
      <w:r>
        <w:rPr>
          <w:rFonts w:ascii="宋体" w:eastAsia="宋体" w:hAnsi="宋体" w:cs="宋体"/>
          <w:position w:val="1"/>
          <w:sz w:val="21"/>
          <w:szCs w:val="21"/>
          <w:lang w:eastAsia="zh-CN"/>
        </w:rPr>
        <w:tab/>
      </w:r>
      <w:r>
        <w:rPr>
          <w:rFonts w:ascii="Times New Roman" w:eastAsia="Times New Roman" w:hAnsi="Times New Roman" w:cs="Times New Roman"/>
          <w:i/>
          <w:spacing w:val="5"/>
          <w:sz w:val="21"/>
          <w:szCs w:val="21"/>
          <w:lang w:eastAsia="zh-CN"/>
        </w:rPr>
        <w:t>x</w:t>
      </w:r>
      <w:r>
        <w:rPr>
          <w:rFonts w:ascii="MS Gothic" w:eastAsia="MS Gothic" w:hAnsi="MS Gothic" w:cs="MS Gothic"/>
          <w:spacing w:val="5"/>
          <w:position w:val="8"/>
          <w:sz w:val="14"/>
          <w:szCs w:val="14"/>
          <w:lang w:eastAsia="zh-CN"/>
        </w:rPr>
        <w:t>∗</w:t>
      </w:r>
      <w:r>
        <w:rPr>
          <w:rFonts w:ascii="MS Gothic" w:eastAsia="MS Gothic" w:hAnsi="MS Gothic" w:cs="MS Gothic"/>
          <w:spacing w:val="-4"/>
          <w:position w:val="8"/>
          <w:sz w:val="14"/>
          <w:szCs w:val="14"/>
          <w:lang w:eastAsia="zh-CN"/>
        </w:rPr>
        <w:t xml:space="preserve"> </w:t>
      </w:r>
      <w:r>
        <w:rPr>
          <w:rFonts w:ascii="Georgia" w:eastAsia="Georgia" w:hAnsi="Georgia" w:cs="Georgia"/>
          <w:sz w:val="21"/>
          <w:szCs w:val="21"/>
          <w:lang w:eastAsia="zh-CN"/>
        </w:rPr>
        <w:t xml:space="preserve">=  </w:t>
      </w:r>
      <w:r>
        <w:rPr>
          <w:rFonts w:ascii="Georgia" w:eastAsia="Georgia" w:hAnsi="Georgia" w:cs="Georgia"/>
          <w:spacing w:val="32"/>
          <w:sz w:val="21"/>
          <w:szCs w:val="21"/>
          <w:lang w:eastAsia="zh-CN"/>
        </w:rPr>
        <w:t xml:space="preserve"> </w:t>
      </w:r>
      <w:r>
        <w:rPr>
          <w:rFonts w:ascii="Times New Roman" w:eastAsia="Times New Roman" w:hAnsi="Times New Roman" w:cs="Times New Roman"/>
          <w:i/>
          <w:position w:val="14"/>
          <w:sz w:val="21"/>
          <w:szCs w:val="21"/>
          <w:lang w:eastAsia="zh-CN"/>
        </w:rPr>
        <w:t>x</w:t>
      </w:r>
    </w:p>
    <w:p w14:paraId="48CBC15D" w14:textId="77777777" w:rsidR="00996552" w:rsidRDefault="00025C9E">
      <w:pPr>
        <w:spacing w:line="222" w:lineRule="exact"/>
        <w:ind w:right="1048"/>
        <w:jc w:val="right"/>
        <w:rPr>
          <w:rFonts w:ascii="Times New Roman" w:eastAsia="Times New Roman" w:hAnsi="Times New Roman" w:cs="Times New Roman"/>
          <w:sz w:val="21"/>
          <w:szCs w:val="21"/>
          <w:lang w:eastAsia="zh-CN"/>
        </w:rPr>
      </w:pPr>
      <w:r>
        <w:rPr>
          <w:rFonts w:eastAsiaTheme="minorHAnsi"/>
        </w:rPr>
        <w:pict w14:anchorId="05842675">
          <v:group id="_x0000_s3566" style="position:absolute;left:0;text-align:left;margin-left:452.15pt;margin-top:-1.95pt;width:15.35pt;height:.1pt;z-index:-279256;mso-position-horizontal-relative:page" coordorigin="9043,-39" coordsize="307,2">
            <v:shape id="_x0000_s3567" style="position:absolute;left:9043;top:-39;width:307;height:2" coordorigin="9043,-39" coordsize="307,0" path="m9043,-39r307,e" filled="f" strokeweight=".20744mm">
              <v:path arrowok="t"/>
            </v:shape>
            <w10:wrap anchorx="page"/>
          </v:group>
        </w:pict>
      </w:r>
      <w:r w:rsidR="002D0D3F">
        <w:rPr>
          <w:rFonts w:ascii="Palatino Linotype"/>
          <w:sz w:val="21"/>
          <w:lang w:eastAsia="zh-CN"/>
        </w:rPr>
        <w:t>10</w:t>
      </w:r>
      <w:r w:rsidR="002D0D3F">
        <w:rPr>
          <w:rFonts w:ascii="Palatino Linotype"/>
          <w:spacing w:val="-30"/>
          <w:sz w:val="21"/>
          <w:lang w:eastAsia="zh-CN"/>
        </w:rPr>
        <w:t xml:space="preserve"> </w:t>
      </w:r>
      <w:r w:rsidR="002D0D3F">
        <w:rPr>
          <w:rFonts w:ascii="Times New Roman"/>
          <w:i/>
          <w:sz w:val="21"/>
          <w:lang w:eastAsia="zh-CN"/>
        </w:rPr>
        <w:t>j</w:t>
      </w:r>
    </w:p>
    <w:p w14:paraId="4BC5D9E3" w14:textId="77777777" w:rsidR="00996552" w:rsidRDefault="00996552">
      <w:pPr>
        <w:rPr>
          <w:rFonts w:ascii="Times New Roman" w:eastAsia="Times New Roman" w:hAnsi="Times New Roman" w:cs="Times New Roman"/>
          <w:i/>
          <w:sz w:val="20"/>
          <w:szCs w:val="20"/>
          <w:lang w:eastAsia="zh-CN"/>
        </w:rPr>
      </w:pPr>
    </w:p>
    <w:p w14:paraId="0044AFC9" w14:textId="77777777" w:rsidR="00996552" w:rsidRDefault="00996552">
      <w:pPr>
        <w:rPr>
          <w:rFonts w:ascii="Times New Roman" w:eastAsia="Times New Roman" w:hAnsi="Times New Roman" w:cs="Times New Roman"/>
          <w:i/>
          <w:sz w:val="20"/>
          <w:szCs w:val="20"/>
          <w:lang w:eastAsia="zh-CN"/>
        </w:rPr>
      </w:pPr>
    </w:p>
    <w:p w14:paraId="66186F16" w14:textId="77777777" w:rsidR="00996552" w:rsidRDefault="00025C9E">
      <w:pPr>
        <w:tabs>
          <w:tab w:val="left" w:pos="2737"/>
        </w:tabs>
        <w:spacing w:before="146" w:line="121" w:lineRule="auto"/>
        <w:ind w:left="2137" w:right="986" w:hanging="2002"/>
        <w:rPr>
          <w:rFonts w:ascii="Georgia" w:eastAsia="Georgia" w:hAnsi="Georgia" w:cs="Georgia"/>
          <w:sz w:val="21"/>
          <w:szCs w:val="21"/>
          <w:lang w:eastAsia="zh-CN"/>
        </w:rPr>
      </w:pPr>
      <w:r>
        <w:rPr>
          <w:rFonts w:eastAsiaTheme="minorHAnsi"/>
        </w:rPr>
        <w:pict w14:anchorId="39C3FAB2">
          <v:group id="_x0000_s3564" style="position:absolute;left:0;text-align:left;margin-left:442.05pt;margin-top:19.05pt;width:35.55pt;height:.1pt;z-index:-279232;mso-position-horizontal-relative:page" coordorigin="8841,381" coordsize="711,2">
            <v:shape id="_x0000_s3565" style="position:absolute;left:8841;top:381;width:711;height:2" coordorigin="8841,381" coordsize="711,0" path="m8841,381r711,e" filled="f" strokeweight=".20744mm">
              <v:path arrowok="t"/>
            </v:shape>
            <w10:wrap anchorx="page"/>
          </v:group>
        </w:pict>
      </w:r>
      <w:r w:rsidR="002D0D3F">
        <w:rPr>
          <w:rFonts w:ascii="宋体" w:eastAsia="宋体" w:hAnsi="宋体" w:cs="宋体"/>
          <w:sz w:val="21"/>
          <w:szCs w:val="21"/>
          <w:lang w:eastAsia="zh-CN"/>
        </w:rPr>
        <w:t>原始数据变为直</w:t>
      </w:r>
      <w:r w:rsidR="002D0D3F">
        <w:rPr>
          <w:rFonts w:ascii="宋体" w:eastAsia="宋体" w:hAnsi="宋体" w:cs="宋体"/>
          <w:sz w:val="21"/>
          <w:szCs w:val="21"/>
          <w:lang w:eastAsia="zh-CN"/>
        </w:rPr>
        <w:tab/>
      </w:r>
      <w:r w:rsidR="002D0D3F">
        <w:rPr>
          <w:rFonts w:ascii="宋体" w:eastAsia="宋体" w:hAnsi="宋体" w:cs="宋体"/>
          <w:sz w:val="21"/>
          <w:szCs w:val="21"/>
          <w:lang w:eastAsia="zh-CN"/>
        </w:rPr>
        <w:tab/>
      </w:r>
      <w:r w:rsidR="002D0D3F">
        <w:rPr>
          <w:rFonts w:ascii="Times New Roman" w:eastAsia="Times New Roman" w:hAnsi="Times New Roman" w:cs="Times New Roman"/>
          <w:i/>
          <w:spacing w:val="3"/>
          <w:w w:val="95"/>
          <w:position w:val="-1"/>
          <w:sz w:val="21"/>
          <w:szCs w:val="21"/>
          <w:lang w:eastAsia="zh-CN"/>
        </w:rPr>
        <w:t>x</w:t>
      </w:r>
      <w:r w:rsidR="002D0D3F">
        <w:rPr>
          <w:rFonts w:ascii="Bookman Old Style" w:eastAsia="Bookman Old Style" w:hAnsi="Bookman Old Style" w:cs="Bookman Old Style"/>
          <w:i/>
          <w:spacing w:val="3"/>
          <w:w w:val="95"/>
          <w:position w:val="-4"/>
          <w:sz w:val="14"/>
          <w:szCs w:val="14"/>
          <w:lang w:eastAsia="zh-CN"/>
        </w:rPr>
        <w:t>r</w:t>
      </w:r>
      <w:r w:rsidR="002D0D3F">
        <w:rPr>
          <w:rFonts w:ascii="Bookman Old Style" w:eastAsia="Bookman Old Style" w:hAnsi="Bookman Old Style" w:cs="Bookman Old Style"/>
          <w:i/>
          <w:spacing w:val="4"/>
          <w:w w:val="95"/>
          <w:position w:val="-4"/>
          <w:sz w:val="14"/>
          <w:szCs w:val="14"/>
          <w:lang w:eastAsia="zh-CN"/>
        </w:rPr>
        <w:t>ank</w:t>
      </w:r>
      <w:r w:rsidR="002D0D3F">
        <w:rPr>
          <w:rFonts w:ascii="Bookman Old Style" w:eastAsia="Bookman Old Style" w:hAnsi="Bookman Old Style" w:cs="Bookman Old Style"/>
          <w:i/>
          <w:spacing w:val="23"/>
          <w:w w:val="82"/>
          <w:position w:val="-4"/>
          <w:sz w:val="14"/>
          <w:szCs w:val="14"/>
          <w:lang w:eastAsia="zh-CN"/>
        </w:rPr>
        <w:t xml:space="preserve"> </w:t>
      </w:r>
      <w:r w:rsidR="002D0D3F">
        <w:rPr>
          <w:rFonts w:ascii="Times New Roman" w:eastAsia="Times New Roman" w:hAnsi="Times New Roman" w:cs="Times New Roman"/>
          <w:i/>
          <w:spacing w:val="5"/>
          <w:sz w:val="21"/>
          <w:szCs w:val="21"/>
          <w:lang w:eastAsia="zh-CN"/>
        </w:rPr>
        <w:t>x</w:t>
      </w:r>
      <w:r w:rsidR="002D0D3F">
        <w:rPr>
          <w:rFonts w:ascii="MS Gothic" w:eastAsia="MS Gothic" w:hAnsi="MS Gothic" w:cs="MS Gothic"/>
          <w:spacing w:val="5"/>
          <w:position w:val="8"/>
          <w:sz w:val="14"/>
          <w:szCs w:val="14"/>
          <w:lang w:eastAsia="zh-CN"/>
        </w:rPr>
        <w:t>∗</w:t>
      </w:r>
      <w:r w:rsidR="002D0D3F">
        <w:rPr>
          <w:rFonts w:ascii="MS Gothic" w:eastAsia="MS Gothic" w:hAnsi="MS Gothic" w:cs="MS Gothic"/>
          <w:spacing w:val="-10"/>
          <w:position w:val="8"/>
          <w:sz w:val="14"/>
          <w:szCs w:val="14"/>
          <w:lang w:eastAsia="zh-CN"/>
        </w:rPr>
        <w:t xml:space="preserve"> </w:t>
      </w:r>
      <w:r w:rsidR="002D0D3F">
        <w:rPr>
          <w:rFonts w:ascii="Georgia" w:eastAsia="Georgia" w:hAnsi="Georgia" w:cs="Georgia"/>
          <w:sz w:val="21"/>
          <w:szCs w:val="21"/>
          <w:lang w:eastAsia="zh-CN"/>
        </w:rPr>
        <w:t>=</w:t>
      </w:r>
    </w:p>
    <w:p w14:paraId="526A7A41" w14:textId="77777777" w:rsidR="00996552" w:rsidRDefault="00996552">
      <w:pPr>
        <w:spacing w:line="121" w:lineRule="auto"/>
        <w:rPr>
          <w:rFonts w:ascii="Georgia" w:eastAsia="Georgia" w:hAnsi="Georgia" w:cs="Georgia"/>
          <w:sz w:val="21"/>
          <w:szCs w:val="21"/>
          <w:lang w:eastAsia="zh-CN"/>
        </w:rPr>
        <w:sectPr w:rsidR="00996552">
          <w:type w:val="continuous"/>
          <w:pgSz w:w="11910" w:h="16840"/>
          <w:pgMar w:top="1580" w:right="1520" w:bottom="280" w:left="1680" w:header="720" w:footer="720" w:gutter="0"/>
          <w:cols w:num="3" w:space="720" w:equalWidth="0">
            <w:col w:w="2226" w:space="40"/>
            <w:col w:w="2265" w:space="40"/>
            <w:col w:w="4139"/>
          </w:cols>
        </w:sectPr>
      </w:pPr>
    </w:p>
    <w:p w14:paraId="59E100FB" w14:textId="77777777" w:rsidR="00996552" w:rsidRDefault="00996552">
      <w:pPr>
        <w:rPr>
          <w:rFonts w:ascii="Georgia" w:eastAsia="Georgia" w:hAnsi="Georgia" w:cs="Georgia"/>
          <w:sz w:val="20"/>
          <w:szCs w:val="20"/>
          <w:lang w:eastAsia="zh-CN"/>
        </w:rPr>
      </w:pPr>
    </w:p>
    <w:p w14:paraId="27EF7035" w14:textId="77777777" w:rsidR="00996552" w:rsidRDefault="00996552">
      <w:pPr>
        <w:rPr>
          <w:rFonts w:ascii="Georgia" w:eastAsia="Georgia" w:hAnsi="Georgia" w:cs="Georgia"/>
          <w:sz w:val="20"/>
          <w:szCs w:val="20"/>
          <w:lang w:eastAsia="zh-CN"/>
        </w:rPr>
      </w:pPr>
    </w:p>
    <w:p w14:paraId="27B05E9F" w14:textId="77777777" w:rsidR="00996552" w:rsidRDefault="00996552">
      <w:pPr>
        <w:rPr>
          <w:rFonts w:ascii="Georgia" w:eastAsia="Georgia" w:hAnsi="Georgia" w:cs="Georgia"/>
          <w:sz w:val="20"/>
          <w:szCs w:val="20"/>
          <w:lang w:eastAsia="zh-CN"/>
        </w:rPr>
      </w:pPr>
    </w:p>
    <w:p w14:paraId="342ACA89" w14:textId="77777777" w:rsidR="00996552" w:rsidRDefault="002D0D3F">
      <w:pPr>
        <w:spacing w:before="145"/>
        <w:ind w:left="951"/>
        <w:rPr>
          <w:rFonts w:ascii="宋体" w:eastAsia="宋体" w:hAnsi="宋体" w:cs="宋体"/>
          <w:sz w:val="21"/>
          <w:szCs w:val="21"/>
          <w:lang w:eastAsia="zh-CN"/>
        </w:rPr>
      </w:pPr>
      <w:r>
        <w:rPr>
          <w:rFonts w:ascii="宋体" w:eastAsia="宋体" w:hAnsi="宋体" w:cs="宋体"/>
          <w:sz w:val="21"/>
          <w:szCs w:val="21"/>
          <w:lang w:eastAsia="zh-CN"/>
        </w:rPr>
        <w:t>分段归一化</w:t>
      </w:r>
    </w:p>
    <w:p w14:paraId="68A8BC43" w14:textId="77777777" w:rsidR="00996552" w:rsidRDefault="002D0D3F">
      <w:pPr>
        <w:spacing w:line="156" w:lineRule="exact"/>
        <w:ind w:left="838"/>
        <w:jc w:val="center"/>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更关心相对排序</w:t>
      </w:r>
    </w:p>
    <w:p w14:paraId="2C4B5605" w14:textId="77777777" w:rsidR="00996552" w:rsidRDefault="002D0D3F">
      <w:pPr>
        <w:spacing w:before="40" w:line="275" w:lineRule="auto"/>
        <w:ind w:left="838"/>
        <w:jc w:val="center"/>
        <w:rPr>
          <w:rFonts w:ascii="宋体" w:eastAsia="宋体" w:hAnsi="宋体" w:cs="宋体"/>
          <w:sz w:val="21"/>
          <w:szCs w:val="21"/>
          <w:lang w:eastAsia="zh-CN"/>
        </w:rPr>
      </w:pPr>
      <w:r>
        <w:rPr>
          <w:rFonts w:ascii="宋体" w:eastAsia="宋体" w:hAnsi="宋体" w:cs="宋体"/>
          <w:sz w:val="21"/>
          <w:szCs w:val="21"/>
          <w:lang w:eastAsia="zh-CN"/>
        </w:rPr>
        <w:t>的数据 适用于数据分布 有明显分段特征 的情况</w:t>
      </w:r>
    </w:p>
    <w:p w14:paraId="612FC512" w14:textId="77777777" w:rsidR="00996552" w:rsidRDefault="002D0D3F">
      <w:pPr>
        <w:spacing w:line="156" w:lineRule="exact"/>
        <w:ind w:left="316"/>
        <w:jc w:val="center"/>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线分布</w:t>
      </w:r>
    </w:p>
    <w:p w14:paraId="00A839C8" w14:textId="77777777" w:rsidR="00996552" w:rsidRDefault="00996552">
      <w:pPr>
        <w:rPr>
          <w:rFonts w:ascii="宋体" w:eastAsia="宋体" w:hAnsi="宋体" w:cs="宋体"/>
          <w:sz w:val="20"/>
          <w:szCs w:val="20"/>
          <w:lang w:eastAsia="zh-CN"/>
        </w:rPr>
      </w:pPr>
    </w:p>
    <w:p w14:paraId="50BD52E5" w14:textId="77777777" w:rsidR="00996552" w:rsidRDefault="00996552">
      <w:pPr>
        <w:spacing w:before="2"/>
        <w:rPr>
          <w:rFonts w:ascii="宋体" w:eastAsia="宋体" w:hAnsi="宋体" w:cs="宋体"/>
          <w:sz w:val="19"/>
          <w:szCs w:val="19"/>
          <w:lang w:eastAsia="zh-CN"/>
        </w:rPr>
      </w:pPr>
    </w:p>
    <w:p w14:paraId="0A21FF9A" w14:textId="77777777" w:rsidR="00996552" w:rsidRDefault="002D0D3F">
      <w:pPr>
        <w:spacing w:line="275" w:lineRule="auto"/>
        <w:ind w:left="316"/>
        <w:jc w:val="center"/>
        <w:rPr>
          <w:rFonts w:ascii="宋体" w:eastAsia="宋体" w:hAnsi="宋体" w:cs="宋体"/>
          <w:sz w:val="21"/>
          <w:szCs w:val="21"/>
          <w:lang w:eastAsia="zh-CN"/>
        </w:rPr>
      </w:pPr>
      <w:r>
        <w:rPr>
          <w:rFonts w:ascii="宋体" w:eastAsia="宋体" w:hAnsi="宋体" w:cs="宋体"/>
          <w:sz w:val="21"/>
          <w:szCs w:val="21"/>
          <w:lang w:eastAsia="zh-CN"/>
        </w:rPr>
        <w:t>不改变分段数据 的分布</w:t>
      </w:r>
    </w:p>
    <w:p w14:paraId="55575ECE" w14:textId="77777777" w:rsidR="00996552" w:rsidRDefault="002D0D3F">
      <w:pPr>
        <w:spacing w:line="185" w:lineRule="exact"/>
        <w:ind w:left="315" w:firstLine="630"/>
        <w:rPr>
          <w:rFonts w:ascii="Bookman Old Style" w:eastAsia="Bookman Old Style" w:hAnsi="Bookman Old Style" w:cs="Bookman Old Style"/>
          <w:sz w:val="14"/>
          <w:szCs w:val="14"/>
        </w:rPr>
      </w:pPr>
      <w:r>
        <w:rPr>
          <w:lang w:eastAsia="zh-CN"/>
        </w:rPr>
        <w:br w:type="column"/>
      </w:r>
      <w:r>
        <w:rPr>
          <w:rFonts w:ascii="Times New Roman"/>
          <w:i/>
          <w:spacing w:val="3"/>
          <w:position w:val="3"/>
          <w:sz w:val="21"/>
        </w:rPr>
        <w:lastRenderedPageBreak/>
        <w:t>num</w:t>
      </w:r>
      <w:r>
        <w:rPr>
          <w:rFonts w:ascii="Bookman Old Style"/>
          <w:i/>
          <w:spacing w:val="3"/>
          <w:sz w:val="14"/>
        </w:rPr>
        <w:t>t</w:t>
      </w:r>
      <w:r>
        <w:rPr>
          <w:rFonts w:ascii="Bookman Old Style"/>
          <w:i/>
          <w:spacing w:val="2"/>
          <w:sz w:val="14"/>
        </w:rPr>
        <w:t>o</w:t>
      </w:r>
      <w:r>
        <w:rPr>
          <w:rFonts w:ascii="Bookman Old Style"/>
          <w:i/>
          <w:spacing w:val="3"/>
          <w:sz w:val="14"/>
        </w:rPr>
        <w:t>ta</w:t>
      </w:r>
      <w:r>
        <w:rPr>
          <w:rFonts w:ascii="Bookman Old Style"/>
          <w:i/>
          <w:spacing w:val="2"/>
          <w:sz w:val="14"/>
        </w:rPr>
        <w:t>l</w:t>
      </w:r>
    </w:p>
    <w:p w14:paraId="13DCF6F4" w14:textId="77777777" w:rsidR="00996552" w:rsidRDefault="00996552">
      <w:pPr>
        <w:rPr>
          <w:rFonts w:ascii="Bookman Old Style" w:eastAsia="Bookman Old Style" w:hAnsi="Bookman Old Style" w:cs="Bookman Old Style"/>
          <w:i/>
        </w:rPr>
      </w:pPr>
    </w:p>
    <w:p w14:paraId="1EFABA9F" w14:textId="77777777" w:rsidR="00996552" w:rsidRDefault="00996552">
      <w:pPr>
        <w:spacing w:before="3"/>
        <w:rPr>
          <w:rFonts w:ascii="Bookman Old Style" w:eastAsia="Bookman Old Style" w:hAnsi="Bookman Old Style" w:cs="Bookman Old Style"/>
          <w:i/>
          <w:sz w:val="19"/>
          <w:szCs w:val="19"/>
        </w:rPr>
      </w:pPr>
    </w:p>
    <w:p w14:paraId="13D62049" w14:textId="77777777" w:rsidR="00996552" w:rsidRDefault="002D0D3F">
      <w:pPr>
        <w:spacing w:line="275" w:lineRule="auto"/>
        <w:ind w:left="449" w:right="491" w:hanging="135"/>
        <w:rPr>
          <w:rFonts w:ascii="宋体" w:eastAsia="宋体" w:hAnsi="宋体" w:cs="宋体"/>
          <w:sz w:val="21"/>
          <w:szCs w:val="21"/>
        </w:rPr>
      </w:pPr>
      <w:r>
        <w:rPr>
          <w:rFonts w:ascii="宋体" w:eastAsia="宋体" w:hAnsi="宋体" w:cs="宋体"/>
          <w:sz w:val="21"/>
          <w:szCs w:val="21"/>
        </w:rPr>
        <w:t>根据不同数据段， 采用不用方法</w:t>
      </w:r>
    </w:p>
    <w:p w14:paraId="18A13EAE" w14:textId="77777777" w:rsidR="00996552" w:rsidRDefault="00996552">
      <w:pPr>
        <w:spacing w:line="275" w:lineRule="auto"/>
        <w:rPr>
          <w:rFonts w:ascii="宋体" w:eastAsia="宋体" w:hAnsi="宋体" w:cs="宋体"/>
          <w:sz w:val="21"/>
          <w:szCs w:val="21"/>
        </w:rPr>
        <w:sectPr w:rsidR="00996552">
          <w:type w:val="continuous"/>
          <w:pgSz w:w="11910" w:h="16840"/>
          <w:pgMar w:top="1580" w:right="1520" w:bottom="280" w:left="1680" w:header="720" w:footer="720" w:gutter="0"/>
          <w:cols w:num="4" w:space="720" w:equalWidth="0">
            <w:col w:w="2002" w:space="40"/>
            <w:col w:w="2309" w:space="40"/>
            <w:col w:w="1787" w:space="40"/>
            <w:col w:w="2492"/>
          </w:cols>
        </w:sectPr>
      </w:pPr>
    </w:p>
    <w:p w14:paraId="7CEE487D" w14:textId="77777777" w:rsidR="00996552" w:rsidRDefault="00996552">
      <w:pPr>
        <w:spacing w:before="10"/>
        <w:rPr>
          <w:rFonts w:ascii="宋体" w:eastAsia="宋体" w:hAnsi="宋体" w:cs="宋体"/>
          <w:sz w:val="5"/>
          <w:szCs w:val="5"/>
        </w:rPr>
      </w:pPr>
    </w:p>
    <w:p w14:paraId="5C5FD4DA" w14:textId="77777777" w:rsidR="00996552" w:rsidRDefault="00025C9E">
      <w:pPr>
        <w:spacing w:line="20" w:lineRule="atLeast"/>
        <w:ind w:left="270"/>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5475040">
          <v:group id="_x0000_s3561" style="width:400.3pt;height:.95pt;mso-position-horizontal-relative:char;mso-position-vertical-relative:line" coordsize="8006,19">
            <v:group id="_x0000_s3562" style="position:absolute;left:9;top:9;width:7987;height:2" coordorigin="9,9" coordsize="7987,2">
              <v:shape id="_x0000_s3563" style="position:absolute;left:9;top:9;width:7987;height:2" coordorigin="9,9" coordsize="7987,0" path="m9,9r7987,e" filled="f" strokeweight=".94pt">
                <v:path arrowok="t"/>
              </v:shape>
            </v:group>
            <w10:anchorlock/>
          </v:group>
        </w:pict>
      </w:r>
    </w:p>
    <w:p w14:paraId="63758955" w14:textId="77777777" w:rsidR="00996552" w:rsidRDefault="00996552">
      <w:pPr>
        <w:spacing w:before="6"/>
        <w:rPr>
          <w:rFonts w:ascii="宋体" w:eastAsia="宋体" w:hAnsi="宋体" w:cs="宋体"/>
          <w:sz w:val="23"/>
          <w:szCs w:val="23"/>
        </w:rPr>
      </w:pPr>
    </w:p>
    <w:p w14:paraId="2F226F6D" w14:textId="77777777" w:rsidR="00996552" w:rsidRDefault="002D0D3F">
      <w:pPr>
        <w:pStyle w:val="a3"/>
        <w:spacing w:before="26" w:line="289" w:lineRule="auto"/>
        <w:ind w:right="275" w:firstLine="480"/>
        <w:jc w:val="both"/>
        <w:rPr>
          <w:lang w:eastAsia="zh-CN"/>
        </w:rPr>
      </w:pPr>
      <w:r>
        <w:rPr>
          <w:lang w:eastAsia="zh-CN"/>
        </w:rPr>
        <w:t>通过对数据归一化方法的整理与分析</w:t>
      </w:r>
      <w:r>
        <w:rPr>
          <w:spacing w:val="-45"/>
          <w:lang w:eastAsia="zh-CN"/>
        </w:rPr>
        <w:t>，</w:t>
      </w:r>
      <w:r>
        <w:rPr>
          <w:lang w:eastAsia="zh-CN"/>
        </w:rPr>
        <w:t>针对指标集中的各项指标</w:t>
      </w:r>
      <w:r>
        <w:rPr>
          <w:spacing w:val="-45"/>
          <w:lang w:eastAsia="zh-CN"/>
        </w:rPr>
        <w:t>，</w:t>
      </w:r>
      <w:r>
        <w:rPr>
          <w:lang w:eastAsia="zh-CN"/>
        </w:rPr>
        <w:t>采取合理 的归一化方法将原始数据映射到</w:t>
      </w:r>
      <w:r>
        <w:rPr>
          <w:spacing w:val="-84"/>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43"/>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84"/>
          <w:lang w:eastAsia="zh-CN"/>
        </w:rPr>
        <w:t xml:space="preserve"> </w:t>
      </w:r>
      <w:r>
        <w:rPr>
          <w:lang w:eastAsia="zh-CN"/>
        </w:rPr>
        <w:t>区间内，从而消除了数据之间的量纲和数</w:t>
      </w:r>
      <w:r>
        <w:rPr>
          <w:spacing w:val="22"/>
          <w:lang w:eastAsia="zh-CN"/>
        </w:rPr>
        <w:t xml:space="preserve"> </w:t>
      </w:r>
      <w:r>
        <w:rPr>
          <w:lang w:eastAsia="zh-CN"/>
        </w:rPr>
        <w:t>量级的差异。</w:t>
      </w:r>
    </w:p>
    <w:p w14:paraId="57197180" w14:textId="77777777" w:rsidR="00996552" w:rsidRDefault="002D0D3F">
      <w:pPr>
        <w:pStyle w:val="a3"/>
        <w:spacing w:before="36" w:line="302" w:lineRule="auto"/>
        <w:ind w:right="75" w:firstLine="480"/>
        <w:rPr>
          <w:lang w:eastAsia="zh-CN"/>
        </w:rPr>
      </w:pPr>
      <w:r>
        <w:rPr>
          <w:lang w:eastAsia="zh-CN"/>
        </w:rPr>
        <w:t>根据上节对量化评估脆弱性指标的分析描述</w:t>
      </w:r>
      <w:r>
        <w:rPr>
          <w:spacing w:val="-47"/>
          <w:lang w:eastAsia="zh-CN"/>
        </w:rPr>
        <w:t>，</w:t>
      </w:r>
      <w:r>
        <w:rPr>
          <w:lang w:eastAsia="zh-CN"/>
        </w:rPr>
        <w:t>结构脆弱性的电气度</w:t>
      </w:r>
      <w:r>
        <w:rPr>
          <w:spacing w:val="-42"/>
          <w:lang w:eastAsia="zh-CN"/>
        </w:rPr>
        <w:t>、</w:t>
      </w:r>
      <w:r>
        <w:rPr>
          <w:lang w:eastAsia="zh-CN"/>
        </w:rPr>
        <w:t xml:space="preserve">电气介 </w:t>
      </w:r>
      <w:r>
        <w:rPr>
          <w:spacing w:val="2"/>
          <w:lang w:eastAsia="zh-CN"/>
        </w:rPr>
        <w:t>数和</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值指标数据是根据复杂网络理论提出的，状态脆弱性的电压裕</w:t>
      </w:r>
      <w:r>
        <w:rPr>
          <w:spacing w:val="42"/>
          <w:lang w:eastAsia="zh-CN"/>
        </w:rPr>
        <w:t xml:space="preserve"> </w:t>
      </w:r>
      <w:r>
        <w:rPr>
          <w:spacing w:val="1"/>
          <w:lang w:eastAsia="zh-CN"/>
        </w:rPr>
        <w:t>度、功率稳定裕度和电网损耗灵敏度指标是根据裕度和灵敏度相关方法提出的，</w:t>
      </w:r>
      <w:r>
        <w:rPr>
          <w:spacing w:val="58"/>
          <w:lang w:eastAsia="zh-CN"/>
        </w:rPr>
        <w:t xml:space="preserve"> </w:t>
      </w:r>
      <w:r>
        <w:rPr>
          <w:spacing w:val="3"/>
          <w:lang w:eastAsia="zh-CN"/>
        </w:rPr>
        <w:t>计算得到的指标数据其分布是可以真实反映各节点在系统中的重要程度。为了</w:t>
      </w:r>
      <w:r>
        <w:rPr>
          <w:spacing w:val="51"/>
          <w:lang w:eastAsia="zh-CN"/>
        </w:rPr>
        <w:t xml:space="preserve"> </w:t>
      </w:r>
      <w:r>
        <w:rPr>
          <w:lang w:eastAsia="zh-CN"/>
        </w:rPr>
        <w:t>更好地衡量各节点在电网中的脆弱程度</w:t>
      </w:r>
      <w:r>
        <w:rPr>
          <w:spacing w:val="-48"/>
          <w:lang w:eastAsia="zh-CN"/>
        </w:rPr>
        <w:t>，</w:t>
      </w:r>
      <w:r>
        <w:rPr>
          <w:lang w:eastAsia="zh-CN"/>
        </w:rPr>
        <w:t>不改变指标数值的原始分布</w:t>
      </w:r>
      <w:r>
        <w:rPr>
          <w:spacing w:val="-41"/>
          <w:lang w:eastAsia="zh-CN"/>
        </w:rPr>
        <w:t>。</w:t>
      </w:r>
      <w:r>
        <w:rPr>
          <w:lang w:eastAsia="zh-CN"/>
        </w:rPr>
        <w:t>本文在指 标数据归一化处理上采用离差标准化方法。</w:t>
      </w:r>
    </w:p>
    <w:p w14:paraId="06243197" w14:textId="77777777" w:rsidR="00996552" w:rsidRDefault="00996552">
      <w:pPr>
        <w:spacing w:line="302" w:lineRule="auto"/>
        <w:rPr>
          <w:lang w:eastAsia="zh-CN"/>
        </w:rPr>
        <w:sectPr w:rsidR="00996552">
          <w:type w:val="continuous"/>
          <w:pgSz w:w="11910" w:h="16840"/>
          <w:pgMar w:top="1580" w:right="1520" w:bottom="280" w:left="1680" w:header="720" w:footer="720" w:gutter="0"/>
          <w:cols w:space="720"/>
        </w:sectPr>
      </w:pPr>
    </w:p>
    <w:p w14:paraId="358F2B86" w14:textId="77777777" w:rsidR="00996552" w:rsidRDefault="00996552">
      <w:pPr>
        <w:spacing w:before="9"/>
        <w:rPr>
          <w:rFonts w:ascii="宋体" w:eastAsia="宋体" w:hAnsi="宋体" w:cs="宋体"/>
          <w:sz w:val="17"/>
          <w:szCs w:val="17"/>
          <w:lang w:eastAsia="zh-CN"/>
        </w:rPr>
      </w:pPr>
    </w:p>
    <w:p w14:paraId="508579F6" w14:textId="77777777" w:rsidR="00996552" w:rsidRDefault="002D0D3F">
      <w:pPr>
        <w:pStyle w:val="a3"/>
        <w:spacing w:before="26" w:line="301" w:lineRule="auto"/>
        <w:ind w:right="99" w:firstLine="480"/>
        <w:rPr>
          <w:lang w:eastAsia="zh-CN"/>
        </w:rPr>
      </w:pPr>
      <w:r>
        <w:rPr>
          <w:lang w:eastAsia="zh-CN"/>
        </w:rPr>
        <w:t>采用离差标准化归一化方法时</w:t>
      </w:r>
      <w:r>
        <w:rPr>
          <w:spacing w:val="-45"/>
          <w:lang w:eastAsia="zh-CN"/>
        </w:rPr>
        <w:t>，</w:t>
      </w:r>
      <w:r>
        <w:rPr>
          <w:lang w:eastAsia="zh-CN"/>
        </w:rPr>
        <w:t>需要明确知道数据的上限值和下限值</w:t>
      </w:r>
      <w:r>
        <w:rPr>
          <w:spacing w:val="-45"/>
          <w:lang w:eastAsia="zh-CN"/>
        </w:rPr>
        <w:t>，</w:t>
      </w:r>
      <w:r>
        <w:rPr>
          <w:lang w:eastAsia="zh-CN"/>
        </w:rPr>
        <w:t xml:space="preserve">考虑 </w:t>
      </w:r>
      <w:r>
        <w:rPr>
          <w:spacing w:val="5"/>
          <w:lang w:eastAsia="zh-CN"/>
        </w:rPr>
        <w:t>到电气度、电气介数、</w:t>
      </w:r>
      <w:r>
        <w:rPr>
          <w:rFonts w:ascii="Times New Roman" w:eastAsia="Times New Roman" w:hAnsi="Times New Roman" w:cs="Times New Roman"/>
          <w:i/>
          <w:spacing w:val="5"/>
          <w:lang w:eastAsia="zh-CN"/>
        </w:rPr>
        <w:t>PageRank</w:t>
      </w:r>
      <w:r>
        <w:rPr>
          <w:rFonts w:ascii="Times New Roman" w:eastAsia="Times New Roman" w:hAnsi="Times New Roman" w:cs="Times New Roman"/>
          <w:i/>
          <w:spacing w:val="37"/>
          <w:lang w:eastAsia="zh-CN"/>
        </w:rPr>
        <w:t xml:space="preserve"> </w:t>
      </w:r>
      <w:r>
        <w:rPr>
          <w:spacing w:val="4"/>
          <w:lang w:eastAsia="zh-CN"/>
        </w:rPr>
        <w:t>值和电网损耗灵敏度指标无明确的上下限值，</w:t>
      </w:r>
      <w:r>
        <w:rPr>
          <w:spacing w:val="40"/>
          <w:lang w:eastAsia="zh-CN"/>
        </w:rPr>
        <w:t xml:space="preserve"> </w:t>
      </w:r>
      <w:r>
        <w:rPr>
          <w:spacing w:val="3"/>
          <w:lang w:eastAsia="zh-CN"/>
        </w:rPr>
        <w:t>本文主要评估的是一个系统内各节点的脆弱程度，所以本文选取同一指标下节</w:t>
      </w:r>
      <w:r>
        <w:rPr>
          <w:spacing w:val="51"/>
          <w:lang w:eastAsia="zh-CN"/>
        </w:rPr>
        <w:t xml:space="preserve"> </w:t>
      </w:r>
      <w:r>
        <w:rPr>
          <w:spacing w:val="3"/>
          <w:lang w:eastAsia="zh-CN"/>
        </w:rPr>
        <w:t>点最大和最小指标值分别最为离差标准化的最大和最小值，这样不仅明确了数</w:t>
      </w:r>
      <w:r>
        <w:rPr>
          <w:spacing w:val="51"/>
          <w:lang w:eastAsia="zh-CN"/>
        </w:rPr>
        <w:t xml:space="preserve"> </w:t>
      </w:r>
      <w:r>
        <w:rPr>
          <w:lang w:eastAsia="zh-CN"/>
        </w:rPr>
        <w:t>据的上下限，又不改变原始数据分布，真实反映各节点在系统中的重要程度。</w:t>
      </w:r>
    </w:p>
    <w:p w14:paraId="2BA4BABE" w14:textId="77777777" w:rsidR="00996552" w:rsidRDefault="002D0D3F">
      <w:pPr>
        <w:pStyle w:val="a3"/>
        <w:spacing w:before="24" w:line="272" w:lineRule="auto"/>
        <w:ind w:right="99" w:firstLine="480"/>
        <w:rPr>
          <w:lang w:eastAsia="zh-CN"/>
        </w:rPr>
      </w:pPr>
      <w:r>
        <w:rPr>
          <w:lang w:eastAsia="zh-CN"/>
        </w:rPr>
        <w:t>归一化后的各节点的指标值均在</w:t>
      </w:r>
      <w:r>
        <w:rPr>
          <w:spacing w:val="-89"/>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45"/>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89"/>
          <w:lang w:eastAsia="zh-CN"/>
        </w:rPr>
        <w:t xml:space="preserve"> </w:t>
      </w:r>
      <w:r>
        <w:rPr>
          <w:lang w:eastAsia="zh-CN"/>
        </w:rPr>
        <w:t>之间，因此得到归一化后的结构脆弱</w:t>
      </w:r>
      <w:r>
        <w:rPr>
          <w:spacing w:val="22"/>
          <w:lang w:eastAsia="zh-CN"/>
        </w:rPr>
        <w:t xml:space="preserve"> </w:t>
      </w:r>
      <w:r>
        <w:rPr>
          <w:lang w:eastAsia="zh-CN"/>
        </w:rPr>
        <w:t>性指标向量</w:t>
      </w:r>
      <w:r>
        <w:rPr>
          <w:spacing w:val="-52"/>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28"/>
          <w:position w:val="-3"/>
          <w:sz w:val="16"/>
          <w:szCs w:val="16"/>
          <w:lang w:eastAsia="zh-CN"/>
        </w:rPr>
        <w:t xml:space="preserve"> </w:t>
      </w:r>
      <w:r>
        <w:rPr>
          <w:lang w:eastAsia="zh-CN"/>
        </w:rPr>
        <w:t>和状态脆弱性指标</w:t>
      </w:r>
      <w:r>
        <w:rPr>
          <w:spacing w:val="-51"/>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2</w:t>
      </w:r>
      <w:r>
        <w:rPr>
          <w:spacing w:val="2"/>
          <w:lang w:eastAsia="zh-CN"/>
        </w:rPr>
        <w:t>。</w:t>
      </w:r>
    </w:p>
    <w:p w14:paraId="699CE5D6" w14:textId="77777777" w:rsidR="00996552" w:rsidRDefault="00996552">
      <w:pPr>
        <w:spacing w:line="272" w:lineRule="auto"/>
        <w:rPr>
          <w:lang w:eastAsia="zh-CN"/>
        </w:rPr>
        <w:sectPr w:rsidR="00996552">
          <w:pgSz w:w="11910" w:h="16840"/>
          <w:pgMar w:top="1140" w:right="1520" w:bottom="1280" w:left="1680" w:header="871" w:footer="1095" w:gutter="0"/>
          <w:cols w:space="720"/>
        </w:sectPr>
      </w:pPr>
    </w:p>
    <w:p w14:paraId="432A2247" w14:textId="77777777" w:rsidR="00996552" w:rsidRDefault="00025C9E">
      <w:pPr>
        <w:spacing w:line="496" w:lineRule="exact"/>
        <w:jc w:val="right"/>
        <w:rPr>
          <w:rFonts w:ascii="Georgia" w:eastAsia="Georgia" w:hAnsi="Georgia" w:cs="Georgia"/>
          <w:sz w:val="24"/>
          <w:szCs w:val="24"/>
          <w:lang w:eastAsia="zh-CN"/>
        </w:rPr>
      </w:pPr>
      <w:r>
        <w:rPr>
          <w:rFonts w:eastAsiaTheme="minorHAnsi"/>
        </w:rPr>
        <w:lastRenderedPageBreak/>
        <w:pict w14:anchorId="7BDE9C23">
          <v:shape id="_x0000_s3560" type="#_x0000_t202" style="position:absolute;left:0;text-align:left;margin-left:238.45pt;margin-top:13.05pt;width:.1pt;height:12pt;z-index:-279160;mso-position-horizontal-relative:page" filled="f" stroked="f">
            <v:textbox inset="0,0,0,0">
              <w:txbxContent>
                <w:p w14:paraId="289E8BED" w14:textId="77777777" w:rsidR="00025C9E" w:rsidRDefault="00025C9E">
                  <w:pPr>
                    <w:pStyle w:val="a3"/>
                    <w:spacing w:line="112" w:lineRule="exact"/>
                    <w:ind w:left="0"/>
                    <w:rPr>
                      <w:rFonts w:cs="宋体"/>
                    </w:rPr>
                  </w:pPr>
                  <w:r>
                    <w:rPr>
                      <w:rFonts w:cs="宋体"/>
                      <w:spacing w:val="-132"/>
                    </w:rPr>
                    <w:t></w:t>
                  </w:r>
                </w:p>
              </w:txbxContent>
            </v:textbox>
            <w10:wrap anchorx="page"/>
          </v:shape>
        </w:pict>
      </w:r>
      <w:r>
        <w:rPr>
          <w:rFonts w:eastAsiaTheme="minorHAnsi"/>
        </w:rPr>
        <w:pict w14:anchorId="2618D258">
          <v:shape id="_x0000_s3559" type="#_x0000_t202" style="position:absolute;left:0;text-align:left;margin-left:238.45pt;margin-top:16.65pt;width:6.65pt;height:12pt;z-index:-279016;mso-position-horizontal-relative:page" filled="f" stroked="f">
            <v:textbox inset="0,0,0,0">
              <w:txbxContent>
                <w:p w14:paraId="4C8E78AF" w14:textId="77777777" w:rsidR="00025C9E" w:rsidRDefault="00025C9E">
                  <w:pPr>
                    <w:pStyle w:val="a3"/>
                    <w:spacing w:line="112" w:lineRule="exact"/>
                    <w:ind w:left="0"/>
                    <w:rPr>
                      <w:rFonts w:cs="宋体"/>
                    </w:rPr>
                  </w:pPr>
                  <w:r>
                    <w:rPr>
                      <w:rFonts w:cs="宋体"/>
                      <w:spacing w:val="-73"/>
                      <w:w w:val="55"/>
                    </w:rPr>
                    <w:t></w:t>
                  </w:r>
                  <w:r>
                    <w:rPr>
                      <w:rFonts w:cs="宋体"/>
                      <w:w w:val="55"/>
                    </w:rPr>
                    <w:t></w:t>
                  </w:r>
                </w:p>
              </w:txbxContent>
            </v:textbox>
            <w10:wrap anchorx="page"/>
          </v:shape>
        </w:pict>
      </w:r>
      <w:r w:rsidR="002D0D3F">
        <w:rPr>
          <w:rFonts w:ascii="宋体" w:eastAsia="宋体" w:hAnsi="宋体" w:cs="宋体"/>
          <w:w w:val="85"/>
          <w:position w:val="14"/>
          <w:sz w:val="24"/>
          <w:szCs w:val="24"/>
          <w:lang w:eastAsia="zh-CN"/>
        </w:rPr>
        <w:t></w:t>
      </w:r>
      <w:r w:rsidR="002D0D3F">
        <w:rPr>
          <w:rFonts w:ascii="宋体" w:eastAsia="宋体" w:hAnsi="宋体" w:cs="宋体"/>
          <w:spacing w:val="-30"/>
          <w:w w:val="85"/>
          <w:position w:val="14"/>
          <w:sz w:val="24"/>
          <w:szCs w:val="24"/>
          <w:lang w:eastAsia="zh-CN"/>
        </w:rPr>
        <w:t xml:space="preserve"> </w:t>
      </w:r>
      <w:r w:rsidR="002D0D3F">
        <w:rPr>
          <w:rFonts w:ascii="Times New Roman" w:eastAsia="Times New Roman" w:hAnsi="Times New Roman" w:cs="Times New Roman"/>
          <w:i/>
          <w:spacing w:val="-1"/>
          <w:sz w:val="24"/>
          <w:szCs w:val="24"/>
          <w:lang w:eastAsia="zh-CN"/>
        </w:rPr>
        <w:t>I</w:t>
      </w:r>
      <w:r w:rsidR="002D0D3F">
        <w:rPr>
          <w:rFonts w:ascii="Palatino Linotype" w:eastAsia="Palatino Linotype" w:hAnsi="Palatino Linotype" w:cs="Palatino Linotype"/>
          <w:spacing w:val="-1"/>
          <w:position w:val="-3"/>
          <w:sz w:val="16"/>
          <w:szCs w:val="16"/>
          <w:lang w:eastAsia="zh-CN"/>
        </w:rPr>
        <w:t>1</w:t>
      </w:r>
      <w:r w:rsidR="002D0D3F">
        <w:rPr>
          <w:rFonts w:ascii="Palatino Linotype" w:eastAsia="Palatino Linotype" w:hAnsi="Palatino Linotype" w:cs="Palatino Linotype"/>
          <w:spacing w:val="7"/>
          <w:position w:val="-3"/>
          <w:sz w:val="16"/>
          <w:szCs w:val="16"/>
          <w:lang w:eastAsia="zh-CN"/>
        </w:rPr>
        <w:t xml:space="preserve"> </w:t>
      </w:r>
      <w:r w:rsidR="002D0D3F">
        <w:rPr>
          <w:rFonts w:ascii="Georgia" w:eastAsia="Georgia" w:hAnsi="Georgia" w:cs="Georgia"/>
          <w:sz w:val="24"/>
          <w:szCs w:val="24"/>
          <w:lang w:eastAsia="zh-CN"/>
        </w:rPr>
        <w:t>=</w:t>
      </w:r>
    </w:p>
    <w:p w14:paraId="4271C7F9" w14:textId="77777777" w:rsidR="00996552" w:rsidRDefault="002D0D3F">
      <w:pPr>
        <w:spacing w:before="71" w:line="108" w:lineRule="exact"/>
        <w:jc w:val="right"/>
        <w:rPr>
          <w:rFonts w:ascii="Georgia" w:eastAsia="Georgia" w:hAnsi="Georgia" w:cs="Georgia"/>
          <w:sz w:val="24"/>
          <w:szCs w:val="24"/>
          <w:lang w:eastAsia="zh-CN"/>
        </w:rPr>
      </w:pPr>
      <w:r>
        <w:rPr>
          <w:rFonts w:ascii="宋体" w:eastAsia="宋体" w:hAnsi="宋体" w:cs="宋体"/>
          <w:w w:val="85"/>
          <w:sz w:val="24"/>
          <w:szCs w:val="24"/>
          <w:lang w:eastAsia="zh-CN"/>
        </w:rPr>
        <w:t></w:t>
      </w:r>
      <w:r>
        <w:rPr>
          <w:rFonts w:ascii="宋体" w:eastAsia="宋体" w:hAnsi="宋体" w:cs="宋体"/>
          <w:spacing w:val="-30"/>
          <w:w w:val="85"/>
          <w:sz w:val="24"/>
          <w:szCs w:val="24"/>
          <w:lang w:eastAsia="zh-CN"/>
        </w:rPr>
        <w:t xml:space="preserve"> </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2"/>
          <w:sz w:val="16"/>
          <w:szCs w:val="16"/>
          <w:lang w:eastAsia="zh-CN"/>
        </w:rPr>
        <w:t>2</w:t>
      </w:r>
      <w:r>
        <w:rPr>
          <w:rFonts w:ascii="Palatino Linotype" w:eastAsia="Palatino Linotype" w:hAnsi="Palatino Linotype" w:cs="Palatino Linotype"/>
          <w:spacing w:val="7"/>
          <w:position w:val="-2"/>
          <w:sz w:val="16"/>
          <w:szCs w:val="16"/>
          <w:lang w:eastAsia="zh-CN"/>
        </w:rPr>
        <w:t xml:space="preserve"> </w:t>
      </w:r>
      <w:r>
        <w:rPr>
          <w:rFonts w:ascii="Georgia" w:eastAsia="Georgia" w:hAnsi="Georgia" w:cs="Georgia"/>
          <w:sz w:val="24"/>
          <w:szCs w:val="24"/>
          <w:lang w:eastAsia="zh-CN"/>
        </w:rPr>
        <w:t>=</w:t>
      </w:r>
    </w:p>
    <w:p w14:paraId="22116E8E" w14:textId="77777777" w:rsidR="00996552" w:rsidRDefault="002D0D3F">
      <w:pPr>
        <w:spacing w:before="5"/>
        <w:rPr>
          <w:rFonts w:ascii="Georgia" w:eastAsia="Georgia" w:hAnsi="Georgia" w:cs="Georgia"/>
          <w:sz w:val="13"/>
          <w:szCs w:val="13"/>
          <w:lang w:eastAsia="zh-CN"/>
        </w:rPr>
      </w:pPr>
      <w:r>
        <w:rPr>
          <w:lang w:eastAsia="zh-CN"/>
        </w:rPr>
        <w:br w:type="column"/>
      </w:r>
    </w:p>
    <w:p w14:paraId="11CB01EC" w14:textId="77777777" w:rsidR="00996552" w:rsidRDefault="00025C9E">
      <w:pPr>
        <w:tabs>
          <w:tab w:val="left" w:pos="798"/>
        </w:tabs>
        <w:spacing w:line="195" w:lineRule="exact"/>
        <w:ind w:left="342"/>
        <w:rPr>
          <w:rFonts w:ascii="MS Gothic" w:eastAsia="MS Gothic" w:hAnsi="MS Gothic" w:cs="MS Gothic"/>
          <w:sz w:val="16"/>
          <w:szCs w:val="16"/>
          <w:lang w:eastAsia="zh-CN"/>
        </w:rPr>
      </w:pPr>
      <w:r>
        <w:rPr>
          <w:rFonts w:eastAsiaTheme="minorHAnsi"/>
        </w:rPr>
        <w:pict w14:anchorId="214A358A">
          <v:shape id="_x0000_s3558" type="#_x0000_t202" style="position:absolute;left:0;text-align:left;margin-left:284.65pt;margin-top:4.4pt;width:4pt;height:12pt;z-index:-279136;mso-position-horizontal-relative:page" filled="f" stroked="f">
            <v:textbox inset="0,0,0,0">
              <w:txbxContent>
                <w:p w14:paraId="161C4420"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36F4B21F">
          <v:shape id="_x0000_s3557" type="#_x0000_t202" style="position:absolute;left:0;text-align:left;margin-left:307.5pt;margin-top:4.4pt;width:4pt;height:12pt;z-index:-279112;mso-position-horizontal-relative:page" filled="f" stroked="f">
            <v:textbox inset="0,0,0,0">
              <w:txbxContent>
                <w:p w14:paraId="00045A1D"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sidR="002D0D3F">
        <w:rPr>
          <w:rFonts w:ascii="MS Gothic" w:eastAsia="MS Gothic" w:hAnsi="MS Gothic" w:cs="MS Gothic"/>
          <w:w w:val="90"/>
          <w:sz w:val="16"/>
          <w:szCs w:val="16"/>
          <w:lang w:eastAsia="zh-CN"/>
        </w:rPr>
        <w:t>∗</w:t>
      </w:r>
      <w:r w:rsidR="002D0D3F">
        <w:rPr>
          <w:rFonts w:ascii="MS Gothic" w:eastAsia="MS Gothic" w:hAnsi="MS Gothic" w:cs="MS Gothic"/>
          <w:w w:val="90"/>
          <w:sz w:val="16"/>
          <w:szCs w:val="16"/>
          <w:lang w:eastAsia="zh-CN"/>
        </w:rPr>
        <w:tab/>
      </w:r>
      <w:r w:rsidR="002D0D3F">
        <w:rPr>
          <w:rFonts w:ascii="MS Gothic" w:eastAsia="MS Gothic" w:hAnsi="MS Gothic" w:cs="MS Gothic"/>
          <w:sz w:val="16"/>
          <w:szCs w:val="16"/>
          <w:lang w:eastAsia="zh-CN"/>
        </w:rPr>
        <w:t>∗</w:t>
      </w:r>
    </w:p>
    <w:p w14:paraId="34158763" w14:textId="77777777" w:rsidR="00996552" w:rsidRDefault="002D0D3F">
      <w:pPr>
        <w:tabs>
          <w:tab w:val="left" w:pos="780"/>
        </w:tabs>
        <w:spacing w:line="201" w:lineRule="exact"/>
        <w:ind w:left="323"/>
        <w:rPr>
          <w:rFonts w:ascii="Palatino Linotype" w:eastAsia="Palatino Linotype" w:hAnsi="Palatino Linotype" w:cs="Palatino Linotype"/>
          <w:sz w:val="16"/>
          <w:szCs w:val="16"/>
          <w:lang w:eastAsia="zh-CN"/>
        </w:rPr>
      </w:pPr>
      <w:r>
        <w:rPr>
          <w:rFonts w:ascii="Palatino Linotype"/>
          <w:w w:val="95"/>
          <w:sz w:val="16"/>
          <w:lang w:eastAsia="zh-CN"/>
        </w:rPr>
        <w:t>11</w:t>
      </w:r>
      <w:r>
        <w:rPr>
          <w:rFonts w:ascii="Palatino Linotype"/>
          <w:w w:val="95"/>
          <w:sz w:val="16"/>
          <w:lang w:eastAsia="zh-CN"/>
        </w:rPr>
        <w:tab/>
        <w:t>12</w:t>
      </w:r>
    </w:p>
    <w:p w14:paraId="38F7B3D6" w14:textId="77777777" w:rsidR="00996552" w:rsidRDefault="002D0D3F">
      <w:pPr>
        <w:tabs>
          <w:tab w:val="left" w:pos="701"/>
        </w:tabs>
        <w:spacing w:before="39" w:line="88" w:lineRule="exact"/>
        <w:ind w:left="244"/>
        <w:rPr>
          <w:rFonts w:ascii="MS Gothic" w:eastAsia="MS Gothic" w:hAnsi="MS Gothic" w:cs="MS Gothic"/>
          <w:sz w:val="16"/>
          <w:szCs w:val="16"/>
          <w:lang w:eastAsia="zh-CN"/>
        </w:rPr>
      </w:pPr>
      <w:r>
        <w:rPr>
          <w:rFonts w:ascii="Times New Roman" w:eastAsia="Times New Roman" w:hAnsi="Times New Roman" w:cs="Times New Roman"/>
          <w:i/>
          <w:spacing w:val="7"/>
          <w:w w:val="95"/>
          <w:position w:val="-8"/>
          <w:sz w:val="24"/>
          <w:szCs w:val="24"/>
          <w:lang w:eastAsia="zh-CN"/>
        </w:rPr>
        <w:t>I</w:t>
      </w:r>
      <w:r>
        <w:rPr>
          <w:rFonts w:ascii="MS Gothic" w:eastAsia="MS Gothic" w:hAnsi="MS Gothic" w:cs="MS Gothic"/>
          <w:spacing w:val="8"/>
          <w:w w:val="95"/>
          <w:sz w:val="16"/>
          <w:szCs w:val="16"/>
          <w:lang w:eastAsia="zh-CN"/>
        </w:rPr>
        <w:t>∗</w:t>
      </w:r>
      <w:r>
        <w:rPr>
          <w:rFonts w:ascii="MS Gothic" w:eastAsia="MS Gothic" w:hAnsi="MS Gothic" w:cs="MS Gothic"/>
          <w:spacing w:val="8"/>
          <w:w w:val="95"/>
          <w:sz w:val="16"/>
          <w:szCs w:val="16"/>
          <w:lang w:eastAsia="zh-CN"/>
        </w:rPr>
        <w:tab/>
      </w:r>
      <w:r>
        <w:rPr>
          <w:rFonts w:ascii="Times New Roman" w:eastAsia="Times New Roman" w:hAnsi="Times New Roman" w:cs="Times New Roman"/>
          <w:i/>
          <w:spacing w:val="8"/>
          <w:position w:val="-8"/>
          <w:sz w:val="24"/>
          <w:szCs w:val="24"/>
          <w:lang w:eastAsia="zh-CN"/>
        </w:rPr>
        <w:t>I</w:t>
      </w:r>
      <w:r>
        <w:rPr>
          <w:rFonts w:ascii="MS Gothic" w:eastAsia="MS Gothic" w:hAnsi="MS Gothic" w:cs="MS Gothic"/>
          <w:spacing w:val="8"/>
          <w:sz w:val="16"/>
          <w:szCs w:val="16"/>
          <w:lang w:eastAsia="zh-CN"/>
        </w:rPr>
        <w:t>∗</w:t>
      </w:r>
    </w:p>
    <w:p w14:paraId="11BAEE8A" w14:textId="77777777" w:rsidR="00996552" w:rsidRDefault="002D0D3F">
      <w:pPr>
        <w:spacing w:line="165" w:lineRule="exact"/>
        <w:ind w:left="531"/>
        <w:rPr>
          <w:rFonts w:ascii="宋体" w:eastAsia="宋体" w:hAnsi="宋体" w:cs="宋体"/>
          <w:sz w:val="24"/>
          <w:szCs w:val="24"/>
          <w:lang w:eastAsia="zh-CN"/>
        </w:rPr>
      </w:pPr>
      <w:r>
        <w:rPr>
          <w:lang w:eastAsia="zh-CN"/>
        </w:rPr>
        <w:br w:type="column"/>
      </w:r>
      <w:r>
        <w:rPr>
          <w:rFonts w:ascii="宋体"/>
          <w:w w:val="68"/>
          <w:sz w:val="24"/>
          <w:lang w:eastAsia="zh-CN"/>
        </w:rPr>
        <w:lastRenderedPageBreak/>
        <w:t xml:space="preserve"> </w:t>
      </w:r>
    </w:p>
    <w:p w14:paraId="4B5DD6C9" w14:textId="77777777" w:rsidR="00996552" w:rsidRDefault="00025C9E">
      <w:pPr>
        <w:spacing w:line="197" w:lineRule="exact"/>
        <w:ind w:left="276"/>
        <w:rPr>
          <w:rFonts w:ascii="MS Gothic" w:eastAsia="MS Gothic" w:hAnsi="MS Gothic" w:cs="MS Gothic"/>
          <w:sz w:val="16"/>
          <w:szCs w:val="16"/>
          <w:lang w:eastAsia="zh-CN"/>
        </w:rPr>
      </w:pPr>
      <w:r>
        <w:rPr>
          <w:rFonts w:eastAsiaTheme="minorHAnsi"/>
        </w:rPr>
        <w:pict w14:anchorId="64621192">
          <v:shape id="_x0000_s3556" type="#_x0000_t202" style="position:absolute;left:0;text-align:left;margin-left:330.35pt;margin-top:3.8pt;width:4pt;height:12pt;z-index:6040;mso-position-horizontal-relative:page" filled="f" stroked="f">
            <v:textbox inset="0,0,0,0">
              <w:txbxContent>
                <w:p w14:paraId="55EC4165"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214904BA">
          <v:shape id="_x0000_s3555" type="#_x0000_t202" style="position:absolute;left:0;text-align:left;margin-left:334.25pt;margin-top:10.5pt;width:8pt;height:8pt;z-index:6136;mso-position-horizontal-relative:page" filled="f" stroked="f">
            <v:textbox inset="0,0,0,0">
              <w:txbxContent>
                <w:p w14:paraId="7E0A3E3F" w14:textId="77777777" w:rsidR="00025C9E" w:rsidRDefault="00025C9E">
                  <w:pPr>
                    <w:spacing w:line="159" w:lineRule="exact"/>
                    <w:rPr>
                      <w:rFonts w:ascii="Palatino Linotype" w:eastAsia="Palatino Linotype" w:hAnsi="Palatino Linotype" w:cs="Palatino Linotype"/>
                      <w:sz w:val="16"/>
                      <w:szCs w:val="16"/>
                    </w:rPr>
                  </w:pPr>
                  <w:r>
                    <w:rPr>
                      <w:rFonts w:ascii="Palatino Linotype"/>
                      <w:sz w:val="16"/>
                    </w:rPr>
                    <w:t>13</w:t>
                  </w:r>
                </w:p>
              </w:txbxContent>
            </v:textbox>
            <w10:wrap anchorx="page"/>
          </v:shape>
        </w:pict>
      </w:r>
      <w:r w:rsidR="002D0D3F">
        <w:rPr>
          <w:rFonts w:ascii="MS Gothic" w:eastAsia="MS Gothic" w:hAnsi="MS Gothic" w:cs="MS Gothic"/>
          <w:sz w:val="16"/>
          <w:szCs w:val="16"/>
          <w:lang w:eastAsia="zh-CN"/>
        </w:rPr>
        <w:t>∗</w:t>
      </w:r>
    </w:p>
    <w:p w14:paraId="6A05AEC4" w14:textId="77777777" w:rsidR="00996552" w:rsidRDefault="002D0D3F">
      <w:pPr>
        <w:pStyle w:val="a3"/>
        <w:tabs>
          <w:tab w:val="left" w:pos="3220"/>
        </w:tabs>
        <w:spacing w:before="39" w:line="231" w:lineRule="exact"/>
        <w:ind w:left="531"/>
        <w:rPr>
          <w:rFonts w:ascii="Times New Roman" w:eastAsia="Times New Roman" w:hAnsi="Times New Roman" w:cs="Times New Roman"/>
          <w:lang w:eastAsia="zh-CN"/>
        </w:rPr>
      </w:pPr>
      <w:r>
        <w:rPr>
          <w:w w:val="68"/>
          <w:position w:val="5"/>
          <w:lang w:eastAsia="zh-CN"/>
        </w:rPr>
        <w:t xml:space="preserve"> </w:t>
      </w:r>
      <w:r>
        <w:rPr>
          <w:position w:val="5"/>
          <w:lang w:eastAsia="zh-CN"/>
        </w:rPr>
        <w:tab/>
      </w:r>
      <w:r>
        <w:rPr>
          <w:rFonts w:ascii="Times New Roman"/>
          <w:lang w:eastAsia="zh-CN"/>
        </w:rPr>
        <w:t>(4.1)</w:t>
      </w:r>
    </w:p>
    <w:p w14:paraId="770E758F" w14:textId="77777777" w:rsidR="00996552" w:rsidRDefault="002D0D3F">
      <w:pPr>
        <w:spacing w:line="44" w:lineRule="exact"/>
        <w:ind w:left="276"/>
        <w:rPr>
          <w:rFonts w:ascii="MS Gothic" w:eastAsia="MS Gothic" w:hAnsi="MS Gothic" w:cs="MS Gothic"/>
          <w:sz w:val="16"/>
          <w:szCs w:val="16"/>
          <w:lang w:eastAsia="zh-CN"/>
        </w:rPr>
      </w:pPr>
      <w:r>
        <w:rPr>
          <w:rFonts w:ascii="MS Gothic" w:eastAsia="MS Gothic" w:hAnsi="MS Gothic" w:cs="MS Gothic"/>
          <w:sz w:val="16"/>
          <w:szCs w:val="16"/>
          <w:lang w:eastAsia="zh-CN"/>
        </w:rPr>
        <w:t>∗</w:t>
      </w:r>
    </w:p>
    <w:p w14:paraId="00C0DF6C" w14:textId="77777777" w:rsidR="00996552" w:rsidRDefault="00996552">
      <w:pPr>
        <w:spacing w:line="44" w:lineRule="exact"/>
        <w:rPr>
          <w:rFonts w:ascii="MS Gothic" w:eastAsia="MS Gothic" w:hAnsi="MS Gothic" w:cs="MS Gothic"/>
          <w:sz w:val="16"/>
          <w:szCs w:val="16"/>
          <w:lang w:eastAsia="zh-CN"/>
        </w:rPr>
        <w:sectPr w:rsidR="00996552">
          <w:type w:val="continuous"/>
          <w:pgSz w:w="11910" w:h="16840"/>
          <w:pgMar w:top="1580" w:right="1520" w:bottom="280" w:left="1680" w:header="720" w:footer="720" w:gutter="0"/>
          <w:cols w:num="3" w:space="720" w:equalWidth="0">
            <w:col w:w="3728" w:space="40"/>
            <w:col w:w="940" w:space="40"/>
            <w:col w:w="3962"/>
          </w:cols>
        </w:sectPr>
      </w:pPr>
    </w:p>
    <w:p w14:paraId="0247D814" w14:textId="77777777" w:rsidR="00996552" w:rsidRDefault="002D0D3F">
      <w:pPr>
        <w:tabs>
          <w:tab w:val="left" w:pos="1006"/>
          <w:tab w:val="left" w:pos="1385"/>
        </w:tabs>
        <w:spacing w:line="174" w:lineRule="exact"/>
        <w:ind w:left="550"/>
        <w:jc w:val="center"/>
        <w:rPr>
          <w:rFonts w:ascii="Palatino Linotype" w:eastAsia="Palatino Linotype" w:hAnsi="Palatino Linotype" w:cs="Palatino Linotype"/>
          <w:sz w:val="16"/>
          <w:szCs w:val="16"/>
          <w:lang w:eastAsia="zh-CN"/>
        </w:rPr>
      </w:pPr>
      <w:r>
        <w:rPr>
          <w:rFonts w:ascii="Palatino Linotype"/>
          <w:w w:val="95"/>
          <w:sz w:val="16"/>
          <w:lang w:eastAsia="zh-CN"/>
        </w:rPr>
        <w:lastRenderedPageBreak/>
        <w:t>21</w:t>
      </w:r>
      <w:r>
        <w:rPr>
          <w:rFonts w:ascii="Palatino Linotype"/>
          <w:w w:val="95"/>
          <w:sz w:val="16"/>
          <w:lang w:eastAsia="zh-CN"/>
        </w:rPr>
        <w:tab/>
        <w:t>22</w:t>
      </w:r>
      <w:r>
        <w:rPr>
          <w:rFonts w:ascii="Palatino Linotype"/>
          <w:w w:val="95"/>
          <w:sz w:val="16"/>
          <w:lang w:eastAsia="zh-CN"/>
        </w:rPr>
        <w:tab/>
      </w:r>
      <w:r>
        <w:rPr>
          <w:rFonts w:ascii="Times New Roman"/>
          <w:i/>
          <w:spacing w:val="-1"/>
          <w:position w:val="7"/>
          <w:sz w:val="24"/>
          <w:lang w:eastAsia="zh-CN"/>
        </w:rPr>
        <w:t>I</w:t>
      </w:r>
      <w:r>
        <w:rPr>
          <w:rFonts w:ascii="Palatino Linotype"/>
          <w:spacing w:val="-1"/>
          <w:sz w:val="16"/>
          <w:lang w:eastAsia="zh-CN"/>
        </w:rPr>
        <w:t>23</w:t>
      </w:r>
    </w:p>
    <w:p w14:paraId="19392055" w14:textId="77777777" w:rsidR="00996552" w:rsidRDefault="002D0D3F">
      <w:pPr>
        <w:pStyle w:val="a3"/>
        <w:spacing w:line="180" w:lineRule="exact"/>
        <w:ind w:left="0" w:right="2393"/>
        <w:jc w:val="center"/>
        <w:rPr>
          <w:rFonts w:cs="宋体"/>
          <w:lang w:eastAsia="zh-CN"/>
        </w:rPr>
      </w:pPr>
      <w:r>
        <w:rPr>
          <w:rFonts w:cs="宋体"/>
          <w:w w:val="65"/>
          <w:lang w:eastAsia="zh-CN"/>
        </w:rPr>
        <w:t></w:t>
      </w:r>
    </w:p>
    <w:p w14:paraId="3F9A0A2C" w14:textId="77777777" w:rsidR="00996552" w:rsidRDefault="00996552">
      <w:pPr>
        <w:spacing w:before="2"/>
        <w:rPr>
          <w:rFonts w:ascii="宋体" w:eastAsia="宋体" w:hAnsi="宋体" w:cs="宋体"/>
          <w:sz w:val="9"/>
          <w:szCs w:val="9"/>
          <w:lang w:eastAsia="zh-CN"/>
        </w:rPr>
      </w:pPr>
    </w:p>
    <w:p w14:paraId="13850866" w14:textId="77777777" w:rsidR="00996552" w:rsidRDefault="002D0D3F">
      <w:pPr>
        <w:tabs>
          <w:tab w:val="left" w:pos="997"/>
        </w:tabs>
        <w:spacing w:before="13"/>
        <w:ind w:left="597" w:hanging="480"/>
        <w:rPr>
          <w:rFonts w:ascii="宋体" w:eastAsia="宋体" w:hAnsi="宋体" w:cs="宋体"/>
          <w:sz w:val="28"/>
          <w:szCs w:val="28"/>
          <w:lang w:eastAsia="zh-CN"/>
        </w:rPr>
      </w:pPr>
      <w:bookmarkStart w:id="151" w:name="4.3.2_基于改进熵权法的权重分配"/>
      <w:bookmarkStart w:id="152" w:name="_bookmark92"/>
      <w:bookmarkEnd w:id="151"/>
      <w:bookmarkEnd w:id="152"/>
      <w:r>
        <w:rPr>
          <w:rFonts w:ascii="Times New Roman" w:eastAsia="Times New Roman" w:hAnsi="Times New Roman" w:cs="Times New Roman"/>
          <w:sz w:val="30"/>
          <w:szCs w:val="30"/>
          <w:lang w:eastAsia="zh-CN"/>
        </w:rPr>
        <w:t>4.3.2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基于改进熵权法的权重分配</w:t>
      </w:r>
    </w:p>
    <w:p w14:paraId="719FFB15" w14:textId="77777777" w:rsidR="00996552" w:rsidRDefault="00996552">
      <w:pPr>
        <w:spacing w:before="1"/>
        <w:rPr>
          <w:rFonts w:ascii="宋体" w:eastAsia="宋体" w:hAnsi="宋体" w:cs="宋体"/>
          <w:sz w:val="24"/>
          <w:szCs w:val="24"/>
          <w:lang w:eastAsia="zh-CN"/>
        </w:rPr>
      </w:pPr>
    </w:p>
    <w:p w14:paraId="21704027" w14:textId="77777777" w:rsidR="00996552" w:rsidRDefault="002D0D3F">
      <w:pPr>
        <w:pStyle w:val="a3"/>
        <w:spacing w:line="305" w:lineRule="auto"/>
        <w:ind w:right="75" w:firstLine="480"/>
        <w:rPr>
          <w:lang w:eastAsia="zh-CN"/>
        </w:rPr>
      </w:pPr>
      <w:r>
        <w:rPr>
          <w:lang w:eastAsia="zh-CN"/>
        </w:rPr>
        <w:t>在复杂系统理论中</w:t>
      </w:r>
      <w:r>
        <w:rPr>
          <w:spacing w:val="-45"/>
          <w:lang w:eastAsia="zh-CN"/>
        </w:rPr>
        <w:t>，</w:t>
      </w:r>
      <w:r>
        <w:rPr>
          <w:lang w:eastAsia="zh-CN"/>
        </w:rPr>
        <w:t>认为复杂系统具有异质性</w:t>
      </w:r>
      <w:r>
        <w:rPr>
          <w:spacing w:val="-45"/>
          <w:lang w:eastAsia="zh-CN"/>
        </w:rPr>
        <w:t>，</w:t>
      </w:r>
      <w:r>
        <w:rPr>
          <w:lang w:eastAsia="zh-CN"/>
        </w:rPr>
        <w:t>复杂系统的异质性是指系统 中各元件对整体影响程度的不均衡性</w:t>
      </w:r>
      <w:r>
        <w:rPr>
          <w:spacing w:val="-41"/>
          <w:lang w:eastAsia="zh-CN"/>
        </w:rPr>
        <w:t>。</w:t>
      </w:r>
      <w:r>
        <w:rPr>
          <w:lang w:eastAsia="zh-CN"/>
        </w:rPr>
        <w:t>在电力系统中</w:t>
      </w:r>
      <w:r>
        <w:rPr>
          <w:spacing w:val="-49"/>
          <w:lang w:eastAsia="zh-CN"/>
        </w:rPr>
        <w:t>，</w:t>
      </w:r>
      <w:r>
        <w:rPr>
          <w:lang w:eastAsia="zh-CN"/>
        </w:rPr>
        <w:t>各节点对系统整体结构的 影响程度体现在结构脆弱性指标值上</w:t>
      </w:r>
      <w:r>
        <w:rPr>
          <w:spacing w:val="-45"/>
          <w:lang w:eastAsia="zh-CN"/>
        </w:rPr>
        <w:t>，</w:t>
      </w:r>
      <w:r>
        <w:rPr>
          <w:lang w:eastAsia="zh-CN"/>
        </w:rPr>
        <w:t>节点指标值越大</w:t>
      </w:r>
      <w:r>
        <w:rPr>
          <w:spacing w:val="-45"/>
          <w:lang w:eastAsia="zh-CN"/>
        </w:rPr>
        <w:t>，</w:t>
      </w:r>
      <w:r>
        <w:rPr>
          <w:lang w:eastAsia="zh-CN"/>
        </w:rPr>
        <w:t xml:space="preserve">说明节点在系统结构拓 </w:t>
      </w:r>
      <w:r>
        <w:rPr>
          <w:spacing w:val="1"/>
          <w:lang w:eastAsia="zh-CN"/>
        </w:rPr>
        <w:t>扑中的重要性高，对系统整体的影响越大，其脆弱程度越高。因此，本文认为，</w:t>
      </w:r>
      <w:r>
        <w:rPr>
          <w:spacing w:val="54"/>
          <w:lang w:eastAsia="zh-CN"/>
        </w:rPr>
        <w:t xml:space="preserve"> </w:t>
      </w:r>
      <w:r>
        <w:rPr>
          <w:lang w:eastAsia="zh-CN"/>
        </w:rPr>
        <w:t>系统各节点的脆弱程度的差别是造成电力系统结构脆弱异质性的根本原因。</w:t>
      </w:r>
    </w:p>
    <w:p w14:paraId="6A59E4D1" w14:textId="77777777" w:rsidR="00996552" w:rsidRDefault="002D0D3F">
      <w:pPr>
        <w:pStyle w:val="a3"/>
        <w:spacing w:before="20" w:line="305" w:lineRule="auto"/>
        <w:ind w:right="275" w:firstLine="480"/>
        <w:jc w:val="both"/>
        <w:rPr>
          <w:lang w:eastAsia="zh-CN"/>
        </w:rPr>
      </w:pPr>
      <w:r>
        <w:rPr>
          <w:spacing w:val="4"/>
          <w:lang w:eastAsia="zh-CN"/>
        </w:rPr>
        <w:t>本文从熵的角度考虑，认为对于指标数据间差别较大的指标应赋予较高的</w:t>
      </w:r>
      <w:r>
        <w:rPr>
          <w:spacing w:val="42"/>
          <w:lang w:eastAsia="zh-CN"/>
        </w:rPr>
        <w:t xml:space="preserve"> </w:t>
      </w:r>
      <w:r>
        <w:rPr>
          <w:lang w:eastAsia="zh-CN"/>
        </w:rPr>
        <w:t>权重</w:t>
      </w:r>
      <w:r>
        <w:rPr>
          <w:spacing w:val="-27"/>
          <w:lang w:eastAsia="zh-CN"/>
        </w:rPr>
        <w:t>。</w:t>
      </w:r>
      <w:r>
        <w:rPr>
          <w:lang w:eastAsia="zh-CN"/>
        </w:rPr>
        <w:t>因此</w:t>
      </w:r>
      <w:r>
        <w:rPr>
          <w:spacing w:val="-32"/>
          <w:lang w:eastAsia="zh-CN"/>
        </w:rPr>
        <w:t>，</w:t>
      </w:r>
      <w:r>
        <w:rPr>
          <w:lang w:eastAsia="zh-CN"/>
        </w:rPr>
        <w:t>在对结构脆弱性指标进行融合时</w:t>
      </w:r>
      <w:r>
        <w:rPr>
          <w:spacing w:val="-32"/>
          <w:lang w:eastAsia="zh-CN"/>
        </w:rPr>
        <w:t>，</w:t>
      </w:r>
      <w:r>
        <w:rPr>
          <w:lang w:eastAsia="zh-CN"/>
        </w:rPr>
        <w:t>采用并改进熵权法对结构脆弱性 指标进行权重分配。</w:t>
      </w:r>
    </w:p>
    <w:p w14:paraId="15AC1F2A" w14:textId="77777777" w:rsidR="00996552" w:rsidRDefault="002D0D3F">
      <w:pPr>
        <w:pStyle w:val="a3"/>
        <w:spacing w:before="20" w:line="305" w:lineRule="auto"/>
        <w:ind w:left="597" w:right="99"/>
        <w:rPr>
          <w:lang w:eastAsia="zh-CN"/>
        </w:rPr>
      </w:pPr>
      <w:r>
        <w:rPr>
          <w:lang w:eastAsia="zh-CN"/>
        </w:rPr>
        <w:t xml:space="preserve">下面对熵权法的步骤进行描述，并对数据处理过程中不合理之处进行改进。 </w:t>
      </w:r>
      <w:r>
        <w:rPr>
          <w:spacing w:val="-2"/>
          <w:lang w:eastAsia="zh-CN"/>
        </w:rPr>
        <w:t>首先，假设有</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16"/>
          <w:lang w:eastAsia="zh-CN"/>
        </w:rPr>
        <w:t xml:space="preserve"> </w:t>
      </w:r>
      <w:r>
        <w:rPr>
          <w:spacing w:val="-1"/>
          <w:lang w:eastAsia="zh-CN"/>
        </w:rPr>
        <w:t>个评价对象，根据综合评估问题的需要，选取</w:t>
      </w:r>
      <w:r>
        <w:rPr>
          <w:spacing w:val="-53"/>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8"/>
          <w:lang w:eastAsia="zh-CN"/>
        </w:rPr>
        <w:t xml:space="preserve"> </w:t>
      </w:r>
      <w:r>
        <w:rPr>
          <w:lang w:eastAsia="zh-CN"/>
        </w:rPr>
        <w:t>个评价指</w:t>
      </w:r>
    </w:p>
    <w:p w14:paraId="07343DB1" w14:textId="77777777" w:rsidR="00996552" w:rsidRDefault="002D0D3F">
      <w:pPr>
        <w:pStyle w:val="a3"/>
        <w:spacing w:line="288" w:lineRule="auto"/>
        <w:ind w:right="99"/>
        <w:rPr>
          <w:lang w:eastAsia="zh-CN"/>
        </w:rPr>
      </w:pPr>
      <w:r>
        <w:rPr>
          <w:spacing w:val="1"/>
          <w:lang w:eastAsia="zh-CN"/>
        </w:rPr>
        <w:t>标，计算各评价对象的各指标数值的大小，假设第</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11"/>
          <w:lang w:eastAsia="zh-CN"/>
        </w:rPr>
        <w:t xml:space="preserve"> </w:t>
      </w:r>
      <w:r>
        <w:rPr>
          <w:spacing w:val="1"/>
          <w:lang w:eastAsia="zh-CN"/>
        </w:rPr>
        <w:t>个评价对象的第</w:t>
      </w:r>
      <w:r>
        <w:rPr>
          <w:spacing w:val="-51"/>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9"/>
          <w:lang w:eastAsia="zh-CN"/>
        </w:rPr>
        <w:t xml:space="preserve"> </w:t>
      </w:r>
      <w:r>
        <w:rPr>
          <w:spacing w:val="1"/>
          <w:lang w:eastAsia="zh-CN"/>
        </w:rPr>
        <w:t>个评价</w:t>
      </w:r>
      <w:r>
        <w:rPr>
          <w:spacing w:val="36"/>
          <w:lang w:eastAsia="zh-CN"/>
        </w:rPr>
        <w:t xml:space="preserve"> </w:t>
      </w:r>
      <w:r>
        <w:rPr>
          <w:lang w:eastAsia="zh-CN"/>
        </w:rPr>
        <w:t>指标数值为</w:t>
      </w:r>
      <w:r>
        <w:rPr>
          <w:spacing w:val="-67"/>
          <w:lang w:eastAsia="zh-CN"/>
        </w:rPr>
        <w:t xml:space="preserve"> </w:t>
      </w:r>
      <w:r>
        <w:rPr>
          <w:rFonts w:ascii="Times New Roman" w:eastAsia="Times New Roman" w:hAnsi="Times New Roman" w:cs="Times New Roman"/>
          <w:spacing w:val="3"/>
        </w:rPr>
        <w:t>λ</w:t>
      </w:r>
      <w:r>
        <w:rPr>
          <w:rFonts w:ascii="Bookman Old Style" w:eastAsia="Bookman Old Style" w:hAnsi="Bookman Old Style" w:cs="Bookman Old Style"/>
          <w:i/>
          <w:spacing w:val="4"/>
          <w:position w:val="-3"/>
          <w:sz w:val="16"/>
          <w:szCs w:val="16"/>
          <w:lang w:eastAsia="zh-CN"/>
        </w:rPr>
        <w:t>mn</w:t>
      </w:r>
      <w:r>
        <w:rPr>
          <w:spacing w:val="4"/>
          <w:lang w:eastAsia="zh-CN"/>
        </w:rPr>
        <w:t>。</w:t>
      </w:r>
    </w:p>
    <w:p w14:paraId="7A2F61F3" w14:textId="77777777" w:rsidR="00996552" w:rsidRDefault="002D0D3F">
      <w:pPr>
        <w:pStyle w:val="a3"/>
        <w:spacing w:line="297" w:lineRule="exact"/>
        <w:ind w:firstLine="480"/>
        <w:rPr>
          <w:lang w:eastAsia="zh-CN"/>
        </w:rPr>
      </w:pPr>
      <w:r>
        <w:rPr>
          <w:lang w:eastAsia="zh-CN"/>
        </w:rPr>
        <w:t>然后</w:t>
      </w:r>
      <w:r>
        <w:rPr>
          <w:spacing w:val="-45"/>
          <w:lang w:eastAsia="zh-CN"/>
        </w:rPr>
        <w:t>，</w:t>
      </w:r>
      <w:r>
        <w:rPr>
          <w:lang w:eastAsia="zh-CN"/>
        </w:rPr>
        <w:t>由于不同的评价指标在计算结果上存在量纲以及取值范围的差异</w:t>
      </w:r>
      <w:r>
        <w:rPr>
          <w:spacing w:val="-45"/>
          <w:lang w:eastAsia="zh-CN"/>
        </w:rPr>
        <w:t>，</w:t>
      </w:r>
      <w:r>
        <w:rPr>
          <w:lang w:eastAsia="zh-CN"/>
        </w:rPr>
        <w:t>所</w:t>
      </w:r>
    </w:p>
    <w:p w14:paraId="06CD9F64" w14:textId="77777777" w:rsidR="00996552" w:rsidRDefault="002D0D3F">
      <w:pPr>
        <w:pStyle w:val="a3"/>
        <w:spacing w:before="86" w:line="268" w:lineRule="auto"/>
        <w:ind w:right="99"/>
        <w:rPr>
          <w:lang w:eastAsia="zh-CN"/>
        </w:rPr>
      </w:pPr>
      <w:r>
        <w:rPr>
          <w:spacing w:val="2"/>
          <w:lang w:eastAsia="zh-CN"/>
        </w:rPr>
        <w:t>以需要对每个评价指标的数值进行标准归一化处理。其归一化的数值用</w:t>
      </w:r>
      <w:r>
        <w:rPr>
          <w:spacing w:val="-47"/>
          <w:lang w:eastAsia="zh-CN"/>
        </w:rPr>
        <w:t xml:space="preserve"> </w:t>
      </w:r>
      <w:r>
        <w:rPr>
          <w:rFonts w:ascii="Times New Roman" w:eastAsia="Times New Roman" w:hAnsi="Times New Roman" w:cs="Times New Roman"/>
          <w:spacing w:val="2"/>
          <w:lang w:eastAsia="zh-CN"/>
        </w:rPr>
        <w:t>µ</w:t>
      </w:r>
      <w:r>
        <w:rPr>
          <w:rFonts w:ascii="Bookman Old Style" w:eastAsia="Bookman Old Style" w:hAnsi="Bookman Old Style" w:cs="Bookman Old Style"/>
          <w:i/>
          <w:spacing w:val="2"/>
          <w:position w:val="-3"/>
          <w:sz w:val="16"/>
          <w:szCs w:val="16"/>
          <w:lang w:eastAsia="zh-CN"/>
        </w:rPr>
        <w:t>mn</w:t>
      </w:r>
      <w:r>
        <w:rPr>
          <w:rFonts w:ascii="Bookman Old Style" w:eastAsia="Bookman Old Style" w:hAnsi="Bookman Old Style" w:cs="Bookman Old Style"/>
          <w:i/>
          <w:spacing w:val="23"/>
          <w:position w:val="-3"/>
          <w:sz w:val="16"/>
          <w:szCs w:val="16"/>
          <w:lang w:eastAsia="zh-CN"/>
        </w:rPr>
        <w:t xml:space="preserve"> </w:t>
      </w:r>
      <w:r>
        <w:rPr>
          <w:lang w:eastAsia="zh-CN"/>
        </w:rPr>
        <w:t>表</w:t>
      </w:r>
      <w:r>
        <w:rPr>
          <w:spacing w:val="50"/>
          <w:lang w:eastAsia="zh-CN"/>
        </w:rPr>
        <w:t xml:space="preserve"> </w:t>
      </w:r>
      <w:r>
        <w:rPr>
          <w:lang w:eastAsia="zh-CN"/>
        </w:rPr>
        <w:t>示。</w:t>
      </w:r>
    </w:p>
    <w:p w14:paraId="19687966" w14:textId="77777777" w:rsidR="00996552" w:rsidRDefault="002D0D3F">
      <w:pPr>
        <w:pStyle w:val="a3"/>
        <w:spacing w:before="57"/>
        <w:ind w:left="597"/>
        <w:rPr>
          <w:lang w:eastAsia="zh-CN"/>
        </w:rPr>
      </w:pPr>
      <w:r>
        <w:rPr>
          <w:lang w:eastAsia="zh-CN"/>
        </w:rPr>
        <w:t>计算各评价指标的熵，表达式如下：</w:t>
      </w:r>
    </w:p>
    <w:p w14:paraId="58060F20" w14:textId="77777777" w:rsidR="00996552" w:rsidRDefault="00996552">
      <w:pPr>
        <w:spacing w:before="12"/>
        <w:rPr>
          <w:rFonts w:ascii="宋体" w:eastAsia="宋体" w:hAnsi="宋体" w:cs="宋体"/>
          <w:sz w:val="8"/>
          <w:szCs w:val="8"/>
          <w:lang w:eastAsia="zh-CN"/>
        </w:rPr>
      </w:pPr>
    </w:p>
    <w:p w14:paraId="7B7F2CFE" w14:textId="77777777" w:rsidR="00996552" w:rsidRDefault="00996552">
      <w:pPr>
        <w:rPr>
          <w:rFonts w:ascii="宋体" w:eastAsia="宋体" w:hAnsi="宋体" w:cs="宋体"/>
          <w:sz w:val="8"/>
          <w:szCs w:val="8"/>
          <w:lang w:eastAsia="zh-CN"/>
        </w:rPr>
        <w:sectPr w:rsidR="00996552">
          <w:type w:val="continuous"/>
          <w:pgSz w:w="11910" w:h="16840"/>
          <w:pgMar w:top="1580" w:right="1520" w:bottom="280" w:left="1680" w:header="720" w:footer="720" w:gutter="0"/>
          <w:cols w:space="720"/>
        </w:sectPr>
      </w:pPr>
    </w:p>
    <w:p w14:paraId="58EDFB77" w14:textId="77777777" w:rsidR="00996552" w:rsidRDefault="00025C9E">
      <w:pPr>
        <w:tabs>
          <w:tab w:val="left" w:pos="3933"/>
          <w:tab w:val="left" w:pos="4472"/>
        </w:tabs>
        <w:spacing w:before="138" w:line="194" w:lineRule="auto"/>
        <w:ind w:left="4373" w:hanging="867"/>
        <w:rPr>
          <w:rFonts w:ascii="Bookman Old Style" w:eastAsia="Bookman Old Style" w:hAnsi="Bookman Old Style" w:cs="Bookman Old Style"/>
          <w:sz w:val="16"/>
          <w:szCs w:val="16"/>
          <w:lang w:eastAsia="zh-CN"/>
        </w:rPr>
      </w:pPr>
      <w:r>
        <w:rPr>
          <w:rFonts w:eastAsiaTheme="minorHAnsi"/>
        </w:rPr>
        <w:lastRenderedPageBreak/>
        <w:pict w14:anchorId="094722A0">
          <v:group id="_x0000_s3553" style="position:absolute;left:0;text-align:left;margin-left:292.8pt;margin-top:19.4pt;width:42.5pt;height:.1pt;z-index:-279184;mso-position-horizontal-relative:page" coordorigin="5856,388" coordsize="850,2">
            <v:shape id="_x0000_s3554" style="position:absolute;left:5856;top:388;width:850;height:2" coordorigin="5856,388" coordsize="850,0" path="m5856,388r849,e" filled="f" strokeweight=".23706mm">
              <v:path arrowok="t"/>
            </v:shape>
            <w10:wrap anchorx="page"/>
          </v:group>
        </w:pict>
      </w:r>
      <w:r>
        <w:rPr>
          <w:rFonts w:eastAsiaTheme="minorHAnsi"/>
        </w:rPr>
        <w:pict w14:anchorId="0907F971">
          <v:shape id="_x0000_s3552" type="#_x0000_t202" style="position:absolute;left:0;text-align:left;margin-left:265.5pt;margin-top:18.05pt;width:45.05pt;height:13.9pt;z-index:-279064;mso-position-horizontal-relative:page" filled="f" stroked="f">
            <v:textbox inset="0,0,0,0">
              <w:txbxContent>
                <w:p w14:paraId="0DCB4ABF" w14:textId="77777777" w:rsidR="00025C9E" w:rsidRDefault="00025C9E">
                  <w:pPr>
                    <w:tabs>
                      <w:tab w:val="left" w:pos="546"/>
                    </w:tabs>
                    <w:spacing w:line="212" w:lineRule="exact"/>
                    <w:rPr>
                      <w:rFonts w:ascii="Bookman Old Style" w:eastAsia="Bookman Old Style" w:hAnsi="Bookman Old Style" w:cs="Bookman Old Style"/>
                      <w:sz w:val="16"/>
                      <w:szCs w:val="16"/>
                    </w:rPr>
                  </w:pPr>
                  <w:r>
                    <w:rPr>
                      <w:rFonts w:ascii="Bookman Old Style"/>
                      <w:i/>
                      <w:w w:val="90"/>
                      <w:sz w:val="16"/>
                    </w:rPr>
                    <w:t>m</w:t>
                  </w:r>
                  <w:r>
                    <w:rPr>
                      <w:rFonts w:ascii="Bookman Old Style"/>
                      <w:i/>
                      <w:spacing w:val="1"/>
                      <w:w w:val="90"/>
                      <w:sz w:val="16"/>
                    </w:rPr>
                    <w:t>n</w:t>
                  </w:r>
                  <w:r>
                    <w:rPr>
                      <w:rFonts w:ascii="Bookman Old Style"/>
                      <w:i/>
                      <w:spacing w:val="1"/>
                      <w:w w:val="90"/>
                      <w:sz w:val="16"/>
                    </w:rPr>
                    <w:tab/>
                  </w:r>
                  <w:r>
                    <w:rPr>
                      <w:rFonts w:ascii="宋体"/>
                      <w:spacing w:val="2"/>
                      <w:w w:val="115"/>
                      <w:position w:val="1"/>
                      <w:sz w:val="24"/>
                    </w:rPr>
                    <w:t>I</w:t>
                  </w:r>
                  <w:r>
                    <w:rPr>
                      <w:rFonts w:ascii="Bookman Old Style"/>
                      <w:i/>
                      <w:spacing w:val="4"/>
                      <w:w w:val="115"/>
                      <w:position w:val="-4"/>
                      <w:sz w:val="16"/>
                    </w:rPr>
                    <w:t>M</w:t>
                  </w:r>
                </w:p>
              </w:txbxContent>
            </v:textbox>
            <w10:wrap anchorx="page"/>
          </v:shape>
        </w:pict>
      </w:r>
      <w:bookmarkStart w:id="153" w:name="_bookmark93"/>
      <w:bookmarkEnd w:id="153"/>
      <w:r w:rsidR="002D0D3F">
        <w:rPr>
          <w:rFonts w:ascii="Times New Roman" w:hAnsi="Times New Roman"/>
          <w:i/>
          <w:sz w:val="24"/>
          <w:lang w:eastAsia="zh-CN"/>
        </w:rPr>
        <w:t>p</w:t>
      </w:r>
      <w:r w:rsidR="002D0D3F">
        <w:rPr>
          <w:rFonts w:ascii="Times New Roman" w:hAnsi="Times New Roman"/>
          <w:i/>
          <w:sz w:val="24"/>
          <w:lang w:eastAsia="zh-CN"/>
        </w:rPr>
        <w:tab/>
      </w:r>
      <w:r w:rsidR="002D0D3F">
        <w:rPr>
          <w:rFonts w:ascii="Georgia" w:hAnsi="Georgia"/>
          <w:w w:val="95"/>
          <w:sz w:val="24"/>
          <w:lang w:eastAsia="zh-CN"/>
        </w:rPr>
        <w:t>=</w:t>
      </w:r>
      <w:r w:rsidR="002D0D3F">
        <w:rPr>
          <w:rFonts w:ascii="Georgia" w:hAnsi="Georgia"/>
          <w:w w:val="95"/>
          <w:sz w:val="24"/>
          <w:lang w:eastAsia="zh-CN"/>
        </w:rPr>
        <w:tab/>
      </w:r>
      <w:r w:rsidR="002D0D3F">
        <w:rPr>
          <w:rFonts w:ascii="Georgia" w:hAnsi="Georgia"/>
          <w:w w:val="95"/>
          <w:sz w:val="24"/>
          <w:lang w:eastAsia="zh-CN"/>
        </w:rPr>
        <w:tab/>
      </w:r>
      <w:r w:rsidR="002D0D3F">
        <w:rPr>
          <w:rFonts w:ascii="Times New Roman" w:hAnsi="Times New Roman"/>
          <w:spacing w:val="1"/>
          <w:position w:val="16"/>
          <w:sz w:val="24"/>
          <w:lang w:eastAsia="zh-CN"/>
        </w:rPr>
        <w:t>µ</w:t>
      </w:r>
      <w:r w:rsidR="002D0D3F">
        <w:rPr>
          <w:rFonts w:ascii="Bookman Old Style" w:hAnsi="Bookman Old Style"/>
          <w:i/>
          <w:spacing w:val="1"/>
          <w:position w:val="13"/>
          <w:sz w:val="16"/>
          <w:lang w:eastAsia="zh-CN"/>
        </w:rPr>
        <w:t>m</w:t>
      </w:r>
      <w:r w:rsidR="002D0D3F">
        <w:rPr>
          <w:rFonts w:ascii="Bookman Old Style" w:hAnsi="Bookman Old Style"/>
          <w:i/>
          <w:spacing w:val="21"/>
          <w:w w:val="93"/>
          <w:position w:val="13"/>
          <w:sz w:val="16"/>
          <w:lang w:eastAsia="zh-CN"/>
        </w:rPr>
        <w:t xml:space="preserve"> </w:t>
      </w:r>
      <w:r w:rsidR="002D0D3F">
        <w:rPr>
          <w:rFonts w:ascii="Bookman Old Style" w:hAnsi="Bookman Old Style"/>
          <w:i/>
          <w:sz w:val="16"/>
          <w:lang w:eastAsia="zh-CN"/>
        </w:rPr>
        <w:t>m</w:t>
      </w:r>
      <w:r w:rsidR="002D0D3F">
        <w:rPr>
          <w:rFonts w:ascii="Georgia" w:hAnsi="Georgia"/>
          <w:sz w:val="16"/>
          <w:lang w:eastAsia="zh-CN"/>
        </w:rPr>
        <w:t>=</w:t>
      </w:r>
      <w:r w:rsidR="002D0D3F">
        <w:rPr>
          <w:rFonts w:ascii="Palatino Linotype" w:hAnsi="Palatino Linotype"/>
          <w:sz w:val="16"/>
          <w:lang w:eastAsia="zh-CN"/>
        </w:rPr>
        <w:t>1</w:t>
      </w:r>
      <w:r w:rsidR="002D0D3F">
        <w:rPr>
          <w:rFonts w:ascii="Palatino Linotype" w:hAnsi="Palatino Linotype"/>
          <w:spacing w:val="-8"/>
          <w:sz w:val="16"/>
          <w:lang w:eastAsia="zh-CN"/>
        </w:rPr>
        <w:t xml:space="preserve"> </w:t>
      </w:r>
      <w:r w:rsidR="002D0D3F">
        <w:rPr>
          <w:rFonts w:ascii="Times New Roman" w:hAnsi="Times New Roman"/>
          <w:spacing w:val="1"/>
          <w:position w:val="6"/>
          <w:sz w:val="24"/>
          <w:lang w:eastAsia="zh-CN"/>
        </w:rPr>
        <w:t>µ</w:t>
      </w:r>
      <w:r w:rsidR="002D0D3F">
        <w:rPr>
          <w:rFonts w:ascii="Bookman Old Style" w:hAnsi="Bookman Old Style"/>
          <w:i/>
          <w:spacing w:val="1"/>
          <w:position w:val="2"/>
          <w:sz w:val="16"/>
          <w:lang w:eastAsia="zh-CN"/>
        </w:rPr>
        <w:t>m</w:t>
      </w:r>
    </w:p>
    <w:p w14:paraId="3CD4F35A" w14:textId="77777777" w:rsidR="00996552" w:rsidRDefault="002D0D3F">
      <w:pPr>
        <w:spacing w:before="3"/>
        <w:rPr>
          <w:rFonts w:ascii="Bookman Old Style" w:eastAsia="Bookman Old Style" w:hAnsi="Bookman Old Style" w:cs="Bookman Old Style"/>
          <w:i/>
          <w:sz w:val="19"/>
          <w:szCs w:val="19"/>
          <w:lang w:eastAsia="zh-CN"/>
        </w:rPr>
      </w:pPr>
      <w:r>
        <w:rPr>
          <w:lang w:eastAsia="zh-CN"/>
        </w:rPr>
        <w:br w:type="column"/>
      </w:r>
    </w:p>
    <w:p w14:paraId="5088857B" w14:textId="77777777" w:rsidR="00996552" w:rsidRDefault="002D0D3F">
      <w:pPr>
        <w:pStyle w:val="a3"/>
        <w:ind w:left="0" w:right="275"/>
        <w:jc w:val="right"/>
        <w:rPr>
          <w:rFonts w:ascii="Times New Roman" w:eastAsia="Times New Roman" w:hAnsi="Times New Roman" w:cs="Times New Roman"/>
          <w:lang w:eastAsia="zh-CN"/>
        </w:rPr>
      </w:pPr>
      <w:r>
        <w:rPr>
          <w:rFonts w:ascii="Times New Roman"/>
          <w:lang w:eastAsia="zh-CN"/>
        </w:rPr>
        <w:t>(4.2)</w:t>
      </w:r>
    </w:p>
    <w:p w14:paraId="2075ABF5"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5016" w:space="40"/>
            <w:col w:w="3654"/>
          </w:cols>
        </w:sectPr>
      </w:pPr>
    </w:p>
    <w:p w14:paraId="5D529B89" w14:textId="77777777" w:rsidR="00996552" w:rsidRDefault="00996552">
      <w:pPr>
        <w:rPr>
          <w:rFonts w:ascii="Times New Roman" w:eastAsia="Times New Roman" w:hAnsi="Times New Roman" w:cs="Times New Roman"/>
          <w:sz w:val="20"/>
          <w:szCs w:val="20"/>
          <w:lang w:eastAsia="zh-CN"/>
        </w:rPr>
      </w:pPr>
    </w:p>
    <w:p w14:paraId="4525C630" w14:textId="77777777" w:rsidR="00996552" w:rsidRDefault="00996552">
      <w:pPr>
        <w:spacing w:before="4"/>
        <w:rPr>
          <w:rFonts w:ascii="Times New Roman" w:eastAsia="Times New Roman" w:hAnsi="Times New Roman" w:cs="Times New Roman"/>
          <w:sz w:val="17"/>
          <w:szCs w:val="17"/>
          <w:lang w:eastAsia="zh-CN"/>
        </w:rPr>
      </w:pPr>
    </w:p>
    <w:p w14:paraId="5530FD19" w14:textId="77777777" w:rsidR="00996552" w:rsidRDefault="002D0D3F">
      <w:pPr>
        <w:tabs>
          <w:tab w:val="left" w:pos="4222"/>
        </w:tabs>
        <w:spacing w:before="74" w:line="120" w:lineRule="exact"/>
        <w:ind w:left="3789"/>
        <w:rPr>
          <w:rFonts w:ascii="Bookman Old Style" w:eastAsia="Bookman Old Style" w:hAnsi="Bookman Old Style" w:cs="Bookman Old Style"/>
          <w:sz w:val="16"/>
          <w:szCs w:val="16"/>
          <w:lang w:eastAsia="zh-CN"/>
        </w:rPr>
      </w:pPr>
      <w:r>
        <w:rPr>
          <w:rFonts w:ascii="Palatino Linotype"/>
          <w:position w:val="-12"/>
          <w:sz w:val="24"/>
          <w:lang w:eastAsia="zh-CN"/>
        </w:rPr>
        <w:t>1</w:t>
      </w:r>
      <w:r>
        <w:rPr>
          <w:rFonts w:ascii="Palatino Linotype"/>
          <w:position w:val="-12"/>
          <w:sz w:val="24"/>
          <w:lang w:eastAsia="zh-CN"/>
        </w:rPr>
        <w:tab/>
      </w:r>
      <w:r>
        <w:rPr>
          <w:rFonts w:ascii="Bookman Old Style"/>
          <w:i/>
          <w:w w:val="105"/>
          <w:sz w:val="16"/>
          <w:lang w:eastAsia="zh-CN"/>
        </w:rPr>
        <w:t>M</w:t>
      </w:r>
    </w:p>
    <w:p w14:paraId="536A83DE" w14:textId="77777777" w:rsidR="00996552" w:rsidRDefault="00996552">
      <w:pPr>
        <w:spacing w:line="120" w:lineRule="exact"/>
        <w:rPr>
          <w:rFonts w:ascii="Bookman Old Style" w:eastAsia="Bookman Old Style" w:hAnsi="Bookman Old Style" w:cs="Bookman Old Style"/>
          <w:sz w:val="16"/>
          <w:szCs w:val="16"/>
          <w:lang w:eastAsia="zh-CN"/>
        </w:rPr>
        <w:sectPr w:rsidR="00996552">
          <w:type w:val="continuous"/>
          <w:pgSz w:w="11910" w:h="16840"/>
          <w:pgMar w:top="1580" w:right="1520" w:bottom="280" w:left="1680" w:header="720" w:footer="720" w:gutter="0"/>
          <w:cols w:space="720"/>
        </w:sectPr>
      </w:pPr>
    </w:p>
    <w:p w14:paraId="3851C90B" w14:textId="77777777" w:rsidR="00996552" w:rsidRDefault="00025C9E">
      <w:pPr>
        <w:tabs>
          <w:tab w:val="left" w:pos="3620"/>
          <w:tab w:val="left" w:pos="4141"/>
        </w:tabs>
        <w:spacing w:line="309" w:lineRule="exact"/>
        <w:ind w:left="3620" w:hanging="735"/>
        <w:rPr>
          <w:rFonts w:ascii="宋体" w:eastAsia="宋体" w:hAnsi="宋体" w:cs="宋体"/>
          <w:sz w:val="24"/>
          <w:szCs w:val="24"/>
          <w:lang w:eastAsia="zh-CN"/>
        </w:rPr>
      </w:pPr>
      <w:r>
        <w:rPr>
          <w:rFonts w:eastAsiaTheme="minorHAnsi"/>
        </w:rPr>
        <w:lastRenderedPageBreak/>
        <w:pict w14:anchorId="11F92910">
          <v:shape id="_x0000_s3551" type="#_x0000_t202" style="position:absolute;left:0;text-align:left;margin-left:236.8pt;margin-top:10.55pt;width:27.05pt;height:12pt;z-index:-279040;mso-position-horizontal-relative:page" filled="f" stroked="f">
            <v:textbox inset="0,0,0,0">
              <w:txbxContent>
                <w:p w14:paraId="3AAD3EB1" w14:textId="77777777" w:rsidR="00025C9E" w:rsidRDefault="00025C9E">
                  <w:pPr>
                    <w:tabs>
                      <w:tab w:val="left" w:pos="387"/>
                    </w:tabs>
                    <w:spacing w:line="190" w:lineRule="exact"/>
                    <w:rPr>
                      <w:rFonts w:ascii="MS Gothic" w:eastAsia="MS Gothic" w:hAnsi="MS Gothic" w:cs="MS Gothic"/>
                      <w:sz w:val="24"/>
                      <w:szCs w:val="24"/>
                    </w:rPr>
                  </w:pPr>
                  <w:r>
                    <w:rPr>
                      <w:rFonts w:ascii="Bookman Old Style" w:eastAsia="Bookman Old Style" w:hAnsi="Bookman Old Style" w:cs="Bookman Old Style"/>
                      <w:i/>
                      <w:w w:val="90"/>
                      <w:position w:val="-3"/>
                      <w:sz w:val="16"/>
                      <w:szCs w:val="16"/>
                    </w:rPr>
                    <w:t>n</w:t>
                  </w:r>
                  <w:r>
                    <w:rPr>
                      <w:rFonts w:ascii="Bookman Old Style" w:eastAsia="Bookman Old Style" w:hAnsi="Bookman Old Style" w:cs="Bookman Old Style"/>
                      <w:i/>
                      <w:w w:val="90"/>
                      <w:position w:val="-3"/>
                      <w:sz w:val="16"/>
                      <w:szCs w:val="16"/>
                    </w:rPr>
                    <w:tab/>
                  </w:r>
                  <w:r>
                    <w:rPr>
                      <w:rFonts w:ascii="MS Gothic" w:eastAsia="MS Gothic" w:hAnsi="MS Gothic" w:cs="MS Gothic"/>
                      <w:w w:val="110"/>
                      <w:sz w:val="24"/>
                      <w:szCs w:val="24"/>
                    </w:rPr>
                    <w:t>−</w:t>
                  </w:r>
                </w:p>
              </w:txbxContent>
            </v:textbox>
            <w10:wrap anchorx="page"/>
          </v:shape>
        </w:pict>
      </w:r>
      <w:r w:rsidR="002D0D3F">
        <w:rPr>
          <w:rFonts w:ascii="Times New Roman" w:eastAsia="Times New Roman" w:hAnsi="Times New Roman" w:cs="Times New Roman"/>
          <w:i/>
          <w:w w:val="110"/>
          <w:position w:val="-24"/>
          <w:sz w:val="24"/>
          <w:szCs w:val="24"/>
          <w:lang w:eastAsia="zh-CN"/>
        </w:rPr>
        <w:t>H</w:t>
      </w:r>
      <w:r w:rsidR="002D0D3F">
        <w:rPr>
          <w:rFonts w:ascii="Times New Roman" w:eastAsia="Times New Roman" w:hAnsi="Times New Roman" w:cs="Times New Roman"/>
          <w:i/>
          <w:spacing w:val="63"/>
          <w:w w:val="110"/>
          <w:position w:val="-24"/>
          <w:sz w:val="24"/>
          <w:szCs w:val="24"/>
          <w:lang w:eastAsia="zh-CN"/>
        </w:rPr>
        <w:t xml:space="preserve"> </w:t>
      </w:r>
      <w:r w:rsidR="002D0D3F">
        <w:rPr>
          <w:rFonts w:ascii="Georgia" w:eastAsia="Georgia" w:hAnsi="Georgia" w:cs="Georgia"/>
          <w:w w:val="110"/>
          <w:position w:val="-24"/>
          <w:sz w:val="24"/>
          <w:szCs w:val="24"/>
          <w:lang w:eastAsia="zh-CN"/>
        </w:rPr>
        <w:t>=</w:t>
      </w:r>
      <w:r w:rsidR="002D0D3F">
        <w:rPr>
          <w:rFonts w:ascii="Georgia" w:eastAsia="Georgia" w:hAnsi="Georgia" w:cs="Georgia"/>
          <w:w w:val="110"/>
          <w:position w:val="-24"/>
          <w:sz w:val="24"/>
          <w:szCs w:val="24"/>
          <w:lang w:eastAsia="zh-CN"/>
        </w:rPr>
        <w:tab/>
      </w:r>
      <w:r w:rsidR="002D0D3F">
        <w:rPr>
          <w:rFonts w:ascii="宋体" w:eastAsia="宋体" w:hAnsi="宋体" w:cs="宋体"/>
          <w:w w:val="110"/>
          <w:sz w:val="24"/>
          <w:szCs w:val="24"/>
          <w:lang w:eastAsia="zh-CN"/>
        </w:rPr>
        <w:tab/>
      </w:r>
      <w:r w:rsidR="002D0D3F">
        <w:rPr>
          <w:rFonts w:ascii="宋体" w:eastAsia="宋体" w:hAnsi="宋体" w:cs="宋体"/>
          <w:w w:val="115"/>
          <w:sz w:val="24"/>
          <w:szCs w:val="24"/>
          <w:lang w:eastAsia="zh-CN"/>
        </w:rPr>
        <w:t>飞</w:t>
      </w:r>
    </w:p>
    <w:p w14:paraId="349A8C54" w14:textId="77777777" w:rsidR="00996552" w:rsidRDefault="002D0D3F">
      <w:pPr>
        <w:spacing w:line="184" w:lineRule="exact"/>
        <w:ind w:right="397"/>
        <w:jc w:val="right"/>
        <w:rPr>
          <w:rFonts w:ascii="Times New Roman" w:eastAsia="Times New Roman" w:hAnsi="Times New Roman" w:cs="Times New Roman"/>
          <w:sz w:val="24"/>
          <w:szCs w:val="24"/>
          <w:lang w:eastAsia="zh-CN"/>
        </w:rPr>
      </w:pPr>
      <w:r>
        <w:rPr>
          <w:rFonts w:ascii="Palatino Linotype"/>
          <w:sz w:val="24"/>
          <w:lang w:eastAsia="zh-CN"/>
        </w:rPr>
        <w:t>ln</w:t>
      </w:r>
      <w:r>
        <w:rPr>
          <w:rFonts w:ascii="Palatino Linotype"/>
          <w:spacing w:val="-32"/>
          <w:sz w:val="24"/>
          <w:lang w:eastAsia="zh-CN"/>
        </w:rPr>
        <w:t xml:space="preserve"> </w:t>
      </w:r>
      <w:r>
        <w:rPr>
          <w:rFonts w:ascii="Times New Roman"/>
          <w:i/>
          <w:sz w:val="24"/>
          <w:lang w:eastAsia="zh-CN"/>
        </w:rPr>
        <w:t>M</w:t>
      </w:r>
    </w:p>
    <w:p w14:paraId="28064A7C" w14:textId="77777777" w:rsidR="00996552" w:rsidRDefault="002D0D3F">
      <w:pPr>
        <w:spacing w:line="149" w:lineRule="exact"/>
        <w:jc w:val="right"/>
        <w:rPr>
          <w:rFonts w:ascii="Palatino Linotype" w:eastAsia="Palatino Linotype" w:hAnsi="Palatino Linotype" w:cs="Palatino Linotype"/>
          <w:sz w:val="16"/>
          <w:szCs w:val="16"/>
          <w:lang w:eastAsia="zh-CN"/>
        </w:rPr>
      </w:pPr>
      <w:r>
        <w:rPr>
          <w:rFonts w:ascii="Bookman Old Style"/>
          <w:i/>
          <w:w w:val="95"/>
          <w:sz w:val="16"/>
          <w:lang w:eastAsia="zh-CN"/>
        </w:rPr>
        <w:t>m</w:t>
      </w:r>
      <w:r>
        <w:rPr>
          <w:rFonts w:ascii="Georgia"/>
          <w:w w:val="95"/>
          <w:sz w:val="16"/>
          <w:lang w:eastAsia="zh-CN"/>
        </w:rPr>
        <w:t>=</w:t>
      </w:r>
      <w:r>
        <w:rPr>
          <w:rFonts w:ascii="Palatino Linotype"/>
          <w:w w:val="95"/>
          <w:sz w:val="16"/>
          <w:lang w:eastAsia="zh-CN"/>
        </w:rPr>
        <w:t>1</w:t>
      </w:r>
    </w:p>
    <w:p w14:paraId="146433F7" w14:textId="77777777" w:rsidR="00996552" w:rsidRDefault="002D0D3F">
      <w:pPr>
        <w:tabs>
          <w:tab w:val="left" w:pos="3469"/>
        </w:tabs>
        <w:spacing w:before="44"/>
        <w:ind w:left="-1"/>
        <w:rPr>
          <w:rFonts w:ascii="Times New Roman" w:eastAsia="Times New Roman" w:hAnsi="Times New Roman" w:cs="Times New Roman"/>
          <w:sz w:val="24"/>
          <w:szCs w:val="24"/>
          <w:lang w:eastAsia="zh-CN"/>
        </w:rPr>
      </w:pPr>
      <w:r>
        <w:rPr>
          <w:w w:val="90"/>
          <w:lang w:eastAsia="zh-CN"/>
        </w:rPr>
        <w:br w:type="column"/>
      </w:r>
      <w:r>
        <w:rPr>
          <w:rFonts w:ascii="MS Gothic"/>
          <w:spacing w:val="4"/>
          <w:w w:val="90"/>
          <w:sz w:val="24"/>
          <w:lang w:eastAsia="zh-CN"/>
        </w:rPr>
        <w:lastRenderedPageBreak/>
        <w:t>(</w:t>
      </w:r>
      <w:r>
        <w:rPr>
          <w:rFonts w:ascii="Times New Roman"/>
          <w:i/>
          <w:spacing w:val="2"/>
          <w:w w:val="90"/>
          <w:sz w:val="24"/>
          <w:lang w:eastAsia="zh-CN"/>
        </w:rPr>
        <w:t>p</w:t>
      </w:r>
      <w:r>
        <w:rPr>
          <w:rFonts w:ascii="Bookman Old Style"/>
          <w:i/>
          <w:spacing w:val="2"/>
          <w:w w:val="90"/>
          <w:position w:val="-3"/>
          <w:sz w:val="16"/>
          <w:lang w:eastAsia="zh-CN"/>
        </w:rPr>
        <w:t>mn</w:t>
      </w:r>
      <w:r>
        <w:rPr>
          <w:rFonts w:ascii="Bookman Old Style"/>
          <w:i/>
          <w:spacing w:val="-3"/>
          <w:w w:val="90"/>
          <w:position w:val="-3"/>
          <w:sz w:val="16"/>
          <w:lang w:eastAsia="zh-CN"/>
        </w:rPr>
        <w:t xml:space="preserve"> </w:t>
      </w:r>
      <w:r>
        <w:rPr>
          <w:rFonts w:ascii="Palatino Linotype"/>
          <w:w w:val="90"/>
          <w:sz w:val="24"/>
          <w:lang w:eastAsia="zh-CN"/>
        </w:rPr>
        <w:t>ln</w:t>
      </w:r>
      <w:r>
        <w:rPr>
          <w:rFonts w:ascii="Palatino Linotype"/>
          <w:spacing w:val="-15"/>
          <w:w w:val="90"/>
          <w:sz w:val="24"/>
          <w:lang w:eastAsia="zh-CN"/>
        </w:rPr>
        <w:t xml:space="preserve"> </w:t>
      </w:r>
      <w:r>
        <w:rPr>
          <w:rFonts w:ascii="Times New Roman"/>
          <w:i/>
          <w:spacing w:val="3"/>
          <w:w w:val="90"/>
          <w:sz w:val="24"/>
          <w:lang w:eastAsia="zh-CN"/>
        </w:rPr>
        <w:t>p</w:t>
      </w:r>
      <w:r>
        <w:rPr>
          <w:rFonts w:ascii="Bookman Old Style"/>
          <w:i/>
          <w:spacing w:val="3"/>
          <w:w w:val="90"/>
          <w:position w:val="-3"/>
          <w:sz w:val="16"/>
          <w:lang w:eastAsia="zh-CN"/>
        </w:rPr>
        <w:t>mn</w:t>
      </w:r>
      <w:r>
        <w:rPr>
          <w:rFonts w:ascii="MS Gothic"/>
          <w:spacing w:val="5"/>
          <w:w w:val="90"/>
          <w:sz w:val="24"/>
          <w:lang w:eastAsia="zh-CN"/>
        </w:rPr>
        <w:t>)</w:t>
      </w:r>
      <w:r>
        <w:rPr>
          <w:rFonts w:ascii="MS Gothic"/>
          <w:spacing w:val="5"/>
          <w:w w:val="90"/>
          <w:sz w:val="24"/>
          <w:lang w:eastAsia="zh-CN"/>
        </w:rPr>
        <w:tab/>
      </w:r>
      <w:r>
        <w:rPr>
          <w:rFonts w:ascii="Times New Roman"/>
          <w:sz w:val="24"/>
          <w:lang w:eastAsia="zh-CN"/>
        </w:rPr>
        <w:t>(4.3)</w:t>
      </w:r>
    </w:p>
    <w:p w14:paraId="632A580E" w14:textId="77777777" w:rsidR="00996552" w:rsidRDefault="00996552">
      <w:pPr>
        <w:rPr>
          <w:rFonts w:ascii="Times New Roman" w:eastAsia="Times New Roman" w:hAnsi="Times New Roman" w:cs="Times New Roman"/>
          <w:sz w:val="24"/>
          <w:szCs w:val="24"/>
          <w:lang w:eastAsia="zh-CN"/>
        </w:rPr>
        <w:sectPr w:rsidR="00996552">
          <w:type w:val="continuous"/>
          <w:pgSz w:w="11910" w:h="16840"/>
          <w:pgMar w:top="1580" w:right="1520" w:bottom="280" w:left="1680" w:header="720" w:footer="720" w:gutter="0"/>
          <w:cols w:num="2" w:space="720" w:equalWidth="0">
            <w:col w:w="4460" w:space="40"/>
            <w:col w:w="4210"/>
          </w:cols>
        </w:sectPr>
      </w:pPr>
    </w:p>
    <w:p w14:paraId="6A80FC4E" w14:textId="77777777" w:rsidR="00996552" w:rsidRDefault="002D0D3F">
      <w:pPr>
        <w:pStyle w:val="a3"/>
        <w:spacing w:before="115" w:line="268" w:lineRule="auto"/>
        <w:ind w:right="99" w:firstLine="480"/>
        <w:rPr>
          <w:lang w:eastAsia="zh-CN"/>
        </w:rPr>
      </w:pPr>
      <w:r>
        <w:rPr>
          <w:spacing w:val="1"/>
          <w:lang w:eastAsia="zh-CN"/>
        </w:rPr>
        <w:lastRenderedPageBreak/>
        <w:t>式</w:t>
      </w:r>
      <w:hyperlink w:anchor="_bookmark93" w:history="1">
        <w:r>
          <w:rPr>
            <w:rFonts w:ascii="Times New Roman" w:eastAsia="Times New Roman" w:hAnsi="Times New Roman" w:cs="Times New Roman"/>
            <w:spacing w:val="1"/>
            <w:lang w:eastAsia="zh-CN"/>
          </w:rPr>
          <w:t>4.2</w:t>
        </w:r>
      </w:hyperlink>
      <w:r>
        <w:rPr>
          <w:spacing w:val="1"/>
          <w:lang w:eastAsia="zh-CN"/>
        </w:rPr>
        <w:t>中，</w:t>
      </w:r>
      <w:r>
        <w:rPr>
          <w:rFonts w:ascii="Times New Roman" w:eastAsia="Times New Roman" w:hAnsi="Times New Roman" w:cs="Times New Roman"/>
          <w:i/>
          <w:spacing w:val="1"/>
          <w:lang w:eastAsia="zh-CN"/>
        </w:rPr>
        <w:t>p</w:t>
      </w:r>
      <w:r>
        <w:rPr>
          <w:rFonts w:ascii="Bookman Old Style" w:eastAsia="Bookman Old Style" w:hAnsi="Bookman Old Style" w:cs="Bookman Old Style"/>
          <w:i/>
          <w:spacing w:val="1"/>
          <w:position w:val="-3"/>
          <w:sz w:val="16"/>
          <w:szCs w:val="16"/>
          <w:lang w:eastAsia="zh-CN"/>
        </w:rPr>
        <w:t>mn</w:t>
      </w:r>
      <w:r>
        <w:rPr>
          <w:rFonts w:ascii="Bookman Old Style" w:eastAsia="Bookman Old Style" w:hAnsi="Bookman Old Style" w:cs="Bookman Old Style"/>
          <w:i/>
          <w:spacing w:val="26"/>
          <w:position w:val="-3"/>
          <w:sz w:val="16"/>
          <w:szCs w:val="16"/>
          <w:lang w:eastAsia="zh-CN"/>
        </w:rPr>
        <w:t xml:space="preserve"> </w:t>
      </w:r>
      <w:r>
        <w:rPr>
          <w:spacing w:val="1"/>
          <w:lang w:eastAsia="zh-CN"/>
        </w:rPr>
        <w:t>表示第</w:t>
      </w:r>
      <w:r>
        <w:rPr>
          <w:spacing w:val="-5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4"/>
          <w:lang w:eastAsia="zh-CN"/>
        </w:rPr>
        <w:t xml:space="preserve"> </w:t>
      </w:r>
      <w:r>
        <w:rPr>
          <w:spacing w:val="1"/>
          <w:lang w:eastAsia="zh-CN"/>
        </w:rPr>
        <w:t>组随机实验中第</w:t>
      </w:r>
      <w:r>
        <w:rPr>
          <w:spacing w:val="-55"/>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8"/>
          <w:lang w:eastAsia="zh-CN"/>
        </w:rPr>
        <w:t xml:space="preserve"> </w:t>
      </w:r>
      <w:r>
        <w:rPr>
          <w:spacing w:val="1"/>
          <w:lang w:eastAsia="zh-CN"/>
        </w:rPr>
        <w:t>个随机事件发生的概率（本文假</w:t>
      </w:r>
      <w:r>
        <w:rPr>
          <w:spacing w:val="26"/>
          <w:lang w:eastAsia="zh-CN"/>
        </w:rPr>
        <w:t xml:space="preserve"> </w:t>
      </w:r>
      <w:r>
        <w:rPr>
          <w:lang w:eastAsia="zh-CN"/>
        </w:rPr>
        <w:t>设一个节点对应的指标值越大</w:t>
      </w:r>
      <w:r>
        <w:rPr>
          <w:spacing w:val="-27"/>
          <w:lang w:eastAsia="zh-CN"/>
        </w:rPr>
        <w:t>，</w:t>
      </w:r>
      <w:r>
        <w:rPr>
          <w:lang w:eastAsia="zh-CN"/>
        </w:rPr>
        <w:t>其受到扰动或破坏的概率越大</w:t>
      </w:r>
      <w:r>
        <w:rPr>
          <w:spacing w:val="-123"/>
          <w:lang w:eastAsia="zh-CN"/>
        </w:rPr>
        <w:t>）</w:t>
      </w:r>
      <w:r>
        <w:rPr>
          <w:spacing w:val="-22"/>
          <w:lang w:eastAsia="zh-CN"/>
        </w:rPr>
        <w:t>；</w:t>
      </w:r>
      <w:r>
        <w:rPr>
          <w:rFonts w:ascii="Times New Roman" w:eastAsia="Times New Roman" w:hAnsi="Times New Roman" w:cs="Times New Roman"/>
          <w:i/>
          <w:spacing w:val="-3"/>
          <w:lang w:eastAsia="zh-CN"/>
        </w:rPr>
        <w:t>H</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15"/>
          <w:position w:val="-3"/>
          <w:sz w:val="16"/>
          <w:szCs w:val="16"/>
          <w:lang w:eastAsia="zh-CN"/>
        </w:rPr>
        <w:t xml:space="preserve"> </w:t>
      </w:r>
      <w:r>
        <w:rPr>
          <w:lang w:eastAsia="zh-CN"/>
        </w:rPr>
        <w:t>表示第</w:t>
      </w:r>
      <w:r>
        <w:rPr>
          <w:spacing w:val="-67"/>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6"/>
          <w:lang w:eastAsia="zh-CN"/>
        </w:rPr>
        <w:t xml:space="preserve"> </w:t>
      </w:r>
      <w:r>
        <w:rPr>
          <w:lang w:eastAsia="zh-CN"/>
        </w:rPr>
        <w:t>个</w:t>
      </w:r>
    </w:p>
    <w:p w14:paraId="715C39C3" w14:textId="77777777" w:rsidR="00996552" w:rsidRDefault="00996552">
      <w:pPr>
        <w:spacing w:line="268" w:lineRule="auto"/>
        <w:rPr>
          <w:lang w:eastAsia="zh-CN"/>
        </w:rPr>
        <w:sectPr w:rsidR="00996552">
          <w:type w:val="continuous"/>
          <w:pgSz w:w="11910" w:h="16840"/>
          <w:pgMar w:top="1580" w:right="1520" w:bottom="280" w:left="1680" w:header="720" w:footer="720" w:gutter="0"/>
          <w:cols w:space="720"/>
        </w:sectPr>
      </w:pPr>
    </w:p>
    <w:p w14:paraId="7A20F096" w14:textId="77777777" w:rsidR="00996552" w:rsidRDefault="00996552">
      <w:pPr>
        <w:spacing w:before="2"/>
        <w:rPr>
          <w:rFonts w:ascii="宋体" w:eastAsia="宋体" w:hAnsi="宋体" w:cs="宋体"/>
          <w:sz w:val="17"/>
          <w:szCs w:val="17"/>
          <w:lang w:eastAsia="zh-CN"/>
        </w:rPr>
      </w:pPr>
    </w:p>
    <w:p w14:paraId="5CBAA958"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95" w:gutter="0"/>
          <w:cols w:space="720"/>
        </w:sectPr>
      </w:pPr>
    </w:p>
    <w:p w14:paraId="7FFF82BC" w14:textId="77777777" w:rsidR="00996552" w:rsidRDefault="002D0D3F">
      <w:pPr>
        <w:spacing w:before="32"/>
        <w:ind w:left="117"/>
        <w:rPr>
          <w:rFonts w:ascii="宋体" w:eastAsia="宋体" w:hAnsi="宋体" w:cs="宋体"/>
          <w:sz w:val="24"/>
          <w:szCs w:val="24"/>
          <w:lang w:eastAsia="zh-CN"/>
        </w:rPr>
      </w:pPr>
      <w:r>
        <w:rPr>
          <w:rFonts w:ascii="宋体" w:eastAsia="宋体" w:hAnsi="宋体" w:cs="宋体"/>
          <w:sz w:val="24"/>
          <w:szCs w:val="24"/>
          <w:lang w:eastAsia="zh-CN"/>
        </w:rPr>
        <w:lastRenderedPageBreak/>
        <w:t>指标的熵</w:t>
      </w:r>
      <w:hyperlink w:anchor="_bookmark215" w:history="1">
        <w:r>
          <w:rPr>
            <w:rFonts w:ascii="Times New Roman" w:eastAsia="Times New Roman" w:hAnsi="Times New Roman" w:cs="Times New Roman"/>
            <w:position w:val="9"/>
            <w:sz w:val="16"/>
            <w:szCs w:val="16"/>
            <w:lang w:eastAsia="zh-CN"/>
          </w:rPr>
          <w:t>[72</w:t>
        </w:r>
      </w:hyperlink>
      <w:r>
        <w:rPr>
          <w:rFonts w:ascii="Times New Roman" w:eastAsia="Times New Roman" w:hAnsi="Times New Roman" w:cs="Times New Roman"/>
          <w:spacing w:val="9"/>
          <w:position w:val="9"/>
          <w:sz w:val="16"/>
          <w:szCs w:val="16"/>
          <w:lang w:eastAsia="zh-CN"/>
        </w:rPr>
        <w:t>]</w:t>
      </w:r>
      <w:r>
        <w:rPr>
          <w:rFonts w:ascii="宋体" w:eastAsia="宋体" w:hAnsi="宋体" w:cs="宋体"/>
          <w:sz w:val="24"/>
          <w:szCs w:val="24"/>
          <w:lang w:eastAsia="zh-CN"/>
        </w:rPr>
        <w:t>。</w:t>
      </w:r>
    </w:p>
    <w:p w14:paraId="08476A79" w14:textId="77777777" w:rsidR="00996552" w:rsidRDefault="002D0D3F">
      <w:pPr>
        <w:pStyle w:val="a3"/>
        <w:spacing w:before="86"/>
        <w:ind w:left="597"/>
        <w:rPr>
          <w:lang w:eastAsia="zh-CN"/>
        </w:rPr>
      </w:pPr>
      <w:r>
        <w:rPr>
          <w:lang w:eastAsia="zh-CN"/>
        </w:rPr>
        <w:t>计算各评价指标的熵权，表达式如下：</w:t>
      </w:r>
    </w:p>
    <w:p w14:paraId="36CC6752" w14:textId="77777777" w:rsidR="00996552" w:rsidRDefault="00025C9E">
      <w:pPr>
        <w:tabs>
          <w:tab w:val="left" w:pos="914"/>
          <w:tab w:val="left" w:pos="1947"/>
        </w:tabs>
        <w:spacing w:before="123" w:line="425" w:lineRule="exact"/>
        <w:jc w:val="right"/>
        <w:rPr>
          <w:rFonts w:ascii="Times New Roman" w:eastAsia="Times New Roman" w:hAnsi="Times New Roman" w:cs="Times New Roman"/>
          <w:sz w:val="16"/>
          <w:szCs w:val="16"/>
          <w:lang w:eastAsia="zh-CN"/>
        </w:rPr>
      </w:pPr>
      <w:r>
        <w:rPr>
          <w:rFonts w:eastAsiaTheme="minorHAnsi"/>
        </w:rPr>
        <w:pict w14:anchorId="1EA90974">
          <v:shape id="_x0000_s3550" type="#_x0000_t202" style="position:absolute;left:0;text-align:left;margin-left:257.45pt;margin-top:23.85pt;width:36.95pt;height:13.9pt;z-index:-278704;mso-position-horizontal-relative:page" filled="f" stroked="f">
            <v:textbox inset="0,0,0,0">
              <w:txbxContent>
                <w:p w14:paraId="0ADEEB17" w14:textId="77777777" w:rsidR="00025C9E" w:rsidRDefault="00025C9E">
                  <w:pPr>
                    <w:tabs>
                      <w:tab w:val="left" w:pos="411"/>
                    </w:tabs>
                    <w:spacing w:line="212" w:lineRule="exact"/>
                    <w:rPr>
                      <w:rFonts w:ascii="Bookman Old Style" w:eastAsia="Bookman Old Style" w:hAnsi="Bookman Old Style" w:cs="Bookman Old Style"/>
                      <w:sz w:val="16"/>
                      <w:szCs w:val="16"/>
                    </w:rPr>
                  </w:pPr>
                  <w:r>
                    <w:rPr>
                      <w:rFonts w:ascii="Bookman Old Style"/>
                      <w:i/>
                      <w:w w:val="90"/>
                      <w:sz w:val="16"/>
                    </w:rPr>
                    <w:t>n</w:t>
                  </w:r>
                  <w:r>
                    <w:rPr>
                      <w:rFonts w:ascii="Bookman Old Style"/>
                      <w:i/>
                      <w:w w:val="90"/>
                      <w:sz w:val="16"/>
                    </w:rPr>
                    <w:tab/>
                  </w:r>
                  <w:r>
                    <w:rPr>
                      <w:rFonts w:ascii="宋体"/>
                      <w:spacing w:val="3"/>
                      <w:w w:val="115"/>
                      <w:position w:val="1"/>
                      <w:sz w:val="24"/>
                    </w:rPr>
                    <w:t>I</w:t>
                  </w:r>
                  <w:r>
                    <w:rPr>
                      <w:rFonts w:ascii="Bookman Old Style"/>
                      <w:i/>
                      <w:spacing w:val="5"/>
                      <w:w w:val="115"/>
                      <w:position w:val="-4"/>
                      <w:sz w:val="16"/>
                    </w:rPr>
                    <w:t>N</w:t>
                  </w:r>
                </w:p>
              </w:txbxContent>
            </v:textbox>
            <w10:wrap anchorx="page"/>
          </v:shape>
        </w:pict>
      </w:r>
      <w:r w:rsidR="002D0D3F">
        <w:rPr>
          <w:rFonts w:ascii="Times New Roman" w:eastAsia="Times New Roman" w:hAnsi="Times New Roman" w:cs="Times New Roman"/>
          <w:i/>
          <w:w w:val="105"/>
          <w:position w:val="-15"/>
          <w:sz w:val="24"/>
          <w:szCs w:val="24"/>
          <w:lang w:eastAsia="zh-CN"/>
        </w:rPr>
        <w:t xml:space="preserve">w </w:t>
      </w:r>
      <w:r w:rsidR="002D0D3F">
        <w:rPr>
          <w:rFonts w:ascii="Times New Roman" w:eastAsia="Times New Roman" w:hAnsi="Times New Roman" w:cs="Times New Roman"/>
          <w:i/>
          <w:spacing w:val="26"/>
          <w:w w:val="105"/>
          <w:position w:val="-15"/>
          <w:sz w:val="24"/>
          <w:szCs w:val="24"/>
          <w:lang w:eastAsia="zh-CN"/>
        </w:rPr>
        <w:t xml:space="preserve"> </w:t>
      </w:r>
      <w:r w:rsidR="002D0D3F">
        <w:rPr>
          <w:rFonts w:ascii="Georgia" w:eastAsia="Georgia" w:hAnsi="Georgia" w:cs="Georgia"/>
          <w:w w:val="105"/>
          <w:position w:val="-15"/>
          <w:sz w:val="24"/>
          <w:szCs w:val="24"/>
          <w:lang w:eastAsia="zh-CN"/>
        </w:rPr>
        <w:t>=</w:t>
      </w:r>
      <w:r w:rsidR="002D0D3F">
        <w:rPr>
          <w:rFonts w:ascii="Times New Roman" w:eastAsia="Times New Roman" w:hAnsi="Times New Roman" w:cs="Times New Roman"/>
          <w:w w:val="105"/>
          <w:sz w:val="24"/>
          <w:szCs w:val="24"/>
          <w:u w:val="single" w:color="000000"/>
          <w:lang w:eastAsia="zh-CN"/>
        </w:rPr>
        <w:tab/>
      </w:r>
      <w:r w:rsidR="002D0D3F">
        <w:rPr>
          <w:rFonts w:ascii="Palatino Linotype" w:eastAsia="Palatino Linotype" w:hAnsi="Palatino Linotype" w:cs="Palatino Linotype"/>
          <w:w w:val="105"/>
          <w:sz w:val="24"/>
          <w:szCs w:val="24"/>
          <w:u w:val="single" w:color="000000"/>
          <w:lang w:eastAsia="zh-CN"/>
        </w:rPr>
        <w:t>1</w:t>
      </w:r>
      <w:r w:rsidR="002D0D3F">
        <w:rPr>
          <w:rFonts w:ascii="Palatino Linotype" w:eastAsia="Palatino Linotype" w:hAnsi="Palatino Linotype" w:cs="Palatino Linotype"/>
          <w:spacing w:val="-10"/>
          <w:w w:val="105"/>
          <w:sz w:val="24"/>
          <w:szCs w:val="24"/>
          <w:u w:val="single" w:color="000000"/>
          <w:lang w:eastAsia="zh-CN"/>
        </w:rPr>
        <w:t xml:space="preserve"> </w:t>
      </w:r>
      <w:r w:rsidR="002D0D3F">
        <w:rPr>
          <w:rFonts w:ascii="MS Gothic" w:eastAsia="MS Gothic" w:hAnsi="MS Gothic" w:cs="MS Gothic"/>
          <w:w w:val="105"/>
          <w:sz w:val="24"/>
          <w:szCs w:val="24"/>
          <w:u w:val="single" w:color="000000"/>
          <w:lang w:eastAsia="zh-CN"/>
        </w:rPr>
        <w:t>−</w:t>
      </w:r>
      <w:r w:rsidR="002D0D3F">
        <w:rPr>
          <w:rFonts w:ascii="MS Gothic" w:eastAsia="MS Gothic" w:hAnsi="MS Gothic" w:cs="MS Gothic"/>
          <w:spacing w:val="-67"/>
          <w:w w:val="105"/>
          <w:sz w:val="24"/>
          <w:szCs w:val="24"/>
          <w:u w:val="single" w:color="000000"/>
          <w:lang w:eastAsia="zh-CN"/>
        </w:rPr>
        <w:t xml:space="preserve"> </w:t>
      </w:r>
      <w:r w:rsidR="002D0D3F">
        <w:rPr>
          <w:rFonts w:ascii="Times New Roman" w:eastAsia="Times New Roman" w:hAnsi="Times New Roman" w:cs="Times New Roman"/>
          <w:i/>
          <w:spacing w:val="-3"/>
          <w:w w:val="105"/>
          <w:sz w:val="24"/>
          <w:szCs w:val="24"/>
          <w:u w:val="single" w:color="000000"/>
          <w:lang w:eastAsia="zh-CN"/>
        </w:rPr>
        <w:t>H</w:t>
      </w:r>
      <w:r w:rsidR="002D0D3F">
        <w:rPr>
          <w:rFonts w:ascii="Bookman Old Style" w:eastAsia="Bookman Old Style" w:hAnsi="Bookman Old Style" w:cs="Bookman Old Style"/>
          <w:i/>
          <w:spacing w:val="-3"/>
          <w:w w:val="105"/>
          <w:position w:val="-3"/>
          <w:sz w:val="16"/>
          <w:szCs w:val="16"/>
          <w:u w:val="single" w:color="000000"/>
          <w:lang w:eastAsia="zh-CN"/>
        </w:rPr>
        <w:t>n</w:t>
      </w:r>
      <w:r w:rsidR="002D0D3F">
        <w:rPr>
          <w:rFonts w:ascii="Times New Roman" w:eastAsia="Times New Roman" w:hAnsi="Times New Roman" w:cs="Times New Roman"/>
          <w:w w:val="99"/>
          <w:position w:val="-3"/>
          <w:sz w:val="16"/>
          <w:szCs w:val="16"/>
          <w:u w:val="single" w:color="000000"/>
          <w:lang w:eastAsia="zh-CN"/>
        </w:rPr>
        <w:t xml:space="preserve"> </w:t>
      </w:r>
      <w:r w:rsidR="002D0D3F">
        <w:rPr>
          <w:rFonts w:ascii="Times New Roman" w:eastAsia="Times New Roman" w:hAnsi="Times New Roman" w:cs="Times New Roman"/>
          <w:position w:val="-3"/>
          <w:sz w:val="16"/>
          <w:szCs w:val="16"/>
          <w:u w:val="single" w:color="000000"/>
          <w:lang w:eastAsia="zh-CN"/>
        </w:rPr>
        <w:tab/>
      </w:r>
    </w:p>
    <w:p w14:paraId="5AA47394" w14:textId="77777777" w:rsidR="00996552" w:rsidRDefault="002D0D3F">
      <w:pPr>
        <w:spacing w:line="321" w:lineRule="exact"/>
        <w:ind w:right="32"/>
        <w:jc w:val="right"/>
        <w:rPr>
          <w:rFonts w:ascii="MS Gothic" w:eastAsia="MS Gothic" w:hAnsi="MS Gothic" w:cs="MS Gothic"/>
          <w:sz w:val="24"/>
          <w:szCs w:val="24"/>
          <w:lang w:eastAsia="zh-CN"/>
        </w:rPr>
      </w:pPr>
      <w:r>
        <w:rPr>
          <w:rFonts w:ascii="Bookman Old Style" w:eastAsia="Bookman Old Style" w:hAnsi="Bookman Old Style" w:cs="Bookman Old Style"/>
          <w:i/>
          <w:position w:val="-5"/>
          <w:sz w:val="16"/>
          <w:szCs w:val="16"/>
          <w:lang w:eastAsia="zh-CN"/>
        </w:rPr>
        <w:t>n</w:t>
      </w:r>
      <w:r>
        <w:rPr>
          <w:rFonts w:ascii="Georgia" w:eastAsia="Georgia" w:hAnsi="Georgia" w:cs="Georgia"/>
          <w:position w:val="-5"/>
          <w:sz w:val="16"/>
          <w:szCs w:val="16"/>
          <w:lang w:eastAsia="zh-CN"/>
        </w:rPr>
        <w:t>=</w:t>
      </w:r>
      <w:r>
        <w:rPr>
          <w:rFonts w:ascii="Palatino Linotype" w:eastAsia="Palatino Linotype" w:hAnsi="Palatino Linotype" w:cs="Palatino Linotype"/>
          <w:position w:val="-5"/>
          <w:sz w:val="16"/>
          <w:szCs w:val="16"/>
          <w:lang w:eastAsia="zh-CN"/>
        </w:rPr>
        <w:t>1</w:t>
      </w:r>
      <w:r>
        <w:rPr>
          <w:rFonts w:ascii="Palatino Linotype" w:eastAsia="Palatino Linotype" w:hAnsi="Palatino Linotype" w:cs="Palatino Linotype"/>
          <w:spacing w:val="-15"/>
          <w:position w:val="-5"/>
          <w:sz w:val="16"/>
          <w:szCs w:val="16"/>
          <w:lang w:eastAsia="zh-CN"/>
        </w:rPr>
        <w:t xml:space="preserve"> </w:t>
      </w:r>
      <w:r>
        <w:rPr>
          <w:rFonts w:ascii="MS Gothic" w:eastAsia="MS Gothic" w:hAnsi="MS Gothic" w:cs="MS Gothic"/>
          <w:sz w:val="24"/>
          <w:szCs w:val="24"/>
          <w:lang w:eastAsia="zh-CN"/>
        </w:rPr>
        <w:t>(</w:t>
      </w:r>
      <w:r>
        <w:rPr>
          <w:rFonts w:ascii="Palatino Linotype" w:eastAsia="Palatino Linotype" w:hAnsi="Palatino Linotype" w:cs="Palatino Linotype"/>
          <w:sz w:val="24"/>
          <w:szCs w:val="24"/>
          <w:lang w:eastAsia="zh-CN"/>
        </w:rPr>
        <w:t>1</w:t>
      </w:r>
      <w:r>
        <w:rPr>
          <w:rFonts w:ascii="Palatino Linotype" w:eastAsia="Palatino Linotype" w:hAnsi="Palatino Linotype" w:cs="Palatino Linotype"/>
          <w:spacing w:val="-32"/>
          <w:sz w:val="24"/>
          <w:szCs w:val="24"/>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5"/>
          <w:w w:val="105"/>
          <w:sz w:val="24"/>
          <w:szCs w:val="24"/>
          <w:lang w:eastAsia="zh-CN"/>
        </w:rPr>
        <w:t xml:space="preserve"> </w:t>
      </w:r>
      <w:r>
        <w:rPr>
          <w:rFonts w:ascii="Times New Roman" w:eastAsia="Times New Roman" w:hAnsi="Times New Roman" w:cs="Times New Roman"/>
          <w:i/>
          <w:spacing w:val="2"/>
          <w:sz w:val="24"/>
          <w:szCs w:val="24"/>
          <w:lang w:eastAsia="zh-CN"/>
        </w:rPr>
        <w:t>H</w:t>
      </w:r>
      <w:r>
        <w:rPr>
          <w:rFonts w:ascii="Bookman Old Style" w:eastAsia="Bookman Old Style" w:hAnsi="Bookman Old Style" w:cs="Bookman Old Style"/>
          <w:i/>
          <w:spacing w:val="2"/>
          <w:position w:val="-3"/>
          <w:sz w:val="16"/>
          <w:szCs w:val="16"/>
          <w:lang w:eastAsia="zh-CN"/>
        </w:rPr>
        <w:t>n</w:t>
      </w:r>
      <w:r>
        <w:rPr>
          <w:rFonts w:ascii="MS Gothic" w:eastAsia="MS Gothic" w:hAnsi="MS Gothic" w:cs="MS Gothic"/>
          <w:spacing w:val="3"/>
          <w:sz w:val="24"/>
          <w:szCs w:val="24"/>
          <w:lang w:eastAsia="zh-CN"/>
        </w:rPr>
        <w:t>)</w:t>
      </w:r>
    </w:p>
    <w:p w14:paraId="71F2D6D8" w14:textId="77777777" w:rsidR="00996552" w:rsidRDefault="002D0D3F">
      <w:pPr>
        <w:rPr>
          <w:rFonts w:ascii="MS Gothic" w:eastAsia="MS Gothic" w:hAnsi="MS Gothic" w:cs="MS Gothic"/>
          <w:sz w:val="24"/>
          <w:szCs w:val="24"/>
          <w:lang w:eastAsia="zh-CN"/>
        </w:rPr>
      </w:pPr>
      <w:r>
        <w:rPr>
          <w:lang w:eastAsia="zh-CN"/>
        </w:rPr>
        <w:br w:type="column"/>
      </w:r>
    </w:p>
    <w:p w14:paraId="0C2913C2" w14:textId="77777777" w:rsidR="00996552" w:rsidRDefault="00996552">
      <w:pPr>
        <w:rPr>
          <w:rFonts w:ascii="MS Gothic" w:eastAsia="MS Gothic" w:hAnsi="MS Gothic" w:cs="MS Gothic"/>
          <w:sz w:val="24"/>
          <w:szCs w:val="24"/>
          <w:lang w:eastAsia="zh-CN"/>
        </w:rPr>
      </w:pPr>
    </w:p>
    <w:p w14:paraId="1EE7B38C" w14:textId="77777777" w:rsidR="00996552" w:rsidRDefault="00996552">
      <w:pPr>
        <w:spacing w:before="3"/>
        <w:rPr>
          <w:rFonts w:ascii="MS Gothic" w:eastAsia="MS Gothic" w:hAnsi="MS Gothic" w:cs="MS Gothic"/>
          <w:sz w:val="35"/>
          <w:szCs w:val="35"/>
          <w:lang w:eastAsia="zh-CN"/>
        </w:rPr>
      </w:pPr>
    </w:p>
    <w:p w14:paraId="39DFD2EF" w14:textId="77777777" w:rsidR="00996552" w:rsidRDefault="002D0D3F">
      <w:pPr>
        <w:pStyle w:val="a3"/>
        <w:rPr>
          <w:rFonts w:ascii="Times New Roman" w:eastAsia="Times New Roman" w:hAnsi="Times New Roman" w:cs="Times New Roman"/>
          <w:lang w:eastAsia="zh-CN"/>
        </w:rPr>
      </w:pPr>
      <w:r>
        <w:rPr>
          <w:rFonts w:ascii="Times New Roman"/>
          <w:lang w:eastAsia="zh-CN"/>
        </w:rPr>
        <w:t>(4.4)</w:t>
      </w:r>
    </w:p>
    <w:p w14:paraId="5AABE2D4"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5254" w:space="2597"/>
            <w:col w:w="859"/>
          </w:cols>
        </w:sectPr>
      </w:pPr>
    </w:p>
    <w:p w14:paraId="0F29CE36" w14:textId="77777777" w:rsidR="00996552" w:rsidRDefault="002D0D3F">
      <w:pPr>
        <w:pStyle w:val="a3"/>
        <w:spacing w:before="90" w:line="272" w:lineRule="auto"/>
        <w:ind w:right="75" w:firstLine="480"/>
        <w:rPr>
          <w:lang w:eastAsia="zh-CN"/>
        </w:rPr>
      </w:pPr>
      <w:r>
        <w:rPr>
          <w:lang w:eastAsia="zh-CN"/>
        </w:rPr>
        <w:lastRenderedPageBreak/>
        <w:t>具体映射</w:t>
      </w:r>
      <w:r>
        <w:rPr>
          <w:spacing w:val="-38"/>
          <w:lang w:eastAsia="zh-CN"/>
        </w:rPr>
        <w:t>：</w:t>
      </w:r>
      <w:r>
        <w:rPr>
          <w:lang w:eastAsia="zh-CN"/>
        </w:rPr>
        <w:t>在电力系统结构脆弱性评估中</w:t>
      </w:r>
      <w:r>
        <w:rPr>
          <w:spacing w:val="-38"/>
          <w:lang w:eastAsia="zh-CN"/>
        </w:rPr>
        <w:t>，</w:t>
      </w:r>
      <w:r>
        <w:rPr>
          <w:lang w:eastAsia="zh-CN"/>
        </w:rPr>
        <w:t>评价对象</w:t>
      </w:r>
      <w:r>
        <w:rPr>
          <w:spacing w:val="-56"/>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3"/>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lang w:eastAsia="zh-CN"/>
        </w:rPr>
        <w:t>39</w:t>
      </w:r>
      <w:r>
        <w:rPr>
          <w:spacing w:val="-38"/>
          <w:lang w:eastAsia="zh-CN"/>
        </w:rPr>
        <w:t>，</w:t>
      </w:r>
      <w:r>
        <w:rPr>
          <w:lang w:eastAsia="zh-CN"/>
        </w:rPr>
        <w:t>即</w:t>
      </w:r>
      <w:r>
        <w:rPr>
          <w:spacing w:val="-67"/>
          <w:lang w:eastAsia="zh-CN"/>
        </w:rPr>
        <w:t xml:space="preserve"> </w:t>
      </w:r>
      <w:r>
        <w:rPr>
          <w:rFonts w:ascii="Times New Roman" w:eastAsia="Times New Roman" w:hAnsi="Times New Roman" w:cs="Times New Roman"/>
          <w:lang w:eastAsia="zh-CN"/>
        </w:rPr>
        <w:t>1–39</w:t>
      </w:r>
      <w:r>
        <w:rPr>
          <w:rFonts w:ascii="Times New Roman" w:eastAsia="Times New Roman" w:hAnsi="Times New Roman" w:cs="Times New Roman"/>
          <w:spacing w:val="-8"/>
          <w:lang w:eastAsia="zh-CN"/>
        </w:rPr>
        <w:t xml:space="preserve"> </w:t>
      </w:r>
      <w:r>
        <w:rPr>
          <w:lang w:eastAsia="zh-CN"/>
        </w:rPr>
        <w:t>节点， 评价指标</w:t>
      </w:r>
      <w:r>
        <w:rPr>
          <w:spacing w:val="-53"/>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5"/>
          <w:lang w:eastAsia="zh-CN"/>
        </w:rPr>
        <w:t xml:space="preserve"> </w:t>
      </w:r>
      <w:r>
        <w:rPr>
          <w:rFonts w:ascii="Georgia" w:eastAsia="Georgia" w:hAnsi="Georgia" w:cs="Georgia"/>
          <w:lang w:eastAsia="zh-CN"/>
        </w:rPr>
        <w:t>=</w:t>
      </w:r>
      <w:r>
        <w:rPr>
          <w:rFonts w:ascii="Georgia" w:eastAsia="Georgia" w:hAnsi="Georgia" w:cs="Georgia"/>
          <w:spacing w:val="8"/>
          <w:lang w:eastAsia="zh-CN"/>
        </w:rPr>
        <w:t xml:space="preserve"> </w:t>
      </w:r>
      <w:r>
        <w:rPr>
          <w:rFonts w:ascii="Palatino Linotype" w:eastAsia="Palatino Linotype" w:hAnsi="Palatino Linotype" w:cs="Palatino Linotype"/>
          <w:spacing w:val="-1"/>
          <w:lang w:eastAsia="zh-CN"/>
        </w:rPr>
        <w:t>3</w:t>
      </w:r>
      <w:r>
        <w:rPr>
          <w:spacing w:val="-1"/>
          <w:lang w:eastAsia="zh-CN"/>
        </w:rPr>
        <w:t>，分别为电气度、电气介数和</w:t>
      </w:r>
      <w:r>
        <w:rPr>
          <w:spacing w:val="-5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5"/>
          <w:lang w:eastAsia="zh-CN"/>
        </w:rPr>
        <w:t xml:space="preserve"> </w:t>
      </w:r>
      <w:r>
        <w:rPr>
          <w:spacing w:val="-1"/>
          <w:lang w:eastAsia="zh-CN"/>
        </w:rPr>
        <w:t>值，将每个评价指标的</w:t>
      </w:r>
      <w:r>
        <w:rPr>
          <w:spacing w:val="24"/>
          <w:lang w:eastAsia="zh-CN"/>
        </w:rPr>
        <w:t xml:space="preserve"> </w:t>
      </w:r>
      <w:r>
        <w:rPr>
          <w:lang w:eastAsia="zh-CN"/>
        </w:rPr>
        <w:t>数值在评价指标数值总和下所占的比例作为其所发生的概率</w:t>
      </w:r>
      <w:r>
        <w:rPr>
          <w:spacing w:val="-69"/>
          <w:lang w:eastAsia="zh-CN"/>
        </w:rPr>
        <w:t xml:space="preserve"> </w:t>
      </w:r>
      <w:r>
        <w:rPr>
          <w:rFonts w:ascii="Times New Roman" w:eastAsia="Times New Roman" w:hAnsi="Times New Roman" w:cs="Times New Roman"/>
          <w:i/>
          <w:spacing w:val="4"/>
          <w:lang w:eastAsia="zh-CN"/>
        </w:rPr>
        <w:t>p</w:t>
      </w:r>
      <w:r>
        <w:rPr>
          <w:rFonts w:ascii="Bookman Old Style" w:eastAsia="Bookman Old Style" w:hAnsi="Bookman Old Style" w:cs="Bookman Old Style"/>
          <w:i/>
          <w:spacing w:val="4"/>
          <w:position w:val="-3"/>
          <w:sz w:val="16"/>
          <w:szCs w:val="16"/>
          <w:lang w:eastAsia="zh-CN"/>
        </w:rPr>
        <w:t>mn</w:t>
      </w:r>
      <w:r>
        <w:rPr>
          <w:spacing w:val="4"/>
          <w:lang w:eastAsia="zh-CN"/>
        </w:rPr>
        <w:t>。</w:t>
      </w:r>
    </w:p>
    <w:p w14:paraId="51D8B65F" w14:textId="77777777" w:rsidR="00996552" w:rsidRDefault="002D0D3F">
      <w:pPr>
        <w:tabs>
          <w:tab w:val="left" w:pos="3170"/>
        </w:tabs>
        <w:spacing w:before="148"/>
        <w:ind w:left="2435"/>
        <w:rPr>
          <w:rFonts w:ascii="宋体" w:eastAsia="宋体" w:hAnsi="宋体" w:cs="宋体"/>
          <w:sz w:val="21"/>
          <w:szCs w:val="21"/>
          <w:lang w:eastAsia="zh-CN"/>
        </w:rPr>
      </w:pPr>
      <w:bookmarkStart w:id="154" w:name="_bookmark94"/>
      <w:bookmarkEnd w:id="15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熵权法与电力系统参数映射关系</w:t>
      </w:r>
    </w:p>
    <w:p w14:paraId="01D942AB" w14:textId="77777777" w:rsidR="00996552" w:rsidRDefault="00996552">
      <w:pPr>
        <w:spacing w:before="12"/>
        <w:rPr>
          <w:rFonts w:ascii="宋体" w:eastAsia="宋体" w:hAnsi="宋体" w:cs="宋体"/>
          <w:sz w:val="12"/>
          <w:szCs w:val="12"/>
          <w:lang w:eastAsia="zh-CN"/>
        </w:rPr>
      </w:pPr>
    </w:p>
    <w:p w14:paraId="06DF39AB" w14:textId="77777777" w:rsidR="00996552" w:rsidRDefault="00025C9E">
      <w:pPr>
        <w:spacing w:line="20" w:lineRule="atLeast"/>
        <w:ind w:left="90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067278B0">
          <v:group id="_x0000_s3547" style="width:336.7pt;height:.95pt;mso-position-horizontal-relative:char;mso-position-vertical-relative:line" coordsize="6734,19">
            <v:group id="_x0000_s3548" style="position:absolute;left:9;top:9;width:6715;height:2" coordorigin="9,9" coordsize="6715,2">
              <v:shape id="_x0000_s3549" style="position:absolute;left:9;top:9;width:6715;height:2" coordorigin="9,9" coordsize="6715,0" path="m9,9r6715,e" filled="f" strokeweight=".94pt">
                <v:path arrowok="t"/>
              </v:shape>
            </v:group>
            <w10:anchorlock/>
          </v:group>
        </w:pict>
      </w:r>
    </w:p>
    <w:p w14:paraId="3CB41AA8" w14:textId="77777777" w:rsidR="00996552" w:rsidRDefault="002D0D3F">
      <w:pPr>
        <w:tabs>
          <w:tab w:val="left" w:pos="5321"/>
        </w:tabs>
        <w:spacing w:before="29"/>
        <w:ind w:left="2069"/>
        <w:rPr>
          <w:rFonts w:ascii="宋体" w:eastAsia="宋体" w:hAnsi="宋体" w:cs="宋体"/>
          <w:sz w:val="21"/>
          <w:szCs w:val="21"/>
          <w:lang w:eastAsia="zh-CN"/>
        </w:rPr>
      </w:pPr>
      <w:r>
        <w:rPr>
          <w:rFonts w:ascii="宋体" w:eastAsia="宋体" w:hAnsi="宋体" w:cs="宋体"/>
          <w:sz w:val="21"/>
          <w:szCs w:val="21"/>
          <w:lang w:eastAsia="zh-CN"/>
        </w:rPr>
        <w:t>熵权法参数</w:t>
      </w:r>
      <w:r>
        <w:rPr>
          <w:rFonts w:ascii="宋体" w:eastAsia="宋体" w:hAnsi="宋体" w:cs="宋体"/>
          <w:sz w:val="21"/>
          <w:szCs w:val="21"/>
          <w:lang w:eastAsia="zh-CN"/>
        </w:rPr>
        <w:tab/>
        <w:t>电力系统参数</w:t>
      </w:r>
    </w:p>
    <w:p w14:paraId="646F7F14" w14:textId="77777777" w:rsidR="00996552" w:rsidRDefault="00996552">
      <w:pPr>
        <w:spacing w:before="2"/>
        <w:rPr>
          <w:rFonts w:ascii="宋体" w:eastAsia="宋体" w:hAnsi="宋体" w:cs="宋体"/>
          <w:sz w:val="8"/>
          <w:szCs w:val="8"/>
          <w:lang w:eastAsia="zh-CN"/>
        </w:rPr>
      </w:pPr>
    </w:p>
    <w:p w14:paraId="246B0DF1" w14:textId="77777777" w:rsidR="00996552" w:rsidRDefault="00025C9E">
      <w:pPr>
        <w:spacing w:line="20" w:lineRule="atLeast"/>
        <w:ind w:left="9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0790917">
          <v:group id="_x0000_s3544" style="width:336.35pt;height:.6pt;mso-position-horizontal-relative:char;mso-position-vertical-relative:line" coordsize="6727,12">
            <v:group id="_x0000_s3545" style="position:absolute;left:6;top:6;width:6715;height:2" coordorigin="6,6" coordsize="6715,2">
              <v:shape id="_x0000_s3546" style="position:absolute;left:6;top:6;width:6715;height:2" coordorigin="6,6" coordsize="6715,0" path="m6,6r6714,e" filled="f" strokeweight=".20725mm">
                <v:path arrowok="t"/>
              </v:shape>
            </v:group>
            <w10:anchorlock/>
          </v:group>
        </w:pict>
      </w:r>
    </w:p>
    <w:p w14:paraId="3A028AB4" w14:textId="77777777" w:rsidR="00996552" w:rsidRDefault="002D0D3F">
      <w:pPr>
        <w:tabs>
          <w:tab w:val="left" w:pos="5531"/>
        </w:tabs>
        <w:spacing w:before="22"/>
        <w:ind w:left="2174"/>
        <w:rPr>
          <w:rFonts w:ascii="宋体" w:eastAsia="宋体" w:hAnsi="宋体" w:cs="宋体"/>
          <w:sz w:val="21"/>
          <w:szCs w:val="21"/>
          <w:lang w:eastAsia="zh-CN"/>
        </w:rPr>
      </w:pPr>
      <w:r>
        <w:rPr>
          <w:rFonts w:ascii="宋体" w:eastAsia="宋体" w:hAnsi="宋体" w:cs="宋体"/>
          <w:sz w:val="21"/>
          <w:szCs w:val="21"/>
          <w:lang w:eastAsia="zh-CN"/>
        </w:rPr>
        <w:t>评价对象</w:t>
      </w:r>
      <w:r>
        <w:rPr>
          <w:rFonts w:ascii="宋体" w:eastAsia="宋体" w:hAnsi="宋体" w:cs="宋体"/>
          <w:sz w:val="21"/>
          <w:szCs w:val="21"/>
          <w:lang w:eastAsia="zh-CN"/>
        </w:rPr>
        <w:tab/>
        <w:t>系统节点</w:t>
      </w:r>
    </w:p>
    <w:p w14:paraId="0E8FDF0E" w14:textId="77777777" w:rsidR="00996552" w:rsidRDefault="002D0D3F">
      <w:pPr>
        <w:tabs>
          <w:tab w:val="left" w:pos="4481"/>
          <w:tab w:val="left" w:pos="5216"/>
        </w:tabs>
        <w:spacing w:before="40" w:line="275" w:lineRule="auto"/>
        <w:ind w:left="1859" w:right="1282" w:firstLine="315"/>
        <w:rPr>
          <w:rFonts w:ascii="宋体" w:eastAsia="宋体" w:hAnsi="宋体" w:cs="宋体"/>
          <w:sz w:val="21"/>
          <w:szCs w:val="21"/>
          <w:lang w:eastAsia="zh-CN"/>
        </w:rPr>
      </w:pPr>
      <w:r>
        <w:rPr>
          <w:rFonts w:ascii="宋体" w:eastAsia="宋体" w:hAnsi="宋体" w:cs="宋体"/>
          <w:sz w:val="21"/>
          <w:szCs w:val="21"/>
          <w:lang w:eastAsia="zh-CN"/>
        </w:rPr>
        <w:t>评价指标</w:t>
      </w:r>
      <w:r>
        <w:rPr>
          <w:rFonts w:ascii="宋体" w:eastAsia="宋体" w:hAnsi="宋体" w:cs="宋体"/>
          <w:sz w:val="21"/>
          <w:szCs w:val="21"/>
          <w:lang w:eastAsia="zh-CN"/>
        </w:rPr>
        <w:tab/>
      </w:r>
      <w:r>
        <w:rPr>
          <w:rFonts w:ascii="宋体" w:eastAsia="宋体" w:hAnsi="宋体" w:cs="宋体"/>
          <w:sz w:val="21"/>
          <w:szCs w:val="21"/>
          <w:lang w:eastAsia="zh-CN"/>
        </w:rPr>
        <w:tab/>
        <w:t>结构脆弱性指标 评价对象概率值</w:t>
      </w:r>
      <w:r>
        <w:rPr>
          <w:rFonts w:ascii="宋体" w:eastAsia="宋体" w:hAnsi="宋体" w:cs="宋体"/>
          <w:sz w:val="21"/>
          <w:szCs w:val="21"/>
          <w:lang w:eastAsia="zh-CN"/>
        </w:rPr>
        <w:tab/>
        <w:t>节点的指标值占指标总和的比重</w:t>
      </w:r>
    </w:p>
    <w:p w14:paraId="406CD063" w14:textId="77777777" w:rsidR="00996552" w:rsidRDefault="00996552">
      <w:pPr>
        <w:spacing w:before="10"/>
        <w:rPr>
          <w:rFonts w:ascii="宋体" w:eastAsia="宋体" w:hAnsi="宋体" w:cs="宋体"/>
          <w:sz w:val="5"/>
          <w:szCs w:val="5"/>
          <w:lang w:eastAsia="zh-CN"/>
        </w:rPr>
      </w:pPr>
    </w:p>
    <w:p w14:paraId="29833790" w14:textId="77777777" w:rsidR="00996552" w:rsidRDefault="00025C9E">
      <w:pPr>
        <w:spacing w:line="20" w:lineRule="atLeast"/>
        <w:ind w:left="90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3075D47D">
          <v:group id="_x0000_s3541" style="width:336.7pt;height:.95pt;mso-position-horizontal-relative:char;mso-position-vertical-relative:line" coordsize="6734,19">
            <v:group id="_x0000_s3542" style="position:absolute;left:9;top:9;width:6715;height:2" coordorigin="9,9" coordsize="6715,2">
              <v:shape id="_x0000_s3543" style="position:absolute;left:9;top:9;width:6715;height:2" coordorigin="9,9" coordsize="6715,0" path="m9,9r6715,e" filled="f" strokeweight=".94pt">
                <v:path arrowok="t"/>
              </v:shape>
            </v:group>
            <w10:anchorlock/>
          </v:group>
        </w:pict>
      </w:r>
    </w:p>
    <w:p w14:paraId="29F761BC" w14:textId="77777777" w:rsidR="00996552" w:rsidRDefault="00996552">
      <w:pPr>
        <w:spacing w:before="9"/>
        <w:rPr>
          <w:rFonts w:ascii="宋体" w:eastAsia="宋体" w:hAnsi="宋体" w:cs="宋体"/>
          <w:sz w:val="20"/>
          <w:szCs w:val="20"/>
        </w:rPr>
      </w:pPr>
    </w:p>
    <w:p w14:paraId="126D3BA5" w14:textId="77777777" w:rsidR="00996552" w:rsidRDefault="002D0D3F">
      <w:pPr>
        <w:pStyle w:val="a3"/>
        <w:spacing w:before="26"/>
        <w:ind w:left="597"/>
        <w:rPr>
          <w:lang w:eastAsia="zh-CN"/>
        </w:rPr>
      </w:pPr>
      <w:r>
        <w:rPr>
          <w:lang w:eastAsia="zh-CN"/>
        </w:rPr>
        <w:t>熵权法的计算流程如图</w:t>
      </w:r>
      <w:hyperlink w:anchor="_bookmark95" w:history="1">
        <w:r>
          <w:rPr>
            <w:rFonts w:ascii="Times New Roman" w:eastAsia="Times New Roman" w:hAnsi="Times New Roman" w:cs="Times New Roman"/>
            <w:lang w:eastAsia="zh-CN"/>
          </w:rPr>
          <w:t>4.2</w:t>
        </w:r>
      </w:hyperlink>
      <w:r>
        <w:rPr>
          <w:lang w:eastAsia="zh-CN"/>
        </w:rPr>
        <w:t>所示：</w:t>
      </w:r>
    </w:p>
    <w:p w14:paraId="0395F453" w14:textId="77777777" w:rsidR="00996552" w:rsidRDefault="00996552">
      <w:pPr>
        <w:rPr>
          <w:rFonts w:ascii="宋体" w:eastAsia="宋体" w:hAnsi="宋体" w:cs="宋体"/>
          <w:sz w:val="20"/>
          <w:szCs w:val="20"/>
          <w:lang w:eastAsia="zh-CN"/>
        </w:rPr>
      </w:pPr>
    </w:p>
    <w:p w14:paraId="2ACABD4A" w14:textId="77777777" w:rsidR="00996552" w:rsidRDefault="00996552">
      <w:pPr>
        <w:spacing w:before="13"/>
        <w:rPr>
          <w:rFonts w:ascii="宋体" w:eastAsia="宋体" w:hAnsi="宋体" w:cs="宋体"/>
          <w:sz w:val="24"/>
          <w:szCs w:val="24"/>
          <w:lang w:eastAsia="zh-CN"/>
        </w:rPr>
      </w:pPr>
    </w:p>
    <w:p w14:paraId="3ECC8F02" w14:textId="77777777" w:rsidR="00996552" w:rsidRDefault="00025C9E">
      <w:pPr>
        <w:spacing w:line="200" w:lineRule="atLeast"/>
        <w:ind w:left="2505"/>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8ACE0D7">
          <v:group id="_x0000_s3495" style="width:177pt;height:275.6pt;mso-position-horizontal-relative:char;mso-position-vertical-relative:line" coordsize="3540,5512">
            <v:group id="_x0000_s3539" style="position:absolute;left:1339;top:6;width:863;height:454" coordorigin="1339,6" coordsize="863,454">
              <v:shape id="_x0000_s3540" style="position:absolute;left:1339;top:6;width:863;height:454" coordorigin="1339,6" coordsize="863,454" path="m1554,460r431,l2008,458r63,-17l2125,406r42,-50l2193,294r8,-46l2200,223r-15,-71l2153,93,2109,47,2053,18,1991,6r-437,l1531,7r-63,18l1414,60r-42,50l1346,172r-7,45l1340,243r15,70l1386,372r45,46l1486,448r63,12l1554,460xe" filled="f" strokeweight=".21189mm">
                <v:path arrowok="t"/>
              </v:shape>
            </v:group>
            <v:group id="_x0000_s3537" style="position:absolute;left:1770;top:460;width:2;height:217" coordorigin="1770,460" coordsize="2,217">
              <v:shape id="_x0000_s3538" style="position:absolute;left:1770;top:460;width:2;height:217" coordorigin="1770,460" coordsize="0,217" path="m1770,460r,217e" filled="f">
                <v:path arrowok="t"/>
              </v:shape>
            </v:group>
            <v:group id="_x0000_s3535" style="position:absolute;left:6;top:856;width:3528;height:454" coordorigin="6,856" coordsize="3528,454">
              <v:shape id="_x0000_s3536" style="position:absolute;left:6;top:856;width:3528;height:454" coordorigin="6,856" coordsize="3528,454" path="m6,1310r3527,l3533,856,6,856r,454xe" filled="f" strokeweight=".21189mm">
                <v:path arrowok="t"/>
              </v:shape>
            </v:group>
            <v:group id="_x0000_s3533" style="position:absolute;left:1704;top:660;width:131;height:197" coordorigin="1704,660" coordsize="131,197">
              <v:shape id="_x0000_s3534" style="position:absolute;left:1704;top:660;width:131;height:197" coordorigin="1704,660" coordsize="131,197" path="m1835,660r-131,l1770,856r65,-196xe" fillcolor="black" stroked="f">
                <v:path arrowok="t"/>
              </v:shape>
            </v:group>
            <v:group id="_x0000_s3531" style="position:absolute;left:1770;top:1310;width:2;height:217" coordorigin="1770,1310" coordsize="2,217">
              <v:shape id="_x0000_s3532" style="position:absolute;left:1770;top:1310;width:2;height:217" coordorigin="1770,1310" coordsize="0,217" path="m1770,1310r,217e" filled="f">
                <v:path arrowok="t"/>
              </v:shape>
            </v:group>
            <v:group id="_x0000_s3529" style="position:absolute;left:946;top:1707;width:1648;height:454" coordorigin="946,1707" coordsize="1648,454">
              <v:shape id="_x0000_s3530" style="position:absolute;left:946;top:1707;width:1648;height:454" coordorigin="946,1707" coordsize="1648,454" path="m946,2160r1647,l2593,1707r-1647,l946,2160xe" filled="f" strokeweight=".21189mm">
                <v:path arrowok="t"/>
              </v:shape>
            </v:group>
            <v:group id="_x0000_s3527" style="position:absolute;left:1704;top:1511;width:131;height:197" coordorigin="1704,1511" coordsize="131,197">
              <v:shape id="_x0000_s3528" style="position:absolute;left:1704;top:1511;width:131;height:197" coordorigin="1704,1511" coordsize="131,197" path="m1835,1511r-131,l1770,1707r65,-196xe" fillcolor="black" stroked="f">
                <v:path arrowok="t"/>
              </v:shape>
            </v:group>
            <v:group id="_x0000_s3525" style="position:absolute;left:1770;top:2160;width:2;height:217" coordorigin="1770,2160" coordsize="2,217">
              <v:shape id="_x0000_s3526" style="position:absolute;left:1770;top:2160;width:2;height:217" coordorigin="1770,2160" coordsize="0,217" path="m1770,2160r,217e" filled="f">
                <v:path arrowok="t"/>
              </v:shape>
            </v:group>
            <v:group id="_x0000_s3523" style="position:absolute;left:1065;top:2557;width:1410;height:454" coordorigin="1065,2557" coordsize="1410,454">
              <v:shape id="_x0000_s3524" style="position:absolute;left:1065;top:2557;width:1410;height:454" coordorigin="1065,2557" coordsize="1410,454" path="m1065,3011r1409,l2474,2557r-1409,l1065,3011xe" filled="f" strokeweight=".21189mm">
                <v:path arrowok="t"/>
              </v:shape>
            </v:group>
            <v:group id="_x0000_s3521" style="position:absolute;left:1704;top:2361;width:131;height:197" coordorigin="1704,2361" coordsize="131,197">
              <v:shape id="_x0000_s3522" style="position:absolute;left:1704;top:2361;width:131;height:197" coordorigin="1704,2361" coordsize="131,197" path="m1835,2361r-131,l1770,2557r65,-196xe" fillcolor="black" stroked="f">
                <v:path arrowok="t"/>
              </v:shape>
            </v:group>
            <v:group id="_x0000_s3519" style="position:absolute;left:1770;top:3011;width:2;height:217" coordorigin="1770,3011" coordsize="2,217">
              <v:shape id="_x0000_s3520" style="position:absolute;left:1770;top:3011;width:2;height:217" coordorigin="1770,3011" coordsize="0,217" path="m1770,3011r,217e" filled="f">
                <v:path arrowok="t"/>
              </v:shape>
            </v:group>
            <v:group id="_x0000_s3517" style="position:absolute;left:946;top:3408;width:1648;height:454" coordorigin="946,3408" coordsize="1648,454">
              <v:shape id="_x0000_s3518" style="position:absolute;left:946;top:3408;width:1648;height:454" coordorigin="946,3408" coordsize="1648,454" path="m946,3861r1647,l2593,3408r-1647,l946,3861xe" filled="f" strokeweight=".21189mm">
                <v:path arrowok="t"/>
              </v:shape>
            </v:group>
            <v:group id="_x0000_s3515" style="position:absolute;left:1704;top:3211;width:131;height:197" coordorigin="1704,3211" coordsize="131,197">
              <v:shape id="_x0000_s3516" style="position:absolute;left:1704;top:3211;width:131;height:197" coordorigin="1704,3211" coordsize="131,197" path="m1835,3211r-131,l1770,3408r65,-197xe" fillcolor="black" stroked="f">
                <v:path arrowok="t"/>
              </v:shape>
            </v:group>
            <v:group id="_x0000_s3513" style="position:absolute;left:1770;top:3861;width:2;height:217" coordorigin="1770,3861" coordsize="2,217">
              <v:shape id="_x0000_s3514" style="position:absolute;left:1770;top:3861;width:2;height:217" coordorigin="1770,3861" coordsize="0,217" path="m1770,3861r,217e" filled="f">
                <v:path arrowok="t"/>
              </v:shape>
            </v:group>
            <v:group id="_x0000_s3511" style="position:absolute;left:352;top:4258;width:2837;height:454" coordorigin="352,4258" coordsize="2837,454">
              <v:shape id="_x0000_s3512" style="position:absolute;left:352;top:4258;width:2837;height:454" coordorigin="352,4258" coordsize="2837,454" path="m352,4712r2836,l3188,4258r-2836,l352,4712xe" filled="f" strokeweight=".21189mm">
                <v:path arrowok="t"/>
              </v:shape>
            </v:group>
            <v:group id="_x0000_s3509" style="position:absolute;left:1704;top:4062;width:131;height:197" coordorigin="1704,4062" coordsize="131,197">
              <v:shape id="_x0000_s3510" style="position:absolute;left:1704;top:4062;width:131;height:197" coordorigin="1704,4062" coordsize="131,197" path="m1835,4062r-131,l1770,4258r65,-196xe" fillcolor="black" stroked="f">
                <v:path arrowok="t"/>
              </v:shape>
            </v:group>
            <v:group id="_x0000_s3507" style="position:absolute;left:1770;top:4712;width:2;height:161" coordorigin="1770,4712" coordsize="2,161">
              <v:shape id="_x0000_s3508" style="position:absolute;left:1770;top:4712;width:2;height:161" coordorigin="1770,4712" coordsize="0,161" path="m1770,4712r,160e" filled="f">
                <v:path arrowok="t"/>
              </v:shape>
            </v:group>
            <v:group id="_x0000_s3505" style="position:absolute;left:1231;top:5052;width:1078;height:454" coordorigin="1231,5052" coordsize="1078,454">
              <v:shape id="_x0000_s3506" style="position:absolute;left:1231;top:5052;width:1078;height:454" coordorigin="1231,5052" coordsize="1078,454" path="m1458,5505r623,l2105,5504r65,-17l2225,5454r44,-48l2298,5347r10,-68l2307,5256r-16,-65l2257,5135r-48,-44l2150,5062r-67,-10l1458,5052r-23,1l1370,5069r-56,34l1270,5151r-29,59l1231,5278r1,23l1249,5366r33,56l1330,5466r59,29l1456,5505r2,xe" filled="f" strokeweight=".21189mm">
                <v:path arrowok="t"/>
              </v:shape>
            </v:group>
            <v:group id="_x0000_s3496" style="position:absolute;left:1704;top:4855;width:131;height:197" coordorigin="1704,4855" coordsize="131,197">
              <v:shape id="_x0000_s3504" style="position:absolute;left:1704;top:4855;width:131;height:197" coordorigin="1704,4855" coordsize="131,197" path="m1835,4855r-131,l1770,5052r65,-197xe" fillcolor="black" stroked="f">
                <v:path arrowok="t"/>
              </v:shape>
              <v:shape id="_x0000_s3503" type="#_x0000_t202" style="position:absolute;left:6;top:856;width:3528;height:454" filled="f" stroked="f">
                <v:textbox inset="0,0,0,0">
                  <w:txbxContent>
                    <w:p w14:paraId="4880805E" w14:textId="77777777" w:rsidR="00025C9E" w:rsidRDefault="00025C9E">
                      <w:pPr>
                        <w:spacing w:before="73"/>
                        <w:ind w:left="55"/>
                        <w:rPr>
                          <w:rFonts w:ascii="宋体" w:eastAsia="宋体" w:hAnsi="宋体" w:cs="宋体"/>
                          <w:sz w:val="18"/>
                          <w:szCs w:val="18"/>
                          <w:lang w:eastAsia="zh-CN"/>
                        </w:rPr>
                      </w:pPr>
                      <w:bookmarkStart w:id="155" w:name="_bookmark95"/>
                      <w:bookmarkEnd w:id="155"/>
                      <w:r>
                        <w:rPr>
                          <w:rFonts w:ascii="宋体" w:eastAsia="宋体" w:hAnsi="宋体" w:cs="宋体"/>
                          <w:sz w:val="18"/>
                          <w:szCs w:val="18"/>
                          <w:lang w:eastAsia="zh-CN"/>
                        </w:rPr>
                        <w:t>选取评价指标，计算各评价对象的指标数值</w:t>
                      </w:r>
                    </w:p>
                  </w:txbxContent>
                </v:textbox>
              </v:shape>
              <v:shape id="_x0000_s3502" type="#_x0000_t202" style="position:absolute;left:946;top:1707;width:1648;height:454" filled="f" stroked="f">
                <v:textbox inset="0,0,0,0">
                  <w:txbxContent>
                    <w:p w14:paraId="3F9AA5EB" w14:textId="77777777" w:rsidR="00025C9E" w:rsidRDefault="00025C9E">
                      <w:pPr>
                        <w:spacing w:before="75"/>
                        <w:ind w:left="107"/>
                        <w:rPr>
                          <w:rFonts w:ascii="宋体" w:eastAsia="宋体" w:hAnsi="宋体" w:cs="宋体"/>
                          <w:sz w:val="18"/>
                          <w:szCs w:val="18"/>
                        </w:rPr>
                      </w:pPr>
                      <w:r>
                        <w:rPr>
                          <w:rFonts w:ascii="宋体" w:eastAsia="宋体" w:hAnsi="宋体" w:cs="宋体"/>
                          <w:sz w:val="18"/>
                          <w:szCs w:val="18"/>
                        </w:rPr>
                        <w:t>对指标进行标准化</w:t>
                      </w:r>
                    </w:p>
                  </w:txbxContent>
                </v:textbox>
              </v:shape>
              <v:shape id="_x0000_s3501" type="#_x0000_t202" style="position:absolute;left:1065;top:2557;width:1410;height:454" filled="f" stroked="f">
                <v:textbox inset="0,0,0,0">
                  <w:txbxContent>
                    <w:p w14:paraId="541A1120" w14:textId="77777777" w:rsidR="00025C9E" w:rsidRDefault="00025C9E">
                      <w:pPr>
                        <w:spacing w:before="76"/>
                        <w:ind w:left="79"/>
                        <w:rPr>
                          <w:rFonts w:ascii="宋体" w:eastAsia="宋体" w:hAnsi="宋体" w:cs="宋体"/>
                          <w:sz w:val="18"/>
                          <w:szCs w:val="18"/>
                        </w:rPr>
                      </w:pPr>
                      <w:r>
                        <w:rPr>
                          <w:rFonts w:ascii="宋体" w:eastAsia="宋体" w:hAnsi="宋体" w:cs="宋体"/>
                          <w:sz w:val="18"/>
                          <w:szCs w:val="18"/>
                        </w:rPr>
                        <w:t>计算各指标的熵</w:t>
                      </w:r>
                    </w:p>
                  </w:txbxContent>
                </v:textbox>
              </v:shape>
              <v:shape id="_x0000_s3500" type="#_x0000_t202" style="position:absolute;left:946;top:3408;width:1648;height:454" filled="f" stroked="f">
                <v:textbox inset="0,0,0,0">
                  <w:txbxContent>
                    <w:p w14:paraId="07CFF0F6" w14:textId="77777777" w:rsidR="00025C9E" w:rsidRDefault="00025C9E">
                      <w:pPr>
                        <w:spacing w:before="78"/>
                        <w:ind w:left="107"/>
                        <w:rPr>
                          <w:rFonts w:ascii="宋体" w:eastAsia="宋体" w:hAnsi="宋体" w:cs="宋体"/>
                          <w:sz w:val="18"/>
                          <w:szCs w:val="18"/>
                        </w:rPr>
                      </w:pPr>
                      <w:r>
                        <w:rPr>
                          <w:rFonts w:ascii="宋体" w:eastAsia="宋体" w:hAnsi="宋体" w:cs="宋体"/>
                          <w:sz w:val="18"/>
                          <w:szCs w:val="18"/>
                        </w:rPr>
                        <w:t>计算各指标的权重</w:t>
                      </w:r>
                    </w:p>
                  </w:txbxContent>
                </v:textbox>
              </v:shape>
              <v:shape id="_x0000_s3499" type="#_x0000_t202" style="position:absolute;left:352;top:4258;width:2837;height:454" filled="f" stroked="f">
                <v:textbox inset="0,0,0,0">
                  <w:txbxContent>
                    <w:p w14:paraId="109FB203" w14:textId="77777777" w:rsidR="00025C9E" w:rsidRDefault="00025C9E">
                      <w:pPr>
                        <w:spacing w:before="80"/>
                        <w:ind w:left="70"/>
                        <w:rPr>
                          <w:rFonts w:ascii="宋体" w:eastAsia="宋体" w:hAnsi="宋体" w:cs="宋体"/>
                          <w:sz w:val="18"/>
                          <w:szCs w:val="18"/>
                          <w:lang w:eastAsia="zh-CN"/>
                        </w:rPr>
                      </w:pPr>
                      <w:r>
                        <w:rPr>
                          <w:rFonts w:ascii="宋体" w:eastAsia="宋体" w:hAnsi="宋体" w:cs="宋体"/>
                          <w:sz w:val="18"/>
                          <w:szCs w:val="18"/>
                          <w:lang w:eastAsia="zh-CN"/>
                        </w:rPr>
                        <w:t>加权计算各评价指标的综合评价值</w:t>
                      </w:r>
                    </w:p>
                  </w:txbxContent>
                </v:textbox>
              </v:shape>
              <v:shape id="_x0000_s3498" type="#_x0000_t202" style="position:absolute;left:1595;top:133;width:361;height:181" filled="f" stroked="f">
                <v:textbox inset="0,0,0,0">
                  <w:txbxContent>
                    <w:p w14:paraId="241DBF11" w14:textId="77777777" w:rsidR="00025C9E" w:rsidRDefault="00025C9E">
                      <w:pPr>
                        <w:spacing w:line="180" w:lineRule="exact"/>
                        <w:rPr>
                          <w:rFonts w:ascii="宋体" w:eastAsia="宋体" w:hAnsi="宋体" w:cs="宋体"/>
                          <w:sz w:val="18"/>
                          <w:szCs w:val="18"/>
                        </w:rPr>
                      </w:pPr>
                      <w:r>
                        <w:rPr>
                          <w:rFonts w:ascii="宋体" w:eastAsia="宋体" w:hAnsi="宋体" w:cs="宋体"/>
                          <w:sz w:val="18"/>
                          <w:szCs w:val="18"/>
                        </w:rPr>
                        <w:t>开始</w:t>
                      </w:r>
                    </w:p>
                  </w:txbxContent>
                </v:textbox>
              </v:shape>
              <v:shape id="_x0000_s3497" type="#_x0000_t202" style="position:absolute;left:1595;top:5188;width:361;height:181" filled="f" stroked="f">
                <v:textbox inset="0,0,0,0">
                  <w:txbxContent>
                    <w:p w14:paraId="06CF022E" w14:textId="77777777" w:rsidR="00025C9E" w:rsidRDefault="00025C9E">
                      <w:pPr>
                        <w:spacing w:line="180" w:lineRule="exact"/>
                        <w:rPr>
                          <w:rFonts w:ascii="宋体" w:eastAsia="宋体" w:hAnsi="宋体" w:cs="宋体"/>
                          <w:sz w:val="18"/>
                          <w:szCs w:val="18"/>
                        </w:rPr>
                      </w:pPr>
                      <w:r>
                        <w:rPr>
                          <w:rFonts w:ascii="宋体" w:eastAsia="宋体" w:hAnsi="宋体" w:cs="宋体"/>
                          <w:sz w:val="18"/>
                          <w:szCs w:val="18"/>
                        </w:rPr>
                        <w:t>结束</w:t>
                      </w:r>
                    </w:p>
                  </w:txbxContent>
                </v:textbox>
              </v:shape>
            </v:group>
            <w10:anchorlock/>
          </v:group>
        </w:pict>
      </w:r>
    </w:p>
    <w:p w14:paraId="4897125F" w14:textId="77777777" w:rsidR="00996552" w:rsidRDefault="00996552">
      <w:pPr>
        <w:rPr>
          <w:rFonts w:ascii="宋体" w:eastAsia="宋体" w:hAnsi="宋体" w:cs="宋体"/>
          <w:sz w:val="20"/>
          <w:szCs w:val="20"/>
        </w:rPr>
      </w:pPr>
    </w:p>
    <w:p w14:paraId="66A8ADC3" w14:textId="77777777" w:rsidR="00996552" w:rsidRDefault="002D0D3F">
      <w:pPr>
        <w:tabs>
          <w:tab w:val="left" w:pos="734"/>
        </w:tabs>
        <w:spacing w:before="182"/>
        <w:ind w:right="158"/>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熵权法计算流程图</w:t>
      </w:r>
    </w:p>
    <w:p w14:paraId="701EF737" w14:textId="77777777" w:rsidR="00996552" w:rsidRDefault="00996552">
      <w:pPr>
        <w:spacing w:before="1"/>
        <w:rPr>
          <w:rFonts w:ascii="宋体" w:eastAsia="宋体" w:hAnsi="宋体" w:cs="宋体"/>
          <w:lang w:eastAsia="zh-CN"/>
        </w:rPr>
      </w:pPr>
    </w:p>
    <w:p w14:paraId="6EFEEFF7" w14:textId="77777777" w:rsidR="00996552" w:rsidRDefault="002D0D3F">
      <w:pPr>
        <w:pStyle w:val="a3"/>
        <w:spacing w:line="297" w:lineRule="auto"/>
        <w:ind w:right="275" w:firstLine="480"/>
        <w:jc w:val="both"/>
        <w:rPr>
          <w:lang w:eastAsia="zh-CN"/>
        </w:rPr>
      </w:pPr>
      <w:r>
        <w:rPr>
          <w:spacing w:val="3"/>
          <w:lang w:eastAsia="zh-CN"/>
        </w:rPr>
        <w:t>在对指标数据进行归一化后，不可避免会出现数值为</w:t>
      </w:r>
      <w:r>
        <w:rPr>
          <w:spacing w:val="-43"/>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7"/>
          <w:lang w:eastAsia="zh-CN"/>
        </w:rPr>
        <w:t xml:space="preserve"> </w:t>
      </w:r>
      <w:r>
        <w:rPr>
          <w:spacing w:val="3"/>
          <w:lang w:eastAsia="zh-CN"/>
        </w:rPr>
        <w:t>的指标值，而熵权</w:t>
      </w:r>
      <w:r>
        <w:rPr>
          <w:spacing w:val="30"/>
          <w:lang w:eastAsia="zh-CN"/>
        </w:rPr>
        <w:t xml:space="preserve"> </w:t>
      </w:r>
      <w:r>
        <w:rPr>
          <w:lang w:eastAsia="zh-CN"/>
        </w:rPr>
        <w:t>法赋权要求指标数据必须全部大于零</w:t>
      </w:r>
      <w:r>
        <w:rPr>
          <w:spacing w:val="-45"/>
          <w:lang w:eastAsia="zh-CN"/>
        </w:rPr>
        <w:t>，</w:t>
      </w:r>
      <w:r>
        <w:rPr>
          <w:lang w:eastAsia="zh-CN"/>
        </w:rPr>
        <w:t>否则在取对数计算信息值时</w:t>
      </w:r>
      <w:r>
        <w:rPr>
          <w:spacing w:val="-45"/>
          <w:lang w:eastAsia="zh-CN"/>
        </w:rPr>
        <w:t>，</w:t>
      </w:r>
      <w:r>
        <w:rPr>
          <w:lang w:eastAsia="zh-CN"/>
        </w:rPr>
        <w:t>会出现信息 值异常的情况。针对这种情况，传统熵权法的处理方法为：当</w:t>
      </w:r>
      <w:r>
        <w:rPr>
          <w:spacing w:val="-55"/>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lang w:eastAsia="zh-CN"/>
        </w:rPr>
        <w:t>0</w:t>
      </w:r>
      <w:r>
        <w:rPr>
          <w:lang w:eastAsia="zh-CN"/>
        </w:rPr>
        <w:t>，信息值</w:t>
      </w:r>
    </w:p>
    <w:p w14:paraId="4548C1A7" w14:textId="77777777" w:rsidR="00996552" w:rsidRDefault="00996552">
      <w:pPr>
        <w:spacing w:line="297" w:lineRule="auto"/>
        <w:jc w:val="both"/>
        <w:rPr>
          <w:lang w:eastAsia="zh-CN"/>
        </w:rPr>
        <w:sectPr w:rsidR="00996552">
          <w:type w:val="continuous"/>
          <w:pgSz w:w="11910" w:h="16840"/>
          <w:pgMar w:top="1580" w:right="1520" w:bottom="280" w:left="1680" w:header="720" w:footer="720" w:gutter="0"/>
          <w:cols w:space="720"/>
        </w:sectPr>
      </w:pPr>
    </w:p>
    <w:p w14:paraId="133A054D" w14:textId="77777777" w:rsidR="00996552" w:rsidRDefault="00996552">
      <w:pPr>
        <w:spacing w:before="9"/>
        <w:rPr>
          <w:rFonts w:ascii="宋体" w:eastAsia="宋体" w:hAnsi="宋体" w:cs="宋体"/>
          <w:sz w:val="17"/>
          <w:szCs w:val="17"/>
          <w:lang w:eastAsia="zh-CN"/>
        </w:rPr>
      </w:pPr>
    </w:p>
    <w:p w14:paraId="33EA2873" w14:textId="77777777" w:rsidR="00996552" w:rsidRDefault="002D0D3F">
      <w:pPr>
        <w:pStyle w:val="a3"/>
        <w:spacing w:before="26" w:line="282" w:lineRule="auto"/>
        <w:ind w:right="275" w:firstLine="10"/>
        <w:jc w:val="both"/>
        <w:rPr>
          <w:lang w:eastAsia="zh-CN"/>
        </w:rPr>
      </w:pP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6"/>
          <w:position w:val="-3"/>
          <w:sz w:val="16"/>
          <w:szCs w:val="16"/>
          <w:lang w:eastAsia="zh-CN"/>
        </w:rPr>
        <w:t xml:space="preserve"> </w:t>
      </w:r>
      <w:r>
        <w:rPr>
          <w:rFonts w:ascii="Palatino Linotype" w:eastAsia="Palatino Linotype" w:hAnsi="Palatino Linotype" w:cs="Palatino Linotype"/>
          <w:lang w:eastAsia="zh-CN"/>
        </w:rPr>
        <w:t>ln</w:t>
      </w:r>
      <w:r>
        <w:rPr>
          <w:rFonts w:ascii="Palatino Linotype" w:eastAsia="Palatino Linotype" w:hAnsi="Palatino Linotype" w:cs="Palatino Linotype"/>
          <w:spacing w:val="-19"/>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1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Palatino Linotype" w:eastAsia="Palatino Linotype" w:hAnsi="Palatino Linotype" w:cs="Palatino Linotype"/>
          <w:lang w:eastAsia="zh-CN"/>
        </w:rPr>
        <w:t>0</w:t>
      </w:r>
      <w:r>
        <w:rPr>
          <w:spacing w:val="-24"/>
          <w:lang w:eastAsia="zh-CN"/>
        </w:rPr>
        <w:t>。</w:t>
      </w:r>
      <w:r>
        <w:rPr>
          <w:lang w:eastAsia="zh-CN"/>
        </w:rPr>
        <w:t>这说明脆弱指标值为</w:t>
      </w:r>
      <w:r>
        <w:rPr>
          <w:spacing w:val="-75"/>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5"/>
          <w:lang w:eastAsia="zh-CN"/>
        </w:rPr>
        <w:t xml:space="preserve"> </w:t>
      </w:r>
      <w:r>
        <w:rPr>
          <w:lang w:eastAsia="zh-CN"/>
        </w:rPr>
        <w:t>的系统节点</w:t>
      </w:r>
      <w:r>
        <w:rPr>
          <w:spacing w:val="-29"/>
          <w:lang w:eastAsia="zh-CN"/>
        </w:rPr>
        <w:t>，</w:t>
      </w:r>
      <w:r>
        <w:rPr>
          <w:lang w:eastAsia="zh-CN"/>
        </w:rPr>
        <w:t>其在脆弱程度评价所提供的 信息为</w:t>
      </w:r>
      <w:r>
        <w:rPr>
          <w:spacing w:val="-62"/>
          <w:lang w:eastAsia="zh-CN"/>
        </w:rPr>
        <w:t xml:space="preserve"> </w:t>
      </w:r>
      <w:r>
        <w:rPr>
          <w:rFonts w:ascii="Times New Roman" w:eastAsia="Times New Roman" w:hAnsi="Times New Roman" w:cs="Times New Roman"/>
          <w:spacing w:val="-1"/>
          <w:lang w:eastAsia="zh-CN"/>
        </w:rPr>
        <w:t>0</w:t>
      </w:r>
      <w:r>
        <w:rPr>
          <w:spacing w:val="-1"/>
          <w:lang w:eastAsia="zh-CN"/>
        </w:rPr>
        <w:t>，对脆弱性综合评价不起作用。而在实际的电力系统脆弱性分析中，虽</w:t>
      </w:r>
      <w:r>
        <w:rPr>
          <w:spacing w:val="23"/>
          <w:lang w:eastAsia="zh-CN"/>
        </w:rPr>
        <w:t xml:space="preserve"> </w:t>
      </w:r>
      <w:r>
        <w:rPr>
          <w:spacing w:val="3"/>
          <w:lang w:eastAsia="zh-CN"/>
        </w:rPr>
        <w:t>然有的节点在某一脆弱性指标下的指标值极小，但实际却在电网结构和运行中</w:t>
      </w:r>
      <w:r>
        <w:rPr>
          <w:spacing w:val="51"/>
          <w:lang w:eastAsia="zh-CN"/>
        </w:rPr>
        <w:t xml:space="preserve"> </w:t>
      </w:r>
      <w:r>
        <w:rPr>
          <w:lang w:eastAsia="zh-CN"/>
        </w:rPr>
        <w:t>承担极大的作用</w:t>
      </w:r>
      <w:r>
        <w:rPr>
          <w:spacing w:val="-38"/>
          <w:lang w:eastAsia="zh-CN"/>
        </w:rPr>
        <w:t>。</w:t>
      </w:r>
      <w:r>
        <w:rPr>
          <w:lang w:eastAsia="zh-CN"/>
        </w:rPr>
        <w:t>其次</w:t>
      </w:r>
      <w:r>
        <w:rPr>
          <w:spacing w:val="-45"/>
          <w:lang w:eastAsia="zh-CN"/>
        </w:rPr>
        <w:t>，</w:t>
      </w:r>
      <w:r>
        <w:rPr>
          <w:lang w:eastAsia="zh-CN"/>
        </w:rPr>
        <w:t>其</w:t>
      </w:r>
      <w:r>
        <w:rPr>
          <w:spacing w:val="-64"/>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2"/>
          <w:lang w:eastAsia="zh-CN"/>
        </w:rPr>
        <w:t xml:space="preserve"> </w:t>
      </w:r>
      <w:r>
        <w:rPr>
          <w:lang w:eastAsia="zh-CN"/>
        </w:rPr>
        <w:t>的信息值与</w:t>
      </w:r>
      <w:r>
        <w:rPr>
          <w:spacing w:val="-63"/>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12"/>
          <w:lang w:eastAsia="zh-CN"/>
        </w:rPr>
        <w:t xml:space="preserve"> </w:t>
      </w:r>
      <w:r>
        <w:rPr>
          <w:lang w:eastAsia="zh-CN"/>
        </w:rPr>
        <w:t>的信息值相等</w:t>
      </w:r>
      <w:r>
        <w:rPr>
          <w:spacing w:val="-45"/>
          <w:lang w:eastAsia="zh-CN"/>
        </w:rPr>
        <w:t>，</w:t>
      </w:r>
      <w:r>
        <w:rPr>
          <w:lang w:eastAsia="zh-CN"/>
        </w:rPr>
        <w:t>因此</w:t>
      </w:r>
      <w:r>
        <w:rPr>
          <w:spacing w:val="-45"/>
          <w:lang w:eastAsia="zh-CN"/>
        </w:rPr>
        <w:t>，</w:t>
      </w:r>
      <w:r>
        <w:rPr>
          <w:lang w:eastAsia="zh-CN"/>
        </w:rPr>
        <w:t>在 电网脆弱性指标权重分配处理上，这种方法是不合理的。</w:t>
      </w:r>
    </w:p>
    <w:p w14:paraId="391E9693" w14:textId="77777777" w:rsidR="00996552" w:rsidRDefault="002D0D3F">
      <w:pPr>
        <w:pStyle w:val="a3"/>
        <w:spacing w:before="3" w:line="400" w:lineRule="exact"/>
        <w:ind w:right="275" w:firstLine="480"/>
        <w:jc w:val="both"/>
        <w:rPr>
          <w:rFonts w:ascii="Times New Roman" w:eastAsia="Times New Roman" w:hAnsi="Times New Roman" w:cs="Times New Roman"/>
          <w:lang w:eastAsia="zh-CN"/>
        </w:rPr>
      </w:pPr>
      <w:r>
        <w:rPr>
          <w:lang w:eastAsia="zh-CN"/>
        </w:rPr>
        <w:t>为此</w:t>
      </w:r>
      <w:r>
        <w:rPr>
          <w:spacing w:val="-45"/>
          <w:lang w:eastAsia="zh-CN"/>
        </w:rPr>
        <w:t>，</w:t>
      </w:r>
      <w:r>
        <w:rPr>
          <w:lang w:eastAsia="zh-CN"/>
        </w:rPr>
        <w:t>考虑到电力系统节点的潜在脆弱性特征</w:t>
      </w:r>
      <w:r>
        <w:rPr>
          <w:spacing w:val="-45"/>
          <w:lang w:eastAsia="zh-CN"/>
        </w:rPr>
        <w:t>，</w:t>
      </w:r>
      <w:r>
        <w:rPr>
          <w:lang w:eastAsia="zh-CN"/>
        </w:rPr>
        <w:t xml:space="preserve">避免在数据处理过程中出现 </w:t>
      </w:r>
      <w:r>
        <w:rPr>
          <w:spacing w:val="3"/>
          <w:lang w:eastAsia="zh-CN"/>
        </w:rPr>
        <w:t>异常，保证数据的完整性和评价的可靠性。本文在不改变指标数据的原始分布</w:t>
      </w:r>
      <w:r>
        <w:rPr>
          <w:spacing w:val="62"/>
          <w:lang w:eastAsia="zh-CN"/>
        </w:rPr>
        <w:t xml:space="preserve"> </w:t>
      </w:r>
      <w:r>
        <w:rPr>
          <w:spacing w:val="3"/>
          <w:lang w:eastAsia="zh-CN"/>
        </w:rPr>
        <w:t>的前提下，将结构脆弱性指标归一化到</w:t>
      </w:r>
      <w:r>
        <w:rPr>
          <w:spacing w:val="-74"/>
          <w:lang w:eastAsia="zh-CN"/>
        </w:rPr>
        <w:t xml:space="preserve"> </w:t>
      </w:r>
      <w:r>
        <w:rPr>
          <w:rFonts w:ascii="MS Gothic" w:eastAsia="MS Gothic" w:hAnsi="MS Gothic" w:cs="MS Gothic"/>
          <w:spacing w:val="-2"/>
          <w:lang w:eastAsia="zh-CN"/>
        </w:rPr>
        <w:t>[</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002</w:t>
      </w:r>
      <w:r>
        <w:rPr>
          <w:rFonts w:ascii="Times New Roman" w:eastAsia="Times New Roman" w:hAnsi="Times New Roman" w:cs="Times New Roman"/>
          <w:spacing w:val="-1"/>
          <w:lang w:eastAsia="zh-CN"/>
        </w:rPr>
        <w:t>,</w:t>
      </w:r>
      <w:r>
        <w:rPr>
          <w:rFonts w:ascii="Times New Roman" w:eastAsia="Times New Roman" w:hAnsi="Times New Roman" w:cs="Times New Roman"/>
          <w:spacing w:val="-41"/>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998</w:t>
      </w:r>
      <w:r>
        <w:rPr>
          <w:rFonts w:ascii="MS Gothic" w:eastAsia="MS Gothic" w:hAnsi="MS Gothic" w:cs="MS Gothic"/>
          <w:spacing w:val="1"/>
          <w:lang w:eastAsia="zh-CN"/>
        </w:rPr>
        <w:t>]</w:t>
      </w:r>
      <w:r>
        <w:rPr>
          <w:rFonts w:ascii="MS Gothic" w:eastAsia="MS Gothic" w:hAnsi="MS Gothic" w:cs="MS Gothic"/>
          <w:spacing w:val="-73"/>
          <w:lang w:eastAsia="zh-CN"/>
        </w:rPr>
        <w:t xml:space="preserve"> </w:t>
      </w:r>
      <w:r>
        <w:rPr>
          <w:spacing w:val="3"/>
          <w:lang w:eastAsia="zh-CN"/>
        </w:rPr>
        <w:t>区间内。在对指标数据进</w:t>
      </w:r>
      <w:r>
        <w:rPr>
          <w:spacing w:val="34"/>
          <w:lang w:eastAsia="zh-CN"/>
        </w:rPr>
        <w:t xml:space="preserve"> </w:t>
      </w:r>
      <w:r>
        <w:rPr>
          <w:lang w:eastAsia="zh-CN"/>
        </w:rPr>
        <w:t>行变换后</w:t>
      </w:r>
      <w:r>
        <w:rPr>
          <w:spacing w:val="-30"/>
          <w:lang w:eastAsia="zh-CN"/>
        </w:rPr>
        <w:t>，</w:t>
      </w:r>
      <w:r>
        <w:rPr>
          <w:lang w:eastAsia="zh-CN"/>
        </w:rPr>
        <w:t>现有数据会与原始数据有所偏差</w:t>
      </w:r>
      <w:r>
        <w:rPr>
          <w:spacing w:val="-30"/>
          <w:lang w:eastAsia="zh-CN"/>
        </w:rPr>
        <w:t>，</w:t>
      </w:r>
      <w:r>
        <w:rPr>
          <w:lang w:eastAsia="zh-CN"/>
        </w:rPr>
        <w:t>本文将其定义为信息损失</w:t>
      </w:r>
      <w:r>
        <w:rPr>
          <w:spacing w:val="-30"/>
          <w:lang w:eastAsia="zh-CN"/>
        </w:rPr>
        <w:t>，</w:t>
      </w:r>
      <w:r>
        <w:rPr>
          <w:lang w:eastAsia="zh-CN"/>
        </w:rPr>
        <w:t>除此之 外</w:t>
      </w:r>
      <w:r>
        <w:rPr>
          <w:spacing w:val="-45"/>
          <w:lang w:eastAsia="zh-CN"/>
        </w:rPr>
        <w:t>，</w:t>
      </w:r>
      <w:r>
        <w:rPr>
          <w:lang w:eastAsia="zh-CN"/>
        </w:rPr>
        <w:t>本文还将对信息损失进行度量</w:t>
      </w:r>
      <w:r>
        <w:rPr>
          <w:spacing w:val="-45"/>
          <w:lang w:eastAsia="zh-CN"/>
        </w:rPr>
        <w:t>，</w:t>
      </w:r>
      <w:r>
        <w:rPr>
          <w:lang w:eastAsia="zh-CN"/>
        </w:rPr>
        <w:t>比较指标数据变换前后各指标数据与均值的 偏离程度来量化信息损失，即用方差来定义信息损失度</w:t>
      </w:r>
      <w:r>
        <w:rPr>
          <w:spacing w:val="-47"/>
          <w:lang w:eastAsia="zh-CN"/>
        </w:rPr>
        <w:t xml:space="preserve"> </w:t>
      </w:r>
      <w:r>
        <w:rPr>
          <w:rFonts w:ascii="Times New Roman" w:eastAsia="Times New Roman" w:hAnsi="Times New Roman" w:cs="Times New Roman"/>
          <w:spacing w:val="4"/>
        </w:rPr>
        <w:t>β</w:t>
      </w:r>
      <w:r>
        <w:rPr>
          <w:rFonts w:ascii="Times New Roman" w:eastAsia="Times New Roman" w:hAnsi="Times New Roman" w:cs="Times New Roman"/>
          <w:lang w:eastAsia="zh-CN"/>
        </w:rPr>
        <w:t>:</w:t>
      </w:r>
    </w:p>
    <w:p w14:paraId="6583543A" w14:textId="77777777" w:rsidR="00996552" w:rsidRDefault="00996552">
      <w:pPr>
        <w:spacing w:line="400" w:lineRule="exact"/>
        <w:jc w:val="both"/>
        <w:rPr>
          <w:rFonts w:ascii="Times New Roman" w:eastAsia="Times New Roman" w:hAnsi="Times New Roman" w:cs="Times New Roman"/>
          <w:lang w:eastAsia="zh-CN"/>
        </w:rPr>
        <w:sectPr w:rsidR="00996552">
          <w:pgSz w:w="11910" w:h="16840"/>
          <w:pgMar w:top="1140" w:right="1520" w:bottom="1240" w:left="1680" w:header="871" w:footer="1095" w:gutter="0"/>
          <w:cols w:space="720"/>
        </w:sectPr>
      </w:pPr>
    </w:p>
    <w:p w14:paraId="7A431234" w14:textId="77777777" w:rsidR="00996552" w:rsidRDefault="002D0D3F">
      <w:pPr>
        <w:spacing w:before="116" w:line="53" w:lineRule="exact"/>
        <w:ind w:right="463"/>
        <w:jc w:val="right"/>
        <w:rPr>
          <w:rFonts w:ascii="Bookman Old Style" w:eastAsia="Bookman Old Style" w:hAnsi="Bookman Old Style" w:cs="Bookman Old Style"/>
          <w:sz w:val="16"/>
          <w:szCs w:val="16"/>
        </w:rPr>
      </w:pPr>
      <w:bookmarkStart w:id="156" w:name="_bookmark96"/>
      <w:bookmarkEnd w:id="156"/>
      <w:r>
        <w:rPr>
          <w:rFonts w:ascii="Bookman Old Style"/>
          <w:i/>
          <w:w w:val="90"/>
          <w:sz w:val="16"/>
        </w:rPr>
        <w:lastRenderedPageBreak/>
        <w:t>n</w:t>
      </w:r>
    </w:p>
    <w:p w14:paraId="7A1E4C9F" w14:textId="77777777" w:rsidR="00996552" w:rsidRDefault="002D0D3F">
      <w:pPr>
        <w:pStyle w:val="a3"/>
        <w:spacing w:line="130" w:lineRule="exact"/>
        <w:ind w:left="0"/>
        <w:jc w:val="right"/>
        <w:rPr>
          <w:rFonts w:ascii="MS Gothic" w:eastAsia="MS Gothic" w:hAnsi="MS Gothic" w:cs="MS Gothic"/>
          <w:sz w:val="16"/>
          <w:szCs w:val="16"/>
        </w:rPr>
      </w:pPr>
      <w:r>
        <w:rPr>
          <w:rFonts w:cs="宋体"/>
          <w:w w:val="110"/>
        </w:rPr>
        <w:t>飞</w:t>
      </w:r>
      <w:r>
        <w:rPr>
          <w:rFonts w:cs="宋体"/>
          <w:spacing w:val="-92"/>
          <w:w w:val="110"/>
        </w:rPr>
        <w:t xml:space="preserve"> </w:t>
      </w:r>
      <w:r>
        <w:rPr>
          <w:rFonts w:cs="宋体"/>
          <w:spacing w:val="10"/>
          <w:position w:val="-5"/>
        </w:rPr>
        <w:t>(</w:t>
      </w:r>
      <w:r>
        <w:rPr>
          <w:rFonts w:ascii="Times New Roman" w:eastAsia="Times New Roman" w:hAnsi="Times New Roman" w:cs="Times New Roman"/>
          <w:spacing w:val="6"/>
          <w:position w:val="-24"/>
        </w:rPr>
        <w:t>µ</w:t>
      </w:r>
      <w:r>
        <w:rPr>
          <w:rFonts w:ascii="MS Gothic" w:eastAsia="MS Gothic" w:hAnsi="MS Gothic" w:cs="MS Gothic"/>
          <w:spacing w:val="6"/>
          <w:position w:val="-14"/>
          <w:sz w:val="16"/>
          <w:szCs w:val="16"/>
        </w:rPr>
        <w:t>∗</w:t>
      </w:r>
    </w:p>
    <w:p w14:paraId="776E7A27" w14:textId="77777777" w:rsidR="00996552" w:rsidRDefault="002D0D3F">
      <w:pPr>
        <w:spacing w:before="116" w:line="51" w:lineRule="exact"/>
        <w:ind w:left="906"/>
        <w:rPr>
          <w:rFonts w:ascii="Bookman Old Style" w:eastAsia="Bookman Old Style" w:hAnsi="Bookman Old Style" w:cs="Bookman Old Style"/>
          <w:sz w:val="16"/>
          <w:szCs w:val="16"/>
        </w:rPr>
      </w:pPr>
      <w:r>
        <w:br w:type="column"/>
      </w:r>
      <w:r>
        <w:rPr>
          <w:rFonts w:ascii="Bookman Old Style"/>
          <w:i/>
          <w:sz w:val="16"/>
        </w:rPr>
        <w:lastRenderedPageBreak/>
        <w:t>n</w:t>
      </w:r>
    </w:p>
    <w:p w14:paraId="645116E3" w14:textId="77777777" w:rsidR="00996552" w:rsidRDefault="002D0D3F">
      <w:pPr>
        <w:tabs>
          <w:tab w:val="right" w:pos="2072"/>
        </w:tabs>
        <w:spacing w:line="131" w:lineRule="exact"/>
        <w:ind w:left="372"/>
        <w:rPr>
          <w:rFonts w:ascii="Palatino Linotype" w:eastAsia="Palatino Linotype" w:hAnsi="Palatino Linotype" w:cs="Palatino Linotype"/>
          <w:sz w:val="16"/>
          <w:szCs w:val="16"/>
        </w:rPr>
      </w:pPr>
      <w:r>
        <w:rPr>
          <w:rFonts w:ascii="MS Gothic" w:eastAsia="MS Gothic" w:hAnsi="MS Gothic" w:cs="MS Gothic"/>
          <w:w w:val="105"/>
          <w:sz w:val="16"/>
          <w:szCs w:val="16"/>
        </w:rPr>
        <w:t>∗</w:t>
      </w:r>
      <w:r>
        <w:rPr>
          <w:rFonts w:ascii="MS Gothic" w:eastAsia="MS Gothic" w:hAnsi="MS Gothic" w:cs="MS Gothic"/>
          <w:spacing w:val="21"/>
          <w:w w:val="105"/>
          <w:sz w:val="16"/>
          <w:szCs w:val="16"/>
        </w:rPr>
        <w:t xml:space="preserve"> </w:t>
      </w:r>
      <w:r>
        <w:rPr>
          <w:rFonts w:ascii="Palatino Linotype" w:eastAsia="Palatino Linotype" w:hAnsi="Palatino Linotype" w:cs="Palatino Linotype"/>
          <w:w w:val="105"/>
          <w:position w:val="4"/>
          <w:sz w:val="16"/>
          <w:szCs w:val="16"/>
        </w:rPr>
        <w:t xml:space="preserve">2  </w:t>
      </w:r>
      <w:r>
        <w:rPr>
          <w:rFonts w:ascii="Palatino Linotype" w:eastAsia="Palatino Linotype" w:hAnsi="Palatino Linotype" w:cs="Palatino Linotype"/>
          <w:spacing w:val="37"/>
          <w:w w:val="105"/>
          <w:position w:val="4"/>
          <w:sz w:val="16"/>
          <w:szCs w:val="16"/>
        </w:rPr>
        <w:t xml:space="preserve"> </w:t>
      </w:r>
      <w:r>
        <w:rPr>
          <w:rFonts w:ascii="宋体" w:eastAsia="宋体" w:hAnsi="宋体" w:cs="宋体"/>
          <w:w w:val="115"/>
          <w:position w:val="15"/>
          <w:sz w:val="24"/>
          <w:szCs w:val="24"/>
        </w:rPr>
        <w:t>飞</w:t>
      </w:r>
      <w:r>
        <w:rPr>
          <w:rFonts w:ascii="Times New Roman" w:eastAsia="Times New Roman" w:hAnsi="Times New Roman" w:cs="Times New Roman"/>
          <w:w w:val="115"/>
          <w:position w:val="1"/>
          <w:sz w:val="16"/>
          <w:szCs w:val="16"/>
        </w:rPr>
        <w:tab/>
      </w:r>
      <w:r>
        <w:rPr>
          <w:rFonts w:ascii="Palatino Linotype" w:eastAsia="Palatino Linotype" w:hAnsi="Palatino Linotype" w:cs="Palatino Linotype"/>
          <w:w w:val="105"/>
          <w:position w:val="1"/>
          <w:sz w:val="16"/>
          <w:szCs w:val="16"/>
        </w:rPr>
        <w:t>2</w:t>
      </w:r>
    </w:p>
    <w:p w14:paraId="15E7F1E3" w14:textId="77777777" w:rsidR="00996552" w:rsidRDefault="00996552">
      <w:pPr>
        <w:spacing w:line="131" w:lineRule="exact"/>
        <w:rPr>
          <w:rFonts w:ascii="Palatino Linotype" w:eastAsia="Palatino Linotype" w:hAnsi="Palatino Linotype" w:cs="Palatino Linotype"/>
          <w:sz w:val="16"/>
          <w:szCs w:val="16"/>
        </w:rPr>
        <w:sectPr w:rsidR="00996552">
          <w:type w:val="continuous"/>
          <w:pgSz w:w="11910" w:h="16840"/>
          <w:pgMar w:top="1580" w:right="1520" w:bottom="280" w:left="1680" w:header="720" w:footer="720" w:gutter="0"/>
          <w:cols w:num="2" w:space="720" w:equalWidth="0">
            <w:col w:w="3156" w:space="40"/>
            <w:col w:w="5514"/>
          </w:cols>
        </w:sectPr>
      </w:pPr>
    </w:p>
    <w:p w14:paraId="7E3748C2" w14:textId="77777777" w:rsidR="00996552" w:rsidRDefault="002D0D3F">
      <w:pPr>
        <w:spacing w:before="363"/>
        <w:jc w:val="right"/>
        <w:rPr>
          <w:rFonts w:ascii="Palatino Linotype" w:eastAsia="Palatino Linotype" w:hAnsi="Palatino Linotype" w:cs="Palatino Linotype"/>
          <w:sz w:val="16"/>
          <w:szCs w:val="16"/>
        </w:rPr>
      </w:pPr>
      <w:r>
        <w:rPr>
          <w:rFonts w:ascii="Bookman Old Style"/>
          <w:i/>
          <w:spacing w:val="5"/>
          <w:sz w:val="16"/>
        </w:rPr>
        <w:lastRenderedPageBreak/>
        <w:t>i</w:t>
      </w:r>
      <w:r>
        <w:rPr>
          <w:rFonts w:ascii="Georgia"/>
          <w:sz w:val="16"/>
        </w:rPr>
        <w:t>=</w:t>
      </w:r>
      <w:r>
        <w:rPr>
          <w:rFonts w:ascii="Palatino Linotype"/>
          <w:sz w:val="16"/>
        </w:rPr>
        <w:t>1</w:t>
      </w:r>
    </w:p>
    <w:p w14:paraId="29EF3CA1" w14:textId="77777777" w:rsidR="00996552" w:rsidRDefault="002D0D3F">
      <w:pPr>
        <w:spacing w:line="359" w:lineRule="exact"/>
        <w:ind w:left="278"/>
        <w:rPr>
          <w:rFonts w:ascii="宋体" w:eastAsia="宋体" w:hAnsi="宋体" w:cs="宋体"/>
          <w:sz w:val="24"/>
          <w:szCs w:val="24"/>
        </w:rPr>
      </w:pPr>
      <w:r>
        <w:rPr>
          <w:w w:val="115"/>
        </w:rPr>
        <w:br w:type="column"/>
      </w:r>
      <w:r>
        <w:rPr>
          <w:rFonts w:ascii="Bookman Old Style" w:eastAsia="Bookman Old Style" w:hAnsi="Bookman Old Style" w:cs="Bookman Old Style"/>
          <w:i/>
          <w:w w:val="115"/>
          <w:position w:val="-5"/>
          <w:sz w:val="16"/>
          <w:szCs w:val="16"/>
        </w:rPr>
        <w:lastRenderedPageBreak/>
        <w:t>i</w:t>
      </w:r>
      <w:r>
        <w:rPr>
          <w:rFonts w:ascii="Bookman Old Style" w:eastAsia="Bookman Old Style" w:hAnsi="Bookman Old Style" w:cs="Bookman Old Style"/>
          <w:i/>
          <w:spacing w:val="26"/>
          <w:w w:val="115"/>
          <w:position w:val="-5"/>
          <w:sz w:val="16"/>
          <w:szCs w:val="16"/>
        </w:rPr>
        <w:t xml:space="preserve"> </w:t>
      </w:r>
      <w:r>
        <w:rPr>
          <w:rFonts w:ascii="MS Gothic" w:eastAsia="MS Gothic" w:hAnsi="MS Gothic" w:cs="MS Gothic"/>
          <w:w w:val="115"/>
          <w:sz w:val="24"/>
          <w:szCs w:val="24"/>
        </w:rPr>
        <w:t>−</w:t>
      </w:r>
      <w:r>
        <w:rPr>
          <w:rFonts w:ascii="MS Gothic" w:eastAsia="MS Gothic" w:hAnsi="MS Gothic" w:cs="MS Gothic"/>
          <w:spacing w:val="-73"/>
          <w:w w:val="115"/>
          <w:sz w:val="24"/>
          <w:szCs w:val="24"/>
        </w:rPr>
        <w:t xml:space="preserve"> </w:t>
      </w:r>
      <w:r>
        <w:rPr>
          <w:rFonts w:ascii="Times New Roman" w:eastAsia="Times New Roman" w:hAnsi="Times New Roman" w:cs="Times New Roman"/>
          <w:spacing w:val="-117"/>
          <w:w w:val="115"/>
          <w:sz w:val="24"/>
          <w:szCs w:val="24"/>
        </w:rPr>
        <w:t>µ</w:t>
      </w:r>
      <w:r>
        <w:rPr>
          <w:rFonts w:ascii="Palatino Linotype" w:eastAsia="Palatino Linotype" w:hAnsi="Palatino Linotype" w:cs="Palatino Linotype"/>
          <w:spacing w:val="14"/>
          <w:w w:val="115"/>
          <w:sz w:val="24"/>
          <w:szCs w:val="24"/>
        </w:rPr>
        <w:t>¯</w:t>
      </w:r>
      <w:r>
        <w:rPr>
          <w:rFonts w:ascii="Bookman Old Style" w:eastAsia="Bookman Old Style" w:hAnsi="Bookman Old Style" w:cs="Bookman Old Style"/>
          <w:i/>
          <w:w w:val="115"/>
          <w:position w:val="-5"/>
          <w:sz w:val="16"/>
          <w:szCs w:val="16"/>
        </w:rPr>
        <w:t>i</w:t>
      </w:r>
      <w:r>
        <w:rPr>
          <w:rFonts w:ascii="Bookman Old Style" w:eastAsia="Bookman Old Style" w:hAnsi="Bookman Old Style" w:cs="Bookman Old Style"/>
          <w:i/>
          <w:spacing w:val="-11"/>
          <w:position w:val="-5"/>
          <w:sz w:val="16"/>
          <w:szCs w:val="16"/>
        </w:rPr>
        <w:t xml:space="preserve"> </w:t>
      </w:r>
      <w:r>
        <w:rPr>
          <w:rFonts w:ascii="宋体" w:eastAsia="宋体" w:hAnsi="宋体" w:cs="宋体"/>
          <w:w w:val="58"/>
          <w:position w:val="18"/>
          <w:sz w:val="24"/>
          <w:szCs w:val="24"/>
        </w:rPr>
        <w:t xml:space="preserve"> </w:t>
      </w:r>
    </w:p>
    <w:p w14:paraId="59F5B398" w14:textId="77777777" w:rsidR="00996552" w:rsidRDefault="002D0D3F">
      <w:pPr>
        <w:spacing w:line="295" w:lineRule="exact"/>
        <w:ind w:left="108"/>
        <w:rPr>
          <w:rFonts w:ascii="MS Gothic" w:eastAsia="MS Gothic" w:hAnsi="MS Gothic" w:cs="MS Gothic"/>
          <w:sz w:val="24"/>
          <w:szCs w:val="24"/>
        </w:rPr>
      </w:pPr>
      <w:r>
        <w:br w:type="column"/>
      </w:r>
      <w:r>
        <w:rPr>
          <w:rFonts w:ascii="MS Gothic"/>
          <w:sz w:val="24"/>
        </w:rPr>
        <w:lastRenderedPageBreak/>
        <w:t>/</w:t>
      </w:r>
    </w:p>
    <w:p w14:paraId="41F7B685" w14:textId="77777777" w:rsidR="00996552" w:rsidRDefault="002D0D3F">
      <w:pPr>
        <w:spacing w:before="68"/>
        <w:ind w:left="258"/>
        <w:rPr>
          <w:rFonts w:ascii="Palatino Linotype" w:eastAsia="Palatino Linotype" w:hAnsi="Palatino Linotype" w:cs="Palatino Linotype"/>
          <w:sz w:val="16"/>
          <w:szCs w:val="16"/>
        </w:rPr>
      </w:pPr>
      <w:r>
        <w:rPr>
          <w:rFonts w:ascii="Bookman Old Style"/>
          <w:i/>
          <w:spacing w:val="5"/>
          <w:sz w:val="16"/>
        </w:rPr>
        <w:t>i</w:t>
      </w:r>
      <w:r>
        <w:rPr>
          <w:rFonts w:ascii="Georgia"/>
          <w:sz w:val="16"/>
        </w:rPr>
        <w:t>=</w:t>
      </w:r>
      <w:r>
        <w:rPr>
          <w:rFonts w:ascii="Palatino Linotype"/>
          <w:sz w:val="16"/>
        </w:rPr>
        <w:t>1</w:t>
      </w:r>
    </w:p>
    <w:p w14:paraId="5721E029" w14:textId="77777777" w:rsidR="00996552" w:rsidRDefault="002D0D3F">
      <w:pPr>
        <w:spacing w:line="339" w:lineRule="exact"/>
        <w:ind w:left="39"/>
        <w:rPr>
          <w:rFonts w:ascii="MS Gothic" w:eastAsia="MS Gothic" w:hAnsi="MS Gothic" w:cs="MS Gothic"/>
          <w:sz w:val="24"/>
          <w:szCs w:val="24"/>
        </w:rPr>
      </w:pPr>
      <w:r>
        <w:br w:type="column"/>
      </w:r>
      <w:r>
        <w:rPr>
          <w:rFonts w:ascii="MS Gothic" w:eastAsia="MS Gothic" w:hAnsi="MS Gothic" w:cs="MS Gothic"/>
          <w:spacing w:val="24"/>
          <w:sz w:val="24"/>
          <w:szCs w:val="24"/>
        </w:rPr>
        <w:lastRenderedPageBreak/>
        <w:t>(</w:t>
      </w:r>
      <w:r>
        <w:rPr>
          <w:rFonts w:ascii="Times New Roman" w:eastAsia="Times New Roman" w:hAnsi="Times New Roman" w:cs="Times New Roman"/>
          <w:sz w:val="24"/>
          <w:szCs w:val="24"/>
        </w:rPr>
        <w:t>µ</w:t>
      </w:r>
      <w:r>
        <w:rPr>
          <w:rFonts w:ascii="Bookman Old Style" w:eastAsia="Bookman Old Style" w:hAnsi="Bookman Old Style" w:cs="Bookman Old Style"/>
          <w:i/>
          <w:position w:val="-3"/>
          <w:sz w:val="16"/>
          <w:szCs w:val="16"/>
        </w:rPr>
        <w:t>i</w:t>
      </w:r>
      <w:r>
        <w:rPr>
          <w:rFonts w:ascii="Bookman Old Style" w:eastAsia="Bookman Old Style" w:hAnsi="Bookman Old Style" w:cs="Bookman Old Style"/>
          <w:i/>
          <w:spacing w:val="-8"/>
          <w:position w:val="-3"/>
          <w:sz w:val="16"/>
          <w:szCs w:val="16"/>
        </w:rPr>
        <w:t xml:space="preserve"> </w:t>
      </w:r>
      <w:r>
        <w:rPr>
          <w:rFonts w:ascii="MS Gothic" w:eastAsia="MS Gothic" w:hAnsi="MS Gothic" w:cs="MS Gothic"/>
          <w:w w:val="105"/>
          <w:sz w:val="24"/>
          <w:szCs w:val="24"/>
        </w:rPr>
        <w:t>−</w:t>
      </w:r>
      <w:r>
        <w:rPr>
          <w:rFonts w:ascii="MS Gothic" w:eastAsia="MS Gothic" w:hAnsi="MS Gothic" w:cs="MS Gothic"/>
          <w:spacing w:val="-86"/>
          <w:w w:val="105"/>
          <w:sz w:val="24"/>
          <w:szCs w:val="24"/>
        </w:rPr>
        <w:t xml:space="preserve"> </w:t>
      </w:r>
      <w:r>
        <w:rPr>
          <w:rFonts w:ascii="Times New Roman" w:eastAsia="Times New Roman" w:hAnsi="Times New Roman" w:cs="Times New Roman"/>
          <w:spacing w:val="-102"/>
          <w:sz w:val="24"/>
          <w:szCs w:val="24"/>
        </w:rPr>
        <w:t>µ</w:t>
      </w:r>
      <w:r>
        <w:rPr>
          <w:rFonts w:ascii="Palatino Linotype" w:eastAsia="Palatino Linotype" w:hAnsi="Palatino Linotype" w:cs="Palatino Linotype"/>
          <w:spacing w:val="13"/>
          <w:sz w:val="24"/>
          <w:szCs w:val="24"/>
        </w:rPr>
        <w:t>¯</w:t>
      </w:r>
      <w:r>
        <w:rPr>
          <w:rFonts w:ascii="Bookman Old Style" w:eastAsia="Bookman Old Style" w:hAnsi="Bookman Old Style" w:cs="Bookman Old Style"/>
          <w:i/>
          <w:position w:val="-3"/>
          <w:sz w:val="16"/>
          <w:szCs w:val="16"/>
        </w:rPr>
        <w:t>i</w:t>
      </w:r>
      <w:r>
        <w:rPr>
          <w:rFonts w:ascii="Bookman Old Style" w:eastAsia="Bookman Old Style" w:hAnsi="Bookman Old Style" w:cs="Bookman Old Style"/>
          <w:i/>
          <w:spacing w:val="-39"/>
          <w:position w:val="-3"/>
          <w:sz w:val="16"/>
          <w:szCs w:val="16"/>
        </w:rPr>
        <w:t xml:space="preserve"> </w:t>
      </w:r>
      <w:r>
        <w:rPr>
          <w:rFonts w:ascii="MS Gothic" w:eastAsia="MS Gothic" w:hAnsi="MS Gothic" w:cs="MS Gothic"/>
          <w:sz w:val="24"/>
          <w:szCs w:val="24"/>
        </w:rPr>
        <w:t>)</w:t>
      </w:r>
    </w:p>
    <w:p w14:paraId="49A1688D" w14:textId="77777777" w:rsidR="00996552" w:rsidRDefault="002D0D3F">
      <w:pPr>
        <w:pStyle w:val="a3"/>
        <w:tabs>
          <w:tab w:val="left" w:pos="2739"/>
        </w:tabs>
        <w:spacing w:line="333" w:lineRule="exact"/>
        <w:ind w:left="123"/>
        <w:rPr>
          <w:rFonts w:ascii="Times New Roman" w:eastAsia="Times New Roman" w:hAnsi="Times New Roman" w:cs="Times New Roman"/>
        </w:rPr>
      </w:pPr>
      <w:r>
        <w:rPr>
          <w:w w:val="110"/>
        </w:rPr>
        <w:br w:type="column"/>
      </w:r>
      <w:r>
        <w:rPr>
          <w:rFonts w:ascii="MS Gothic" w:eastAsia="MS Gothic" w:hAnsi="MS Gothic" w:cs="MS Gothic"/>
          <w:w w:val="110"/>
        </w:rPr>
        <w:lastRenderedPageBreak/>
        <w:t>≥</w:t>
      </w:r>
      <w:r>
        <w:rPr>
          <w:rFonts w:ascii="MS Gothic" w:eastAsia="MS Gothic" w:hAnsi="MS Gothic" w:cs="MS Gothic"/>
          <w:spacing w:val="-54"/>
          <w:w w:val="110"/>
        </w:rPr>
        <w:t xml:space="preserve"> </w:t>
      </w:r>
      <w:r>
        <w:rPr>
          <w:rFonts w:ascii="Palatino Linotype" w:eastAsia="Palatino Linotype" w:hAnsi="Palatino Linotype" w:cs="Palatino Linotype"/>
          <w:w w:val="110"/>
        </w:rPr>
        <w:t>1</w:t>
      </w:r>
      <w:r>
        <w:rPr>
          <w:rFonts w:ascii="Palatino Linotype" w:eastAsia="Palatino Linotype" w:hAnsi="Palatino Linotype" w:cs="Palatino Linotype"/>
          <w:spacing w:val="-9"/>
          <w:w w:val="110"/>
        </w:rPr>
        <w:t xml:space="preserve"> </w:t>
      </w:r>
      <w:r>
        <w:rPr>
          <w:rFonts w:ascii="MS Gothic" w:eastAsia="MS Gothic" w:hAnsi="MS Gothic" w:cs="MS Gothic"/>
          <w:w w:val="110"/>
        </w:rPr>
        <w:t>−</w:t>
      </w:r>
      <w:r>
        <w:rPr>
          <w:rFonts w:ascii="MS Gothic" w:eastAsia="MS Gothic" w:hAnsi="MS Gothic" w:cs="MS Gothic"/>
          <w:spacing w:val="-58"/>
          <w:w w:val="110"/>
        </w:rPr>
        <w:t xml:space="preserve"> </w:t>
      </w:r>
      <w:r>
        <w:rPr>
          <w:rFonts w:ascii="Times New Roman" w:eastAsia="Times New Roman" w:hAnsi="Times New Roman" w:cs="Times New Roman"/>
          <w:w w:val="110"/>
        </w:rPr>
        <w:t>β</w:t>
      </w:r>
      <w:r>
        <w:rPr>
          <w:rFonts w:ascii="Times New Roman" w:eastAsia="Times New Roman" w:hAnsi="Times New Roman" w:cs="Times New Roman"/>
          <w:w w:val="110"/>
        </w:rPr>
        <w:tab/>
        <w:t>(4.5)</w:t>
      </w:r>
    </w:p>
    <w:p w14:paraId="5034B307" w14:textId="77777777" w:rsidR="00996552" w:rsidRDefault="00996552">
      <w:pPr>
        <w:spacing w:line="333" w:lineRule="exact"/>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2764" w:space="40"/>
            <w:col w:w="926" w:space="40"/>
            <w:col w:w="498" w:space="40"/>
            <w:col w:w="883" w:space="40"/>
            <w:col w:w="3479"/>
          </w:cols>
        </w:sectPr>
      </w:pPr>
    </w:p>
    <w:p w14:paraId="10C4EA2A" w14:textId="77777777" w:rsidR="00996552" w:rsidRDefault="00025C9E">
      <w:pPr>
        <w:pStyle w:val="a3"/>
        <w:spacing w:before="99" w:line="268" w:lineRule="auto"/>
        <w:ind w:left="597" w:right="99"/>
        <w:rPr>
          <w:lang w:eastAsia="zh-CN"/>
        </w:rPr>
      </w:pPr>
      <w:r>
        <w:lastRenderedPageBreak/>
        <w:pict w14:anchorId="7B3A71A4">
          <v:shape id="_x0000_s3494" type="#_x0000_t202" style="position:absolute;left:0;text-align:left;margin-left:187.1pt;margin-top:16.25pt;width:2.55pt;height:8pt;z-index:-278680;mso-position-horizontal-relative:page" filled="f" stroked="f">
            <v:textbox inset="0,0,0,0">
              <w:txbxContent>
                <w:p w14:paraId="023E0A36"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w w:val="115"/>
                      <w:sz w:val="16"/>
                    </w:rPr>
                    <w:t>i</w:t>
                  </w:r>
                </w:p>
              </w:txbxContent>
            </v:textbox>
            <w10:wrap anchorx="page"/>
          </v:shape>
        </w:pict>
      </w:r>
      <w:r w:rsidR="002D0D3F">
        <w:rPr>
          <w:lang w:eastAsia="zh-CN"/>
        </w:rPr>
        <w:t>式</w:t>
      </w:r>
      <w:hyperlink w:anchor="_bookmark96" w:history="1">
        <w:r w:rsidR="002D0D3F">
          <w:rPr>
            <w:rFonts w:ascii="Times New Roman" w:eastAsia="Times New Roman" w:hAnsi="Times New Roman" w:cs="Times New Roman"/>
            <w:lang w:eastAsia="zh-CN"/>
          </w:rPr>
          <w:t>4.5</w:t>
        </w:r>
      </w:hyperlink>
      <w:r w:rsidR="002D0D3F">
        <w:rPr>
          <w:lang w:eastAsia="zh-CN"/>
        </w:rPr>
        <w:t>中，称</w:t>
      </w:r>
      <w:r w:rsidR="002D0D3F">
        <w:rPr>
          <w:spacing w:val="-49"/>
          <w:lang w:eastAsia="zh-CN"/>
        </w:rPr>
        <w:t xml:space="preserve"> </w:t>
      </w:r>
      <w:r w:rsidR="002D0D3F">
        <w:rPr>
          <w:rFonts w:ascii="Times New Roman" w:eastAsia="Times New Roman" w:hAnsi="Times New Roman" w:cs="Times New Roman"/>
          <w:spacing w:val="-2"/>
          <w:lang w:eastAsia="zh-CN"/>
        </w:rPr>
        <w:t>µ</w:t>
      </w:r>
      <w:r w:rsidR="002D0D3F">
        <w:rPr>
          <w:rFonts w:ascii="MS Gothic" w:eastAsia="MS Gothic" w:hAnsi="MS Gothic" w:cs="MS Gothic"/>
          <w:spacing w:val="-2"/>
          <w:position w:val="9"/>
          <w:sz w:val="16"/>
          <w:szCs w:val="16"/>
          <w:lang w:eastAsia="zh-CN"/>
        </w:rPr>
        <w:t>∗</w:t>
      </w:r>
      <w:r w:rsidR="002D0D3F">
        <w:rPr>
          <w:rFonts w:ascii="MS Gothic" w:eastAsia="MS Gothic" w:hAnsi="MS Gothic" w:cs="MS Gothic"/>
          <w:spacing w:val="-15"/>
          <w:position w:val="9"/>
          <w:sz w:val="16"/>
          <w:szCs w:val="16"/>
          <w:lang w:eastAsia="zh-CN"/>
        </w:rPr>
        <w:t xml:space="preserve"> </w:t>
      </w:r>
      <w:r w:rsidR="002D0D3F">
        <w:rPr>
          <w:lang w:eastAsia="zh-CN"/>
        </w:rPr>
        <w:t>为在信息损失度为</w:t>
      </w:r>
      <w:r w:rsidR="002D0D3F">
        <w:rPr>
          <w:spacing w:val="-49"/>
          <w:lang w:eastAsia="zh-CN"/>
        </w:rPr>
        <w:t xml:space="preserve"> </w:t>
      </w:r>
      <w:r w:rsidR="002D0D3F">
        <w:rPr>
          <w:rFonts w:ascii="Times New Roman" w:eastAsia="Times New Roman" w:hAnsi="Times New Roman" w:cs="Times New Roman"/>
        </w:rPr>
        <w:t>β</w:t>
      </w:r>
      <w:r w:rsidR="002D0D3F">
        <w:rPr>
          <w:rFonts w:ascii="Times New Roman" w:eastAsia="Times New Roman" w:hAnsi="Times New Roman" w:cs="Times New Roman"/>
          <w:spacing w:val="1"/>
          <w:lang w:eastAsia="zh-CN"/>
        </w:rPr>
        <w:t xml:space="preserve"> </w:t>
      </w:r>
      <w:r w:rsidR="002D0D3F">
        <w:rPr>
          <w:spacing w:val="1"/>
          <w:lang w:eastAsia="zh-CN"/>
        </w:rPr>
        <w:t>下的指标数据，</w:t>
      </w:r>
      <w:r w:rsidR="002D0D3F">
        <w:rPr>
          <w:rFonts w:ascii="Times New Roman" w:eastAsia="Times New Roman" w:hAnsi="Times New Roman" w:cs="Times New Roman"/>
          <w:spacing w:val="1"/>
          <w:lang w:eastAsia="zh-CN"/>
        </w:rPr>
        <w:t>µ</w:t>
      </w:r>
      <w:r w:rsidR="002D0D3F">
        <w:rPr>
          <w:rFonts w:ascii="Bookman Old Style" w:eastAsia="Bookman Old Style" w:hAnsi="Bookman Old Style" w:cs="Bookman Old Style"/>
          <w:i/>
          <w:position w:val="-3"/>
          <w:sz w:val="16"/>
          <w:szCs w:val="16"/>
          <w:lang w:eastAsia="zh-CN"/>
        </w:rPr>
        <w:t>i</w:t>
      </w:r>
      <w:r w:rsidR="002D0D3F">
        <w:rPr>
          <w:rFonts w:ascii="Bookman Old Style" w:eastAsia="Bookman Old Style" w:hAnsi="Bookman Old Style" w:cs="Bookman Old Style"/>
          <w:i/>
          <w:spacing w:val="23"/>
          <w:position w:val="-3"/>
          <w:sz w:val="16"/>
          <w:szCs w:val="16"/>
          <w:lang w:eastAsia="zh-CN"/>
        </w:rPr>
        <w:t xml:space="preserve"> </w:t>
      </w:r>
      <w:r w:rsidR="002D0D3F">
        <w:rPr>
          <w:lang w:eastAsia="zh-CN"/>
        </w:rPr>
        <w:t>为原始指标数据。</w:t>
      </w:r>
      <w:r w:rsidR="002D0D3F">
        <w:rPr>
          <w:spacing w:val="27"/>
          <w:lang w:eastAsia="zh-CN"/>
        </w:rPr>
        <w:t xml:space="preserve"> </w:t>
      </w:r>
      <w:r w:rsidR="002D0D3F">
        <w:rPr>
          <w:lang w:eastAsia="zh-CN"/>
        </w:rPr>
        <w:t>根据上述改进熵权法，可计算得到在信息损失度为</w:t>
      </w:r>
      <w:r w:rsidR="002D0D3F">
        <w:rPr>
          <w:spacing w:val="-39"/>
          <w:lang w:eastAsia="zh-CN"/>
        </w:rPr>
        <w:t xml:space="preserve"> </w:t>
      </w:r>
      <w:r w:rsidR="002D0D3F">
        <w:rPr>
          <w:rFonts w:ascii="Times New Roman" w:eastAsia="Times New Roman" w:hAnsi="Times New Roman" w:cs="Times New Roman"/>
        </w:rPr>
        <w:t>β</w:t>
      </w:r>
      <w:r w:rsidR="002D0D3F">
        <w:rPr>
          <w:rFonts w:ascii="Times New Roman" w:eastAsia="Times New Roman" w:hAnsi="Times New Roman" w:cs="Times New Roman"/>
          <w:spacing w:val="20"/>
          <w:lang w:eastAsia="zh-CN"/>
        </w:rPr>
        <w:t xml:space="preserve"> </w:t>
      </w:r>
      <w:r w:rsidR="002D0D3F">
        <w:rPr>
          <w:rFonts w:ascii="Georgia" w:eastAsia="Georgia" w:hAnsi="Georgia" w:cs="Georgia"/>
          <w:lang w:eastAsia="zh-CN"/>
        </w:rPr>
        <w:t>=</w:t>
      </w:r>
      <w:r w:rsidR="002D0D3F">
        <w:rPr>
          <w:rFonts w:ascii="Georgia" w:eastAsia="Georgia" w:hAnsi="Georgia" w:cs="Georgia"/>
          <w:spacing w:val="18"/>
          <w:lang w:eastAsia="zh-CN"/>
        </w:rPr>
        <w:t xml:space="preserve"> </w:t>
      </w:r>
      <w:r w:rsidR="002D0D3F">
        <w:rPr>
          <w:rFonts w:ascii="Palatino Linotype" w:eastAsia="Palatino Linotype" w:hAnsi="Palatino Linotype" w:cs="Palatino Linotype"/>
          <w:lang w:eastAsia="zh-CN"/>
        </w:rPr>
        <w:t>0008</w:t>
      </w:r>
      <w:r w:rsidR="002D0D3F">
        <w:rPr>
          <w:rFonts w:ascii="Palatino Linotype" w:eastAsia="Palatino Linotype" w:hAnsi="Palatino Linotype" w:cs="Palatino Linotype"/>
          <w:spacing w:val="6"/>
          <w:lang w:eastAsia="zh-CN"/>
        </w:rPr>
        <w:t xml:space="preserve"> </w:t>
      </w:r>
      <w:r w:rsidR="002D0D3F">
        <w:rPr>
          <w:lang w:eastAsia="zh-CN"/>
        </w:rPr>
        <w:t>下的结构脆弱</w:t>
      </w:r>
    </w:p>
    <w:p w14:paraId="6D57FFD5" w14:textId="77777777" w:rsidR="00996552" w:rsidRDefault="002D0D3F">
      <w:pPr>
        <w:pStyle w:val="a3"/>
        <w:spacing w:before="9"/>
        <w:rPr>
          <w:lang w:eastAsia="zh-CN"/>
        </w:rPr>
      </w:pPr>
      <w:r>
        <w:rPr>
          <w:lang w:eastAsia="zh-CN"/>
        </w:rPr>
        <w:t>性评价指标的权重向量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为：</w:t>
      </w:r>
    </w:p>
    <w:p w14:paraId="63FE7F85" w14:textId="77777777" w:rsidR="00996552" w:rsidRDefault="00996552">
      <w:pPr>
        <w:spacing w:before="4"/>
        <w:rPr>
          <w:rFonts w:ascii="宋体" w:eastAsia="宋体" w:hAnsi="宋体" w:cs="宋体"/>
          <w:sz w:val="19"/>
          <w:szCs w:val="19"/>
          <w:lang w:eastAsia="zh-CN"/>
        </w:rPr>
      </w:pPr>
    </w:p>
    <w:p w14:paraId="356EF5F2" w14:textId="77777777" w:rsidR="00996552" w:rsidRDefault="002D0D3F">
      <w:pPr>
        <w:tabs>
          <w:tab w:val="left" w:pos="7968"/>
        </w:tabs>
        <w:ind w:left="2537"/>
        <w:rPr>
          <w:rFonts w:ascii="Times New Roman" w:eastAsia="Times New Roman" w:hAnsi="Times New Roman" w:cs="Times New Roman"/>
          <w:sz w:val="24"/>
          <w:szCs w:val="24"/>
          <w:lang w:eastAsia="zh-CN"/>
        </w:rPr>
      </w:pPr>
      <w:r>
        <w:rPr>
          <w:rFonts w:ascii="Times New Roman"/>
          <w:i/>
          <w:sz w:val="24"/>
          <w:lang w:eastAsia="zh-CN"/>
        </w:rPr>
        <w:t>W</w:t>
      </w:r>
      <w:r>
        <w:rPr>
          <w:rFonts w:ascii="Palatino Linotype"/>
          <w:position w:val="-3"/>
          <w:sz w:val="16"/>
          <w:lang w:eastAsia="zh-CN"/>
        </w:rPr>
        <w:t>1</w:t>
      </w:r>
      <w:r>
        <w:rPr>
          <w:rFonts w:ascii="Palatino Linotype"/>
          <w:spacing w:val="11"/>
          <w:position w:val="-3"/>
          <w:sz w:val="16"/>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Times New Roman"/>
          <w:i/>
          <w:spacing w:val="1"/>
          <w:sz w:val="24"/>
          <w:lang w:eastAsia="zh-CN"/>
        </w:rPr>
        <w:t>w</w:t>
      </w:r>
      <w:r>
        <w:rPr>
          <w:rFonts w:ascii="Palatino Linotype"/>
          <w:spacing w:val="1"/>
          <w:position w:val="-3"/>
          <w:sz w:val="16"/>
          <w:lang w:eastAsia="zh-CN"/>
        </w:rPr>
        <w:t>1</w:t>
      </w:r>
      <w:r>
        <w:rPr>
          <w:rFonts w:ascii="Palatino Linotype"/>
          <w:spacing w:val="9"/>
          <w:position w:val="-3"/>
          <w:sz w:val="16"/>
          <w:lang w:eastAsia="zh-CN"/>
        </w:rPr>
        <w:t xml:space="preserve"> </w:t>
      </w:r>
      <w:r>
        <w:rPr>
          <w:rFonts w:ascii="Times New Roman"/>
          <w:i/>
          <w:sz w:val="24"/>
          <w:lang w:eastAsia="zh-CN"/>
        </w:rPr>
        <w:t>w</w:t>
      </w:r>
      <w:r>
        <w:rPr>
          <w:rFonts w:ascii="Palatino Linotype"/>
          <w:position w:val="-3"/>
          <w:sz w:val="16"/>
          <w:lang w:eastAsia="zh-CN"/>
        </w:rPr>
        <w:t>2</w:t>
      </w:r>
      <w:r>
        <w:rPr>
          <w:rFonts w:ascii="Palatino Linotype"/>
          <w:spacing w:val="10"/>
          <w:position w:val="-3"/>
          <w:sz w:val="16"/>
          <w:lang w:eastAsia="zh-CN"/>
        </w:rPr>
        <w:t xml:space="preserve"> </w:t>
      </w:r>
      <w:r>
        <w:rPr>
          <w:rFonts w:ascii="Times New Roman"/>
          <w:i/>
          <w:spacing w:val="3"/>
          <w:sz w:val="24"/>
          <w:lang w:eastAsia="zh-CN"/>
        </w:rPr>
        <w:t>w</w:t>
      </w:r>
      <w:r>
        <w:rPr>
          <w:rFonts w:ascii="Palatino Linotype"/>
          <w:spacing w:val="3"/>
          <w:position w:val="-3"/>
          <w:sz w:val="16"/>
          <w:lang w:eastAsia="zh-CN"/>
        </w:rPr>
        <w:t>3</w:t>
      </w:r>
      <w:r>
        <w:rPr>
          <w:rFonts w:ascii="MS Gothic"/>
          <w:spacing w:val="4"/>
          <w:sz w:val="24"/>
          <w:lang w:eastAsia="zh-CN"/>
        </w:rPr>
        <w:t>]</w:t>
      </w:r>
      <w:r>
        <w:rPr>
          <w:rFonts w:ascii="MS Gothic"/>
          <w:spacing w:val="-76"/>
          <w:sz w:val="24"/>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33</w:t>
      </w:r>
      <w:r>
        <w:rPr>
          <w:rFonts w:ascii="Palatino Linotype"/>
          <w:spacing w:val="-20"/>
          <w:sz w:val="24"/>
          <w:lang w:eastAsia="zh-CN"/>
        </w:rPr>
        <w:t xml:space="preserve"> </w:t>
      </w:r>
      <w:r>
        <w:rPr>
          <w:rFonts w:ascii="Palatino Linotype"/>
          <w:spacing w:val="2"/>
          <w:sz w:val="24"/>
          <w:lang w:eastAsia="zh-CN"/>
        </w:rPr>
        <w:t>0</w:t>
      </w:r>
      <w:r>
        <w:rPr>
          <w:rFonts w:ascii="Times New Roman"/>
          <w:spacing w:val="2"/>
          <w:sz w:val="24"/>
          <w:lang w:eastAsia="zh-CN"/>
        </w:rPr>
        <w:t>.</w:t>
      </w:r>
      <w:r>
        <w:rPr>
          <w:rFonts w:ascii="Palatino Linotype"/>
          <w:spacing w:val="2"/>
          <w:sz w:val="24"/>
          <w:lang w:eastAsia="zh-CN"/>
        </w:rPr>
        <w:t>41</w:t>
      </w:r>
      <w:r>
        <w:rPr>
          <w:rFonts w:ascii="Palatino Linotype"/>
          <w:spacing w:val="-20"/>
          <w:sz w:val="24"/>
          <w:lang w:eastAsia="zh-CN"/>
        </w:rPr>
        <w:t xml:space="preserve"> </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26</w:t>
      </w:r>
      <w:r>
        <w:rPr>
          <w:rFonts w:ascii="MS Gothic"/>
          <w:spacing w:val="1"/>
          <w:sz w:val="24"/>
          <w:lang w:eastAsia="zh-CN"/>
        </w:rPr>
        <w:t>]</w:t>
      </w:r>
      <w:r>
        <w:rPr>
          <w:rFonts w:ascii="MS Gothic"/>
          <w:spacing w:val="1"/>
          <w:sz w:val="24"/>
          <w:lang w:eastAsia="zh-CN"/>
        </w:rPr>
        <w:tab/>
      </w:r>
      <w:r>
        <w:rPr>
          <w:rFonts w:ascii="Times New Roman"/>
          <w:sz w:val="24"/>
          <w:lang w:eastAsia="zh-CN"/>
        </w:rPr>
        <w:t>(4.6)</w:t>
      </w:r>
    </w:p>
    <w:p w14:paraId="7CDE1C94" w14:textId="77777777" w:rsidR="00996552" w:rsidRDefault="00996552">
      <w:pPr>
        <w:spacing w:before="10"/>
        <w:rPr>
          <w:rFonts w:ascii="Times New Roman" w:eastAsia="Times New Roman" w:hAnsi="Times New Roman" w:cs="Times New Roman"/>
          <w:sz w:val="27"/>
          <w:szCs w:val="27"/>
          <w:lang w:eastAsia="zh-CN"/>
        </w:rPr>
      </w:pPr>
    </w:p>
    <w:p w14:paraId="6FFB4788" w14:textId="77777777" w:rsidR="00996552" w:rsidRDefault="002D0D3F">
      <w:pPr>
        <w:tabs>
          <w:tab w:val="left" w:pos="997"/>
        </w:tabs>
        <w:ind w:left="117"/>
        <w:rPr>
          <w:rFonts w:ascii="宋体" w:eastAsia="宋体" w:hAnsi="宋体" w:cs="宋体"/>
          <w:sz w:val="28"/>
          <w:szCs w:val="28"/>
          <w:lang w:eastAsia="zh-CN"/>
        </w:rPr>
      </w:pPr>
      <w:bookmarkStart w:id="157" w:name="4.3.3_基于离差最大化法的权重分配"/>
      <w:bookmarkStart w:id="158" w:name="_bookmark97"/>
      <w:bookmarkEnd w:id="157"/>
      <w:bookmarkEnd w:id="158"/>
      <w:r>
        <w:rPr>
          <w:rFonts w:ascii="Times New Roman" w:eastAsia="Times New Roman" w:hAnsi="Times New Roman" w:cs="Times New Roman"/>
          <w:sz w:val="30"/>
          <w:szCs w:val="30"/>
          <w:lang w:eastAsia="zh-CN"/>
        </w:rPr>
        <w:t>4.3.3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基于离差最大化法的权重分配</w:t>
      </w:r>
    </w:p>
    <w:p w14:paraId="15F430A8" w14:textId="77777777" w:rsidR="00996552" w:rsidRDefault="00996552">
      <w:pPr>
        <w:spacing w:before="1"/>
        <w:rPr>
          <w:rFonts w:ascii="宋体" w:eastAsia="宋体" w:hAnsi="宋体" w:cs="宋体"/>
          <w:sz w:val="24"/>
          <w:szCs w:val="24"/>
          <w:lang w:eastAsia="zh-CN"/>
        </w:rPr>
      </w:pPr>
    </w:p>
    <w:p w14:paraId="53FB676F" w14:textId="77777777" w:rsidR="00996552" w:rsidRDefault="002D0D3F">
      <w:pPr>
        <w:pStyle w:val="a3"/>
        <w:spacing w:line="305" w:lineRule="auto"/>
        <w:ind w:left="597" w:right="99"/>
        <w:rPr>
          <w:lang w:eastAsia="zh-CN"/>
        </w:rPr>
      </w:pPr>
      <w:r>
        <w:rPr>
          <w:lang w:eastAsia="zh-CN"/>
        </w:rPr>
        <w:t xml:space="preserve">在状态脆弱性指标融合方面， </w:t>
      </w:r>
      <w:r>
        <w:rPr>
          <w:spacing w:val="4"/>
          <w:lang w:eastAsia="zh-CN"/>
        </w:rPr>
        <w:t>本文将状态脆弱性指标权重分配的问题与多属性决策相联系，采用在多属</w:t>
      </w:r>
    </w:p>
    <w:p w14:paraId="6EBBF552" w14:textId="77777777" w:rsidR="00996552" w:rsidRDefault="002D0D3F">
      <w:pPr>
        <w:pStyle w:val="a3"/>
        <w:spacing w:before="20" w:line="284" w:lineRule="auto"/>
        <w:ind w:right="99"/>
        <w:rPr>
          <w:lang w:eastAsia="zh-CN"/>
        </w:rPr>
      </w:pPr>
      <w:r>
        <w:rPr>
          <w:spacing w:val="3"/>
          <w:lang w:eastAsia="zh-CN"/>
        </w:rPr>
        <w:t>性决策领域常用权重分配方法—离差最大化法进行状态指标的权重分配，离差</w:t>
      </w:r>
      <w:r>
        <w:rPr>
          <w:spacing w:val="54"/>
          <w:lang w:eastAsia="zh-CN"/>
        </w:rPr>
        <w:t xml:space="preserve"> </w:t>
      </w:r>
      <w:r>
        <w:rPr>
          <w:spacing w:val="-1"/>
          <w:lang w:eastAsia="zh-CN"/>
        </w:rPr>
        <w:t>最大化的基本思想，在指标</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7"/>
          <w:lang w:eastAsia="zh-CN"/>
        </w:rPr>
        <w:t xml:space="preserve"> </w:t>
      </w:r>
      <w:r>
        <w:rPr>
          <w:spacing w:val="-2"/>
          <w:lang w:eastAsia="zh-CN"/>
        </w:rPr>
        <w:t>下，量化描述各方案的指标值的离散程度，其表征</w:t>
      </w:r>
      <w:r>
        <w:rPr>
          <w:spacing w:val="41"/>
          <w:lang w:eastAsia="zh-CN"/>
        </w:rPr>
        <w:t xml:space="preserve"> </w:t>
      </w:r>
      <w:r>
        <w:rPr>
          <w:lang w:eastAsia="zh-CN"/>
        </w:rPr>
        <w:t>的意义在于</w:t>
      </w:r>
      <w:r>
        <w:rPr>
          <w:spacing w:val="-49"/>
          <w:lang w:eastAsia="zh-CN"/>
        </w:rPr>
        <w:t>，</w:t>
      </w:r>
      <w:r>
        <w:rPr>
          <w:lang w:eastAsia="zh-CN"/>
        </w:rPr>
        <w:t>如果指标</w:t>
      </w:r>
      <w:r>
        <w:rPr>
          <w:spacing w:val="-72"/>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4"/>
          <w:lang w:eastAsia="zh-CN"/>
        </w:rPr>
        <w:t xml:space="preserve"> </w:t>
      </w:r>
      <w:r>
        <w:rPr>
          <w:lang w:eastAsia="zh-CN"/>
        </w:rPr>
        <w:t>对于所有的方案而言</w:t>
      </w:r>
      <w:r>
        <w:rPr>
          <w:spacing w:val="-49"/>
          <w:lang w:eastAsia="zh-CN"/>
        </w:rPr>
        <w:t>，</w:t>
      </w:r>
      <w:r>
        <w:rPr>
          <w:lang w:eastAsia="zh-CN"/>
        </w:rPr>
        <w:t>各方案的指标值</w:t>
      </w:r>
      <w:r>
        <w:rPr>
          <w:spacing w:val="-66"/>
          <w:lang w:eastAsia="zh-CN"/>
        </w:rPr>
        <w:t xml:space="preserve"> </w:t>
      </w:r>
      <w:r>
        <w:rPr>
          <w:rFonts w:ascii="Times New Roman" w:eastAsia="Times New Roman" w:hAnsi="Times New Roman" w:cs="Times New Roman"/>
          <w:i/>
          <w:lang w:eastAsia="zh-CN"/>
        </w:rPr>
        <w:t>u</w:t>
      </w:r>
      <w:r>
        <w:rPr>
          <w:rFonts w:ascii="Bookman Old Style" w:eastAsia="Bookman Old Style" w:hAnsi="Bookman Old Style" w:cs="Bookman Old Style"/>
          <w:i/>
          <w:spacing w:val="15"/>
          <w:position w:val="-3"/>
          <w:sz w:val="16"/>
          <w:szCs w:val="16"/>
          <w:lang w:eastAsia="zh-CN"/>
        </w:rPr>
        <w:t>i</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7"/>
          <w:position w:val="-3"/>
          <w:sz w:val="16"/>
          <w:szCs w:val="16"/>
          <w:lang w:eastAsia="zh-CN"/>
        </w:rPr>
        <w:t xml:space="preserve"> </w:t>
      </w:r>
      <w:r>
        <w:rPr>
          <w:lang w:eastAsia="zh-CN"/>
        </w:rPr>
        <w:t>均无差别</w:t>
      </w:r>
      <w:r>
        <w:rPr>
          <w:spacing w:val="-49"/>
          <w:lang w:eastAsia="zh-CN"/>
        </w:rPr>
        <w:t>，</w:t>
      </w:r>
      <w:r>
        <w:rPr>
          <w:lang w:eastAsia="zh-CN"/>
        </w:rPr>
        <w:t xml:space="preserve">那 </w:t>
      </w:r>
      <w:r>
        <w:rPr>
          <w:spacing w:val="2"/>
          <w:lang w:eastAsia="zh-CN"/>
        </w:rPr>
        <w:t>么指标</w:t>
      </w:r>
      <w:r>
        <w:rPr>
          <w:spacing w:val="-46"/>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28"/>
          <w:lang w:eastAsia="zh-CN"/>
        </w:rPr>
        <w:t xml:space="preserve"> </w:t>
      </w:r>
      <w:r>
        <w:rPr>
          <w:spacing w:val="3"/>
          <w:lang w:eastAsia="zh-CN"/>
        </w:rPr>
        <w:t>对方案决策与排序将不起作用，这样的评价指标可令其权重系数为</w:t>
      </w:r>
      <w:r>
        <w:rPr>
          <w:spacing w:val="-41"/>
          <w:lang w:eastAsia="zh-CN"/>
        </w:rPr>
        <w:t xml:space="preserve"> </w:t>
      </w:r>
      <w:r>
        <w:rPr>
          <w:rFonts w:ascii="Times New Roman" w:eastAsia="Times New Roman" w:hAnsi="Times New Roman" w:cs="Times New Roman"/>
          <w:lang w:eastAsia="zh-CN"/>
        </w:rPr>
        <w:t>0</w:t>
      </w:r>
      <w:r>
        <w:rPr>
          <w:lang w:eastAsia="zh-CN"/>
        </w:rPr>
        <w:t>；</w:t>
      </w:r>
      <w:r>
        <w:rPr>
          <w:spacing w:val="48"/>
          <w:lang w:eastAsia="zh-CN"/>
        </w:rPr>
        <w:t xml:space="preserve"> </w:t>
      </w:r>
      <w:r>
        <w:rPr>
          <w:lang w:eastAsia="zh-CN"/>
        </w:rPr>
        <w:t>如果</w:t>
      </w:r>
      <w:r>
        <w:rPr>
          <w:spacing w:val="-5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17"/>
          <w:lang w:eastAsia="zh-CN"/>
        </w:rPr>
        <w:t xml:space="preserve"> </w:t>
      </w:r>
      <w:r>
        <w:rPr>
          <w:lang w:eastAsia="zh-CN"/>
        </w:rPr>
        <w:t>指标能使决策方案的指标值</w:t>
      </w:r>
      <w:r>
        <w:rPr>
          <w:spacing w:val="-52"/>
          <w:lang w:eastAsia="zh-CN"/>
        </w:rPr>
        <w:t xml:space="preserve"> </w:t>
      </w:r>
      <w:r>
        <w:rPr>
          <w:rFonts w:ascii="Times New Roman" w:eastAsia="Times New Roman" w:hAnsi="Times New Roman" w:cs="Times New Roman"/>
          <w:i/>
          <w:spacing w:val="5"/>
          <w:lang w:eastAsia="zh-CN"/>
        </w:rPr>
        <w:t>u</w:t>
      </w:r>
      <w:r>
        <w:rPr>
          <w:rFonts w:ascii="Bookman Old Style" w:eastAsia="Bookman Old Style" w:hAnsi="Bookman Old Style" w:cs="Bookman Old Style"/>
          <w:i/>
          <w:spacing w:val="4"/>
          <w:position w:val="-3"/>
          <w:sz w:val="16"/>
          <w:szCs w:val="16"/>
          <w:lang w:eastAsia="zh-CN"/>
        </w:rPr>
        <w:t>ij</w:t>
      </w:r>
      <w:r>
        <w:rPr>
          <w:rFonts w:ascii="Bookman Old Style" w:eastAsia="Bookman Old Style" w:hAnsi="Bookman Old Style" w:cs="Bookman Old Style"/>
          <w:i/>
          <w:spacing w:val="40"/>
          <w:position w:val="-3"/>
          <w:sz w:val="16"/>
          <w:szCs w:val="16"/>
          <w:lang w:eastAsia="zh-CN"/>
        </w:rPr>
        <w:t xml:space="preserve"> </w:t>
      </w:r>
      <w:r>
        <w:rPr>
          <w:lang w:eastAsia="zh-CN"/>
        </w:rPr>
        <w:t>间的有较大差异，这样的评价指标对方案</w:t>
      </w:r>
      <w:r>
        <w:rPr>
          <w:spacing w:val="60"/>
          <w:lang w:eastAsia="zh-CN"/>
        </w:rPr>
        <w:t xml:space="preserve"> </w:t>
      </w:r>
      <w:r>
        <w:rPr>
          <w:lang w:eastAsia="zh-CN"/>
        </w:rPr>
        <w:t>决策与排序将起重要作用应该给予较大的权重系数</w:t>
      </w:r>
      <w:hyperlink w:anchor="_bookmark216" w:history="1">
        <w:r>
          <w:rPr>
            <w:rFonts w:ascii="Times New Roman" w:eastAsia="Times New Roman" w:hAnsi="Times New Roman" w:cs="Times New Roman"/>
            <w:position w:val="9"/>
            <w:sz w:val="16"/>
            <w:szCs w:val="16"/>
            <w:lang w:eastAsia="zh-CN"/>
          </w:rPr>
          <w:t>[73</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17" w:history="1">
        <w:r>
          <w:rPr>
            <w:rFonts w:ascii="Times New Roman" w:eastAsia="Times New Roman" w:hAnsi="Times New Roman" w:cs="Times New Roman"/>
            <w:spacing w:val="2"/>
            <w:position w:val="9"/>
            <w:sz w:val="16"/>
            <w:szCs w:val="16"/>
            <w:lang w:eastAsia="zh-CN"/>
          </w:rPr>
          <w:t>74</w:t>
        </w:r>
      </w:hyperlink>
      <w:r>
        <w:rPr>
          <w:rFonts w:ascii="Times New Roman" w:eastAsia="Times New Roman" w:hAnsi="Times New Roman" w:cs="Times New Roman"/>
          <w:spacing w:val="2"/>
          <w:position w:val="9"/>
          <w:sz w:val="16"/>
          <w:szCs w:val="16"/>
          <w:lang w:eastAsia="zh-CN"/>
        </w:rPr>
        <w:t>]</w:t>
      </w:r>
      <w:r>
        <w:rPr>
          <w:spacing w:val="2"/>
          <w:lang w:eastAsia="zh-CN"/>
        </w:rPr>
        <w:t>。</w:t>
      </w:r>
    </w:p>
    <w:p w14:paraId="3BBF4F7D" w14:textId="77777777" w:rsidR="00996552" w:rsidRDefault="002D0D3F">
      <w:pPr>
        <w:pStyle w:val="a3"/>
        <w:spacing w:before="37" w:line="305" w:lineRule="auto"/>
        <w:ind w:right="275" w:firstLine="480"/>
        <w:jc w:val="both"/>
        <w:rPr>
          <w:lang w:eastAsia="zh-CN"/>
        </w:rPr>
      </w:pPr>
      <w:r>
        <w:rPr>
          <w:lang w:eastAsia="zh-CN"/>
        </w:rPr>
        <w:t>基于离差最大化思想</w:t>
      </w:r>
      <w:r>
        <w:rPr>
          <w:spacing w:val="-45"/>
          <w:lang w:eastAsia="zh-CN"/>
        </w:rPr>
        <w:t>，</w:t>
      </w:r>
      <w:r>
        <w:rPr>
          <w:lang w:eastAsia="zh-CN"/>
        </w:rPr>
        <w:t>本文认为在电力系统状态脆弱性评估方面</w:t>
      </w:r>
      <w:r>
        <w:rPr>
          <w:spacing w:val="-45"/>
          <w:lang w:eastAsia="zh-CN"/>
        </w:rPr>
        <w:t>，</w:t>
      </w:r>
      <w:r>
        <w:rPr>
          <w:lang w:eastAsia="zh-CN"/>
        </w:rPr>
        <w:t>在某一指 标下</w:t>
      </w:r>
      <w:r>
        <w:rPr>
          <w:spacing w:val="-45"/>
          <w:lang w:eastAsia="zh-CN"/>
        </w:rPr>
        <w:t>，</w:t>
      </w:r>
      <w:r>
        <w:rPr>
          <w:lang w:eastAsia="zh-CN"/>
        </w:rPr>
        <w:t>若系统节点间的状态指标值差别很大</w:t>
      </w:r>
      <w:r>
        <w:rPr>
          <w:spacing w:val="-45"/>
          <w:lang w:eastAsia="zh-CN"/>
        </w:rPr>
        <w:t>，</w:t>
      </w:r>
      <w:r>
        <w:rPr>
          <w:lang w:eastAsia="zh-CN"/>
        </w:rPr>
        <w:t>说明该指标在电力系统状态评估方 面起到很大的作用</w:t>
      </w:r>
      <w:r>
        <w:rPr>
          <w:spacing w:val="-24"/>
          <w:lang w:eastAsia="zh-CN"/>
        </w:rPr>
        <w:t>，</w:t>
      </w:r>
      <w:r>
        <w:rPr>
          <w:lang w:eastAsia="zh-CN"/>
        </w:rPr>
        <w:t>应赋予较大的权重</w:t>
      </w:r>
      <w:r>
        <w:rPr>
          <w:spacing w:val="-20"/>
          <w:lang w:eastAsia="zh-CN"/>
        </w:rPr>
        <w:t>。</w:t>
      </w:r>
      <w:r>
        <w:rPr>
          <w:lang w:eastAsia="zh-CN"/>
        </w:rPr>
        <w:t>因此</w:t>
      </w:r>
      <w:r>
        <w:rPr>
          <w:spacing w:val="-24"/>
          <w:lang w:eastAsia="zh-CN"/>
        </w:rPr>
        <w:t>，</w:t>
      </w:r>
      <w:r>
        <w:rPr>
          <w:lang w:eastAsia="zh-CN"/>
        </w:rPr>
        <w:t>在状态脆弱性指标融合方面</w:t>
      </w:r>
      <w:r>
        <w:rPr>
          <w:spacing w:val="-24"/>
          <w:lang w:eastAsia="zh-CN"/>
        </w:rPr>
        <w:t>，</w:t>
      </w:r>
      <w:r>
        <w:rPr>
          <w:lang w:eastAsia="zh-CN"/>
        </w:rPr>
        <w:t>本 文选用离差最大化法对状态脆弱性指标进行权重分配。</w:t>
      </w:r>
    </w:p>
    <w:p w14:paraId="35593C43" w14:textId="77777777" w:rsidR="00996552" w:rsidRDefault="002D0D3F">
      <w:pPr>
        <w:pStyle w:val="a3"/>
        <w:tabs>
          <w:tab w:val="left" w:pos="8275"/>
        </w:tabs>
        <w:spacing w:before="20"/>
        <w:ind w:left="597"/>
        <w:rPr>
          <w:rFonts w:ascii="Georgia" w:eastAsia="Georgia" w:hAnsi="Georgia" w:cs="Georgia"/>
          <w:lang w:eastAsia="zh-CN"/>
        </w:rPr>
      </w:pPr>
      <w:r>
        <w:rPr>
          <w:spacing w:val="27"/>
          <w:lang w:eastAsia="zh-CN"/>
        </w:rPr>
        <w:t>在多属性决策方</w:t>
      </w:r>
      <w:r>
        <w:rPr>
          <w:lang w:eastAsia="zh-CN"/>
        </w:rPr>
        <w:t>面，</w:t>
      </w:r>
      <w:r>
        <w:rPr>
          <w:spacing w:val="-93"/>
          <w:lang w:eastAsia="zh-CN"/>
        </w:rPr>
        <w:t xml:space="preserve"> </w:t>
      </w:r>
      <w:r>
        <w:rPr>
          <w:spacing w:val="27"/>
          <w:lang w:eastAsia="zh-CN"/>
        </w:rPr>
        <w:t>对于某个多属性决策问</w:t>
      </w:r>
      <w:r>
        <w:rPr>
          <w:lang w:eastAsia="zh-CN"/>
        </w:rPr>
        <w:t>题，</w:t>
      </w:r>
      <w:r>
        <w:rPr>
          <w:spacing w:val="-93"/>
          <w:lang w:eastAsia="zh-CN"/>
        </w:rPr>
        <w:t xml:space="preserve"> </w:t>
      </w:r>
      <w:r>
        <w:rPr>
          <w:spacing w:val="27"/>
          <w:lang w:eastAsia="zh-CN"/>
        </w:rPr>
        <w:t>设其方案集</w:t>
      </w:r>
      <w:r>
        <w:rPr>
          <w:lang w:eastAsia="zh-CN"/>
        </w:rPr>
        <w:t>为</w:t>
      </w:r>
      <w:r>
        <w:rPr>
          <w:spacing w:val="65"/>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lang w:eastAsia="zh-CN"/>
        </w:rPr>
        <w:tab/>
      </w:r>
      <w:r>
        <w:rPr>
          <w:rFonts w:ascii="Georgia" w:eastAsia="Georgia" w:hAnsi="Georgia" w:cs="Georgia"/>
          <w:lang w:eastAsia="zh-CN"/>
        </w:rPr>
        <w:t>=</w:t>
      </w:r>
    </w:p>
    <w:p w14:paraId="3B69A59D" w14:textId="77777777" w:rsidR="00996552" w:rsidRDefault="002D0D3F">
      <w:pPr>
        <w:spacing w:before="67"/>
        <w:ind w:left="123"/>
        <w:rPr>
          <w:rFonts w:ascii="宋体" w:eastAsia="宋体" w:hAnsi="宋体" w:cs="宋体"/>
          <w:sz w:val="24"/>
          <w:szCs w:val="24"/>
        </w:rPr>
      </w:pPr>
      <w:r>
        <w:rPr>
          <w:rFonts w:ascii="MS Gothic" w:eastAsia="MS Gothic" w:hAnsi="MS Gothic" w:cs="MS Gothic"/>
          <w:sz w:val="24"/>
          <w:szCs w:val="24"/>
        </w:rPr>
        <w:t>{</w:t>
      </w:r>
      <w:r>
        <w:rPr>
          <w:rFonts w:ascii="MS Gothic" w:eastAsia="MS Gothic" w:hAnsi="MS Gothic" w:cs="MS Gothic"/>
          <w:spacing w:val="-104"/>
          <w:sz w:val="24"/>
          <w:szCs w:val="24"/>
        </w:rPr>
        <w:t xml:space="preserve"> </w:t>
      </w:r>
      <w:r>
        <w:rPr>
          <w:rFonts w:ascii="Times New Roman" w:eastAsia="Times New Roman" w:hAnsi="Times New Roman" w:cs="Times New Roman"/>
          <w:i/>
          <w:spacing w:val="-2"/>
          <w:sz w:val="24"/>
          <w:szCs w:val="24"/>
        </w:rPr>
        <w:t>A</w:t>
      </w:r>
      <w:r>
        <w:rPr>
          <w:rFonts w:ascii="Palatino Linotype" w:eastAsia="Palatino Linotype" w:hAnsi="Palatino Linotype" w:cs="Palatino Linotype"/>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i/>
          <w:spacing w:val="-3"/>
          <w:sz w:val="24"/>
          <w:szCs w:val="24"/>
        </w:rPr>
        <w:t>A</w:t>
      </w:r>
      <w:r>
        <w:rPr>
          <w:rFonts w:ascii="Palatino Linotype" w:eastAsia="Palatino Linotype" w:hAnsi="Palatino Linotype" w:cs="Palatino Linotype"/>
          <w:spacing w:val="-3"/>
          <w:position w:val="-3"/>
          <w:sz w:val="16"/>
          <w:szCs w:val="16"/>
        </w:rPr>
        <w:t>2</w:t>
      </w:r>
      <w:r>
        <w:rPr>
          <w:rFonts w:ascii="Palatino Linotype" w:eastAsia="Palatino Linotype" w:hAnsi="Palatino Linotype" w:cs="Palatino Linotype"/>
          <w:spacing w:val="-4"/>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67"/>
          <w:w w:val="90"/>
          <w:sz w:val="24"/>
          <w:szCs w:val="24"/>
        </w:rPr>
        <w:t xml:space="preserve"> </w:t>
      </w:r>
      <w:r>
        <w:rPr>
          <w:rFonts w:ascii="Times New Roman" w:eastAsia="Times New Roman" w:hAnsi="Times New Roman" w:cs="Times New Roman"/>
          <w:i/>
          <w:spacing w:val="-1"/>
          <w:sz w:val="24"/>
          <w:szCs w:val="24"/>
        </w:rPr>
        <w:t>A</w:t>
      </w:r>
      <w:r>
        <w:rPr>
          <w:rFonts w:ascii="Bookman Old Style" w:eastAsia="Bookman Old Style" w:hAnsi="Bookman Old Style" w:cs="Bookman Old Style"/>
          <w:i/>
          <w:spacing w:val="-2"/>
          <w:position w:val="-3"/>
          <w:sz w:val="16"/>
          <w:szCs w:val="16"/>
        </w:rPr>
        <w:t>m</w:t>
      </w:r>
      <w:r>
        <w:rPr>
          <w:rFonts w:ascii="Bookman Old Style" w:eastAsia="Bookman Old Style" w:hAnsi="Bookman Old Style" w:cs="Bookman Old Style"/>
          <w:i/>
          <w:spacing w:val="-38"/>
          <w:position w:val="-3"/>
          <w:sz w:val="16"/>
          <w:szCs w:val="16"/>
        </w:rPr>
        <w:t xml:space="preserve"> </w:t>
      </w:r>
      <w:r>
        <w:rPr>
          <w:rFonts w:ascii="MS Gothic" w:eastAsia="MS Gothic" w:hAnsi="MS Gothic" w:cs="MS Gothic"/>
          <w:spacing w:val="6"/>
          <w:sz w:val="24"/>
          <w:szCs w:val="24"/>
        </w:rPr>
        <w:t>}</w:t>
      </w:r>
      <w:r>
        <w:rPr>
          <w:rFonts w:ascii="宋体" w:eastAsia="宋体" w:hAnsi="宋体" w:cs="宋体"/>
          <w:spacing w:val="5"/>
          <w:sz w:val="24"/>
          <w:szCs w:val="24"/>
        </w:rPr>
        <w:t>，属性集为</w:t>
      </w:r>
      <w:r>
        <w:rPr>
          <w:rFonts w:ascii="宋体" w:eastAsia="宋体" w:hAnsi="宋体" w:cs="宋体"/>
          <w:spacing w:val="-62"/>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3"/>
          <w:sz w:val="24"/>
          <w:szCs w:val="24"/>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MS Gothic" w:eastAsia="MS Gothic" w:hAnsi="MS Gothic" w:cs="MS Gothic"/>
          <w:spacing w:val="2"/>
          <w:sz w:val="24"/>
          <w:szCs w:val="24"/>
        </w:rPr>
        <w:t>{</w:t>
      </w:r>
      <w:r>
        <w:rPr>
          <w:rFonts w:ascii="Times New Roman" w:eastAsia="Times New Roman" w:hAnsi="Times New Roman" w:cs="Times New Roman"/>
          <w:i/>
          <w:spacing w:val="2"/>
          <w:sz w:val="24"/>
          <w:szCs w:val="24"/>
        </w:rPr>
        <w:t>G</w:t>
      </w:r>
      <w:r>
        <w:rPr>
          <w:rFonts w:ascii="Palatino Linotype" w:eastAsia="Palatino Linotype" w:hAnsi="Palatino Linotype" w:cs="Palatino Linotype"/>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i/>
          <w:spacing w:val="3"/>
          <w:sz w:val="24"/>
          <w:szCs w:val="24"/>
        </w:rPr>
        <w:t>G</w:t>
      </w:r>
      <w:r>
        <w:rPr>
          <w:rFonts w:ascii="Palatino Linotype" w:eastAsia="Palatino Linotype" w:hAnsi="Palatino Linotype" w:cs="Palatino Linotype"/>
          <w:spacing w:val="3"/>
          <w:position w:val="-3"/>
          <w:sz w:val="16"/>
          <w:szCs w:val="16"/>
        </w:rPr>
        <w:t>2</w:t>
      </w:r>
      <w:r>
        <w:rPr>
          <w:rFonts w:ascii="Palatino Linotype" w:eastAsia="Palatino Linotype" w:hAnsi="Palatino Linotype" w:cs="Palatino Linotype"/>
          <w:spacing w:val="-4"/>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Times New Roman" w:eastAsia="Times New Roman" w:hAnsi="Times New Roman" w:cs="Times New Roman"/>
          <w:i/>
          <w:spacing w:val="4"/>
          <w:sz w:val="24"/>
          <w:szCs w:val="24"/>
        </w:rPr>
        <w:t>G</w:t>
      </w:r>
      <w:r>
        <w:rPr>
          <w:rFonts w:ascii="Bookman Old Style" w:eastAsia="Bookman Old Style" w:hAnsi="Bookman Old Style" w:cs="Bookman Old Style"/>
          <w:i/>
          <w:spacing w:val="4"/>
          <w:position w:val="-3"/>
          <w:sz w:val="16"/>
          <w:szCs w:val="16"/>
        </w:rPr>
        <w:t>n</w:t>
      </w:r>
      <w:r>
        <w:rPr>
          <w:rFonts w:ascii="Bookman Old Style" w:eastAsia="Bookman Old Style" w:hAnsi="Bookman Old Style" w:cs="Bookman Old Style"/>
          <w:i/>
          <w:spacing w:val="-37"/>
          <w:position w:val="-3"/>
          <w:sz w:val="16"/>
          <w:szCs w:val="16"/>
        </w:rPr>
        <w:t xml:space="preserve"> </w:t>
      </w:r>
      <w:r>
        <w:rPr>
          <w:rFonts w:ascii="MS Gothic" w:eastAsia="MS Gothic" w:hAnsi="MS Gothic" w:cs="MS Gothic"/>
          <w:spacing w:val="4"/>
          <w:sz w:val="24"/>
          <w:szCs w:val="24"/>
        </w:rPr>
        <w:t>}</w:t>
      </w:r>
      <w:r>
        <w:rPr>
          <w:rFonts w:ascii="宋体" w:eastAsia="宋体" w:hAnsi="宋体" w:cs="宋体"/>
          <w:spacing w:val="4"/>
          <w:sz w:val="24"/>
          <w:szCs w:val="24"/>
        </w:rPr>
        <w:t>，方案</w:t>
      </w:r>
      <w:r>
        <w:rPr>
          <w:rFonts w:ascii="宋体" w:eastAsia="宋体" w:hAnsi="宋体" w:cs="宋体"/>
          <w:spacing w:val="-50"/>
          <w:sz w:val="24"/>
          <w:szCs w:val="24"/>
        </w:rPr>
        <w:t xml:space="preserve"> </w:t>
      </w:r>
      <w:r>
        <w:rPr>
          <w:rFonts w:ascii="Times New Roman" w:eastAsia="Times New Roman" w:hAnsi="Times New Roman" w:cs="Times New Roman"/>
          <w:i/>
          <w:spacing w:val="-3"/>
          <w:sz w:val="24"/>
          <w:szCs w:val="24"/>
        </w:rPr>
        <w:t>A</w:t>
      </w:r>
      <w:r>
        <w:rPr>
          <w:rFonts w:ascii="Bookman Old Style" w:eastAsia="Bookman Old Style" w:hAnsi="Bookman Old Style" w:cs="Bookman Old Style"/>
          <w:i/>
          <w:spacing w:val="-3"/>
          <w:position w:val="-3"/>
          <w:sz w:val="16"/>
          <w:szCs w:val="16"/>
        </w:rPr>
        <w:t>i</w:t>
      </w:r>
      <w:r>
        <w:rPr>
          <w:rFonts w:ascii="Bookman Old Style" w:eastAsia="Bookman Old Style" w:hAnsi="Bookman Old Style" w:cs="Bookman Old Style"/>
          <w:i/>
          <w:spacing w:val="21"/>
          <w:position w:val="-3"/>
          <w:sz w:val="16"/>
          <w:szCs w:val="16"/>
        </w:rPr>
        <w:t xml:space="preserve"> </w:t>
      </w:r>
      <w:r>
        <w:rPr>
          <w:rFonts w:ascii="宋体" w:eastAsia="宋体" w:hAnsi="宋体" w:cs="宋体"/>
          <w:spacing w:val="4"/>
          <w:sz w:val="24"/>
          <w:szCs w:val="24"/>
        </w:rPr>
        <w:t>对属性</w:t>
      </w:r>
      <w:r>
        <w:rPr>
          <w:rFonts w:ascii="宋体" w:eastAsia="宋体" w:hAnsi="宋体" w:cs="宋体"/>
          <w:spacing w:val="-63"/>
          <w:sz w:val="24"/>
          <w:szCs w:val="24"/>
        </w:rPr>
        <w:t xml:space="preserve"> </w:t>
      </w:r>
      <w:r>
        <w:rPr>
          <w:rFonts w:ascii="Times New Roman" w:eastAsia="Times New Roman" w:hAnsi="Times New Roman" w:cs="Times New Roman"/>
          <w:i/>
          <w:spacing w:val="10"/>
          <w:sz w:val="24"/>
          <w:szCs w:val="24"/>
        </w:rPr>
        <w:t>G</w:t>
      </w:r>
      <w:r>
        <w:rPr>
          <w:rFonts w:ascii="Bookman Old Style" w:eastAsia="Bookman Old Style" w:hAnsi="Bookman Old Style" w:cs="Bookman Old Style"/>
          <w:i/>
          <w:spacing w:val="9"/>
          <w:position w:val="-3"/>
          <w:sz w:val="16"/>
          <w:szCs w:val="16"/>
        </w:rPr>
        <w:t>j</w:t>
      </w:r>
      <w:r>
        <w:rPr>
          <w:rFonts w:ascii="Bookman Old Style" w:eastAsia="Bookman Old Style" w:hAnsi="Bookman Old Style" w:cs="Bookman Old Style"/>
          <w:i/>
          <w:spacing w:val="24"/>
          <w:position w:val="-3"/>
          <w:sz w:val="16"/>
          <w:szCs w:val="16"/>
        </w:rPr>
        <w:t xml:space="preserve"> </w:t>
      </w:r>
      <w:r>
        <w:rPr>
          <w:rFonts w:ascii="宋体" w:eastAsia="宋体" w:hAnsi="宋体" w:cs="宋体"/>
          <w:spacing w:val="4"/>
          <w:sz w:val="24"/>
          <w:szCs w:val="24"/>
        </w:rPr>
        <w:t>的指标值记</w:t>
      </w:r>
    </w:p>
    <w:p w14:paraId="5F03589E" w14:textId="77777777" w:rsidR="00996552" w:rsidRDefault="00996552">
      <w:pPr>
        <w:rPr>
          <w:rFonts w:ascii="宋体" w:eastAsia="宋体" w:hAnsi="宋体" w:cs="宋体"/>
          <w:sz w:val="24"/>
          <w:szCs w:val="24"/>
        </w:rPr>
        <w:sectPr w:rsidR="00996552">
          <w:type w:val="continuous"/>
          <w:pgSz w:w="11910" w:h="16840"/>
          <w:pgMar w:top="1580" w:right="1520" w:bottom="280" w:left="1680" w:header="720" w:footer="720" w:gutter="0"/>
          <w:cols w:space="720"/>
        </w:sectPr>
      </w:pPr>
    </w:p>
    <w:p w14:paraId="1E6B8469" w14:textId="77777777" w:rsidR="00996552" w:rsidRDefault="00025C9E">
      <w:pPr>
        <w:spacing w:line="429" w:lineRule="exact"/>
        <w:ind w:left="117"/>
        <w:rPr>
          <w:rFonts w:ascii="Bookman Old Style" w:eastAsia="Bookman Old Style" w:hAnsi="Bookman Old Style" w:cs="Bookman Old Style"/>
          <w:sz w:val="16"/>
          <w:szCs w:val="16"/>
        </w:rPr>
      </w:pPr>
      <w:r>
        <w:rPr>
          <w:rFonts w:eastAsiaTheme="minorHAnsi"/>
        </w:rPr>
        <w:lastRenderedPageBreak/>
        <w:pict w14:anchorId="0C26A31B">
          <v:shape id="_x0000_s3493" type="#_x0000_t202" style="position:absolute;left:0;text-align:left;margin-left:363.4pt;margin-top:13.4pt;width:4.55pt;height:8pt;z-index:6472;mso-position-horizontal-relative:page" filled="f" stroked="f">
            <v:textbox inset="0,0,0,0">
              <w:txbxContent>
                <w:p w14:paraId="0EC0D8EC"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w w:val="90"/>
                      <w:sz w:val="16"/>
                    </w:rPr>
                    <w:t>n</w:t>
                  </w:r>
                </w:p>
              </w:txbxContent>
            </v:textbox>
            <w10:wrap anchorx="page"/>
          </v:shape>
        </w:pict>
      </w:r>
      <w:r>
        <w:rPr>
          <w:rFonts w:eastAsiaTheme="minorHAnsi"/>
        </w:rPr>
        <w:pict w14:anchorId="414C0678">
          <v:shape id="_x0000_s3492" type="#_x0000_t202" style="position:absolute;left:0;text-align:left;margin-left:358.2pt;margin-top:15.9pt;width:5.1pt;height:8pt;z-index:6496;mso-position-horizontal-relative:page" filled="f" stroked="f">
            <v:textbox inset="0,0,0,0">
              <w:txbxContent>
                <w:p w14:paraId="3A4BF5CA" w14:textId="77777777" w:rsidR="00025C9E" w:rsidRDefault="00025C9E">
                  <w:pPr>
                    <w:spacing w:line="97" w:lineRule="exact"/>
                    <w:rPr>
                      <w:rFonts w:ascii="MS Gothic" w:eastAsia="MS Gothic" w:hAnsi="MS Gothic" w:cs="MS Gothic"/>
                      <w:sz w:val="16"/>
                      <w:szCs w:val="16"/>
                    </w:rPr>
                  </w:pPr>
                  <w:r>
                    <w:rPr>
                      <w:rFonts w:ascii="MS Gothic" w:eastAsia="MS Gothic" w:hAnsi="MS Gothic" w:cs="MS Gothic"/>
                      <w:w w:val="60"/>
                      <w:sz w:val="16"/>
                      <w:szCs w:val="16"/>
                    </w:rPr>
                    <w:t>×</w:t>
                  </w:r>
                </w:p>
              </w:txbxContent>
            </v:textbox>
            <w10:wrap anchorx="page"/>
          </v:shape>
        </w:pict>
      </w:r>
      <w:r w:rsidR="002D0D3F">
        <w:rPr>
          <w:rFonts w:ascii="宋体" w:eastAsia="宋体" w:hAnsi="宋体" w:cs="宋体"/>
          <w:w w:val="95"/>
          <w:sz w:val="24"/>
          <w:szCs w:val="24"/>
        </w:rPr>
        <w:t>为</w:t>
      </w:r>
      <w:r w:rsidR="002D0D3F">
        <w:rPr>
          <w:rFonts w:ascii="宋体" w:eastAsia="宋体" w:hAnsi="宋体" w:cs="宋体"/>
          <w:spacing w:val="-56"/>
          <w:w w:val="95"/>
          <w:sz w:val="24"/>
          <w:szCs w:val="24"/>
        </w:rPr>
        <w:t xml:space="preserve"> </w:t>
      </w:r>
      <w:r w:rsidR="002D0D3F">
        <w:rPr>
          <w:rFonts w:ascii="Times New Roman" w:eastAsia="Times New Roman" w:hAnsi="Times New Roman" w:cs="Times New Roman"/>
          <w:i/>
          <w:spacing w:val="4"/>
          <w:w w:val="95"/>
          <w:sz w:val="24"/>
          <w:szCs w:val="24"/>
        </w:rPr>
        <w:t>y</w:t>
      </w:r>
      <w:r w:rsidR="002D0D3F">
        <w:rPr>
          <w:rFonts w:ascii="Bookman Old Style" w:eastAsia="Bookman Old Style" w:hAnsi="Bookman Old Style" w:cs="Bookman Old Style"/>
          <w:i/>
          <w:spacing w:val="4"/>
          <w:w w:val="95"/>
          <w:position w:val="-3"/>
          <w:sz w:val="16"/>
          <w:szCs w:val="16"/>
        </w:rPr>
        <w:t>ij</w:t>
      </w:r>
      <w:r w:rsidR="002D0D3F">
        <w:rPr>
          <w:rFonts w:ascii="Bookman Old Style" w:eastAsia="Bookman Old Style" w:hAnsi="Bookman Old Style" w:cs="Bookman Old Style"/>
          <w:i/>
          <w:spacing w:val="5"/>
          <w:w w:val="95"/>
          <w:position w:val="-3"/>
          <w:sz w:val="16"/>
          <w:szCs w:val="16"/>
        </w:rPr>
        <w:t xml:space="preserve"> </w:t>
      </w:r>
      <w:r w:rsidR="002D0D3F">
        <w:rPr>
          <w:rFonts w:ascii="MS Gothic" w:eastAsia="MS Gothic" w:hAnsi="MS Gothic" w:cs="MS Gothic"/>
          <w:spacing w:val="-5"/>
          <w:w w:val="95"/>
          <w:sz w:val="24"/>
          <w:szCs w:val="24"/>
        </w:rPr>
        <w:t>(</w:t>
      </w:r>
      <w:r w:rsidR="002D0D3F">
        <w:rPr>
          <w:rFonts w:ascii="Times New Roman" w:eastAsia="Times New Roman" w:hAnsi="Times New Roman" w:cs="Times New Roman"/>
          <w:i/>
          <w:spacing w:val="-3"/>
          <w:w w:val="95"/>
          <w:sz w:val="24"/>
          <w:szCs w:val="24"/>
        </w:rPr>
        <w:t>i</w:t>
      </w:r>
      <w:r w:rsidR="002D0D3F">
        <w:rPr>
          <w:rFonts w:ascii="Times New Roman" w:eastAsia="Times New Roman" w:hAnsi="Times New Roman" w:cs="Times New Roman"/>
          <w:i/>
          <w:spacing w:val="6"/>
          <w:w w:val="95"/>
          <w:sz w:val="24"/>
          <w:szCs w:val="24"/>
        </w:rPr>
        <w:t xml:space="preserve"> </w:t>
      </w:r>
      <w:r w:rsidR="002D0D3F">
        <w:rPr>
          <w:rFonts w:ascii="Georgia" w:eastAsia="Georgia" w:hAnsi="Georgia" w:cs="Georgia"/>
          <w:w w:val="95"/>
          <w:sz w:val="24"/>
          <w:szCs w:val="24"/>
        </w:rPr>
        <w:t xml:space="preserve">= </w:t>
      </w:r>
      <w:r w:rsidR="002D0D3F">
        <w:rPr>
          <w:rFonts w:ascii="Palatino Linotype" w:eastAsia="Palatino Linotype" w:hAnsi="Palatino Linotype" w:cs="Palatino Linotype"/>
          <w:spacing w:val="-5"/>
          <w:w w:val="95"/>
          <w:sz w:val="24"/>
          <w:szCs w:val="24"/>
        </w:rPr>
        <w:t>1</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2"/>
          <w:w w:val="95"/>
          <w:sz w:val="24"/>
          <w:szCs w:val="24"/>
        </w:rPr>
        <w:t xml:space="preserve"> </w:t>
      </w:r>
      <w:r w:rsidR="002D0D3F">
        <w:rPr>
          <w:rFonts w:ascii="Palatino Linotype" w:eastAsia="Palatino Linotype" w:hAnsi="Palatino Linotype" w:cs="Palatino Linotype"/>
          <w:spacing w:val="-5"/>
          <w:w w:val="95"/>
          <w:sz w:val="24"/>
          <w:szCs w:val="24"/>
        </w:rPr>
        <w:t>2</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0"/>
          <w:w w:val="9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48"/>
          <w:w w:val="90"/>
          <w:sz w:val="24"/>
          <w:szCs w:val="24"/>
        </w:rPr>
        <w:t xml:space="preserve"> </w:t>
      </w:r>
      <w:r w:rsidR="002D0D3F">
        <w:rPr>
          <w:rFonts w:ascii="Times New Roman" w:eastAsia="Times New Roman" w:hAnsi="Times New Roman" w:cs="Times New Roman"/>
          <w:w w:val="95"/>
          <w:sz w:val="24"/>
          <w:szCs w:val="24"/>
        </w:rPr>
        <w:t>,</w:t>
      </w:r>
      <w:r w:rsidR="002D0D3F">
        <w:rPr>
          <w:rFonts w:ascii="Times New Roman" w:eastAsia="Times New Roman" w:hAnsi="Times New Roman" w:cs="Times New Roman"/>
          <w:spacing w:val="-30"/>
          <w:w w:val="95"/>
          <w:sz w:val="24"/>
          <w:szCs w:val="24"/>
        </w:rPr>
        <w:t xml:space="preserve"> </w:t>
      </w:r>
      <w:r w:rsidR="002D0D3F">
        <w:rPr>
          <w:rFonts w:ascii="Times New Roman" w:eastAsia="Times New Roman" w:hAnsi="Times New Roman" w:cs="Times New Roman"/>
          <w:i/>
          <w:w w:val="95"/>
          <w:sz w:val="24"/>
          <w:szCs w:val="24"/>
        </w:rPr>
        <w:t>m</w:t>
      </w:r>
      <w:r w:rsidR="002D0D3F">
        <w:rPr>
          <w:rFonts w:ascii="Palatino Linotype" w:eastAsia="Palatino Linotype" w:hAnsi="Palatino Linotype" w:cs="Palatino Linotype"/>
          <w:w w:val="95"/>
          <w:sz w:val="24"/>
          <w:szCs w:val="24"/>
        </w:rPr>
        <w:t>;</w:t>
      </w:r>
      <w:r w:rsidR="002D0D3F">
        <w:rPr>
          <w:rFonts w:ascii="Palatino Linotype" w:eastAsia="Palatino Linotype" w:hAnsi="Palatino Linotype" w:cs="Palatino Linotype"/>
          <w:spacing w:val="-2"/>
          <w:w w:val="95"/>
          <w:sz w:val="24"/>
          <w:szCs w:val="24"/>
        </w:rPr>
        <w:t xml:space="preserve"> </w:t>
      </w:r>
      <w:r w:rsidR="002D0D3F">
        <w:rPr>
          <w:rFonts w:ascii="Times New Roman" w:eastAsia="Times New Roman" w:hAnsi="Times New Roman" w:cs="Times New Roman"/>
          <w:i/>
          <w:w w:val="95"/>
          <w:sz w:val="24"/>
          <w:szCs w:val="24"/>
        </w:rPr>
        <w:t>j</w:t>
      </w:r>
      <w:r w:rsidR="002D0D3F">
        <w:rPr>
          <w:rFonts w:ascii="Times New Roman" w:eastAsia="Times New Roman" w:hAnsi="Times New Roman" w:cs="Times New Roman"/>
          <w:i/>
          <w:spacing w:val="13"/>
          <w:w w:val="95"/>
          <w:sz w:val="24"/>
          <w:szCs w:val="24"/>
        </w:rPr>
        <w:t xml:space="preserve"> </w:t>
      </w:r>
      <w:r w:rsidR="002D0D3F">
        <w:rPr>
          <w:rFonts w:ascii="Georgia" w:eastAsia="Georgia" w:hAnsi="Georgia" w:cs="Georgia"/>
          <w:w w:val="95"/>
          <w:sz w:val="24"/>
          <w:szCs w:val="24"/>
        </w:rPr>
        <w:t xml:space="preserve">= </w:t>
      </w:r>
      <w:r w:rsidR="002D0D3F">
        <w:rPr>
          <w:rFonts w:ascii="Palatino Linotype" w:eastAsia="Palatino Linotype" w:hAnsi="Palatino Linotype" w:cs="Palatino Linotype"/>
          <w:spacing w:val="-5"/>
          <w:w w:val="95"/>
          <w:sz w:val="24"/>
          <w:szCs w:val="24"/>
        </w:rPr>
        <w:t>1</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2"/>
          <w:w w:val="95"/>
          <w:sz w:val="24"/>
          <w:szCs w:val="24"/>
        </w:rPr>
        <w:t xml:space="preserve"> </w:t>
      </w:r>
      <w:r w:rsidR="002D0D3F">
        <w:rPr>
          <w:rFonts w:ascii="Palatino Linotype" w:eastAsia="Palatino Linotype" w:hAnsi="Palatino Linotype" w:cs="Palatino Linotype"/>
          <w:spacing w:val="-5"/>
          <w:w w:val="95"/>
          <w:sz w:val="24"/>
          <w:szCs w:val="24"/>
        </w:rPr>
        <w:t>2</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0"/>
          <w:w w:val="9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48"/>
          <w:w w:val="90"/>
          <w:sz w:val="24"/>
          <w:szCs w:val="24"/>
        </w:rPr>
        <w:t xml:space="preserve"> </w:t>
      </w:r>
      <w:r w:rsidR="002D0D3F">
        <w:rPr>
          <w:rFonts w:ascii="Times New Roman" w:eastAsia="Times New Roman" w:hAnsi="Times New Roman" w:cs="Times New Roman"/>
          <w:w w:val="95"/>
          <w:sz w:val="24"/>
          <w:szCs w:val="24"/>
        </w:rPr>
        <w:t>,</w:t>
      </w:r>
      <w:r w:rsidR="002D0D3F">
        <w:rPr>
          <w:rFonts w:ascii="Times New Roman" w:eastAsia="Times New Roman" w:hAnsi="Times New Roman" w:cs="Times New Roman"/>
          <w:spacing w:val="-31"/>
          <w:w w:val="95"/>
          <w:sz w:val="24"/>
          <w:szCs w:val="24"/>
        </w:rPr>
        <w:t xml:space="preserve"> </w:t>
      </w:r>
      <w:r w:rsidR="002D0D3F">
        <w:rPr>
          <w:rFonts w:ascii="Times New Roman" w:eastAsia="Times New Roman" w:hAnsi="Times New Roman" w:cs="Times New Roman"/>
          <w:i/>
          <w:spacing w:val="-3"/>
          <w:w w:val="95"/>
          <w:sz w:val="24"/>
          <w:szCs w:val="24"/>
        </w:rPr>
        <w:t>n</w:t>
      </w:r>
      <w:r w:rsidR="002D0D3F">
        <w:rPr>
          <w:rFonts w:ascii="MS Gothic" w:eastAsia="MS Gothic" w:hAnsi="MS Gothic" w:cs="MS Gothic"/>
          <w:spacing w:val="-5"/>
          <w:w w:val="95"/>
          <w:sz w:val="24"/>
          <w:szCs w:val="24"/>
        </w:rPr>
        <w:t>)</w:t>
      </w:r>
      <w:r w:rsidR="002D0D3F">
        <w:rPr>
          <w:rFonts w:ascii="宋体" w:eastAsia="宋体" w:hAnsi="宋体" w:cs="宋体"/>
          <w:spacing w:val="-3"/>
          <w:w w:val="95"/>
          <w:sz w:val="24"/>
          <w:szCs w:val="24"/>
        </w:rPr>
        <w:t>，矩阵</w:t>
      </w:r>
      <w:r w:rsidR="002D0D3F">
        <w:rPr>
          <w:rFonts w:ascii="宋体" w:eastAsia="宋体" w:hAnsi="宋体" w:cs="宋体"/>
          <w:spacing w:val="-76"/>
          <w:w w:val="95"/>
          <w:sz w:val="24"/>
          <w:szCs w:val="24"/>
        </w:rPr>
        <w:t xml:space="preserve"> </w:t>
      </w:r>
      <w:r w:rsidR="002D0D3F">
        <w:rPr>
          <w:rFonts w:ascii="Times New Roman" w:eastAsia="Times New Roman" w:hAnsi="Times New Roman" w:cs="Times New Roman"/>
          <w:i/>
          <w:w w:val="95"/>
          <w:sz w:val="24"/>
          <w:szCs w:val="24"/>
        </w:rPr>
        <w:t>Y</w:t>
      </w:r>
      <w:r w:rsidR="002D0D3F">
        <w:rPr>
          <w:rFonts w:ascii="Times New Roman" w:eastAsia="Times New Roman" w:hAnsi="Times New Roman" w:cs="Times New Roman"/>
          <w:i/>
          <w:spacing w:val="20"/>
          <w:w w:val="95"/>
          <w:sz w:val="24"/>
          <w:szCs w:val="24"/>
        </w:rPr>
        <w:t xml:space="preserve"> </w:t>
      </w:r>
      <w:r w:rsidR="002D0D3F">
        <w:rPr>
          <w:rFonts w:ascii="Georgia" w:eastAsia="Georgia" w:hAnsi="Georgia" w:cs="Georgia"/>
          <w:w w:val="95"/>
          <w:sz w:val="24"/>
          <w:szCs w:val="24"/>
        </w:rPr>
        <w:t>=</w:t>
      </w:r>
      <w:r w:rsidR="002D0D3F">
        <w:rPr>
          <w:rFonts w:ascii="Georgia" w:eastAsia="Georgia" w:hAnsi="Georgia" w:cs="Georgia"/>
          <w:spacing w:val="17"/>
          <w:w w:val="95"/>
          <w:sz w:val="24"/>
          <w:szCs w:val="24"/>
        </w:rPr>
        <w:t xml:space="preserve"> </w:t>
      </w:r>
      <w:r w:rsidR="002D0D3F">
        <w:rPr>
          <w:rFonts w:ascii="宋体" w:eastAsia="宋体" w:hAnsi="宋体" w:cs="宋体"/>
          <w:spacing w:val="13"/>
          <w:w w:val="95"/>
          <w:position w:val="18"/>
          <w:sz w:val="24"/>
          <w:szCs w:val="24"/>
        </w:rPr>
        <w:t>(</w:t>
      </w:r>
      <w:r w:rsidR="002D0D3F">
        <w:rPr>
          <w:rFonts w:ascii="Times New Roman" w:eastAsia="Times New Roman" w:hAnsi="Times New Roman" w:cs="Times New Roman"/>
          <w:i/>
          <w:spacing w:val="7"/>
          <w:w w:val="95"/>
          <w:sz w:val="24"/>
          <w:szCs w:val="24"/>
        </w:rPr>
        <w:t>y</w:t>
      </w:r>
      <w:r w:rsidR="002D0D3F">
        <w:rPr>
          <w:rFonts w:ascii="Bookman Old Style" w:eastAsia="Bookman Old Style" w:hAnsi="Bookman Old Style" w:cs="Bookman Old Style"/>
          <w:i/>
          <w:spacing w:val="6"/>
          <w:w w:val="95"/>
          <w:position w:val="-3"/>
          <w:sz w:val="16"/>
          <w:szCs w:val="16"/>
        </w:rPr>
        <w:t>ij</w:t>
      </w:r>
      <w:r w:rsidR="002D0D3F">
        <w:rPr>
          <w:rFonts w:ascii="Bookman Old Style" w:eastAsia="Bookman Old Style" w:hAnsi="Bookman Old Style" w:cs="Bookman Old Style"/>
          <w:i/>
          <w:w w:val="95"/>
          <w:position w:val="-3"/>
          <w:sz w:val="16"/>
          <w:szCs w:val="16"/>
        </w:rPr>
        <w:t xml:space="preserve"> </w:t>
      </w:r>
      <w:r w:rsidR="002D0D3F">
        <w:rPr>
          <w:rFonts w:ascii="Bookman Old Style" w:eastAsia="Bookman Old Style" w:hAnsi="Bookman Old Style" w:cs="Bookman Old Style"/>
          <w:i/>
          <w:spacing w:val="7"/>
          <w:w w:val="95"/>
          <w:position w:val="-3"/>
          <w:sz w:val="16"/>
          <w:szCs w:val="16"/>
        </w:rPr>
        <w:t xml:space="preserve"> </w:t>
      </w:r>
      <w:r w:rsidR="002D0D3F">
        <w:rPr>
          <w:rFonts w:ascii="Bookman Old Style" w:eastAsia="Bookman Old Style" w:hAnsi="Bookman Old Style" w:cs="Bookman Old Style"/>
          <w:i/>
          <w:w w:val="95"/>
          <w:position w:val="-7"/>
          <w:sz w:val="16"/>
          <w:szCs w:val="16"/>
        </w:rPr>
        <w:t>m</w:t>
      </w:r>
    </w:p>
    <w:p w14:paraId="1DC36FE9" w14:textId="77777777" w:rsidR="00996552" w:rsidRDefault="002D0D3F">
      <w:pPr>
        <w:pStyle w:val="a3"/>
        <w:spacing w:before="31"/>
        <w:ind w:left="123"/>
        <w:rPr>
          <w:rFonts w:ascii="Times New Roman" w:eastAsia="Times New Roman" w:hAnsi="Times New Roman" w:cs="Times New Roman"/>
        </w:rPr>
      </w:pPr>
      <w:r>
        <w:br w:type="column"/>
      </w:r>
      <w:r>
        <w:lastRenderedPageBreak/>
        <w:t>表示方案集</w:t>
      </w:r>
      <w:r>
        <w:rPr>
          <w:spacing w:val="-6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t>对属性集</w:t>
      </w:r>
      <w:r>
        <w:rPr>
          <w:spacing w:val="-63"/>
        </w:rPr>
        <w:t xml:space="preserve"> </w:t>
      </w:r>
      <w:r>
        <w:rPr>
          <w:rFonts w:ascii="Times New Roman" w:eastAsia="Times New Roman" w:hAnsi="Times New Roman" w:cs="Times New Roman"/>
        </w:rPr>
        <w:t>G</w:t>
      </w:r>
    </w:p>
    <w:p w14:paraId="6DA90739" w14:textId="77777777" w:rsidR="00996552" w:rsidRDefault="00996552">
      <w:pPr>
        <w:rPr>
          <w:rFonts w:ascii="Times New Roman" w:eastAsia="Times New Roman" w:hAnsi="Times New Roman" w:cs="Times New Roman"/>
        </w:rPr>
        <w:sectPr w:rsidR="00996552">
          <w:type w:val="continuous"/>
          <w:pgSz w:w="11910" w:h="16840"/>
          <w:pgMar w:top="1580" w:right="1520" w:bottom="280" w:left="1680" w:header="720" w:footer="720" w:gutter="0"/>
          <w:cols w:num="2" w:space="720" w:equalWidth="0">
            <w:col w:w="5585" w:space="40"/>
            <w:col w:w="3085"/>
          </w:cols>
        </w:sectPr>
      </w:pPr>
    </w:p>
    <w:p w14:paraId="0886FDC9" w14:textId="77777777" w:rsidR="00996552" w:rsidRDefault="00996552">
      <w:pPr>
        <w:spacing w:before="1"/>
        <w:rPr>
          <w:rFonts w:ascii="Times New Roman" w:eastAsia="Times New Roman" w:hAnsi="Times New Roman" w:cs="Times New Roman"/>
          <w:sz w:val="20"/>
          <w:szCs w:val="20"/>
        </w:rPr>
      </w:pPr>
    </w:p>
    <w:p w14:paraId="3DC2C709" w14:textId="77777777" w:rsidR="00996552" w:rsidRDefault="002D0D3F">
      <w:pPr>
        <w:pStyle w:val="a3"/>
        <w:spacing w:before="26" w:line="288" w:lineRule="auto"/>
        <w:ind w:right="115"/>
        <w:rPr>
          <w:lang w:eastAsia="zh-CN"/>
        </w:rPr>
      </w:pPr>
      <w:r>
        <w:rPr>
          <w:lang w:eastAsia="zh-CN"/>
        </w:rPr>
        <w:t>的“属性矩阵</w:t>
      </w:r>
      <w:r>
        <w:rPr>
          <w:spacing w:val="-114"/>
          <w:lang w:eastAsia="zh-CN"/>
        </w:rPr>
        <w:t>”</w:t>
      </w:r>
      <w:r>
        <w:rPr>
          <w:lang w:eastAsia="zh-CN"/>
        </w:rPr>
        <w:t>，俗称“决策矩阵</w:t>
      </w:r>
      <w:r>
        <w:rPr>
          <w:spacing w:val="-114"/>
          <w:lang w:eastAsia="zh-CN"/>
        </w:rPr>
        <w:t>”</w:t>
      </w:r>
      <w:r>
        <w:rPr>
          <w:lang w:eastAsia="zh-CN"/>
        </w:rPr>
        <w:t>。在</w:t>
      </w:r>
      <w:r>
        <w:rPr>
          <w:spacing w:val="-58"/>
          <w:lang w:eastAsia="zh-CN"/>
        </w:rPr>
        <w:t xml:space="preserve"> </w:t>
      </w:r>
      <w:r>
        <w:rPr>
          <w:rFonts w:ascii="Times New Roman" w:eastAsia="Times New Roman" w:hAnsi="Times New Roman" w:cs="Times New Roman"/>
          <w:lang w:eastAsia="zh-CN"/>
        </w:rPr>
        <w:t>4.2.2</w:t>
      </w:r>
      <w:r>
        <w:rPr>
          <w:rFonts w:ascii="Times New Roman" w:eastAsia="Times New Roman" w:hAnsi="Times New Roman" w:cs="Times New Roman"/>
          <w:spacing w:val="2"/>
          <w:lang w:eastAsia="zh-CN"/>
        </w:rPr>
        <w:t xml:space="preserve"> </w:t>
      </w:r>
      <w:r>
        <w:rPr>
          <w:lang w:eastAsia="zh-CN"/>
        </w:rPr>
        <w:t>节的脆弱性量化评估指标的分析描 述中，本文在指标处理上采用的“效益型”指标，指标值越大越好</w:t>
      </w:r>
      <w:hyperlink w:anchor="_bookmark217" w:history="1">
        <w:r>
          <w:rPr>
            <w:rFonts w:ascii="Times New Roman" w:eastAsia="Times New Roman" w:hAnsi="Times New Roman" w:cs="Times New Roman"/>
            <w:position w:val="9"/>
            <w:sz w:val="16"/>
            <w:szCs w:val="16"/>
            <w:lang w:eastAsia="zh-CN"/>
          </w:rPr>
          <w:t>[74</w:t>
        </w:r>
      </w:hyperlink>
      <w:r>
        <w:rPr>
          <w:rFonts w:ascii="Times New Roman" w:eastAsia="Times New Roman" w:hAnsi="Times New Roman" w:cs="Times New Roman"/>
          <w:position w:val="9"/>
          <w:sz w:val="16"/>
          <w:szCs w:val="16"/>
          <w:lang w:eastAsia="zh-CN"/>
        </w:rPr>
        <w:t>]</w:t>
      </w:r>
      <w:r>
        <w:rPr>
          <w:lang w:eastAsia="zh-CN"/>
        </w:rPr>
        <w:t>。</w:t>
      </w:r>
    </w:p>
    <w:p w14:paraId="745A74E4" w14:textId="77777777" w:rsidR="00996552" w:rsidRDefault="002D0D3F">
      <w:pPr>
        <w:spacing w:before="31"/>
        <w:ind w:left="597"/>
        <w:rPr>
          <w:rFonts w:ascii="Bookman Old Style" w:eastAsia="Bookman Old Style" w:hAnsi="Bookman Old Style" w:cs="Bookman Old Style"/>
          <w:sz w:val="16"/>
          <w:szCs w:val="16"/>
          <w:lang w:eastAsia="zh-CN"/>
        </w:rPr>
      </w:pPr>
      <w:r>
        <w:rPr>
          <w:rFonts w:ascii="宋体" w:eastAsia="宋体" w:hAnsi="宋体" w:cs="宋体"/>
          <w:sz w:val="24"/>
          <w:szCs w:val="24"/>
          <w:lang w:eastAsia="zh-CN"/>
        </w:rPr>
        <w:t>对矩阵</w:t>
      </w:r>
      <w:r>
        <w:rPr>
          <w:rFonts w:ascii="宋体" w:eastAsia="宋体" w:hAnsi="宋体" w:cs="宋体"/>
          <w:spacing w:val="-98"/>
          <w:sz w:val="24"/>
          <w:szCs w:val="24"/>
          <w:lang w:eastAsia="zh-CN"/>
        </w:rPr>
        <w:t xml:space="preserve"> </w:t>
      </w:r>
      <w:r>
        <w:rPr>
          <w:rFonts w:ascii="Times New Roman" w:eastAsia="Times New Roman" w:hAnsi="Times New Roman" w:cs="Times New Roman"/>
          <w:i/>
          <w:sz w:val="24"/>
          <w:szCs w:val="24"/>
          <w:lang w:eastAsia="zh-CN"/>
        </w:rPr>
        <w:t>Y</w:t>
      </w:r>
      <w:r>
        <w:rPr>
          <w:rFonts w:ascii="Times New Roman" w:eastAsia="Times New Roman" w:hAnsi="Times New Roman" w:cs="Times New Roman"/>
          <w:i/>
          <w:spacing w:val="-16"/>
          <w:sz w:val="24"/>
          <w:szCs w:val="24"/>
          <w:lang w:eastAsia="zh-CN"/>
        </w:rPr>
        <w:t xml:space="preserve"> </w:t>
      </w:r>
      <w:r>
        <w:rPr>
          <w:rFonts w:ascii="宋体" w:eastAsia="宋体" w:hAnsi="宋体" w:cs="宋体"/>
          <w:sz w:val="24"/>
          <w:szCs w:val="24"/>
          <w:lang w:eastAsia="zh-CN"/>
        </w:rPr>
        <w:t>进行归一化处理后得到的决策矩阵记为</w:t>
      </w:r>
      <w:r>
        <w:rPr>
          <w:rFonts w:ascii="宋体" w:eastAsia="宋体" w:hAnsi="宋体" w:cs="宋体"/>
          <w:spacing w:val="-84"/>
          <w:sz w:val="24"/>
          <w:szCs w:val="24"/>
          <w:lang w:eastAsia="zh-CN"/>
        </w:rPr>
        <w:t xml:space="preserve"> </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3"/>
          <w:sz w:val="24"/>
          <w:szCs w:val="24"/>
          <w:lang w:eastAsia="zh-CN"/>
        </w:rPr>
        <w:t xml:space="preserve"> </w:t>
      </w:r>
      <w:r>
        <w:rPr>
          <w:rFonts w:ascii="MS Gothic" w:eastAsia="MS Gothic" w:hAnsi="MS Gothic" w:cs="MS Gothic"/>
          <w:spacing w:val="9"/>
          <w:sz w:val="24"/>
          <w:szCs w:val="24"/>
          <w:lang w:eastAsia="zh-CN"/>
        </w:rPr>
        <w:t>(</w:t>
      </w:r>
      <w:r>
        <w:rPr>
          <w:rFonts w:ascii="Times New Roman" w:eastAsia="Times New Roman" w:hAnsi="Times New Roman" w:cs="Times New Roman"/>
          <w:i/>
          <w:spacing w:val="6"/>
          <w:sz w:val="24"/>
          <w:szCs w:val="24"/>
          <w:lang w:eastAsia="zh-CN"/>
        </w:rPr>
        <w:t>z</w:t>
      </w:r>
      <w:r>
        <w:rPr>
          <w:rFonts w:ascii="Bookman Old Style" w:eastAsia="Bookman Old Style" w:hAnsi="Bookman Old Style" w:cs="Bookman Old Style"/>
          <w:i/>
          <w:spacing w:val="5"/>
          <w:position w:val="-3"/>
          <w:sz w:val="16"/>
          <w:szCs w:val="16"/>
          <w:lang w:eastAsia="zh-CN"/>
        </w:rPr>
        <w:t>ij</w:t>
      </w:r>
      <w:r>
        <w:rPr>
          <w:rFonts w:ascii="Bookman Old Style" w:eastAsia="Bookman Old Style" w:hAnsi="Bookman Old Style" w:cs="Bookman Old Style"/>
          <w:i/>
          <w:spacing w:val="-38"/>
          <w:position w:val="-3"/>
          <w:sz w:val="16"/>
          <w:szCs w:val="16"/>
          <w:lang w:eastAsia="zh-CN"/>
        </w:rPr>
        <w:t xml:space="preserve"> </w:t>
      </w:r>
      <w:r>
        <w:rPr>
          <w:rFonts w:ascii="MS Gothic" w:eastAsia="MS Gothic" w:hAnsi="MS Gothic" w:cs="MS Gothic"/>
          <w:spacing w:val="4"/>
          <w:sz w:val="24"/>
          <w:szCs w:val="24"/>
          <w:lang w:eastAsia="zh-CN"/>
        </w:rPr>
        <w:t>)</w:t>
      </w:r>
      <w:r>
        <w:rPr>
          <w:rFonts w:ascii="MS Gothic" w:eastAsia="MS Gothic" w:hAnsi="MS Gothic" w:cs="MS Gothic"/>
          <w:spacing w:val="4"/>
          <w:position w:val="-3"/>
          <w:sz w:val="16"/>
          <w:szCs w:val="16"/>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94"/>
          <w:sz w:val="24"/>
          <w:szCs w:val="24"/>
          <w:lang w:eastAsia="zh-CN"/>
        </w:rPr>
        <w:t xml:space="preserve"> </w:t>
      </w:r>
      <w:r>
        <w:rPr>
          <w:rFonts w:ascii="Times New Roman" w:eastAsia="Times New Roman" w:hAnsi="Times New Roman" w:cs="Times New Roman"/>
          <w:i/>
          <w:spacing w:val="-1"/>
          <w:sz w:val="24"/>
          <w:szCs w:val="24"/>
          <w:lang w:eastAsia="zh-CN"/>
        </w:rPr>
        <w:t>n</w:t>
      </w:r>
      <w:r>
        <w:rPr>
          <w:rFonts w:ascii="MS Gothic" w:eastAsia="MS Gothic" w:hAnsi="MS Gothic" w:cs="MS Gothic"/>
          <w:spacing w:val="-2"/>
          <w:sz w:val="24"/>
          <w:szCs w:val="24"/>
          <w:lang w:eastAsia="zh-CN"/>
        </w:rPr>
        <w:t>)</w:t>
      </w:r>
      <w:r>
        <w:rPr>
          <w:rFonts w:ascii="宋体" w:eastAsia="宋体" w:hAnsi="宋体" w:cs="宋体"/>
          <w:spacing w:val="-1"/>
          <w:sz w:val="24"/>
          <w:szCs w:val="24"/>
          <w:lang w:eastAsia="zh-CN"/>
        </w:rPr>
        <w:t>，显然，</w:t>
      </w:r>
      <w:r>
        <w:rPr>
          <w:rFonts w:ascii="Times New Roman" w:eastAsia="Times New Roman" w:hAnsi="Times New Roman" w:cs="Times New Roman"/>
          <w:i/>
          <w:spacing w:val="-1"/>
          <w:sz w:val="24"/>
          <w:szCs w:val="24"/>
          <w:lang w:eastAsia="zh-CN"/>
        </w:rPr>
        <w:t>z</w:t>
      </w:r>
      <w:r>
        <w:rPr>
          <w:rFonts w:ascii="Bookman Old Style" w:eastAsia="Bookman Old Style" w:hAnsi="Bookman Old Style" w:cs="Bookman Old Style"/>
          <w:i/>
          <w:spacing w:val="-1"/>
          <w:position w:val="-3"/>
          <w:sz w:val="16"/>
          <w:szCs w:val="16"/>
          <w:lang w:eastAsia="zh-CN"/>
        </w:rPr>
        <w:t>ij</w:t>
      </w:r>
    </w:p>
    <w:p w14:paraId="4D4339C0" w14:textId="77777777" w:rsidR="00996552" w:rsidRDefault="002D0D3F">
      <w:pPr>
        <w:spacing w:before="85" w:line="32" w:lineRule="exact"/>
        <w:ind w:right="2356"/>
        <w:jc w:val="right"/>
        <w:rPr>
          <w:rFonts w:ascii="Bookman Old Style" w:eastAsia="Bookman Old Style" w:hAnsi="Bookman Old Style" w:cs="Bookman Old Style"/>
          <w:sz w:val="16"/>
          <w:szCs w:val="16"/>
          <w:lang w:eastAsia="zh-CN"/>
        </w:rPr>
      </w:pPr>
      <w:r>
        <w:rPr>
          <w:rFonts w:ascii="Bookman Old Style"/>
          <w:i/>
          <w:sz w:val="16"/>
          <w:lang w:eastAsia="zh-CN"/>
        </w:rPr>
        <w:t>T</w:t>
      </w:r>
    </w:p>
    <w:p w14:paraId="270B5C62" w14:textId="77777777" w:rsidR="00996552" w:rsidRDefault="00996552">
      <w:pPr>
        <w:spacing w:line="32" w:lineRule="exact"/>
        <w:jc w:val="right"/>
        <w:rPr>
          <w:rFonts w:ascii="Bookman Old Style" w:eastAsia="Bookman Old Style" w:hAnsi="Bookman Old Style" w:cs="Bookman Old Style"/>
          <w:sz w:val="16"/>
          <w:szCs w:val="16"/>
          <w:lang w:eastAsia="zh-CN"/>
        </w:rPr>
        <w:sectPr w:rsidR="00996552">
          <w:pgSz w:w="11910" w:h="16840"/>
          <w:pgMar w:top="1140" w:right="1680" w:bottom="1280" w:left="1680" w:header="871" w:footer="1095" w:gutter="0"/>
          <w:cols w:space="720"/>
        </w:sectPr>
      </w:pPr>
    </w:p>
    <w:p w14:paraId="79E3E913" w14:textId="77777777" w:rsidR="00996552" w:rsidRDefault="002D0D3F">
      <w:pPr>
        <w:spacing w:line="294" w:lineRule="exact"/>
        <w:ind w:left="117"/>
        <w:rPr>
          <w:rFonts w:ascii="MS Gothic" w:eastAsia="MS Gothic" w:hAnsi="MS Gothic" w:cs="MS Gothic"/>
          <w:sz w:val="24"/>
          <w:szCs w:val="24"/>
          <w:lang w:eastAsia="zh-CN"/>
        </w:rPr>
      </w:pPr>
      <w:r>
        <w:rPr>
          <w:rFonts w:ascii="宋体" w:eastAsia="宋体" w:hAnsi="宋体" w:cs="宋体"/>
          <w:sz w:val="24"/>
          <w:szCs w:val="24"/>
          <w:lang w:eastAsia="zh-CN"/>
        </w:rPr>
        <w:lastRenderedPageBreak/>
        <w:t>愈大愈好</w:t>
      </w:r>
      <w:r>
        <w:rPr>
          <w:rFonts w:ascii="宋体" w:eastAsia="宋体" w:hAnsi="宋体" w:cs="宋体"/>
          <w:spacing w:val="-28"/>
          <w:sz w:val="24"/>
          <w:szCs w:val="24"/>
          <w:lang w:eastAsia="zh-CN"/>
        </w:rPr>
        <w:t>，</w:t>
      </w:r>
      <w:r>
        <w:rPr>
          <w:rFonts w:ascii="宋体" w:eastAsia="宋体" w:hAnsi="宋体" w:cs="宋体"/>
          <w:sz w:val="24"/>
          <w:szCs w:val="24"/>
          <w:lang w:eastAsia="zh-CN"/>
        </w:rPr>
        <w:t>设评价指标间的加权向量为</w:t>
      </w:r>
      <w:r>
        <w:rPr>
          <w:rFonts w:ascii="宋体" w:eastAsia="宋体" w:hAnsi="宋体" w:cs="宋体"/>
          <w:spacing w:val="-100"/>
          <w:sz w:val="24"/>
          <w:szCs w:val="24"/>
          <w:lang w:eastAsia="zh-CN"/>
        </w:rPr>
        <w:t xml:space="preserve"> </w:t>
      </w:r>
      <w:r>
        <w:rPr>
          <w:rFonts w:ascii="Times New Roman" w:eastAsia="Times New Roman" w:hAnsi="Times New Roman" w:cs="Times New Roman"/>
          <w:i/>
          <w:sz w:val="24"/>
          <w:szCs w:val="24"/>
          <w:lang w:eastAsia="zh-CN"/>
        </w:rPr>
        <w:t>W</w:t>
      </w:r>
      <w:r>
        <w:rPr>
          <w:rFonts w:ascii="Times New Roman" w:eastAsia="Times New Roman" w:hAnsi="Times New Roman" w:cs="Times New Roman"/>
          <w:i/>
          <w:spacing w:val="-23"/>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9"/>
          <w:sz w:val="24"/>
          <w:szCs w:val="24"/>
          <w:lang w:eastAsia="zh-CN"/>
        </w:rPr>
        <w:t xml:space="preserve"> </w:t>
      </w:r>
      <w:r>
        <w:rPr>
          <w:rFonts w:ascii="MS Gothic" w:eastAsia="MS Gothic" w:hAnsi="MS Gothic" w:cs="MS Gothic"/>
          <w:spacing w:val="4"/>
          <w:sz w:val="24"/>
          <w:szCs w:val="24"/>
          <w:lang w:eastAsia="zh-CN"/>
        </w:rPr>
        <w:t>[</w:t>
      </w:r>
      <w:r>
        <w:rPr>
          <w:rFonts w:ascii="Times New Roman" w:eastAsia="Times New Roman" w:hAnsi="Times New Roman" w:cs="Times New Roman"/>
          <w:i/>
          <w:sz w:val="24"/>
          <w:szCs w:val="24"/>
          <w:lang w:eastAsia="zh-CN"/>
        </w:rPr>
        <w:t>w</w:t>
      </w:r>
      <w:r>
        <w:rPr>
          <w:rFonts w:ascii="Palatino Linotype" w:eastAsia="Palatino Linotype" w:hAnsi="Palatino Linotype" w:cs="Palatino Linotype"/>
          <w:position w:val="-3"/>
          <w:sz w:val="16"/>
          <w:szCs w:val="16"/>
          <w:lang w:eastAsia="zh-CN"/>
        </w:rPr>
        <w:t>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i/>
          <w:sz w:val="24"/>
          <w:szCs w:val="24"/>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8"/>
          <w:position w:val="-3"/>
          <w:sz w:val="16"/>
          <w:szCs w:val="16"/>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90"/>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89"/>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89"/>
          <w:w w:val="90"/>
          <w:sz w:val="24"/>
          <w:szCs w:val="24"/>
          <w:lang w:eastAsia="zh-CN"/>
        </w:rPr>
        <w:t xml:space="preserve"> </w:t>
      </w:r>
      <w:r>
        <w:rPr>
          <w:rFonts w:ascii="Times New Roman" w:eastAsia="Times New Roman" w:hAnsi="Times New Roman" w:cs="Times New Roman"/>
          <w:i/>
          <w:spacing w:val="3"/>
          <w:sz w:val="24"/>
          <w:szCs w:val="24"/>
          <w:lang w:eastAsia="zh-CN"/>
        </w:rPr>
        <w:t>w</w:t>
      </w:r>
      <w:r>
        <w:rPr>
          <w:rFonts w:ascii="Bookman Old Style" w:eastAsia="Bookman Old Style" w:hAnsi="Bookman Old Style" w:cs="Bookman Old Style"/>
          <w:i/>
          <w:spacing w:val="12"/>
          <w:position w:val="-3"/>
          <w:sz w:val="16"/>
          <w:szCs w:val="16"/>
          <w:lang w:eastAsia="zh-CN"/>
        </w:rPr>
        <w:t>n</w:t>
      </w:r>
      <w:r>
        <w:rPr>
          <w:rFonts w:ascii="MS Gothic" w:eastAsia="MS Gothic" w:hAnsi="MS Gothic" w:cs="MS Gothic"/>
          <w:sz w:val="24"/>
          <w:szCs w:val="24"/>
          <w:lang w:eastAsia="zh-CN"/>
        </w:rPr>
        <w:t>]</w:t>
      </w:r>
    </w:p>
    <w:p w14:paraId="37717710" w14:textId="77777777" w:rsidR="00996552" w:rsidRDefault="002D0D3F">
      <w:pPr>
        <w:pStyle w:val="a3"/>
        <w:spacing w:before="31"/>
        <w:rPr>
          <w:lang w:eastAsia="zh-CN"/>
        </w:rPr>
      </w:pPr>
      <w:r>
        <w:rPr>
          <w:lang w:eastAsia="zh-CN"/>
        </w:rPr>
        <w:t>束条件</w:t>
      </w:r>
    </w:p>
    <w:p w14:paraId="16F16FB7" w14:textId="77777777" w:rsidR="00996552" w:rsidRDefault="002D0D3F">
      <w:pPr>
        <w:pStyle w:val="a3"/>
        <w:spacing w:line="278" w:lineRule="exact"/>
        <w:rPr>
          <w:lang w:eastAsia="zh-CN"/>
        </w:rPr>
      </w:pPr>
      <w:r>
        <w:rPr>
          <w:lang w:eastAsia="zh-CN"/>
        </w:rPr>
        <w:br w:type="column"/>
      </w:r>
      <w:r>
        <w:rPr>
          <w:rFonts w:ascii="Times New Roman" w:eastAsia="Times New Roman" w:hAnsi="Times New Roman" w:cs="Times New Roman"/>
          <w:lang w:eastAsia="zh-CN"/>
        </w:rPr>
        <w:lastRenderedPageBreak/>
        <w:t>&gt;</w:t>
      </w:r>
      <w:r>
        <w:rPr>
          <w:rFonts w:ascii="Times New Roman" w:eastAsia="Times New Roman" w:hAnsi="Times New Roman" w:cs="Times New Roman"/>
          <w:spacing w:val="20"/>
          <w:lang w:eastAsia="zh-CN"/>
        </w:rPr>
        <w:t xml:space="preserve"> </w:t>
      </w:r>
      <w:r>
        <w:rPr>
          <w:rFonts w:ascii="Palatino Linotype" w:eastAsia="Palatino Linotype" w:hAnsi="Palatino Linotype" w:cs="Palatino Linotype"/>
          <w:lang w:eastAsia="zh-CN"/>
        </w:rPr>
        <w:t>0</w:t>
      </w:r>
      <w:r>
        <w:rPr>
          <w:rFonts w:ascii="Times New Roman" w:eastAsia="Times New Roman" w:hAnsi="Times New Roman" w:cs="Times New Roman"/>
          <w:lang w:eastAsia="zh-CN"/>
        </w:rPr>
        <w:t>,</w:t>
      </w:r>
      <w:r>
        <w:rPr>
          <w:rFonts w:ascii="Times New Roman" w:eastAsia="Times New Roman" w:hAnsi="Times New Roman" w:cs="Times New Roman"/>
          <w:spacing w:val="2"/>
          <w:lang w:eastAsia="zh-CN"/>
        </w:rPr>
        <w:t xml:space="preserve"> </w:t>
      </w:r>
      <w:r>
        <w:rPr>
          <w:lang w:eastAsia="zh-CN"/>
        </w:rPr>
        <w:t>并满足单位化约</w:t>
      </w:r>
    </w:p>
    <w:p w14:paraId="47577D39" w14:textId="77777777" w:rsidR="00996552" w:rsidRDefault="00996552">
      <w:pPr>
        <w:spacing w:line="278" w:lineRule="exact"/>
        <w:rPr>
          <w:lang w:eastAsia="zh-CN"/>
        </w:rPr>
        <w:sectPr w:rsidR="00996552">
          <w:type w:val="continuous"/>
          <w:pgSz w:w="11910" w:h="16840"/>
          <w:pgMar w:top="1580" w:right="1680" w:bottom="280" w:left="1680" w:header="720" w:footer="720" w:gutter="0"/>
          <w:cols w:num="2" w:space="720" w:equalWidth="0">
            <w:col w:w="6095" w:space="76"/>
            <w:col w:w="2379"/>
          </w:cols>
        </w:sectPr>
      </w:pPr>
    </w:p>
    <w:p w14:paraId="026BC0F6" w14:textId="77777777" w:rsidR="00996552" w:rsidRDefault="002D0D3F">
      <w:pPr>
        <w:spacing w:before="132" w:line="53" w:lineRule="exact"/>
        <w:ind w:left="1412" w:right="2073"/>
        <w:jc w:val="center"/>
        <w:rPr>
          <w:rFonts w:ascii="Bookman Old Style" w:eastAsia="Bookman Old Style" w:hAnsi="Bookman Old Style" w:cs="Bookman Old Style"/>
          <w:sz w:val="16"/>
          <w:szCs w:val="16"/>
          <w:lang w:eastAsia="zh-CN"/>
        </w:rPr>
      </w:pPr>
      <w:r>
        <w:rPr>
          <w:rFonts w:ascii="Bookman Old Style"/>
          <w:i/>
          <w:sz w:val="16"/>
          <w:lang w:eastAsia="zh-CN"/>
        </w:rPr>
        <w:lastRenderedPageBreak/>
        <w:t>m</w:t>
      </w:r>
    </w:p>
    <w:p w14:paraId="7AD65B41" w14:textId="77777777" w:rsidR="00996552" w:rsidRDefault="002D0D3F">
      <w:pPr>
        <w:pStyle w:val="a3"/>
        <w:spacing w:line="159" w:lineRule="exact"/>
        <w:ind w:left="1412" w:right="2076"/>
        <w:jc w:val="center"/>
        <w:rPr>
          <w:rFonts w:cs="宋体"/>
          <w:lang w:eastAsia="zh-CN"/>
        </w:rPr>
      </w:pPr>
      <w:r>
        <w:rPr>
          <w:rFonts w:cs="宋体"/>
          <w:w w:val="130"/>
          <w:lang w:eastAsia="zh-CN"/>
        </w:rPr>
        <w:t>飞</w:t>
      </w:r>
    </w:p>
    <w:p w14:paraId="0C77CE2C" w14:textId="77777777" w:rsidR="00996552" w:rsidRDefault="00025C9E">
      <w:pPr>
        <w:tabs>
          <w:tab w:val="left" w:pos="7968"/>
        </w:tabs>
        <w:spacing w:line="329" w:lineRule="exact"/>
        <w:ind w:left="4315"/>
        <w:rPr>
          <w:rFonts w:ascii="Times New Roman" w:eastAsia="Times New Roman" w:hAnsi="Times New Roman" w:cs="Times New Roman"/>
          <w:sz w:val="24"/>
          <w:szCs w:val="24"/>
          <w:lang w:eastAsia="zh-CN"/>
        </w:rPr>
      </w:pPr>
      <w:r>
        <w:rPr>
          <w:rFonts w:eastAsiaTheme="minorHAnsi"/>
        </w:rPr>
        <w:pict w14:anchorId="1CA10442">
          <v:shape id="_x0000_s3491" type="#_x0000_t202" style="position:absolute;left:0;text-align:left;margin-left:291.05pt;margin-top:.35pt;width:12.4pt;height:13.9pt;z-index:-278608;mso-position-horizontal-relative:page" filled="f" stroked="f">
            <v:textbox inset="0,0,0,0">
              <w:txbxContent>
                <w:p w14:paraId="061FEDE6" w14:textId="77777777" w:rsidR="00025C9E" w:rsidRDefault="00025C9E">
                  <w:pPr>
                    <w:spacing w:line="277" w:lineRule="exact"/>
                    <w:rPr>
                      <w:rFonts w:ascii="Palatino Linotype" w:eastAsia="Palatino Linotype" w:hAnsi="Palatino Linotype" w:cs="Palatino Linotype"/>
                      <w:sz w:val="16"/>
                      <w:szCs w:val="16"/>
                    </w:rPr>
                  </w:pPr>
                  <w:r>
                    <w:rPr>
                      <w:rFonts w:ascii="Times New Roman"/>
                      <w:i/>
                      <w:spacing w:val="3"/>
                      <w:position w:val="-9"/>
                      <w:sz w:val="24"/>
                    </w:rPr>
                    <w:t>w</w:t>
                  </w:r>
                  <w:r>
                    <w:rPr>
                      <w:rFonts w:ascii="Palatino Linotype"/>
                      <w:spacing w:val="3"/>
                      <w:sz w:val="16"/>
                    </w:rPr>
                    <w:t>2</w:t>
                  </w:r>
                </w:p>
              </w:txbxContent>
            </v:textbox>
            <w10:wrap anchorx="page"/>
          </v:shape>
        </w:pict>
      </w:r>
      <w:r w:rsidR="002D0D3F">
        <w:rPr>
          <w:rFonts w:ascii="Bookman Old Style"/>
          <w:i/>
          <w:position w:val="-5"/>
          <w:sz w:val="16"/>
          <w:lang w:eastAsia="zh-CN"/>
        </w:rPr>
        <w:t xml:space="preserve">j </w:t>
      </w:r>
      <w:r w:rsidR="002D0D3F">
        <w:rPr>
          <w:rFonts w:ascii="Bookman Old Style"/>
          <w:i/>
          <w:spacing w:val="4"/>
          <w:position w:val="-5"/>
          <w:sz w:val="16"/>
          <w:lang w:eastAsia="zh-CN"/>
        </w:rPr>
        <w:t xml:space="preserve"> </w:t>
      </w:r>
      <w:r w:rsidR="002D0D3F">
        <w:rPr>
          <w:rFonts w:ascii="Georgia"/>
          <w:sz w:val="24"/>
          <w:lang w:eastAsia="zh-CN"/>
        </w:rPr>
        <w:t>=</w:t>
      </w:r>
      <w:r w:rsidR="002D0D3F">
        <w:rPr>
          <w:rFonts w:ascii="Georgia"/>
          <w:spacing w:val="8"/>
          <w:sz w:val="24"/>
          <w:lang w:eastAsia="zh-CN"/>
        </w:rPr>
        <w:t xml:space="preserve"> </w:t>
      </w:r>
      <w:r w:rsidR="002D0D3F">
        <w:rPr>
          <w:rFonts w:ascii="Palatino Linotype"/>
          <w:sz w:val="24"/>
          <w:lang w:eastAsia="zh-CN"/>
        </w:rPr>
        <w:t>1</w:t>
      </w:r>
      <w:r w:rsidR="002D0D3F">
        <w:rPr>
          <w:rFonts w:ascii="Palatino Linotype"/>
          <w:sz w:val="24"/>
          <w:lang w:eastAsia="zh-CN"/>
        </w:rPr>
        <w:tab/>
      </w:r>
      <w:r w:rsidR="002D0D3F">
        <w:rPr>
          <w:rFonts w:ascii="Times New Roman"/>
          <w:sz w:val="24"/>
          <w:lang w:eastAsia="zh-CN"/>
        </w:rPr>
        <w:t>(4.7)</w:t>
      </w:r>
    </w:p>
    <w:p w14:paraId="6B2D1445" w14:textId="77777777" w:rsidR="00996552" w:rsidRDefault="002D0D3F">
      <w:pPr>
        <w:spacing w:before="5"/>
        <w:ind w:left="301" w:right="951"/>
        <w:jc w:val="center"/>
        <w:rPr>
          <w:rFonts w:ascii="Palatino Linotype" w:eastAsia="Palatino Linotype" w:hAnsi="Palatino Linotype" w:cs="Palatino Linotype"/>
          <w:sz w:val="16"/>
          <w:szCs w:val="16"/>
          <w:lang w:eastAsia="zh-CN"/>
        </w:rPr>
      </w:pPr>
      <w:r>
        <w:rPr>
          <w:rFonts w:ascii="Bookman Old Style"/>
          <w:i/>
          <w:spacing w:val="2"/>
          <w:sz w:val="16"/>
          <w:lang w:eastAsia="zh-CN"/>
        </w:rPr>
        <w:t>j</w:t>
      </w:r>
      <w:r>
        <w:rPr>
          <w:rFonts w:ascii="Georgia"/>
          <w:spacing w:val="3"/>
          <w:sz w:val="16"/>
          <w:lang w:eastAsia="zh-CN"/>
        </w:rPr>
        <w:t>=</w:t>
      </w:r>
      <w:r>
        <w:rPr>
          <w:rFonts w:ascii="Palatino Linotype"/>
          <w:spacing w:val="3"/>
          <w:sz w:val="16"/>
          <w:lang w:eastAsia="zh-CN"/>
        </w:rPr>
        <w:t>1</w:t>
      </w:r>
    </w:p>
    <w:p w14:paraId="3B6F944D" w14:textId="77777777" w:rsidR="00996552" w:rsidRDefault="002D0D3F">
      <w:pPr>
        <w:pStyle w:val="a3"/>
        <w:spacing w:before="125"/>
        <w:ind w:left="597"/>
        <w:rPr>
          <w:lang w:eastAsia="zh-CN"/>
        </w:rPr>
      </w:pPr>
      <w:r>
        <w:rPr>
          <w:lang w:eastAsia="zh-CN"/>
        </w:rPr>
        <w:t>在加权向量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的作用下，构造加权规范化决策矩阵</w:t>
      </w:r>
    </w:p>
    <w:p w14:paraId="429923EA" w14:textId="77777777" w:rsidR="00996552" w:rsidRDefault="00996552">
      <w:pPr>
        <w:spacing w:before="12"/>
        <w:rPr>
          <w:rFonts w:ascii="宋体" w:eastAsia="宋体" w:hAnsi="宋体" w:cs="宋体"/>
          <w:sz w:val="11"/>
          <w:szCs w:val="11"/>
          <w:lang w:eastAsia="zh-CN"/>
        </w:rPr>
      </w:pPr>
    </w:p>
    <w:p w14:paraId="0803AEF7" w14:textId="77777777" w:rsidR="00996552" w:rsidRDefault="00996552">
      <w:pPr>
        <w:rPr>
          <w:rFonts w:ascii="宋体" w:eastAsia="宋体" w:hAnsi="宋体" w:cs="宋体"/>
          <w:sz w:val="11"/>
          <w:szCs w:val="11"/>
          <w:lang w:eastAsia="zh-CN"/>
        </w:rPr>
        <w:sectPr w:rsidR="00996552">
          <w:type w:val="continuous"/>
          <w:pgSz w:w="11910" w:h="16840"/>
          <w:pgMar w:top="1580" w:right="1680" w:bottom="280" w:left="1680" w:header="720" w:footer="720" w:gutter="0"/>
          <w:cols w:space="720"/>
        </w:sectPr>
      </w:pPr>
    </w:p>
    <w:p w14:paraId="105BDCE0" w14:textId="77777777" w:rsidR="00996552" w:rsidRDefault="002D0D3F">
      <w:pPr>
        <w:spacing w:line="205" w:lineRule="exact"/>
        <w:jc w:val="right"/>
        <w:rPr>
          <w:rFonts w:ascii="Times New Roman" w:eastAsia="Times New Roman" w:hAnsi="Times New Roman" w:cs="Times New Roman"/>
          <w:sz w:val="24"/>
          <w:szCs w:val="24"/>
        </w:rPr>
      </w:pPr>
      <w:r>
        <w:rPr>
          <w:rFonts w:ascii="宋体" w:eastAsia="宋体" w:hAnsi="宋体" w:cs="宋体"/>
          <w:w w:val="65"/>
          <w:position w:val="12"/>
          <w:sz w:val="24"/>
          <w:szCs w:val="24"/>
        </w:rPr>
        <w:lastRenderedPageBreak/>
        <w:t></w:t>
      </w:r>
      <w:r>
        <w:rPr>
          <w:rFonts w:ascii="宋体" w:eastAsia="宋体" w:hAnsi="宋体" w:cs="宋体"/>
          <w:spacing w:val="12"/>
          <w:w w:val="65"/>
          <w:position w:val="12"/>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z</w:t>
      </w:r>
    </w:p>
    <w:p w14:paraId="2F35381F" w14:textId="77777777" w:rsidR="00996552" w:rsidRDefault="002D0D3F">
      <w:pPr>
        <w:tabs>
          <w:tab w:val="left" w:pos="1136"/>
          <w:tab w:val="left" w:pos="1638"/>
          <w:tab w:val="left" w:pos="2316"/>
        </w:tabs>
        <w:spacing w:line="205" w:lineRule="exact"/>
        <w:ind w:left="386"/>
        <w:rPr>
          <w:rFonts w:ascii="宋体" w:eastAsia="宋体" w:hAnsi="宋体" w:cs="宋体"/>
          <w:sz w:val="24"/>
          <w:szCs w:val="24"/>
        </w:rPr>
      </w:pPr>
      <w:r>
        <w:br w:type="column"/>
      </w:r>
      <w:r>
        <w:rPr>
          <w:rFonts w:ascii="Times New Roman" w:eastAsia="Times New Roman" w:hAnsi="Times New Roman" w:cs="Times New Roman"/>
          <w:i/>
          <w:sz w:val="24"/>
          <w:szCs w:val="24"/>
        </w:rPr>
        <w:lastRenderedPageBreak/>
        <w:t>w</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rPr>
        <w:tab/>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w w:val="65"/>
          <w:sz w:val="24"/>
          <w:szCs w:val="24"/>
        </w:rPr>
        <w:tab/>
      </w:r>
      <w:r>
        <w:rPr>
          <w:rFonts w:ascii="Times New Roman" w:eastAsia="Times New Roman" w:hAnsi="Times New Roman" w:cs="Times New Roman"/>
          <w:i/>
          <w:sz w:val="24"/>
          <w:szCs w:val="24"/>
        </w:rPr>
        <w:t>w</w:t>
      </w:r>
      <w:r>
        <w:rPr>
          <w:rFonts w:ascii="Times New Roman" w:eastAsia="Times New Roman" w:hAnsi="Times New Roman" w:cs="Times New Roman"/>
          <w:i/>
          <w:spacing w:val="53"/>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rPr>
        <w:tab/>
      </w:r>
      <w:r>
        <w:rPr>
          <w:rFonts w:ascii="宋体" w:eastAsia="宋体" w:hAnsi="宋体" w:cs="宋体"/>
          <w:w w:val="65"/>
          <w:position w:val="12"/>
          <w:sz w:val="24"/>
          <w:szCs w:val="24"/>
        </w:rPr>
        <w:t></w:t>
      </w:r>
    </w:p>
    <w:p w14:paraId="27B6C053" w14:textId="77777777" w:rsidR="00996552" w:rsidRDefault="00996552">
      <w:pPr>
        <w:spacing w:line="205" w:lineRule="exact"/>
        <w:rPr>
          <w:rFonts w:ascii="宋体" w:eastAsia="宋体" w:hAnsi="宋体" w:cs="宋体"/>
          <w:sz w:val="24"/>
          <w:szCs w:val="24"/>
        </w:rPr>
        <w:sectPr w:rsidR="00996552">
          <w:type w:val="continuous"/>
          <w:pgSz w:w="11910" w:h="16840"/>
          <w:pgMar w:top="1580" w:right="1680" w:bottom="280" w:left="1680" w:header="720" w:footer="720" w:gutter="0"/>
          <w:cols w:num="2" w:space="720" w:equalWidth="0">
            <w:col w:w="3562" w:space="40"/>
            <w:col w:w="4948"/>
          </w:cols>
        </w:sectPr>
      </w:pPr>
    </w:p>
    <w:p w14:paraId="28FCF96F" w14:textId="77777777" w:rsidR="00996552" w:rsidRDefault="002D0D3F">
      <w:pPr>
        <w:tabs>
          <w:tab w:val="left" w:pos="377"/>
        </w:tabs>
        <w:spacing w:line="77" w:lineRule="exact"/>
        <w:jc w:val="right"/>
        <w:rPr>
          <w:rFonts w:ascii="Palatino Linotype" w:eastAsia="Palatino Linotype" w:hAnsi="Palatino Linotype" w:cs="Palatino Linotype"/>
          <w:sz w:val="16"/>
          <w:szCs w:val="16"/>
        </w:rPr>
      </w:pPr>
      <w:r>
        <w:rPr>
          <w:rFonts w:ascii="宋体" w:eastAsia="宋体" w:hAnsi="宋体" w:cs="宋体"/>
          <w:w w:val="35"/>
          <w:position w:val="1"/>
          <w:sz w:val="24"/>
          <w:szCs w:val="24"/>
        </w:rPr>
        <w:lastRenderedPageBreak/>
        <w:t></w:t>
      </w:r>
      <w:r>
        <w:rPr>
          <w:rFonts w:ascii="宋体" w:eastAsia="宋体" w:hAnsi="宋体" w:cs="宋体"/>
          <w:w w:val="35"/>
          <w:position w:val="1"/>
          <w:sz w:val="24"/>
          <w:szCs w:val="24"/>
        </w:rPr>
        <w:tab/>
      </w:r>
      <w:r>
        <w:rPr>
          <w:rFonts w:ascii="Palatino Linotype" w:eastAsia="Palatino Linotype" w:hAnsi="Palatino Linotype" w:cs="Palatino Linotype"/>
          <w:w w:val="95"/>
          <w:sz w:val="16"/>
          <w:szCs w:val="16"/>
        </w:rPr>
        <w:t xml:space="preserve">1  </w:t>
      </w:r>
      <w:r>
        <w:rPr>
          <w:rFonts w:ascii="Palatino Linotype" w:eastAsia="Palatino Linotype" w:hAnsi="Palatino Linotype" w:cs="Palatino Linotype"/>
          <w:spacing w:val="6"/>
          <w:w w:val="95"/>
          <w:sz w:val="16"/>
          <w:szCs w:val="16"/>
        </w:rPr>
        <w:t xml:space="preserve"> </w:t>
      </w:r>
      <w:r>
        <w:rPr>
          <w:rFonts w:ascii="Palatino Linotype" w:eastAsia="Palatino Linotype" w:hAnsi="Palatino Linotype" w:cs="Palatino Linotype"/>
          <w:w w:val="95"/>
          <w:sz w:val="16"/>
          <w:szCs w:val="16"/>
        </w:rPr>
        <w:t>11</w:t>
      </w:r>
    </w:p>
    <w:p w14:paraId="0BF9E388" w14:textId="77777777" w:rsidR="00996552" w:rsidRDefault="002D0D3F">
      <w:pPr>
        <w:pStyle w:val="a3"/>
        <w:spacing w:line="218" w:lineRule="exact"/>
        <w:ind w:left="0" w:right="638"/>
        <w:jc w:val="right"/>
        <w:rPr>
          <w:rFonts w:cs="宋体"/>
        </w:rPr>
      </w:pPr>
      <w:r>
        <w:rPr>
          <w:rFonts w:cs="宋体"/>
          <w:w w:val="35"/>
        </w:rPr>
        <w:t></w:t>
      </w:r>
    </w:p>
    <w:p w14:paraId="0C9A8178" w14:textId="77777777" w:rsidR="00996552" w:rsidRDefault="002D0D3F">
      <w:pPr>
        <w:spacing w:line="174" w:lineRule="exact"/>
        <w:ind w:left="387"/>
        <w:rPr>
          <w:rFonts w:ascii="Palatino Linotype" w:eastAsia="Palatino Linotype" w:hAnsi="Palatino Linotype" w:cs="Palatino Linotype"/>
          <w:sz w:val="16"/>
          <w:szCs w:val="16"/>
        </w:rPr>
      </w:pPr>
      <w:r>
        <w:br w:type="column"/>
      </w:r>
      <w:r>
        <w:rPr>
          <w:rFonts w:ascii="Palatino Linotype"/>
          <w:sz w:val="16"/>
        </w:rPr>
        <w:lastRenderedPageBreak/>
        <w:t xml:space="preserve">2 </w:t>
      </w:r>
      <w:r>
        <w:rPr>
          <w:rFonts w:ascii="Palatino Linotype"/>
          <w:spacing w:val="28"/>
          <w:sz w:val="16"/>
        </w:rPr>
        <w:t xml:space="preserve"> </w:t>
      </w:r>
      <w:r>
        <w:rPr>
          <w:rFonts w:ascii="Palatino Linotype"/>
          <w:sz w:val="16"/>
        </w:rPr>
        <w:t>12</w:t>
      </w:r>
    </w:p>
    <w:p w14:paraId="1E65A0C1" w14:textId="77777777" w:rsidR="00996552" w:rsidRDefault="002D0D3F">
      <w:pPr>
        <w:spacing w:line="77" w:lineRule="exact"/>
        <w:ind w:left="864"/>
        <w:rPr>
          <w:rFonts w:ascii="宋体" w:eastAsia="宋体" w:hAnsi="宋体" w:cs="宋体"/>
          <w:sz w:val="24"/>
          <w:szCs w:val="24"/>
        </w:rPr>
      </w:pPr>
      <w:r>
        <w:rPr>
          <w:w w:val="95"/>
        </w:rPr>
        <w:br w:type="column"/>
      </w:r>
      <w:r>
        <w:rPr>
          <w:rFonts w:ascii="Bookman Old Style" w:eastAsia="Bookman Old Style" w:hAnsi="Bookman Old Style" w:cs="Bookman Old Style"/>
          <w:i/>
          <w:w w:val="95"/>
          <w:sz w:val="16"/>
          <w:szCs w:val="16"/>
        </w:rPr>
        <w:lastRenderedPageBreak/>
        <w:t>n</w:t>
      </w:r>
      <w:r>
        <w:rPr>
          <w:rFonts w:ascii="Bookman Old Style" w:eastAsia="Bookman Old Style" w:hAnsi="Bookman Old Style" w:cs="Bookman Old Style"/>
          <w:i/>
          <w:spacing w:val="29"/>
          <w:w w:val="95"/>
          <w:sz w:val="16"/>
          <w:szCs w:val="16"/>
        </w:rPr>
        <w:t xml:space="preserve"> </w:t>
      </w:r>
      <w:r>
        <w:rPr>
          <w:rFonts w:ascii="Palatino Linotype" w:eastAsia="Palatino Linotype" w:hAnsi="Palatino Linotype" w:cs="Palatino Linotype"/>
          <w:w w:val="95"/>
          <w:sz w:val="16"/>
          <w:szCs w:val="16"/>
        </w:rPr>
        <w:t>1</w:t>
      </w:r>
      <w:r>
        <w:rPr>
          <w:rFonts w:ascii="Bookman Old Style" w:eastAsia="Bookman Old Style" w:hAnsi="Bookman Old Style" w:cs="Bookman Old Style"/>
          <w:i/>
          <w:spacing w:val="1"/>
          <w:w w:val="95"/>
          <w:sz w:val="16"/>
          <w:szCs w:val="16"/>
        </w:rPr>
        <w:t>n</w:t>
      </w:r>
      <w:r>
        <w:rPr>
          <w:rFonts w:ascii="Bookman Old Style" w:eastAsia="Bookman Old Style" w:hAnsi="Bookman Old Style" w:cs="Bookman Old Style"/>
          <w:i/>
          <w:spacing w:val="45"/>
          <w:w w:val="95"/>
          <w:sz w:val="16"/>
          <w:szCs w:val="16"/>
        </w:rPr>
        <w:t xml:space="preserve"> </w:t>
      </w:r>
      <w:r>
        <w:rPr>
          <w:rFonts w:ascii="宋体" w:eastAsia="宋体" w:hAnsi="宋体" w:cs="宋体"/>
          <w:w w:val="70"/>
          <w:position w:val="1"/>
          <w:sz w:val="24"/>
          <w:szCs w:val="24"/>
        </w:rPr>
        <w:t></w:t>
      </w:r>
    </w:p>
    <w:p w14:paraId="3BD4BC84" w14:textId="77777777" w:rsidR="00996552" w:rsidRDefault="002D0D3F">
      <w:pPr>
        <w:pStyle w:val="a3"/>
        <w:spacing w:line="218" w:lineRule="exact"/>
        <w:ind w:left="0" w:right="1157"/>
        <w:jc w:val="center"/>
        <w:rPr>
          <w:rFonts w:cs="宋体"/>
        </w:rPr>
      </w:pPr>
      <w:r>
        <w:rPr>
          <w:rFonts w:cs="宋体"/>
          <w:w w:val="45"/>
        </w:rPr>
        <w:t></w:t>
      </w:r>
    </w:p>
    <w:p w14:paraId="6B50FAD4" w14:textId="77777777" w:rsidR="00996552" w:rsidRDefault="00996552">
      <w:pPr>
        <w:spacing w:line="218" w:lineRule="exact"/>
        <w:jc w:val="center"/>
        <w:rPr>
          <w:rFonts w:ascii="宋体" w:eastAsia="宋体" w:hAnsi="宋体" w:cs="宋体"/>
        </w:rPr>
        <w:sectPr w:rsidR="00996552">
          <w:type w:val="continuous"/>
          <w:pgSz w:w="11910" w:h="16840"/>
          <w:pgMar w:top="1580" w:right="1680" w:bottom="280" w:left="1680" w:header="720" w:footer="720" w:gutter="0"/>
          <w:cols w:num="3" w:space="720" w:equalWidth="0">
            <w:col w:w="3722" w:space="40"/>
            <w:col w:w="738" w:space="40"/>
            <w:col w:w="4010"/>
          </w:cols>
        </w:sectPr>
      </w:pPr>
    </w:p>
    <w:p w14:paraId="1CB37FEB" w14:textId="77777777" w:rsidR="00996552" w:rsidRDefault="002D0D3F">
      <w:pPr>
        <w:pStyle w:val="a3"/>
        <w:spacing w:line="61" w:lineRule="exact"/>
        <w:ind w:left="0"/>
        <w:jc w:val="right"/>
        <w:rPr>
          <w:rFonts w:cs="宋体"/>
        </w:rPr>
      </w:pPr>
      <w:r>
        <w:rPr>
          <w:rFonts w:cs="宋体"/>
          <w:w w:val="35"/>
        </w:rPr>
        <w:lastRenderedPageBreak/>
        <w:t></w:t>
      </w:r>
    </w:p>
    <w:p w14:paraId="2D3F193D" w14:textId="77777777" w:rsidR="00996552" w:rsidRDefault="002D0D3F">
      <w:pPr>
        <w:spacing w:line="138" w:lineRule="exact"/>
        <w:jc w:val="right"/>
        <w:rPr>
          <w:rFonts w:ascii="宋体" w:eastAsia="宋体" w:hAnsi="宋体" w:cs="宋体"/>
          <w:sz w:val="24"/>
          <w:szCs w:val="24"/>
        </w:rPr>
      </w:pPr>
      <w:r>
        <w:rPr>
          <w:rFonts w:ascii="Times New Roman" w:eastAsia="Times New Roman" w:hAnsi="Times New Roman" w:cs="Times New Roman"/>
          <w:i/>
          <w:sz w:val="24"/>
          <w:szCs w:val="24"/>
        </w:rPr>
        <w:t>C</w:t>
      </w:r>
      <w:r>
        <w:rPr>
          <w:rFonts w:ascii="Times New Roman" w:eastAsia="Times New Roman" w:hAnsi="Times New Roman" w:cs="Times New Roman"/>
          <w:i/>
          <w:spacing w:val="-17"/>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宋体" w:eastAsia="宋体" w:hAnsi="宋体" w:cs="宋体"/>
          <w:w w:val="65"/>
          <w:position w:val="13"/>
          <w:sz w:val="24"/>
          <w:szCs w:val="24"/>
        </w:rPr>
        <w:t></w:t>
      </w:r>
    </w:p>
    <w:p w14:paraId="68B7FBD8" w14:textId="77777777" w:rsidR="00996552" w:rsidRDefault="002D0D3F">
      <w:pPr>
        <w:tabs>
          <w:tab w:val="left" w:pos="868"/>
          <w:tab w:val="left" w:pos="1617"/>
          <w:tab w:val="left" w:pos="2119"/>
        </w:tabs>
        <w:spacing w:line="198" w:lineRule="exact"/>
        <w:ind w:left="90"/>
        <w:rPr>
          <w:rFonts w:ascii="宋体" w:eastAsia="宋体" w:hAnsi="宋体" w:cs="宋体"/>
          <w:sz w:val="24"/>
          <w:szCs w:val="24"/>
        </w:rPr>
      </w:pPr>
      <w:r>
        <w:rPr>
          <w:w w:val="95"/>
        </w:rPr>
        <w:br w:type="column"/>
      </w:r>
      <w:r>
        <w:rPr>
          <w:rFonts w:ascii="Times New Roman" w:eastAsia="Times New Roman" w:hAnsi="Times New Roman" w:cs="Times New Roman"/>
          <w:i/>
          <w:w w:val="95"/>
          <w:sz w:val="24"/>
          <w:szCs w:val="24"/>
        </w:rPr>
        <w:lastRenderedPageBreak/>
        <w:t>w</w:t>
      </w:r>
      <w:r>
        <w:rPr>
          <w:rFonts w:ascii="Palatino Linotype" w:eastAsia="Palatino Linotype" w:hAnsi="Palatino Linotype" w:cs="Palatino Linotype"/>
          <w:w w:val="95"/>
          <w:position w:val="-3"/>
          <w:sz w:val="16"/>
          <w:szCs w:val="16"/>
        </w:rPr>
        <w:t>1</w:t>
      </w:r>
      <w:r>
        <w:rPr>
          <w:rFonts w:ascii="Palatino Linotype" w:eastAsia="Palatino Linotype" w:hAnsi="Palatino Linotype" w:cs="Palatino Linotype"/>
          <w:spacing w:val="2"/>
          <w:w w:val="95"/>
          <w:position w:val="-3"/>
          <w:sz w:val="16"/>
          <w:szCs w:val="16"/>
        </w:rPr>
        <w:t xml:space="preserve"> </w:t>
      </w:r>
      <w:r>
        <w:rPr>
          <w:rFonts w:ascii="Times New Roman" w:eastAsia="Times New Roman" w:hAnsi="Times New Roman" w:cs="Times New Roman"/>
          <w:i/>
          <w:w w:val="95"/>
          <w:sz w:val="24"/>
          <w:szCs w:val="24"/>
        </w:rPr>
        <w:t>z</w:t>
      </w:r>
      <w:r>
        <w:rPr>
          <w:rFonts w:ascii="Palatino Linotype" w:eastAsia="Palatino Linotype" w:hAnsi="Palatino Linotype" w:cs="Palatino Linotype"/>
          <w:w w:val="95"/>
          <w:position w:val="-3"/>
          <w:sz w:val="16"/>
          <w:szCs w:val="16"/>
        </w:rPr>
        <w:t>21</w:t>
      </w:r>
      <w:r>
        <w:rPr>
          <w:rFonts w:ascii="Palatino Linotype" w:eastAsia="Palatino Linotype" w:hAnsi="Palatino Linotype" w:cs="Palatino Linotype"/>
          <w:w w:val="95"/>
          <w:position w:val="-3"/>
          <w:sz w:val="16"/>
          <w:szCs w:val="16"/>
        </w:rPr>
        <w:tab/>
      </w:r>
      <w:r>
        <w:rPr>
          <w:rFonts w:ascii="Times New Roman" w:eastAsia="Times New Roman" w:hAnsi="Times New Roman" w:cs="Times New Roman"/>
          <w:i/>
          <w:w w:val="95"/>
          <w:sz w:val="24"/>
          <w:szCs w:val="24"/>
        </w:rPr>
        <w:t>w</w:t>
      </w:r>
      <w:r>
        <w:rPr>
          <w:rFonts w:ascii="Palatino Linotype" w:eastAsia="Palatino Linotype" w:hAnsi="Palatino Linotype" w:cs="Palatino Linotype"/>
          <w:w w:val="95"/>
          <w:position w:val="-3"/>
          <w:sz w:val="16"/>
          <w:szCs w:val="16"/>
        </w:rPr>
        <w:t>2</w:t>
      </w:r>
      <w:r>
        <w:rPr>
          <w:rFonts w:ascii="Palatino Linotype" w:eastAsia="Palatino Linotype" w:hAnsi="Palatino Linotype" w:cs="Palatino Linotype"/>
          <w:spacing w:val="2"/>
          <w:w w:val="95"/>
          <w:position w:val="-3"/>
          <w:sz w:val="16"/>
          <w:szCs w:val="16"/>
        </w:rPr>
        <w:t xml:space="preserve"> </w:t>
      </w:r>
      <w:r>
        <w:rPr>
          <w:rFonts w:ascii="Times New Roman" w:eastAsia="Times New Roman" w:hAnsi="Times New Roman" w:cs="Times New Roman"/>
          <w:i/>
          <w:w w:val="95"/>
          <w:sz w:val="24"/>
          <w:szCs w:val="24"/>
        </w:rPr>
        <w:t>z</w:t>
      </w:r>
      <w:r>
        <w:rPr>
          <w:rFonts w:ascii="Palatino Linotype" w:eastAsia="Palatino Linotype" w:hAnsi="Palatino Linotype" w:cs="Palatino Linotype"/>
          <w:w w:val="95"/>
          <w:position w:val="-3"/>
          <w:sz w:val="16"/>
          <w:szCs w:val="16"/>
        </w:rPr>
        <w:t>22</w:t>
      </w:r>
      <w:r>
        <w:rPr>
          <w:rFonts w:ascii="Palatino Linotype" w:eastAsia="Palatino Linotype" w:hAnsi="Palatino Linotype" w:cs="Palatino Linotype"/>
          <w:w w:val="95"/>
          <w:position w:val="-3"/>
          <w:sz w:val="16"/>
          <w:szCs w:val="16"/>
        </w:rPr>
        <w:tab/>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w w:val="65"/>
          <w:sz w:val="24"/>
          <w:szCs w:val="24"/>
        </w:rPr>
        <w:tab/>
      </w:r>
      <w:r>
        <w:rPr>
          <w:rFonts w:ascii="Times New Roman" w:eastAsia="Times New Roman" w:hAnsi="Times New Roman" w:cs="Times New Roman"/>
          <w:i/>
          <w:w w:val="95"/>
          <w:sz w:val="24"/>
          <w:szCs w:val="24"/>
        </w:rPr>
        <w:t>w</w:t>
      </w:r>
      <w:r>
        <w:rPr>
          <w:rFonts w:ascii="Bookman Old Style" w:eastAsia="Bookman Old Style" w:hAnsi="Bookman Old Style" w:cs="Bookman Old Style"/>
          <w:i/>
          <w:spacing w:val="1"/>
          <w:w w:val="95"/>
          <w:position w:val="-3"/>
          <w:sz w:val="16"/>
          <w:szCs w:val="16"/>
        </w:rPr>
        <w:t>n</w:t>
      </w:r>
      <w:r>
        <w:rPr>
          <w:rFonts w:ascii="Bookman Old Style" w:eastAsia="Bookman Old Style" w:hAnsi="Bookman Old Style" w:cs="Bookman Old Style"/>
          <w:i/>
          <w:spacing w:val="-35"/>
          <w:w w:val="95"/>
          <w:position w:val="-3"/>
          <w:sz w:val="16"/>
          <w:szCs w:val="16"/>
        </w:rPr>
        <w:t xml:space="preserve"> </w:t>
      </w:r>
      <w:r>
        <w:rPr>
          <w:rFonts w:ascii="Times New Roman" w:eastAsia="Times New Roman" w:hAnsi="Times New Roman" w:cs="Times New Roman"/>
          <w:i/>
          <w:w w:val="95"/>
          <w:sz w:val="24"/>
          <w:szCs w:val="24"/>
        </w:rPr>
        <w:t>z</w:t>
      </w:r>
      <w:r>
        <w:rPr>
          <w:rFonts w:ascii="Palatino Linotype" w:eastAsia="Palatino Linotype" w:hAnsi="Palatino Linotype" w:cs="Palatino Linotype"/>
          <w:w w:val="95"/>
          <w:position w:val="-3"/>
          <w:sz w:val="16"/>
          <w:szCs w:val="16"/>
        </w:rPr>
        <w:t>2</w:t>
      </w:r>
      <w:r>
        <w:rPr>
          <w:rFonts w:ascii="Bookman Old Style" w:eastAsia="Bookman Old Style" w:hAnsi="Bookman Old Style" w:cs="Bookman Old Style"/>
          <w:i/>
          <w:spacing w:val="1"/>
          <w:w w:val="95"/>
          <w:position w:val="-3"/>
          <w:sz w:val="16"/>
          <w:szCs w:val="16"/>
        </w:rPr>
        <w:t>n</w:t>
      </w:r>
      <w:r>
        <w:rPr>
          <w:rFonts w:ascii="Bookman Old Style" w:eastAsia="Bookman Old Style" w:hAnsi="Bookman Old Style" w:cs="Bookman Old Style"/>
          <w:i/>
          <w:spacing w:val="30"/>
          <w:w w:val="95"/>
          <w:position w:val="-3"/>
          <w:sz w:val="16"/>
          <w:szCs w:val="16"/>
        </w:rPr>
        <w:t xml:space="preserve"> </w:t>
      </w:r>
      <w:r>
        <w:rPr>
          <w:rFonts w:ascii="宋体" w:eastAsia="宋体" w:hAnsi="宋体" w:cs="宋体"/>
          <w:w w:val="70"/>
          <w:position w:val="8"/>
          <w:sz w:val="24"/>
          <w:szCs w:val="24"/>
        </w:rPr>
        <w:t></w:t>
      </w:r>
    </w:p>
    <w:p w14:paraId="754580A1" w14:textId="77777777" w:rsidR="00996552" w:rsidRDefault="00996552">
      <w:pPr>
        <w:spacing w:line="198" w:lineRule="exact"/>
        <w:rPr>
          <w:rFonts w:ascii="宋体" w:eastAsia="宋体" w:hAnsi="宋体" w:cs="宋体"/>
          <w:sz w:val="24"/>
          <w:szCs w:val="24"/>
        </w:rPr>
        <w:sectPr w:rsidR="00996552">
          <w:type w:val="continuous"/>
          <w:pgSz w:w="11910" w:h="16840"/>
          <w:pgMar w:top="1580" w:right="1680" w:bottom="280" w:left="1680" w:header="720" w:footer="720" w:gutter="0"/>
          <w:cols w:num="2" w:space="720" w:equalWidth="0">
            <w:col w:w="3081" w:space="40"/>
            <w:col w:w="5429"/>
          </w:cols>
        </w:sectPr>
      </w:pPr>
    </w:p>
    <w:p w14:paraId="0664A7AA" w14:textId="77777777" w:rsidR="00996552" w:rsidRDefault="00025C9E">
      <w:pPr>
        <w:pStyle w:val="a3"/>
        <w:tabs>
          <w:tab w:val="left" w:pos="4217"/>
          <w:tab w:val="left" w:pos="5484"/>
          <w:tab w:val="left" w:pos="5918"/>
        </w:tabs>
        <w:spacing w:line="186" w:lineRule="exact"/>
        <w:ind w:left="3439"/>
        <w:rPr>
          <w:rFonts w:cs="宋体"/>
        </w:rPr>
      </w:pPr>
      <w:r>
        <w:lastRenderedPageBreak/>
        <w:pict w14:anchorId="682D2992">
          <v:shape id="_x0000_s3490" type="#_x0000_t202" style="position:absolute;left:0;text-align:left;margin-left:379.95pt;margin-top:-1.15pt;width:4.4pt;height:12pt;z-index:-278584;mso-position-horizontal-relative:page" filled="f" stroked="f">
            <v:textbox inset="0,0,0,0">
              <w:txbxContent>
                <w:p w14:paraId="2F5D7B6D" w14:textId="77777777" w:rsidR="00025C9E" w:rsidRDefault="00025C9E">
                  <w:pPr>
                    <w:pStyle w:val="a3"/>
                    <w:spacing w:line="112" w:lineRule="exact"/>
                    <w:ind w:left="0"/>
                    <w:rPr>
                      <w:rFonts w:cs="宋体"/>
                    </w:rPr>
                  </w:pPr>
                  <w:r>
                    <w:rPr>
                      <w:rFonts w:cs="宋体"/>
                      <w:w w:val="35"/>
                    </w:rPr>
                    <w:t></w:t>
                  </w:r>
                </w:p>
              </w:txbxContent>
            </v:textbox>
            <w10:wrap anchorx="page"/>
          </v:shape>
        </w:pict>
      </w:r>
      <w:r w:rsidR="002D0D3F">
        <w:rPr>
          <w:rFonts w:ascii="Times New Roman" w:eastAsia="Times New Roman" w:hAnsi="Times New Roman" w:cs="Times New Roman"/>
        </w:rPr>
        <w:t>.</w:t>
      </w:r>
      <w:r w:rsidR="002D0D3F">
        <w:rPr>
          <w:rFonts w:ascii="Times New Roman" w:eastAsia="Times New Roman" w:hAnsi="Times New Roman" w:cs="Times New Roman"/>
        </w:rPr>
        <w:tab/>
        <w:t>.</w:t>
      </w:r>
      <w:r w:rsidR="002D0D3F">
        <w:rPr>
          <w:rFonts w:ascii="Times New Roman" w:eastAsia="Times New Roman" w:hAnsi="Times New Roman" w:cs="Times New Roman"/>
        </w:rPr>
        <w:tab/>
        <w:t>.</w:t>
      </w:r>
      <w:r w:rsidR="002D0D3F">
        <w:rPr>
          <w:rFonts w:ascii="Times New Roman" w:eastAsia="Times New Roman" w:hAnsi="Times New Roman" w:cs="Times New Roman"/>
        </w:rPr>
        <w:tab/>
      </w:r>
      <w:r w:rsidR="002D0D3F">
        <w:rPr>
          <w:rFonts w:cs="宋体"/>
          <w:w w:val="35"/>
          <w:position w:val="6"/>
        </w:rPr>
        <w:t></w:t>
      </w:r>
    </w:p>
    <w:p w14:paraId="5E80CBF2" w14:textId="77777777" w:rsidR="00996552" w:rsidRDefault="00025C9E">
      <w:pPr>
        <w:pStyle w:val="a3"/>
        <w:tabs>
          <w:tab w:val="left" w:pos="3439"/>
          <w:tab w:val="left" w:pos="4217"/>
          <w:tab w:val="left" w:pos="5484"/>
          <w:tab w:val="left" w:pos="5918"/>
        </w:tabs>
        <w:spacing w:line="154" w:lineRule="exact"/>
        <w:ind w:left="2993"/>
        <w:rPr>
          <w:rFonts w:cs="宋体"/>
        </w:rPr>
      </w:pPr>
      <w:r>
        <w:pict w14:anchorId="27A0BED3">
          <v:shape id="_x0000_s3489" type="#_x0000_t202" style="position:absolute;left:0;text-align:left;margin-left:233.65pt;margin-top:-3.2pt;width:4.4pt;height:12pt;z-index:-278560;mso-position-horizontal-relative:page" filled="f" stroked="f">
            <v:textbox inset="0,0,0,0">
              <w:txbxContent>
                <w:p w14:paraId="3F2BEB4C" w14:textId="77777777" w:rsidR="00025C9E" w:rsidRDefault="00025C9E">
                  <w:pPr>
                    <w:pStyle w:val="a3"/>
                    <w:spacing w:line="112" w:lineRule="exact"/>
                    <w:ind w:left="0"/>
                    <w:rPr>
                      <w:rFonts w:cs="宋体"/>
                    </w:rPr>
                  </w:pPr>
                  <w:r>
                    <w:rPr>
                      <w:rFonts w:cs="宋体"/>
                      <w:w w:val="35"/>
                    </w:rPr>
                    <w:t></w:t>
                  </w:r>
                </w:p>
              </w:txbxContent>
            </v:textbox>
            <w10:wrap anchorx="page"/>
          </v:shape>
        </w:pict>
      </w:r>
      <w:r w:rsidR="002D0D3F">
        <w:rPr>
          <w:rFonts w:cs="宋体"/>
          <w:w w:val="35"/>
          <w:position w:val="8"/>
        </w:rPr>
        <w:t></w:t>
      </w:r>
      <w:r w:rsidR="002D0D3F">
        <w:rPr>
          <w:rFonts w:cs="宋体"/>
          <w:w w:val="35"/>
          <w:position w:val="8"/>
        </w:rPr>
        <w:tab/>
      </w:r>
      <w:r w:rsidR="002D0D3F">
        <w:rPr>
          <w:rFonts w:ascii="Times New Roman" w:eastAsia="Times New Roman" w:hAnsi="Times New Roman" w:cs="Times New Roman"/>
          <w:w w:val="90"/>
        </w:rPr>
        <w:t>.</w:t>
      </w:r>
      <w:r w:rsidR="002D0D3F">
        <w:rPr>
          <w:rFonts w:ascii="Times New Roman" w:eastAsia="Times New Roman" w:hAnsi="Times New Roman" w:cs="Times New Roman"/>
          <w:w w:val="90"/>
        </w:rPr>
        <w:tab/>
        <w:t>.</w:t>
      </w:r>
      <w:r w:rsidR="002D0D3F">
        <w:rPr>
          <w:rFonts w:ascii="Times New Roman" w:eastAsia="Times New Roman" w:hAnsi="Times New Roman" w:cs="Times New Roman"/>
          <w:w w:val="90"/>
        </w:rPr>
        <w:tab/>
        <w:t>.</w:t>
      </w:r>
      <w:r w:rsidR="002D0D3F">
        <w:rPr>
          <w:rFonts w:ascii="Times New Roman" w:eastAsia="Times New Roman" w:hAnsi="Times New Roman" w:cs="Times New Roman"/>
          <w:w w:val="90"/>
        </w:rPr>
        <w:tab/>
      </w:r>
      <w:r w:rsidR="002D0D3F">
        <w:rPr>
          <w:rFonts w:cs="宋体"/>
          <w:w w:val="35"/>
          <w:position w:val="8"/>
        </w:rPr>
        <w:t></w:t>
      </w:r>
    </w:p>
    <w:p w14:paraId="0E1CDCAE" w14:textId="77777777" w:rsidR="00996552" w:rsidRDefault="002D0D3F">
      <w:pPr>
        <w:pStyle w:val="a3"/>
        <w:tabs>
          <w:tab w:val="left" w:pos="5918"/>
        </w:tabs>
        <w:spacing w:line="97" w:lineRule="exact"/>
        <w:ind w:left="2993"/>
        <w:rPr>
          <w:rFonts w:cs="宋体"/>
        </w:rPr>
      </w:pPr>
      <w:r>
        <w:rPr>
          <w:rFonts w:cs="宋体"/>
          <w:w w:val="35"/>
        </w:rPr>
        <w:t></w:t>
      </w:r>
      <w:r>
        <w:rPr>
          <w:rFonts w:cs="宋体"/>
          <w:w w:val="35"/>
        </w:rPr>
        <w:tab/>
        <w:t></w:t>
      </w:r>
    </w:p>
    <w:p w14:paraId="044AC9EB" w14:textId="77777777" w:rsidR="00996552" w:rsidRDefault="002D0D3F">
      <w:pPr>
        <w:pStyle w:val="a3"/>
        <w:tabs>
          <w:tab w:val="left" w:pos="5918"/>
        </w:tabs>
        <w:spacing w:line="195" w:lineRule="exact"/>
        <w:ind w:left="2993"/>
        <w:rPr>
          <w:rFonts w:cs="宋体"/>
        </w:rPr>
      </w:pPr>
      <w:r>
        <w:rPr>
          <w:rFonts w:cs="宋体"/>
          <w:w w:val="35"/>
        </w:rPr>
        <w:t></w:t>
      </w:r>
      <w:r>
        <w:rPr>
          <w:rFonts w:cs="宋体"/>
          <w:w w:val="35"/>
        </w:rPr>
        <w:tab/>
        <w:t></w:t>
      </w:r>
    </w:p>
    <w:p w14:paraId="4430F385" w14:textId="77777777" w:rsidR="00996552" w:rsidRDefault="002D0D3F">
      <w:pPr>
        <w:pStyle w:val="a3"/>
        <w:spacing w:line="241" w:lineRule="exact"/>
        <w:ind w:left="0" w:right="115"/>
        <w:jc w:val="right"/>
        <w:rPr>
          <w:rFonts w:ascii="Times New Roman" w:eastAsia="Times New Roman" w:hAnsi="Times New Roman" w:cs="Times New Roman"/>
        </w:rPr>
      </w:pPr>
      <w:r>
        <w:br w:type="column"/>
      </w:r>
      <w:r>
        <w:rPr>
          <w:rFonts w:ascii="Times New Roman"/>
        </w:rPr>
        <w:lastRenderedPageBreak/>
        <w:t>(4.8)</w:t>
      </w:r>
    </w:p>
    <w:p w14:paraId="24FB032B" w14:textId="77777777" w:rsidR="00996552" w:rsidRDefault="00996552">
      <w:pPr>
        <w:spacing w:line="241" w:lineRule="exact"/>
        <w:jc w:val="righ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6007" w:space="40"/>
            <w:col w:w="2503"/>
          </w:cols>
        </w:sectPr>
      </w:pPr>
    </w:p>
    <w:p w14:paraId="4CB557E5" w14:textId="77777777" w:rsidR="00996552" w:rsidRDefault="002D0D3F">
      <w:pPr>
        <w:tabs>
          <w:tab w:val="left" w:pos="3961"/>
          <w:tab w:val="left" w:pos="4738"/>
          <w:tab w:val="left" w:pos="5212"/>
        </w:tabs>
        <w:spacing w:line="142" w:lineRule="exact"/>
        <w:ind w:left="2993"/>
        <w:rPr>
          <w:rFonts w:ascii="宋体" w:eastAsia="宋体" w:hAnsi="宋体" w:cs="宋体"/>
          <w:sz w:val="24"/>
          <w:szCs w:val="24"/>
        </w:rPr>
      </w:pPr>
      <w:r>
        <w:rPr>
          <w:rFonts w:ascii="宋体" w:eastAsia="宋体" w:hAnsi="宋体" w:cs="宋体"/>
          <w:w w:val="70"/>
          <w:position w:val="4"/>
          <w:sz w:val="24"/>
          <w:szCs w:val="24"/>
        </w:rPr>
        <w:lastRenderedPageBreak/>
        <w:t></w:t>
      </w:r>
      <w:r>
        <w:rPr>
          <w:rFonts w:ascii="宋体" w:eastAsia="宋体" w:hAnsi="宋体" w:cs="宋体"/>
          <w:spacing w:val="-36"/>
          <w:w w:val="70"/>
          <w:position w:val="4"/>
          <w:sz w:val="24"/>
          <w:szCs w:val="24"/>
        </w:rPr>
        <w:t xml:space="preserve"> </w:t>
      </w:r>
      <w:r>
        <w:rPr>
          <w:rFonts w:ascii="Times New Roman" w:eastAsia="Times New Roman" w:hAnsi="Times New Roman" w:cs="Times New Roman"/>
          <w:i/>
          <w:w w:val="95"/>
          <w:sz w:val="24"/>
          <w:szCs w:val="24"/>
        </w:rPr>
        <w:t>w</w:t>
      </w:r>
      <w:r>
        <w:rPr>
          <w:rFonts w:ascii="Palatino Linotype" w:eastAsia="Palatino Linotype" w:hAnsi="Palatino Linotype" w:cs="Palatino Linotype"/>
          <w:w w:val="95"/>
          <w:position w:val="-3"/>
          <w:sz w:val="16"/>
          <w:szCs w:val="16"/>
        </w:rPr>
        <w:t>1</w:t>
      </w:r>
      <w:r>
        <w:rPr>
          <w:rFonts w:ascii="Palatino Linotype" w:eastAsia="Palatino Linotype" w:hAnsi="Palatino Linotype" w:cs="Palatino Linotype"/>
          <w:spacing w:val="-30"/>
          <w:w w:val="95"/>
          <w:position w:val="-3"/>
          <w:sz w:val="16"/>
          <w:szCs w:val="16"/>
        </w:rPr>
        <w:t xml:space="preserve"> </w:t>
      </w:r>
      <w:r>
        <w:rPr>
          <w:rFonts w:ascii="Times New Roman" w:eastAsia="Times New Roman" w:hAnsi="Times New Roman" w:cs="Times New Roman"/>
          <w:i/>
          <w:w w:val="95"/>
          <w:sz w:val="24"/>
          <w:szCs w:val="24"/>
        </w:rPr>
        <w:t>z</w:t>
      </w:r>
      <w:r>
        <w:rPr>
          <w:rFonts w:ascii="Bookman Old Style" w:eastAsia="Bookman Old Style" w:hAnsi="Bookman Old Style" w:cs="Bookman Old Style"/>
          <w:i/>
          <w:spacing w:val="1"/>
          <w:w w:val="95"/>
          <w:position w:val="-3"/>
          <w:sz w:val="16"/>
          <w:szCs w:val="16"/>
        </w:rPr>
        <w:t>m</w:t>
      </w:r>
      <w:r>
        <w:rPr>
          <w:rFonts w:ascii="Palatino Linotype" w:eastAsia="Palatino Linotype" w:hAnsi="Palatino Linotype" w:cs="Palatino Linotype"/>
          <w:w w:val="95"/>
          <w:position w:val="-3"/>
          <w:sz w:val="16"/>
          <w:szCs w:val="16"/>
        </w:rPr>
        <w:t>1</w:t>
      </w:r>
      <w:r>
        <w:rPr>
          <w:rFonts w:ascii="Palatino Linotype" w:eastAsia="Palatino Linotype" w:hAnsi="Palatino Linotype" w:cs="Palatino Linotype"/>
          <w:w w:val="95"/>
          <w:position w:val="-3"/>
          <w:sz w:val="16"/>
          <w:szCs w:val="16"/>
        </w:rPr>
        <w:tab/>
      </w:r>
      <w:r>
        <w:rPr>
          <w:rFonts w:ascii="Times New Roman" w:eastAsia="Times New Roman" w:hAnsi="Times New Roman" w:cs="Times New Roman"/>
          <w:i/>
          <w:w w:val="95"/>
          <w:sz w:val="24"/>
          <w:szCs w:val="24"/>
        </w:rPr>
        <w:t>w</w:t>
      </w:r>
      <w:r>
        <w:rPr>
          <w:rFonts w:ascii="Palatino Linotype" w:eastAsia="Palatino Linotype" w:hAnsi="Palatino Linotype" w:cs="Palatino Linotype"/>
          <w:w w:val="95"/>
          <w:position w:val="-3"/>
          <w:sz w:val="16"/>
          <w:szCs w:val="16"/>
        </w:rPr>
        <w:t>2</w:t>
      </w:r>
      <w:r>
        <w:rPr>
          <w:rFonts w:ascii="Palatino Linotype" w:eastAsia="Palatino Linotype" w:hAnsi="Palatino Linotype" w:cs="Palatino Linotype"/>
          <w:spacing w:val="-2"/>
          <w:w w:val="95"/>
          <w:position w:val="-3"/>
          <w:sz w:val="16"/>
          <w:szCs w:val="16"/>
        </w:rPr>
        <w:t xml:space="preserve"> </w:t>
      </w:r>
      <w:r>
        <w:rPr>
          <w:rFonts w:ascii="Times New Roman" w:eastAsia="Times New Roman" w:hAnsi="Times New Roman" w:cs="Times New Roman"/>
          <w:i/>
          <w:w w:val="95"/>
          <w:sz w:val="24"/>
          <w:szCs w:val="24"/>
        </w:rPr>
        <w:t>z</w:t>
      </w:r>
      <w:r>
        <w:rPr>
          <w:rFonts w:ascii="Bookman Old Style" w:eastAsia="Bookman Old Style" w:hAnsi="Bookman Old Style" w:cs="Bookman Old Style"/>
          <w:i/>
          <w:spacing w:val="1"/>
          <w:w w:val="95"/>
          <w:position w:val="-3"/>
          <w:sz w:val="16"/>
          <w:szCs w:val="16"/>
        </w:rPr>
        <w:t>m</w:t>
      </w:r>
      <w:r>
        <w:rPr>
          <w:rFonts w:ascii="Palatino Linotype" w:eastAsia="Palatino Linotype" w:hAnsi="Palatino Linotype" w:cs="Palatino Linotype"/>
          <w:w w:val="95"/>
          <w:position w:val="-3"/>
          <w:sz w:val="16"/>
          <w:szCs w:val="16"/>
        </w:rPr>
        <w:t>2</w:t>
      </w:r>
      <w:r>
        <w:rPr>
          <w:rFonts w:ascii="Palatino Linotype" w:eastAsia="Palatino Linotype" w:hAnsi="Palatino Linotype" w:cs="Palatino Linotype"/>
          <w:w w:val="95"/>
          <w:position w:val="-3"/>
          <w:sz w:val="16"/>
          <w:szCs w:val="16"/>
        </w:rPr>
        <w:tab/>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w w:val="65"/>
          <w:sz w:val="24"/>
          <w:szCs w:val="24"/>
        </w:rPr>
        <w:tab/>
      </w:r>
      <w:r>
        <w:rPr>
          <w:rFonts w:ascii="Times New Roman" w:eastAsia="Times New Roman" w:hAnsi="Times New Roman" w:cs="Times New Roman"/>
          <w:i/>
          <w:w w:val="95"/>
          <w:sz w:val="24"/>
          <w:szCs w:val="24"/>
        </w:rPr>
        <w:t>w</w:t>
      </w:r>
      <w:r>
        <w:rPr>
          <w:rFonts w:ascii="Bookman Old Style" w:eastAsia="Bookman Old Style" w:hAnsi="Bookman Old Style" w:cs="Bookman Old Style"/>
          <w:i/>
          <w:spacing w:val="1"/>
          <w:w w:val="95"/>
          <w:position w:val="-3"/>
          <w:sz w:val="16"/>
          <w:szCs w:val="16"/>
        </w:rPr>
        <w:t>n</w:t>
      </w:r>
      <w:r>
        <w:rPr>
          <w:rFonts w:ascii="Bookman Old Style" w:eastAsia="Bookman Old Style" w:hAnsi="Bookman Old Style" w:cs="Bookman Old Style"/>
          <w:i/>
          <w:spacing w:val="-38"/>
          <w:w w:val="95"/>
          <w:position w:val="-3"/>
          <w:sz w:val="16"/>
          <w:szCs w:val="16"/>
        </w:rPr>
        <w:t xml:space="preserve"> </w:t>
      </w:r>
      <w:r>
        <w:rPr>
          <w:rFonts w:ascii="Times New Roman" w:eastAsia="Times New Roman" w:hAnsi="Times New Roman" w:cs="Times New Roman"/>
          <w:i/>
          <w:spacing w:val="1"/>
          <w:w w:val="95"/>
          <w:sz w:val="24"/>
          <w:szCs w:val="24"/>
        </w:rPr>
        <w:t>z</w:t>
      </w:r>
      <w:r>
        <w:rPr>
          <w:rFonts w:ascii="Bookman Old Style" w:eastAsia="Bookman Old Style" w:hAnsi="Bookman Old Style" w:cs="Bookman Old Style"/>
          <w:i/>
          <w:spacing w:val="2"/>
          <w:w w:val="95"/>
          <w:position w:val="-3"/>
          <w:sz w:val="16"/>
          <w:szCs w:val="16"/>
        </w:rPr>
        <w:t>mn</w:t>
      </w:r>
      <w:r>
        <w:rPr>
          <w:rFonts w:ascii="Bookman Old Style" w:eastAsia="Bookman Old Style" w:hAnsi="Bookman Old Style" w:cs="Bookman Old Style"/>
          <w:i/>
          <w:w w:val="95"/>
          <w:position w:val="-3"/>
          <w:sz w:val="16"/>
          <w:szCs w:val="16"/>
        </w:rPr>
        <w:t xml:space="preserve"> </w:t>
      </w:r>
      <w:r>
        <w:rPr>
          <w:rFonts w:ascii="宋体" w:eastAsia="宋体" w:hAnsi="宋体" w:cs="宋体"/>
          <w:w w:val="70"/>
          <w:position w:val="4"/>
          <w:sz w:val="24"/>
          <w:szCs w:val="24"/>
        </w:rPr>
        <w:t></w:t>
      </w:r>
    </w:p>
    <w:p w14:paraId="63F9CCC6" w14:textId="77777777" w:rsidR="00996552" w:rsidRDefault="002D0D3F">
      <w:pPr>
        <w:pStyle w:val="a3"/>
        <w:tabs>
          <w:tab w:val="left" w:pos="5918"/>
        </w:tabs>
        <w:spacing w:line="180" w:lineRule="exact"/>
        <w:ind w:left="2993"/>
        <w:rPr>
          <w:rFonts w:cs="宋体"/>
          <w:lang w:eastAsia="zh-CN"/>
        </w:rPr>
      </w:pPr>
      <w:r>
        <w:rPr>
          <w:rFonts w:cs="宋体"/>
          <w:w w:val="35"/>
          <w:lang w:eastAsia="zh-CN"/>
        </w:rPr>
        <w:t></w:t>
      </w:r>
      <w:r>
        <w:rPr>
          <w:rFonts w:cs="宋体"/>
          <w:w w:val="35"/>
          <w:lang w:eastAsia="zh-CN"/>
        </w:rPr>
        <w:tab/>
      </w:r>
      <w:r>
        <w:rPr>
          <w:rFonts w:cs="宋体"/>
          <w:w w:val="45"/>
          <w:lang w:eastAsia="zh-CN"/>
        </w:rPr>
        <w:t></w:t>
      </w:r>
    </w:p>
    <w:p w14:paraId="0131A6F1" w14:textId="77777777" w:rsidR="00996552" w:rsidRDefault="002D0D3F">
      <w:pPr>
        <w:pStyle w:val="a3"/>
        <w:spacing w:before="102"/>
        <w:ind w:left="597"/>
        <w:rPr>
          <w:lang w:eastAsia="zh-CN"/>
        </w:rPr>
      </w:pPr>
      <w:r>
        <w:rPr>
          <w:lang w:eastAsia="zh-CN"/>
        </w:rPr>
        <w:t>根据简单加性加权</w:t>
      </w:r>
      <w:r>
        <w:rPr>
          <w:spacing w:val="-32"/>
          <w:lang w:eastAsia="zh-CN"/>
        </w:rPr>
        <w:t>法</w:t>
      </w:r>
      <w:r>
        <w:rPr>
          <w:spacing w:val="-1"/>
          <w:lang w:eastAsia="zh-CN"/>
        </w:rPr>
        <w:t>（</w:t>
      </w:r>
      <w:r>
        <w:rPr>
          <w:rFonts w:ascii="Times New Roman" w:eastAsia="Times New Roman" w:hAnsi="Times New Roman" w:cs="Times New Roman"/>
          <w:spacing w:val="-9"/>
          <w:lang w:eastAsia="zh-CN"/>
        </w:rPr>
        <w:t>S</w:t>
      </w:r>
      <w:r>
        <w:rPr>
          <w:rFonts w:ascii="Times New Roman" w:eastAsia="Times New Roman" w:hAnsi="Times New Roman" w:cs="Times New Roman"/>
          <w:spacing w:val="-28"/>
          <w:lang w:eastAsia="zh-CN"/>
        </w:rPr>
        <w:t>A</w:t>
      </w:r>
      <w:r>
        <w:rPr>
          <w:rFonts w:ascii="Times New Roman" w:eastAsia="Times New Roman" w:hAnsi="Times New Roman" w:cs="Times New Roman"/>
          <w:lang w:eastAsia="zh-CN"/>
        </w:rPr>
        <w:t>W</w:t>
      </w:r>
      <w:r>
        <w:rPr>
          <w:spacing w:val="-124"/>
          <w:lang w:eastAsia="zh-CN"/>
        </w:rPr>
        <w:t>）</w:t>
      </w:r>
      <w:r>
        <w:rPr>
          <w:spacing w:val="-45"/>
          <w:lang w:eastAsia="zh-CN"/>
        </w:rPr>
        <w:t>，</w:t>
      </w:r>
      <w:r>
        <w:rPr>
          <w:lang w:eastAsia="zh-CN"/>
        </w:rPr>
        <w:t>各决策方案</w:t>
      </w:r>
      <w:r>
        <w:rPr>
          <w:spacing w:val="-48"/>
          <w:lang w:eastAsia="zh-CN"/>
        </w:rPr>
        <w:t xml:space="preserve"> </w:t>
      </w:r>
      <w:r>
        <w:rPr>
          <w:rFonts w:ascii="Times New Roman" w:eastAsia="Times New Roman" w:hAnsi="Times New Roman" w:cs="Times New Roman"/>
          <w:i/>
          <w:spacing w:val="-5"/>
          <w:lang w:eastAsia="zh-CN"/>
        </w:rPr>
        <w:t>A</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23"/>
          <w:position w:val="-3"/>
          <w:sz w:val="16"/>
          <w:szCs w:val="16"/>
          <w:lang w:eastAsia="zh-CN"/>
        </w:rPr>
        <w:t xml:space="preserve"> </w:t>
      </w:r>
      <w:r>
        <w:rPr>
          <w:lang w:eastAsia="zh-CN"/>
        </w:rPr>
        <w:t>的多指标综合评价值可表示为</w:t>
      </w:r>
    </w:p>
    <w:p w14:paraId="68DE2B50" w14:textId="77777777" w:rsidR="00996552" w:rsidRDefault="002D0D3F">
      <w:pPr>
        <w:spacing w:before="102" w:line="53" w:lineRule="exact"/>
        <w:ind w:left="1412" w:right="2303"/>
        <w:jc w:val="center"/>
        <w:rPr>
          <w:rFonts w:ascii="Bookman Old Style" w:eastAsia="Bookman Old Style" w:hAnsi="Bookman Old Style" w:cs="Bookman Old Style"/>
          <w:sz w:val="16"/>
          <w:szCs w:val="16"/>
        </w:rPr>
      </w:pPr>
      <w:bookmarkStart w:id="159" w:name="_bookmark98"/>
      <w:bookmarkEnd w:id="159"/>
      <w:r>
        <w:rPr>
          <w:rFonts w:ascii="Bookman Old Style"/>
          <w:i/>
          <w:sz w:val="16"/>
        </w:rPr>
        <w:t>n</w:t>
      </w:r>
    </w:p>
    <w:p w14:paraId="2E308C02" w14:textId="77777777" w:rsidR="00996552" w:rsidRDefault="002D0D3F">
      <w:pPr>
        <w:pStyle w:val="a3"/>
        <w:spacing w:line="179" w:lineRule="exact"/>
        <w:ind w:left="58" w:right="951"/>
        <w:jc w:val="center"/>
        <w:rPr>
          <w:rFonts w:cs="宋体"/>
        </w:rPr>
      </w:pPr>
      <w:r>
        <w:rPr>
          <w:rFonts w:cs="宋体"/>
          <w:w w:val="130"/>
        </w:rPr>
        <w:t>飞</w:t>
      </w:r>
    </w:p>
    <w:p w14:paraId="1777F5E8" w14:textId="77777777" w:rsidR="00996552" w:rsidRDefault="00996552">
      <w:pPr>
        <w:spacing w:line="179" w:lineRule="exact"/>
        <w:jc w:val="center"/>
        <w:rPr>
          <w:rFonts w:ascii="宋体" w:eastAsia="宋体" w:hAnsi="宋体" w:cs="宋体"/>
        </w:rPr>
        <w:sectPr w:rsidR="00996552">
          <w:type w:val="continuous"/>
          <w:pgSz w:w="11910" w:h="16840"/>
          <w:pgMar w:top="1580" w:right="1680" w:bottom="280" w:left="1680" w:header="720" w:footer="720" w:gutter="0"/>
          <w:cols w:space="720"/>
        </w:sectPr>
      </w:pPr>
    </w:p>
    <w:p w14:paraId="70217C33" w14:textId="77777777" w:rsidR="00996552" w:rsidRDefault="002D0D3F">
      <w:pPr>
        <w:spacing w:line="289" w:lineRule="exact"/>
        <w:jc w:val="right"/>
        <w:rPr>
          <w:rFonts w:ascii="Georgia" w:eastAsia="Georgia" w:hAnsi="Georgia" w:cs="Georgia"/>
          <w:sz w:val="24"/>
          <w:szCs w:val="24"/>
        </w:rPr>
      </w:pPr>
      <w:r>
        <w:rPr>
          <w:rFonts w:ascii="Times New Roman"/>
          <w:i/>
          <w:spacing w:val="-1"/>
          <w:w w:val="95"/>
          <w:sz w:val="24"/>
        </w:rPr>
        <w:lastRenderedPageBreak/>
        <w:t>D</w:t>
      </w:r>
      <w:r>
        <w:rPr>
          <w:rFonts w:ascii="Bookman Old Style"/>
          <w:i/>
          <w:spacing w:val="-1"/>
          <w:w w:val="95"/>
          <w:position w:val="-3"/>
          <w:sz w:val="16"/>
        </w:rPr>
        <w:t>i</w:t>
      </w:r>
      <w:r>
        <w:rPr>
          <w:rFonts w:ascii="Bookman Old Style"/>
          <w:i/>
          <w:spacing w:val="-38"/>
          <w:w w:val="95"/>
          <w:position w:val="-3"/>
          <w:sz w:val="16"/>
        </w:rPr>
        <w:t xml:space="preserve">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81"/>
          <w:w w:val="95"/>
          <w:sz w:val="24"/>
        </w:rPr>
        <w:t xml:space="preserve"> </w:t>
      </w:r>
      <w:r>
        <w:rPr>
          <w:rFonts w:ascii="Georgia"/>
          <w:w w:val="95"/>
          <w:sz w:val="24"/>
        </w:rPr>
        <w:t>=</w:t>
      </w:r>
    </w:p>
    <w:p w14:paraId="4FA6B633" w14:textId="77777777" w:rsidR="00996552" w:rsidRDefault="002D0D3F">
      <w:pPr>
        <w:rPr>
          <w:rFonts w:ascii="Georgia" w:eastAsia="Georgia" w:hAnsi="Georgia" w:cs="Georgia"/>
          <w:sz w:val="16"/>
          <w:szCs w:val="16"/>
        </w:rPr>
      </w:pPr>
      <w:r>
        <w:br w:type="column"/>
      </w:r>
    </w:p>
    <w:p w14:paraId="49A89E2A" w14:textId="77777777" w:rsidR="00996552" w:rsidRDefault="002D0D3F">
      <w:pPr>
        <w:spacing w:before="132"/>
        <w:ind w:left="72"/>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64C890B7" w14:textId="77777777" w:rsidR="00996552" w:rsidRDefault="002D0D3F">
      <w:pPr>
        <w:tabs>
          <w:tab w:val="left" w:pos="3975"/>
        </w:tabs>
        <w:spacing w:line="289" w:lineRule="exact"/>
        <w:ind w:left="39"/>
        <w:rPr>
          <w:rFonts w:ascii="Times New Roman" w:eastAsia="Times New Roman" w:hAnsi="Times New Roman" w:cs="Times New Roman"/>
          <w:sz w:val="24"/>
          <w:szCs w:val="24"/>
        </w:rPr>
      </w:pPr>
      <w:r>
        <w:br w:type="column"/>
      </w:r>
      <w:r>
        <w:rPr>
          <w:rFonts w:ascii="Times New Roman" w:hAnsi="Times New Roman"/>
          <w:i/>
          <w:spacing w:val="4"/>
          <w:sz w:val="24"/>
        </w:rPr>
        <w:lastRenderedPageBreak/>
        <w:t>z</w:t>
      </w:r>
      <w:r>
        <w:rPr>
          <w:rFonts w:ascii="Bookman Old Style" w:hAnsi="Bookman Old Style"/>
          <w:i/>
          <w:spacing w:val="3"/>
          <w:position w:val="-3"/>
          <w:sz w:val="16"/>
        </w:rPr>
        <w:t>ij</w:t>
      </w:r>
      <w:r>
        <w:rPr>
          <w:rFonts w:ascii="Bookman Old Style" w:hAnsi="Bookman Old Style"/>
          <w:i/>
          <w:spacing w:val="-33"/>
          <w:position w:val="-3"/>
          <w:sz w:val="16"/>
        </w:rPr>
        <w:t xml:space="preserve"> </w:t>
      </w:r>
      <w:r>
        <w:rPr>
          <w:rFonts w:ascii="Times New Roman" w:hAnsi="Times New Roman"/>
          <w:i/>
          <w:spacing w:val="8"/>
          <w:sz w:val="24"/>
        </w:rPr>
        <w:t>w</w:t>
      </w:r>
      <w:r>
        <w:rPr>
          <w:rFonts w:ascii="Bookman Old Style" w:hAnsi="Bookman Old Style"/>
          <w:i/>
          <w:spacing w:val="7"/>
          <w:position w:val="-3"/>
          <w:sz w:val="16"/>
        </w:rPr>
        <w:t>j</w:t>
      </w:r>
      <w:r>
        <w:rPr>
          <w:rFonts w:ascii="Times New Roman" w:hAnsi="Times New Roman"/>
          <w:spacing w:val="8"/>
          <w:sz w:val="24"/>
        </w:rPr>
        <w:t>,</w:t>
      </w:r>
      <w:r>
        <w:rPr>
          <w:rFonts w:ascii="Times New Roman" w:hAnsi="Times New Roman"/>
          <w:spacing w:val="-43"/>
          <w:sz w:val="24"/>
        </w:rPr>
        <w:t xml:space="preserve"> </w:t>
      </w:r>
      <w:r>
        <w:rPr>
          <w:rFonts w:ascii="Times New Roman" w:hAnsi="Times New Roman"/>
          <w:i/>
          <w:sz w:val="24"/>
        </w:rPr>
        <w:t>i</w:t>
      </w:r>
      <w:r>
        <w:rPr>
          <w:rFonts w:ascii="Times New Roman" w:hAnsi="Times New Roman"/>
          <w:i/>
          <w:spacing w:val="-10"/>
          <w:sz w:val="24"/>
        </w:rPr>
        <w:t xml:space="preserve"> </w:t>
      </w:r>
      <w:r>
        <w:rPr>
          <w:rFonts w:ascii="Georgia" w:hAnsi="Georgia"/>
          <w:sz w:val="24"/>
        </w:rPr>
        <w:t>=</w:t>
      </w:r>
      <w:r>
        <w:rPr>
          <w:rFonts w:ascii="Georgia" w:hAnsi="Georgia"/>
          <w:spacing w:val="-14"/>
          <w:sz w:val="24"/>
        </w:rPr>
        <w:t xml:space="preserve"> </w:t>
      </w:r>
      <w:r>
        <w:rPr>
          <w:rFonts w:ascii="Palatino Linotype" w:hAnsi="Palatino Linotype"/>
          <w:spacing w:val="-5"/>
          <w:sz w:val="24"/>
        </w:rPr>
        <w:t>1</w:t>
      </w:r>
      <w:r>
        <w:rPr>
          <w:rFonts w:ascii="Times New Roman" w:hAnsi="Times New Roman"/>
          <w:spacing w:val="-5"/>
          <w:sz w:val="24"/>
        </w:rPr>
        <w:t>,</w:t>
      </w:r>
      <w:r>
        <w:rPr>
          <w:rFonts w:ascii="Times New Roman" w:hAnsi="Times New Roman"/>
          <w:spacing w:val="-40"/>
          <w:sz w:val="24"/>
        </w:rPr>
        <w:t xml:space="preserve"> </w:t>
      </w:r>
      <w:r>
        <w:rPr>
          <w:rFonts w:ascii="Palatino Linotype" w:hAnsi="Palatino Linotype"/>
          <w:sz w:val="24"/>
        </w:rPr>
        <w:t>2</w:t>
      </w:r>
      <w:r>
        <w:rPr>
          <w:rFonts w:ascii="Palatino Linotype" w:hAnsi="Palatino Linotype"/>
          <w:spacing w:val="-32"/>
          <w:sz w:val="24"/>
        </w:rPr>
        <w:t xml:space="preserve"> </w:t>
      </w:r>
      <w:r>
        <w:rPr>
          <w:rFonts w:ascii="MS Gothic" w:hAnsi="MS Gothic"/>
          <w:w w:val="90"/>
          <w:sz w:val="24"/>
        </w:rPr>
        <w:t>·</w:t>
      </w:r>
      <w:r>
        <w:rPr>
          <w:rFonts w:ascii="MS Gothic" w:hAnsi="MS Gothic"/>
          <w:spacing w:val="-79"/>
          <w:w w:val="90"/>
          <w:sz w:val="24"/>
        </w:rPr>
        <w:t xml:space="preserve"> </w:t>
      </w:r>
      <w:r>
        <w:rPr>
          <w:rFonts w:ascii="MS Gothic" w:hAnsi="MS Gothic"/>
          <w:w w:val="90"/>
          <w:sz w:val="24"/>
        </w:rPr>
        <w:t>·</w:t>
      </w:r>
      <w:r>
        <w:rPr>
          <w:rFonts w:ascii="MS Gothic" w:hAnsi="MS Gothic"/>
          <w:spacing w:val="-78"/>
          <w:w w:val="90"/>
          <w:sz w:val="24"/>
        </w:rPr>
        <w:t xml:space="preserve"> </w:t>
      </w:r>
      <w:r>
        <w:rPr>
          <w:rFonts w:ascii="MS Gothic" w:hAnsi="MS Gothic"/>
          <w:w w:val="90"/>
          <w:sz w:val="24"/>
        </w:rPr>
        <w:t>·</w:t>
      </w:r>
      <w:r>
        <w:rPr>
          <w:rFonts w:ascii="MS Gothic" w:hAnsi="MS Gothic"/>
          <w:spacing w:val="-80"/>
          <w:w w:val="90"/>
          <w:sz w:val="24"/>
        </w:rPr>
        <w:t xml:space="preserve"> </w:t>
      </w:r>
      <w:r>
        <w:rPr>
          <w:rFonts w:ascii="Times New Roman" w:hAnsi="Times New Roman"/>
          <w:i/>
          <w:sz w:val="24"/>
        </w:rPr>
        <w:t>n</w:t>
      </w:r>
      <w:r>
        <w:rPr>
          <w:rFonts w:ascii="Times New Roman" w:hAnsi="Times New Roman"/>
          <w:i/>
          <w:sz w:val="24"/>
        </w:rPr>
        <w:tab/>
      </w:r>
      <w:r>
        <w:rPr>
          <w:rFonts w:ascii="Times New Roman" w:hAnsi="Times New Roman"/>
          <w:sz w:val="24"/>
        </w:rPr>
        <w:t>(4.9)</w:t>
      </w:r>
    </w:p>
    <w:p w14:paraId="7D64A60D" w14:textId="77777777" w:rsidR="00996552" w:rsidRDefault="00996552">
      <w:pPr>
        <w:spacing w:line="289" w:lineRule="exact"/>
        <w:rPr>
          <w:rFonts w:ascii="Times New Roman" w:eastAsia="Times New Roman" w:hAnsi="Times New Roman" w:cs="Times New Roman"/>
          <w:sz w:val="24"/>
          <w:szCs w:val="24"/>
        </w:rPr>
        <w:sectPr w:rsidR="00996552">
          <w:type w:val="continuous"/>
          <w:pgSz w:w="11910" w:h="16840"/>
          <w:pgMar w:top="1580" w:right="1680" w:bottom="280" w:left="1680" w:header="720" w:footer="720" w:gutter="0"/>
          <w:cols w:num="3" w:space="720" w:equalWidth="0">
            <w:col w:w="3600" w:space="40"/>
            <w:col w:w="313" w:space="40"/>
            <w:col w:w="4557"/>
          </w:cols>
        </w:sectPr>
      </w:pPr>
    </w:p>
    <w:p w14:paraId="19433E4E" w14:textId="77777777" w:rsidR="00996552" w:rsidRDefault="002D0D3F">
      <w:pPr>
        <w:pStyle w:val="a3"/>
        <w:spacing w:before="125" w:line="275" w:lineRule="auto"/>
        <w:ind w:left="110" w:right="115" w:firstLine="486"/>
        <w:jc w:val="both"/>
        <w:rPr>
          <w:lang w:eastAsia="zh-CN"/>
        </w:rPr>
      </w:pPr>
      <w:r>
        <w:rPr>
          <w:spacing w:val="1"/>
          <w:lang w:eastAsia="zh-CN"/>
        </w:rPr>
        <w:lastRenderedPageBreak/>
        <w:t>可以看出，</w:t>
      </w:r>
      <w:r>
        <w:rPr>
          <w:rFonts w:ascii="Times New Roman" w:eastAsia="Times New Roman" w:hAnsi="Times New Roman" w:cs="Times New Roman"/>
          <w:i/>
          <w:spacing w:val="1"/>
          <w:lang w:eastAsia="zh-CN"/>
        </w:rPr>
        <w:t>D</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w</w:t>
      </w:r>
      <w:r>
        <w:rPr>
          <w:rFonts w:ascii="MS Gothic" w:eastAsia="MS Gothic" w:hAnsi="MS Gothic" w:cs="MS Gothic"/>
          <w:spacing w:val="4"/>
          <w:lang w:eastAsia="zh-CN"/>
        </w:rPr>
        <w:t>)</w:t>
      </w:r>
      <w:r>
        <w:rPr>
          <w:rFonts w:ascii="MS Gothic" w:eastAsia="MS Gothic" w:hAnsi="MS Gothic" w:cs="MS Gothic"/>
          <w:spacing w:val="-69"/>
          <w:lang w:eastAsia="zh-CN"/>
        </w:rPr>
        <w:t xml:space="preserve"> </w:t>
      </w:r>
      <w:r>
        <w:rPr>
          <w:lang w:eastAsia="zh-CN"/>
        </w:rPr>
        <w:t>值愈大表明决策方案</w:t>
      </w:r>
      <w:r>
        <w:rPr>
          <w:spacing w:val="-54"/>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7"/>
          <w:position w:val="-3"/>
          <w:sz w:val="16"/>
          <w:szCs w:val="16"/>
          <w:lang w:eastAsia="zh-CN"/>
        </w:rPr>
        <w:t xml:space="preserve"> </w:t>
      </w:r>
      <w:r>
        <w:rPr>
          <w:lang w:eastAsia="zh-CN"/>
        </w:rPr>
        <w:t>愈优。因此，在加权向量</w:t>
      </w:r>
      <w:r>
        <w:rPr>
          <w:spacing w:val="-74"/>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9"/>
          <w:lang w:eastAsia="zh-CN"/>
        </w:rPr>
        <w:t xml:space="preserve"> </w:t>
      </w:r>
      <w:r>
        <w:rPr>
          <w:lang w:eastAsia="zh-CN"/>
        </w:rPr>
        <w:t>已知</w:t>
      </w:r>
      <w:r>
        <w:rPr>
          <w:spacing w:val="24"/>
          <w:lang w:eastAsia="zh-CN"/>
        </w:rPr>
        <w:t xml:space="preserve"> </w:t>
      </w:r>
      <w:r>
        <w:rPr>
          <w:spacing w:val="2"/>
          <w:lang w:eastAsia="zh-CN"/>
        </w:rPr>
        <w:t>的情况下，根据式</w:t>
      </w:r>
      <w:hyperlink w:anchor="_bookmark98" w:history="1">
        <w:r>
          <w:rPr>
            <w:rFonts w:ascii="Times New Roman" w:eastAsia="Times New Roman" w:hAnsi="Times New Roman" w:cs="Times New Roman"/>
            <w:spacing w:val="2"/>
            <w:lang w:eastAsia="zh-CN"/>
          </w:rPr>
          <w:t>4.9</w:t>
        </w:r>
      </w:hyperlink>
      <w:r>
        <w:rPr>
          <w:spacing w:val="2"/>
          <w:lang w:eastAsia="zh-CN"/>
        </w:rPr>
        <w:t>可以对各决策方案进行决策或排序。下面将求解加权向量</w:t>
      </w:r>
      <w:r>
        <w:rPr>
          <w:spacing w:val="30"/>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39"/>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47"/>
          <w:lang w:eastAsia="zh-CN"/>
        </w:rPr>
        <w:t xml:space="preserve"> </w:t>
      </w:r>
      <w:r>
        <w:rPr>
          <w:lang w:eastAsia="zh-CN"/>
        </w:rPr>
        <w:t>根据离差最大化的基本思想，对于</w:t>
      </w:r>
      <w:r>
        <w:rPr>
          <w:spacing w:val="-53"/>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39"/>
          <w:position w:val="-3"/>
          <w:sz w:val="16"/>
          <w:szCs w:val="16"/>
          <w:lang w:eastAsia="zh-CN"/>
        </w:rPr>
        <w:t xml:space="preserve"> </w:t>
      </w:r>
      <w:r>
        <w:rPr>
          <w:lang w:eastAsia="zh-CN"/>
        </w:rPr>
        <w:t>属性而言，存在一组权重向量</w:t>
      </w:r>
      <w:r>
        <w:rPr>
          <w:spacing w:val="-53"/>
          <w:lang w:eastAsia="zh-CN"/>
        </w:rPr>
        <w:t xml:space="preserve"> </w:t>
      </w:r>
      <w:r>
        <w:rPr>
          <w:rFonts w:ascii="Times New Roman" w:eastAsia="Times New Roman" w:hAnsi="Times New Roman" w:cs="Times New Roman"/>
          <w:lang w:eastAsia="zh-CN"/>
        </w:rPr>
        <w:t>W</w:t>
      </w:r>
      <w:r>
        <w:rPr>
          <w:lang w:eastAsia="zh-CN"/>
        </w:rPr>
        <w:t>，使</w:t>
      </w:r>
      <w:r>
        <w:rPr>
          <w:spacing w:val="50"/>
          <w:lang w:eastAsia="zh-CN"/>
        </w:rPr>
        <w:t xml:space="preserve"> </w:t>
      </w:r>
      <w:r>
        <w:rPr>
          <w:lang w:eastAsia="zh-CN"/>
        </w:rPr>
        <w:t>得决策方案</w:t>
      </w:r>
      <w:r>
        <w:rPr>
          <w:spacing w:val="-40"/>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lang w:eastAsia="zh-CN"/>
        </w:rPr>
        <w:t>与其他所有的决策方案的离差最大，其表达式可定义为</w:t>
      </w:r>
    </w:p>
    <w:p w14:paraId="43B9FA4C" w14:textId="77777777" w:rsidR="00996552" w:rsidRDefault="002D0D3F">
      <w:pPr>
        <w:spacing w:before="59" w:line="120" w:lineRule="exact"/>
        <w:ind w:left="308" w:right="951"/>
        <w:jc w:val="center"/>
        <w:rPr>
          <w:rFonts w:ascii="Bookman Old Style" w:eastAsia="Bookman Old Style" w:hAnsi="Bookman Old Style" w:cs="Bookman Old Style"/>
          <w:sz w:val="16"/>
          <w:szCs w:val="16"/>
        </w:rPr>
      </w:pPr>
      <w:r>
        <w:rPr>
          <w:rFonts w:ascii="Bookman Old Style"/>
          <w:i/>
          <w:sz w:val="16"/>
        </w:rPr>
        <w:t>m</w:t>
      </w:r>
    </w:p>
    <w:p w14:paraId="50C405C8" w14:textId="77777777" w:rsidR="00996552" w:rsidRDefault="002D0D3F">
      <w:pPr>
        <w:pStyle w:val="a3"/>
        <w:spacing w:line="112" w:lineRule="exact"/>
        <w:ind w:left="400" w:right="951"/>
        <w:jc w:val="center"/>
        <w:rPr>
          <w:rFonts w:cs="宋体"/>
        </w:rPr>
      </w:pPr>
      <w:r>
        <w:rPr>
          <w:rFonts w:cs="宋体"/>
          <w:w w:val="130"/>
        </w:rPr>
        <w:t>飞</w:t>
      </w:r>
      <w:r>
        <w:rPr>
          <w:rFonts w:cs="宋体"/>
          <w:spacing w:val="-80"/>
        </w:rPr>
        <w:t xml:space="preserve"> </w:t>
      </w:r>
      <w:r>
        <w:rPr>
          <w:rFonts w:cs="宋体"/>
          <w:w w:val="46"/>
          <w:position w:val="-3"/>
        </w:rPr>
        <w:t xml:space="preserve"> </w:t>
      </w:r>
    </w:p>
    <w:p w14:paraId="0B1EB123" w14:textId="77777777" w:rsidR="00996552" w:rsidRDefault="00996552">
      <w:pPr>
        <w:spacing w:line="112" w:lineRule="exact"/>
        <w:jc w:val="center"/>
        <w:rPr>
          <w:rFonts w:ascii="宋体" w:eastAsia="宋体" w:hAnsi="宋体" w:cs="宋体"/>
        </w:rPr>
        <w:sectPr w:rsidR="00996552">
          <w:type w:val="continuous"/>
          <w:pgSz w:w="11910" w:h="16840"/>
          <w:pgMar w:top="1580" w:right="1680" w:bottom="280" w:left="1680" w:header="720" w:footer="720" w:gutter="0"/>
          <w:cols w:space="720"/>
        </w:sectPr>
      </w:pPr>
    </w:p>
    <w:p w14:paraId="337E3946" w14:textId="77777777" w:rsidR="00996552" w:rsidRDefault="002D0D3F">
      <w:pPr>
        <w:spacing w:line="289" w:lineRule="exact"/>
        <w:jc w:val="right"/>
        <w:rPr>
          <w:rFonts w:ascii="Georgia" w:eastAsia="Georgia" w:hAnsi="Georgia" w:cs="Georgia"/>
          <w:sz w:val="24"/>
          <w:szCs w:val="24"/>
        </w:rPr>
      </w:pPr>
      <w:r>
        <w:rPr>
          <w:rFonts w:ascii="Times New Roman"/>
          <w:i/>
          <w:spacing w:val="-1"/>
          <w:w w:val="95"/>
          <w:sz w:val="24"/>
        </w:rPr>
        <w:lastRenderedPageBreak/>
        <w:t>V</w:t>
      </w:r>
      <w:r>
        <w:rPr>
          <w:rFonts w:ascii="Bookman Old Style"/>
          <w:i/>
          <w:spacing w:val="-1"/>
          <w:w w:val="95"/>
          <w:position w:val="-3"/>
          <w:sz w:val="16"/>
        </w:rPr>
        <w:t>ij</w:t>
      </w:r>
      <w:r>
        <w:rPr>
          <w:rFonts w:ascii="Bookman Old Style"/>
          <w:i/>
          <w:spacing w:val="-35"/>
          <w:w w:val="95"/>
          <w:position w:val="-3"/>
          <w:sz w:val="16"/>
        </w:rPr>
        <w:t xml:space="preserve">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75"/>
          <w:w w:val="95"/>
          <w:sz w:val="24"/>
        </w:rPr>
        <w:t xml:space="preserve"> </w:t>
      </w:r>
      <w:r>
        <w:rPr>
          <w:rFonts w:ascii="Georgia"/>
          <w:w w:val="95"/>
          <w:sz w:val="24"/>
        </w:rPr>
        <w:t>=</w:t>
      </w:r>
    </w:p>
    <w:p w14:paraId="0C67F6B1" w14:textId="77777777" w:rsidR="00996552" w:rsidRDefault="002D0D3F">
      <w:pPr>
        <w:rPr>
          <w:rFonts w:ascii="Georgia" w:eastAsia="Georgia" w:hAnsi="Georgia" w:cs="Georgia"/>
          <w:sz w:val="16"/>
          <w:szCs w:val="16"/>
        </w:rPr>
      </w:pPr>
      <w:r>
        <w:br w:type="column"/>
      </w:r>
    </w:p>
    <w:p w14:paraId="0B6FA9FD" w14:textId="77777777" w:rsidR="00996552" w:rsidRDefault="002D0D3F">
      <w:pPr>
        <w:spacing w:before="134"/>
        <w:ind w:left="50"/>
        <w:rPr>
          <w:rFonts w:ascii="Palatino Linotype" w:eastAsia="Palatino Linotype" w:hAnsi="Palatino Linotype" w:cs="Palatino Linotype"/>
          <w:sz w:val="16"/>
          <w:szCs w:val="16"/>
        </w:rPr>
      </w:pPr>
      <w:r>
        <w:rPr>
          <w:rFonts w:ascii="Bookman Old Style"/>
          <w:i/>
          <w:spacing w:val="3"/>
          <w:w w:val="90"/>
          <w:sz w:val="16"/>
        </w:rPr>
        <w:t>k</w:t>
      </w:r>
      <w:r>
        <w:rPr>
          <w:rFonts w:ascii="Georgia"/>
          <w:spacing w:val="2"/>
          <w:w w:val="90"/>
          <w:sz w:val="16"/>
        </w:rPr>
        <w:t>=</w:t>
      </w:r>
      <w:r>
        <w:rPr>
          <w:rFonts w:ascii="Palatino Linotype"/>
          <w:spacing w:val="2"/>
          <w:w w:val="90"/>
          <w:sz w:val="16"/>
        </w:rPr>
        <w:t>1</w:t>
      </w:r>
    </w:p>
    <w:p w14:paraId="55D8FF8A" w14:textId="77777777" w:rsidR="00996552" w:rsidRDefault="002D0D3F">
      <w:pPr>
        <w:spacing w:line="285" w:lineRule="exact"/>
        <w:ind w:left="22"/>
        <w:rPr>
          <w:rFonts w:ascii="宋体" w:eastAsia="宋体" w:hAnsi="宋体" w:cs="宋体"/>
          <w:sz w:val="24"/>
          <w:szCs w:val="24"/>
        </w:rPr>
      </w:pPr>
      <w:r>
        <w:br w:type="column"/>
      </w:r>
      <w:r>
        <w:rPr>
          <w:rFonts w:ascii="宋体" w:eastAsia="宋体" w:hAnsi="宋体" w:cs="宋体"/>
          <w:spacing w:val="3"/>
          <w:w w:val="46"/>
          <w:position w:val="10"/>
          <w:sz w:val="24"/>
          <w:szCs w:val="24"/>
        </w:rPr>
        <w:lastRenderedPageBreak/>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r>
        <w:rPr>
          <w:rFonts w:ascii="Bookman Old Style" w:eastAsia="Bookman Old Style" w:hAnsi="Bookman Old Style" w:cs="Bookman Old Style"/>
          <w:i/>
          <w:spacing w:val="-20"/>
          <w:sz w:val="16"/>
          <w:szCs w:val="16"/>
        </w:rPr>
        <w:t xml:space="preserve"> </w:t>
      </w:r>
      <w:r>
        <w:rPr>
          <w:rFonts w:ascii="Times New Roman" w:eastAsia="Times New Roman" w:hAnsi="Times New Roman" w:cs="Times New Roman"/>
          <w:i/>
          <w:spacing w:val="5"/>
          <w:position w:val="4"/>
          <w:sz w:val="24"/>
          <w:szCs w:val="24"/>
        </w:rPr>
        <w:t>z</w:t>
      </w:r>
      <w:r>
        <w:rPr>
          <w:rFonts w:ascii="Bookman Old Style" w:eastAsia="Bookman Old Style" w:hAnsi="Bookman Old Style" w:cs="Bookman Old Style"/>
          <w:i/>
          <w:spacing w:val="5"/>
          <w:w w:val="113"/>
          <w:sz w:val="16"/>
          <w:szCs w:val="16"/>
        </w:rPr>
        <w:t>i</w:t>
      </w:r>
      <w:r>
        <w:rPr>
          <w:rFonts w:ascii="Bookman Old Style" w:eastAsia="Bookman Old Style" w:hAnsi="Bookman Old Style" w:cs="Bookman Old Style"/>
          <w:i/>
          <w:spacing w:val="5"/>
          <w:w w:val="109"/>
          <w:sz w:val="16"/>
          <w:szCs w:val="16"/>
        </w:rPr>
        <w:t>j</w:t>
      </w:r>
      <w:r>
        <w:rPr>
          <w:rFonts w:ascii="Bookman Old Style" w:eastAsia="Bookman Old Style" w:hAnsi="Bookman Old Style" w:cs="Bookman Old Style"/>
          <w:i/>
          <w:sz w:val="16"/>
          <w:szCs w:val="16"/>
        </w:rPr>
        <w:t xml:space="preserve"> </w:t>
      </w:r>
      <w:r>
        <w:rPr>
          <w:rFonts w:ascii="Bookman Old Style" w:eastAsia="Bookman Old Style" w:hAnsi="Bookman Old Style" w:cs="Bookman Old Style"/>
          <w:i/>
          <w:spacing w:val="-23"/>
          <w:sz w:val="16"/>
          <w:szCs w:val="16"/>
        </w:rPr>
        <w:t xml:space="preserve"> </w:t>
      </w:r>
      <w:r>
        <w:rPr>
          <w:rFonts w:ascii="MS Gothic" w:eastAsia="MS Gothic" w:hAnsi="MS Gothic" w:cs="MS Gothic"/>
          <w:w w:val="127"/>
          <w:position w:val="4"/>
          <w:sz w:val="24"/>
          <w:szCs w:val="24"/>
        </w:rPr>
        <w:t>−</w:t>
      </w:r>
      <w:r>
        <w:rPr>
          <w:rFonts w:ascii="MS Gothic" w:eastAsia="MS Gothic" w:hAnsi="MS Gothic" w:cs="MS Gothic"/>
          <w:spacing w:val="-64"/>
          <w:position w:val="4"/>
          <w:sz w:val="24"/>
          <w:szCs w:val="24"/>
        </w:rPr>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r>
        <w:rPr>
          <w:rFonts w:ascii="Bookman Old Style" w:eastAsia="Bookman Old Style" w:hAnsi="Bookman Old Style" w:cs="Bookman Old Style"/>
          <w:i/>
          <w:spacing w:val="-20"/>
          <w:sz w:val="16"/>
          <w:szCs w:val="16"/>
        </w:rPr>
        <w:t xml:space="preserve"> </w:t>
      </w:r>
      <w:r>
        <w:rPr>
          <w:rFonts w:ascii="Times New Roman" w:eastAsia="Times New Roman" w:hAnsi="Times New Roman" w:cs="Times New Roman"/>
          <w:i/>
          <w:position w:val="4"/>
          <w:sz w:val="24"/>
          <w:szCs w:val="24"/>
        </w:rPr>
        <w:t>z</w:t>
      </w:r>
      <w:r>
        <w:rPr>
          <w:rFonts w:ascii="Bookman Old Style" w:eastAsia="Bookman Old Style" w:hAnsi="Bookman Old Style" w:cs="Bookman Old Style"/>
          <w:i/>
          <w:w w:val="82"/>
          <w:sz w:val="16"/>
          <w:szCs w:val="16"/>
        </w:rPr>
        <w:t>k</w:t>
      </w:r>
      <w:r>
        <w:rPr>
          <w:rFonts w:ascii="Bookman Old Style" w:eastAsia="Bookman Old Style" w:hAnsi="Bookman Old Style" w:cs="Bookman Old Style"/>
          <w:i/>
          <w:spacing w:val="-24"/>
          <w:sz w:val="16"/>
          <w:szCs w:val="16"/>
        </w:rPr>
        <w:t xml:space="preserve"> </w:t>
      </w:r>
      <w:r>
        <w:rPr>
          <w:rFonts w:ascii="Bookman Old Style" w:eastAsia="Bookman Old Style" w:hAnsi="Bookman Old Style" w:cs="Bookman Old Style"/>
          <w:i/>
          <w:w w:val="109"/>
          <w:sz w:val="16"/>
          <w:szCs w:val="16"/>
        </w:rPr>
        <w:t>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p>
    <w:p w14:paraId="00D0268E" w14:textId="77777777" w:rsidR="00996552" w:rsidRDefault="002D0D3F">
      <w:pPr>
        <w:spacing w:before="9"/>
        <w:rPr>
          <w:rFonts w:ascii="宋体" w:eastAsia="宋体" w:hAnsi="宋体" w:cs="宋体"/>
          <w:sz w:val="18"/>
          <w:szCs w:val="18"/>
        </w:rPr>
      </w:pPr>
      <w:r>
        <w:br w:type="column"/>
      </w:r>
    </w:p>
    <w:p w14:paraId="4C63CBC2" w14:textId="77777777" w:rsidR="00996552" w:rsidRDefault="002D0D3F">
      <w:pPr>
        <w:pStyle w:val="a3"/>
        <w:ind w:left="0" w:right="115"/>
        <w:jc w:val="right"/>
        <w:rPr>
          <w:rFonts w:ascii="Times New Roman" w:eastAsia="Times New Roman" w:hAnsi="Times New Roman" w:cs="Times New Roman"/>
        </w:rPr>
      </w:pPr>
      <w:r>
        <w:rPr>
          <w:rFonts w:ascii="Times New Roman"/>
        </w:rPr>
        <w:t>(4.10)</w:t>
      </w:r>
    </w:p>
    <w:p w14:paraId="2B8CB7D5" w14:textId="77777777" w:rsidR="00996552" w:rsidRDefault="00996552">
      <w:pPr>
        <w:jc w:val="right"/>
        <w:rPr>
          <w:rFonts w:ascii="Times New Roman" w:eastAsia="Times New Roman" w:hAnsi="Times New Roman" w:cs="Times New Roman"/>
        </w:rPr>
        <w:sectPr w:rsidR="00996552">
          <w:type w:val="continuous"/>
          <w:pgSz w:w="11910" w:h="16840"/>
          <w:pgMar w:top="1580" w:right="1680" w:bottom="280" w:left="1680" w:header="720" w:footer="720" w:gutter="0"/>
          <w:cols w:num="4" w:space="720" w:equalWidth="0">
            <w:col w:w="3724" w:space="40"/>
            <w:col w:w="322" w:space="40"/>
            <w:col w:w="1404" w:space="40"/>
            <w:col w:w="2980"/>
          </w:cols>
        </w:sectPr>
      </w:pPr>
    </w:p>
    <w:p w14:paraId="507529F7" w14:textId="77777777" w:rsidR="00996552" w:rsidRDefault="002D0D3F">
      <w:pPr>
        <w:pStyle w:val="a3"/>
        <w:spacing w:before="57"/>
        <w:ind w:left="292"/>
        <w:jc w:val="center"/>
        <w:rPr>
          <w:rFonts w:ascii="Times New Roman" w:eastAsia="Times New Roman" w:hAnsi="Times New Roman" w:cs="Times New Roman"/>
        </w:rPr>
      </w:pPr>
      <w:r>
        <w:rPr>
          <w:rFonts w:ascii="Times New Roman" w:hAnsi="Times New Roman"/>
          <w:i/>
          <w:w w:val="95"/>
        </w:rPr>
        <w:lastRenderedPageBreak/>
        <w:t>i</w:t>
      </w:r>
      <w:r>
        <w:rPr>
          <w:rFonts w:ascii="Times New Roman" w:hAnsi="Times New Roman"/>
          <w:i/>
          <w:spacing w:val="-7"/>
          <w:w w:val="95"/>
        </w:rPr>
        <w:t xml:space="preserve"> </w:t>
      </w:r>
      <w:r>
        <w:rPr>
          <w:rFonts w:ascii="Georgia" w:hAnsi="Georgia"/>
          <w:spacing w:val="-4"/>
          <w:w w:val="95"/>
        </w:rPr>
        <w:t>=</w:t>
      </w:r>
      <w:r>
        <w:rPr>
          <w:rFonts w:ascii="Palatino Linotype" w:hAnsi="Palatino Linotype"/>
          <w:spacing w:val="-4"/>
          <w:w w:val="95"/>
        </w:rPr>
        <w:t>1</w:t>
      </w:r>
      <w:r>
        <w:rPr>
          <w:rFonts w:ascii="Times New Roman" w:hAnsi="Times New Roman"/>
          <w:spacing w:val="-4"/>
          <w:w w:val="95"/>
        </w:rPr>
        <w:t>,</w:t>
      </w:r>
      <w:r>
        <w:rPr>
          <w:rFonts w:ascii="Times New Roman" w:hAnsi="Times New Roman"/>
          <w:spacing w:val="-37"/>
          <w:w w:val="95"/>
        </w:rPr>
        <w:t xml:space="preserve"> </w:t>
      </w:r>
      <w:r>
        <w:rPr>
          <w:rFonts w:ascii="Palatino Linotype" w:hAnsi="Palatino Linotype"/>
          <w:w w:val="95"/>
        </w:rPr>
        <w:t>2</w:t>
      </w:r>
      <w:r>
        <w:rPr>
          <w:rFonts w:ascii="Palatino Linotype" w:hAnsi="Palatino Linotype"/>
          <w:spacing w:val="-28"/>
          <w:w w:val="95"/>
        </w:rPr>
        <w:t xml:space="preserve"> </w:t>
      </w:r>
      <w:r>
        <w:rPr>
          <w:rFonts w:ascii="MS Gothic" w:hAnsi="MS Gothic"/>
          <w:w w:val="90"/>
        </w:rPr>
        <w:t>·</w:t>
      </w:r>
      <w:r>
        <w:rPr>
          <w:rFonts w:ascii="MS Gothic" w:hAnsi="MS Gothic"/>
          <w:spacing w:val="-79"/>
          <w:w w:val="90"/>
        </w:rPr>
        <w:t xml:space="preserve"> </w:t>
      </w:r>
      <w:r>
        <w:rPr>
          <w:rFonts w:ascii="MS Gothic" w:hAnsi="MS Gothic"/>
          <w:w w:val="90"/>
        </w:rPr>
        <w:t>·</w:t>
      </w:r>
      <w:r>
        <w:rPr>
          <w:rFonts w:ascii="MS Gothic" w:hAnsi="MS Gothic"/>
          <w:spacing w:val="-78"/>
          <w:w w:val="90"/>
        </w:rPr>
        <w:t xml:space="preserve"> </w:t>
      </w:r>
      <w:r>
        <w:rPr>
          <w:rFonts w:ascii="MS Gothic" w:hAnsi="MS Gothic"/>
          <w:w w:val="90"/>
        </w:rPr>
        <w:t>·</w:t>
      </w:r>
      <w:r>
        <w:rPr>
          <w:rFonts w:ascii="MS Gothic" w:hAnsi="MS Gothic"/>
          <w:spacing w:val="-79"/>
          <w:w w:val="90"/>
        </w:rPr>
        <w:t xml:space="preserve"> </w:t>
      </w:r>
      <w:r>
        <w:rPr>
          <w:rFonts w:ascii="Times New Roman" w:hAnsi="Times New Roman"/>
          <w:i/>
          <w:spacing w:val="-4"/>
          <w:w w:val="95"/>
        </w:rPr>
        <w:t>m</w:t>
      </w:r>
      <w:r>
        <w:rPr>
          <w:rFonts w:ascii="Times New Roman" w:hAnsi="Times New Roman"/>
          <w:spacing w:val="-4"/>
          <w:w w:val="95"/>
        </w:rPr>
        <w:t>,</w:t>
      </w:r>
      <w:r>
        <w:rPr>
          <w:rFonts w:ascii="Times New Roman" w:hAnsi="Times New Roman"/>
          <w:spacing w:val="-18"/>
          <w:w w:val="95"/>
        </w:rPr>
        <w:t xml:space="preserve"> </w:t>
      </w:r>
      <w:r>
        <w:rPr>
          <w:rFonts w:ascii="Times New Roman" w:hAnsi="Times New Roman"/>
          <w:i/>
          <w:w w:val="95"/>
        </w:rPr>
        <w:t>j</w:t>
      </w:r>
      <w:r>
        <w:rPr>
          <w:rFonts w:ascii="Times New Roman" w:hAnsi="Times New Roman"/>
          <w:i/>
          <w:spacing w:val="-1"/>
          <w:w w:val="95"/>
        </w:rPr>
        <w:t xml:space="preserve"> </w:t>
      </w:r>
      <w:r>
        <w:rPr>
          <w:rFonts w:ascii="Georgia" w:hAnsi="Georgia"/>
          <w:w w:val="95"/>
        </w:rPr>
        <w:t>=</w:t>
      </w:r>
      <w:r>
        <w:rPr>
          <w:rFonts w:ascii="Georgia" w:hAnsi="Georgia"/>
          <w:spacing w:val="-11"/>
          <w:w w:val="95"/>
        </w:rPr>
        <w:t xml:space="preserve"> </w:t>
      </w:r>
      <w:r>
        <w:rPr>
          <w:rFonts w:ascii="Palatino Linotype" w:hAnsi="Palatino Linotype"/>
          <w:spacing w:val="-5"/>
          <w:w w:val="95"/>
        </w:rPr>
        <w:t>1</w:t>
      </w:r>
      <w:r>
        <w:rPr>
          <w:rFonts w:ascii="Times New Roman" w:hAnsi="Times New Roman"/>
          <w:spacing w:val="-5"/>
          <w:w w:val="95"/>
        </w:rPr>
        <w:t>,</w:t>
      </w:r>
      <w:r>
        <w:rPr>
          <w:rFonts w:ascii="Times New Roman" w:hAnsi="Times New Roman"/>
          <w:spacing w:val="-37"/>
          <w:w w:val="95"/>
        </w:rPr>
        <w:t xml:space="preserve"> </w:t>
      </w:r>
      <w:r>
        <w:rPr>
          <w:rFonts w:ascii="Palatino Linotype" w:hAnsi="Palatino Linotype"/>
          <w:w w:val="95"/>
        </w:rPr>
        <w:t>2</w:t>
      </w:r>
      <w:r>
        <w:rPr>
          <w:rFonts w:ascii="Palatino Linotype" w:hAnsi="Palatino Linotype"/>
          <w:spacing w:val="-28"/>
          <w:w w:val="95"/>
        </w:rPr>
        <w:t xml:space="preserve"> </w:t>
      </w:r>
      <w:r>
        <w:rPr>
          <w:rFonts w:ascii="MS Gothic" w:hAnsi="MS Gothic"/>
          <w:w w:val="90"/>
        </w:rPr>
        <w:t>·</w:t>
      </w:r>
      <w:r>
        <w:rPr>
          <w:rFonts w:ascii="MS Gothic" w:hAnsi="MS Gothic"/>
          <w:spacing w:val="-79"/>
          <w:w w:val="90"/>
        </w:rPr>
        <w:t xml:space="preserve"> </w:t>
      </w:r>
      <w:r>
        <w:rPr>
          <w:rFonts w:ascii="MS Gothic" w:hAnsi="MS Gothic"/>
          <w:w w:val="90"/>
        </w:rPr>
        <w:t>·</w:t>
      </w:r>
      <w:r>
        <w:rPr>
          <w:rFonts w:ascii="MS Gothic" w:hAnsi="MS Gothic"/>
          <w:spacing w:val="-78"/>
          <w:w w:val="90"/>
        </w:rPr>
        <w:t xml:space="preserve"> </w:t>
      </w:r>
      <w:r>
        <w:rPr>
          <w:rFonts w:ascii="MS Gothic" w:hAnsi="MS Gothic"/>
          <w:w w:val="90"/>
        </w:rPr>
        <w:t>·</w:t>
      </w:r>
      <w:r>
        <w:rPr>
          <w:rFonts w:ascii="MS Gothic" w:hAnsi="MS Gothic"/>
          <w:spacing w:val="-79"/>
          <w:w w:val="90"/>
        </w:rPr>
        <w:t xml:space="preserve"> </w:t>
      </w:r>
      <w:r>
        <w:rPr>
          <w:rFonts w:ascii="Times New Roman" w:hAnsi="Times New Roman"/>
          <w:i/>
          <w:w w:val="95"/>
        </w:rPr>
        <w:t>n</w:t>
      </w:r>
    </w:p>
    <w:p w14:paraId="39D7BC6D" w14:textId="77777777" w:rsidR="00996552" w:rsidRDefault="002D0D3F">
      <w:pPr>
        <w:pStyle w:val="a3"/>
        <w:spacing w:before="164"/>
        <w:ind w:left="597"/>
      </w:pPr>
      <w:r>
        <w:t>令</w:t>
      </w:r>
    </w:p>
    <w:p w14:paraId="24647751" w14:textId="77777777" w:rsidR="00996552" w:rsidRDefault="002D0D3F">
      <w:pPr>
        <w:tabs>
          <w:tab w:val="left" w:pos="1232"/>
          <w:tab w:val="left" w:pos="1590"/>
        </w:tabs>
        <w:spacing w:before="133" w:line="120" w:lineRule="exact"/>
        <w:ind w:right="387"/>
        <w:jc w:val="center"/>
        <w:rPr>
          <w:rFonts w:ascii="Bookman Old Style" w:eastAsia="Bookman Old Style" w:hAnsi="Bookman Old Style" w:cs="Bookman Old Style"/>
          <w:sz w:val="16"/>
          <w:szCs w:val="16"/>
          <w:lang w:eastAsia="zh-CN"/>
        </w:rPr>
      </w:pPr>
      <w:r>
        <w:rPr>
          <w:rFonts w:ascii="Bookman Old Style"/>
          <w:i/>
          <w:w w:val="90"/>
          <w:sz w:val="16"/>
          <w:lang w:eastAsia="zh-CN"/>
        </w:rPr>
        <w:t>m</w:t>
      </w:r>
      <w:r>
        <w:rPr>
          <w:rFonts w:ascii="Bookman Old Style"/>
          <w:i/>
          <w:w w:val="90"/>
          <w:sz w:val="16"/>
          <w:lang w:eastAsia="zh-CN"/>
        </w:rPr>
        <w:tab/>
        <w:t>m</w:t>
      </w:r>
      <w:r>
        <w:rPr>
          <w:rFonts w:ascii="Bookman Old Style"/>
          <w:i/>
          <w:w w:val="90"/>
          <w:sz w:val="16"/>
          <w:lang w:eastAsia="zh-CN"/>
        </w:rPr>
        <w:tab/>
      </w:r>
      <w:r>
        <w:rPr>
          <w:rFonts w:ascii="Bookman Old Style"/>
          <w:i/>
          <w:sz w:val="16"/>
          <w:lang w:eastAsia="zh-CN"/>
        </w:rPr>
        <w:t>m</w:t>
      </w:r>
    </w:p>
    <w:p w14:paraId="3D423079" w14:textId="77777777" w:rsidR="00996552" w:rsidRDefault="002D0D3F">
      <w:pPr>
        <w:pStyle w:val="a3"/>
        <w:tabs>
          <w:tab w:val="left" w:pos="1232"/>
        </w:tabs>
        <w:spacing w:line="112" w:lineRule="exact"/>
        <w:ind w:left="0" w:right="295"/>
        <w:jc w:val="center"/>
        <w:rPr>
          <w:rFonts w:cs="宋体"/>
          <w:lang w:eastAsia="zh-CN"/>
        </w:rPr>
      </w:pPr>
      <w:r>
        <w:rPr>
          <w:rFonts w:cs="宋体"/>
          <w:w w:val="130"/>
          <w:lang w:eastAsia="zh-CN"/>
        </w:rPr>
        <w:t>飞</w:t>
      </w:r>
      <w:r>
        <w:rPr>
          <w:rFonts w:cs="宋体"/>
          <w:w w:val="130"/>
          <w:lang w:eastAsia="zh-CN"/>
        </w:rPr>
        <w:tab/>
        <w:t>飞</w:t>
      </w:r>
      <w:r>
        <w:rPr>
          <w:rFonts w:cs="宋体"/>
          <w:spacing w:val="-107"/>
          <w:w w:val="130"/>
          <w:lang w:eastAsia="zh-CN"/>
        </w:rPr>
        <w:t xml:space="preserve"> </w:t>
      </w:r>
      <w:r>
        <w:rPr>
          <w:rFonts w:cs="宋体"/>
          <w:w w:val="130"/>
          <w:lang w:eastAsia="zh-CN"/>
        </w:rPr>
        <w:t>飞</w:t>
      </w:r>
      <w:r>
        <w:rPr>
          <w:rFonts w:cs="宋体"/>
          <w:spacing w:val="-80"/>
          <w:lang w:eastAsia="zh-CN"/>
        </w:rPr>
        <w:t xml:space="preserve"> </w:t>
      </w:r>
      <w:r>
        <w:rPr>
          <w:rFonts w:cs="宋体"/>
          <w:w w:val="46"/>
          <w:position w:val="-3"/>
          <w:lang w:eastAsia="zh-CN"/>
        </w:rPr>
        <w:t xml:space="preserve"> </w:t>
      </w:r>
    </w:p>
    <w:p w14:paraId="2F4A67D4" w14:textId="77777777" w:rsidR="00996552" w:rsidRDefault="00996552">
      <w:pPr>
        <w:spacing w:line="112" w:lineRule="exact"/>
        <w:jc w:val="center"/>
        <w:rPr>
          <w:rFonts w:ascii="宋体" w:eastAsia="宋体" w:hAnsi="宋体" w:cs="宋体"/>
          <w:lang w:eastAsia="zh-CN"/>
        </w:rPr>
        <w:sectPr w:rsidR="00996552">
          <w:type w:val="continuous"/>
          <w:pgSz w:w="11910" w:h="16840"/>
          <w:pgMar w:top="1580" w:right="1680" w:bottom="280" w:left="1680" w:header="720" w:footer="720" w:gutter="0"/>
          <w:cols w:space="720"/>
        </w:sectPr>
      </w:pPr>
    </w:p>
    <w:p w14:paraId="547DE9A2" w14:textId="77777777" w:rsidR="00996552" w:rsidRDefault="002D0D3F">
      <w:pPr>
        <w:spacing w:line="289" w:lineRule="exact"/>
        <w:jc w:val="right"/>
        <w:rPr>
          <w:rFonts w:ascii="Georgia" w:eastAsia="Georgia" w:hAnsi="Georgia" w:cs="Georgia"/>
          <w:sz w:val="24"/>
          <w:szCs w:val="24"/>
          <w:lang w:eastAsia="zh-CN"/>
        </w:rPr>
      </w:pPr>
      <w:r>
        <w:rPr>
          <w:rFonts w:ascii="Times New Roman"/>
          <w:i/>
          <w:spacing w:val="-3"/>
          <w:w w:val="95"/>
          <w:sz w:val="24"/>
          <w:lang w:eastAsia="zh-CN"/>
        </w:rPr>
        <w:lastRenderedPageBreak/>
        <w:t>V</w:t>
      </w:r>
      <w:r>
        <w:rPr>
          <w:rFonts w:ascii="Bookman Old Style"/>
          <w:i/>
          <w:spacing w:val="-3"/>
          <w:w w:val="95"/>
          <w:position w:val="-3"/>
          <w:sz w:val="16"/>
          <w:lang w:eastAsia="zh-CN"/>
        </w:rPr>
        <w:t>j</w:t>
      </w:r>
      <w:r>
        <w:rPr>
          <w:rFonts w:ascii="Bookman Old Style"/>
          <w:i/>
          <w:spacing w:val="-36"/>
          <w:w w:val="95"/>
          <w:position w:val="-3"/>
          <w:sz w:val="16"/>
          <w:lang w:eastAsia="zh-CN"/>
        </w:rPr>
        <w:t xml:space="preserve"> </w:t>
      </w:r>
      <w:r>
        <w:rPr>
          <w:rFonts w:ascii="MS Gothic"/>
          <w:spacing w:val="4"/>
          <w:w w:val="95"/>
          <w:sz w:val="24"/>
          <w:lang w:eastAsia="zh-CN"/>
        </w:rPr>
        <w:t>(</w:t>
      </w:r>
      <w:r>
        <w:rPr>
          <w:rFonts w:ascii="Times New Roman"/>
          <w:i/>
          <w:spacing w:val="2"/>
          <w:w w:val="95"/>
          <w:sz w:val="24"/>
          <w:lang w:eastAsia="zh-CN"/>
        </w:rPr>
        <w:t>w</w:t>
      </w:r>
      <w:r>
        <w:rPr>
          <w:rFonts w:ascii="MS Gothic"/>
          <w:spacing w:val="4"/>
          <w:w w:val="95"/>
          <w:sz w:val="24"/>
          <w:lang w:eastAsia="zh-CN"/>
        </w:rPr>
        <w:t>)</w:t>
      </w:r>
      <w:r>
        <w:rPr>
          <w:rFonts w:ascii="MS Gothic"/>
          <w:spacing w:val="-82"/>
          <w:w w:val="95"/>
          <w:sz w:val="24"/>
          <w:lang w:eastAsia="zh-CN"/>
        </w:rPr>
        <w:t xml:space="preserve"> </w:t>
      </w:r>
      <w:r>
        <w:rPr>
          <w:rFonts w:ascii="Georgia"/>
          <w:w w:val="95"/>
          <w:sz w:val="24"/>
          <w:lang w:eastAsia="zh-CN"/>
        </w:rPr>
        <w:t>=</w:t>
      </w:r>
    </w:p>
    <w:p w14:paraId="7D78DFD6" w14:textId="77777777" w:rsidR="00996552" w:rsidRDefault="002D0D3F">
      <w:pPr>
        <w:rPr>
          <w:rFonts w:ascii="Georgia" w:eastAsia="Georgia" w:hAnsi="Georgia" w:cs="Georgia"/>
          <w:sz w:val="16"/>
          <w:szCs w:val="16"/>
          <w:lang w:eastAsia="zh-CN"/>
        </w:rPr>
      </w:pPr>
      <w:r>
        <w:rPr>
          <w:lang w:eastAsia="zh-CN"/>
        </w:rPr>
        <w:br w:type="column"/>
      </w:r>
    </w:p>
    <w:p w14:paraId="21301BD7" w14:textId="77777777" w:rsidR="00996552" w:rsidRDefault="002D0D3F">
      <w:pPr>
        <w:spacing w:before="134"/>
        <w:ind w:left="50"/>
        <w:rPr>
          <w:rFonts w:ascii="Palatino Linotype" w:eastAsia="Palatino Linotype" w:hAnsi="Palatino Linotype" w:cs="Palatino Linotype"/>
          <w:sz w:val="16"/>
          <w:szCs w:val="16"/>
          <w:lang w:eastAsia="zh-CN"/>
        </w:rPr>
      </w:pPr>
      <w:r>
        <w:rPr>
          <w:rFonts w:ascii="Bookman Old Style"/>
          <w:i/>
          <w:spacing w:val="3"/>
          <w:w w:val="90"/>
          <w:sz w:val="16"/>
          <w:lang w:eastAsia="zh-CN"/>
        </w:rPr>
        <w:t>k</w:t>
      </w:r>
      <w:r>
        <w:rPr>
          <w:rFonts w:ascii="Georgia"/>
          <w:spacing w:val="2"/>
          <w:w w:val="90"/>
          <w:sz w:val="16"/>
          <w:lang w:eastAsia="zh-CN"/>
        </w:rPr>
        <w:t>=</w:t>
      </w:r>
      <w:r>
        <w:rPr>
          <w:rFonts w:ascii="Palatino Linotype"/>
          <w:spacing w:val="2"/>
          <w:w w:val="90"/>
          <w:sz w:val="16"/>
          <w:lang w:eastAsia="zh-CN"/>
        </w:rPr>
        <w:t>1</w:t>
      </w:r>
    </w:p>
    <w:p w14:paraId="4DA8CDC3" w14:textId="77777777" w:rsidR="00996552" w:rsidRDefault="002D0D3F">
      <w:pPr>
        <w:spacing w:line="289" w:lineRule="exact"/>
        <w:ind w:left="15"/>
        <w:rPr>
          <w:rFonts w:ascii="Georgia" w:eastAsia="Georgia" w:hAnsi="Georgia" w:cs="Georgia"/>
          <w:sz w:val="24"/>
          <w:szCs w:val="24"/>
        </w:rPr>
      </w:pPr>
      <w:r>
        <w:rPr>
          <w:w w:val="95"/>
          <w:lang w:eastAsia="zh-CN"/>
        </w:rPr>
        <w:br w:type="column"/>
      </w:r>
      <w:r>
        <w:rPr>
          <w:rFonts w:ascii="Times New Roman"/>
          <w:i/>
          <w:spacing w:val="-1"/>
          <w:w w:val="95"/>
          <w:sz w:val="24"/>
        </w:rPr>
        <w:lastRenderedPageBreak/>
        <w:t>V</w:t>
      </w:r>
      <w:r>
        <w:rPr>
          <w:rFonts w:ascii="Bookman Old Style"/>
          <w:i/>
          <w:spacing w:val="-1"/>
          <w:w w:val="95"/>
          <w:position w:val="-3"/>
          <w:sz w:val="16"/>
        </w:rPr>
        <w:t>ij</w:t>
      </w:r>
      <w:r>
        <w:rPr>
          <w:rFonts w:ascii="Bookman Old Style"/>
          <w:i/>
          <w:spacing w:val="-35"/>
          <w:w w:val="95"/>
          <w:position w:val="-3"/>
          <w:sz w:val="16"/>
        </w:rPr>
        <w:t xml:space="preserve">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75"/>
          <w:w w:val="95"/>
          <w:sz w:val="24"/>
        </w:rPr>
        <w:t xml:space="preserve"> </w:t>
      </w:r>
      <w:r>
        <w:rPr>
          <w:rFonts w:ascii="Georgia"/>
          <w:w w:val="95"/>
          <w:sz w:val="24"/>
        </w:rPr>
        <w:t>=</w:t>
      </w:r>
    </w:p>
    <w:p w14:paraId="5FEA96B1" w14:textId="77777777" w:rsidR="00996552" w:rsidRDefault="002D0D3F">
      <w:pPr>
        <w:spacing w:before="44"/>
        <w:jc w:val="right"/>
        <w:rPr>
          <w:rFonts w:ascii="Bookman Old Style" w:eastAsia="Bookman Old Style" w:hAnsi="Bookman Old Style" w:cs="Bookman Old Style"/>
          <w:sz w:val="16"/>
          <w:szCs w:val="16"/>
        </w:rPr>
      </w:pPr>
      <w:r>
        <w:rPr>
          <w:rFonts w:ascii="Bookman Old Style"/>
          <w:i/>
          <w:w w:val="80"/>
          <w:sz w:val="16"/>
        </w:rPr>
        <w:t>k</w:t>
      </w:r>
    </w:p>
    <w:p w14:paraId="45A3F0DF" w14:textId="77777777" w:rsidR="00996552" w:rsidRDefault="002D0D3F">
      <w:pPr>
        <w:rPr>
          <w:rFonts w:ascii="Bookman Old Style" w:eastAsia="Bookman Old Style" w:hAnsi="Bookman Old Style" w:cs="Bookman Old Style"/>
          <w:i/>
          <w:sz w:val="16"/>
          <w:szCs w:val="16"/>
        </w:rPr>
      </w:pPr>
      <w:r>
        <w:br w:type="column"/>
      </w:r>
    </w:p>
    <w:p w14:paraId="3D5C7C6B" w14:textId="77777777" w:rsidR="00996552" w:rsidRDefault="002D0D3F">
      <w:pPr>
        <w:spacing w:before="128"/>
        <w:ind w:left="147"/>
        <w:rPr>
          <w:rFonts w:ascii="Palatino Linotype" w:eastAsia="Palatino Linotype" w:hAnsi="Palatino Linotype" w:cs="Palatino Linotype"/>
          <w:sz w:val="16"/>
          <w:szCs w:val="16"/>
        </w:rPr>
      </w:pPr>
      <w:r>
        <w:rPr>
          <w:rFonts w:ascii="Bookman Old Style"/>
          <w:i/>
          <w:spacing w:val="3"/>
          <w:w w:val="90"/>
          <w:sz w:val="16"/>
        </w:rPr>
        <w:t>k</w:t>
      </w:r>
      <w:r>
        <w:rPr>
          <w:rFonts w:ascii="Georgia"/>
          <w:spacing w:val="2"/>
          <w:w w:val="90"/>
          <w:sz w:val="16"/>
        </w:rPr>
        <w:t>=</w:t>
      </w:r>
      <w:r>
        <w:rPr>
          <w:rFonts w:ascii="Palatino Linotype"/>
          <w:spacing w:val="2"/>
          <w:w w:val="90"/>
          <w:sz w:val="16"/>
        </w:rPr>
        <w:t>1</w:t>
      </w:r>
    </w:p>
    <w:p w14:paraId="201DF3CF" w14:textId="77777777" w:rsidR="00996552" w:rsidRDefault="002D0D3F">
      <w:pPr>
        <w:spacing w:line="285" w:lineRule="exact"/>
        <w:ind w:left="22"/>
        <w:rPr>
          <w:rFonts w:ascii="Bookman Old Style" w:eastAsia="Bookman Old Style" w:hAnsi="Bookman Old Style" w:cs="Bookman Old Style"/>
          <w:sz w:val="16"/>
          <w:szCs w:val="16"/>
        </w:rPr>
      </w:pPr>
      <w:r>
        <w:br w:type="column"/>
      </w:r>
      <w:r>
        <w:rPr>
          <w:rFonts w:ascii="宋体" w:eastAsia="宋体" w:hAnsi="宋体" w:cs="宋体"/>
          <w:spacing w:val="8"/>
          <w:w w:val="46"/>
          <w:position w:val="10"/>
          <w:sz w:val="24"/>
          <w:szCs w:val="24"/>
        </w:rPr>
        <w:lastRenderedPageBreak/>
        <w:t xml:space="preserve"> </w:t>
      </w:r>
      <w:r>
        <w:rPr>
          <w:rFonts w:ascii="Times New Roman" w:eastAsia="Times New Roman" w:hAnsi="Times New Roman" w:cs="Times New Roman"/>
          <w:i/>
          <w:spacing w:val="5"/>
          <w:position w:val="4"/>
          <w:sz w:val="24"/>
          <w:szCs w:val="24"/>
        </w:rPr>
        <w:t>z</w:t>
      </w:r>
      <w:r>
        <w:rPr>
          <w:rFonts w:ascii="Bookman Old Style" w:eastAsia="Bookman Old Style" w:hAnsi="Bookman Old Style" w:cs="Bookman Old Style"/>
          <w:i/>
          <w:spacing w:val="5"/>
          <w:w w:val="113"/>
          <w:sz w:val="16"/>
          <w:szCs w:val="16"/>
        </w:rPr>
        <w:t>i</w:t>
      </w:r>
      <w:r>
        <w:rPr>
          <w:rFonts w:ascii="Bookman Old Style" w:eastAsia="Bookman Old Style" w:hAnsi="Bookman Old Style" w:cs="Bookman Old Style"/>
          <w:i/>
          <w:spacing w:val="5"/>
          <w:w w:val="109"/>
          <w:sz w:val="16"/>
          <w:szCs w:val="16"/>
        </w:rPr>
        <w:t>j</w:t>
      </w:r>
      <w:r>
        <w:rPr>
          <w:rFonts w:ascii="Bookman Old Style" w:eastAsia="Bookman Old Style" w:hAnsi="Bookman Old Style" w:cs="Bookman Old Style"/>
          <w:i/>
          <w:sz w:val="16"/>
          <w:szCs w:val="16"/>
        </w:rPr>
        <w:t xml:space="preserve"> </w:t>
      </w:r>
      <w:r>
        <w:rPr>
          <w:rFonts w:ascii="Bookman Old Style" w:eastAsia="Bookman Old Style" w:hAnsi="Bookman Old Style" w:cs="Bookman Old Style"/>
          <w:i/>
          <w:spacing w:val="-23"/>
          <w:sz w:val="16"/>
          <w:szCs w:val="16"/>
        </w:rPr>
        <w:t xml:space="preserve"> </w:t>
      </w:r>
      <w:r>
        <w:rPr>
          <w:rFonts w:ascii="MS Gothic" w:eastAsia="MS Gothic" w:hAnsi="MS Gothic" w:cs="MS Gothic"/>
          <w:w w:val="127"/>
          <w:position w:val="4"/>
          <w:sz w:val="24"/>
          <w:szCs w:val="24"/>
        </w:rPr>
        <w:t>−</w:t>
      </w:r>
      <w:r>
        <w:rPr>
          <w:rFonts w:ascii="MS Gothic" w:eastAsia="MS Gothic" w:hAnsi="MS Gothic" w:cs="MS Gothic"/>
          <w:spacing w:val="-59"/>
          <w:position w:val="4"/>
          <w:sz w:val="24"/>
          <w:szCs w:val="24"/>
        </w:rPr>
        <w:t xml:space="preserve"> </w:t>
      </w:r>
      <w:r>
        <w:rPr>
          <w:rFonts w:ascii="Times New Roman" w:eastAsia="Times New Roman" w:hAnsi="Times New Roman" w:cs="Times New Roman"/>
          <w:i/>
          <w:position w:val="4"/>
          <w:sz w:val="24"/>
          <w:szCs w:val="24"/>
        </w:rPr>
        <w:t>z</w:t>
      </w:r>
      <w:r>
        <w:rPr>
          <w:rFonts w:ascii="Bookman Old Style" w:eastAsia="Bookman Old Style" w:hAnsi="Bookman Old Style" w:cs="Bookman Old Style"/>
          <w:i/>
          <w:w w:val="82"/>
          <w:sz w:val="16"/>
          <w:szCs w:val="16"/>
        </w:rPr>
        <w:t>k</w:t>
      </w:r>
      <w:r>
        <w:rPr>
          <w:rFonts w:ascii="Bookman Old Style" w:eastAsia="Bookman Old Style" w:hAnsi="Bookman Old Style" w:cs="Bookman Old Style"/>
          <w:i/>
          <w:spacing w:val="-24"/>
          <w:sz w:val="16"/>
          <w:szCs w:val="16"/>
        </w:rPr>
        <w:t xml:space="preserve"> </w:t>
      </w:r>
      <w:r>
        <w:rPr>
          <w:rFonts w:ascii="Bookman Old Style" w:eastAsia="Bookman Old Style" w:hAnsi="Bookman Old Style" w:cs="Bookman Old Style"/>
          <w:i/>
          <w:w w:val="109"/>
          <w:sz w:val="16"/>
          <w:szCs w:val="16"/>
        </w:rPr>
        <w:t>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r>
        <w:rPr>
          <w:rFonts w:ascii="宋体" w:eastAsia="宋体" w:hAnsi="宋体" w:cs="宋体"/>
          <w:spacing w:val="-77"/>
          <w:position w:val="10"/>
          <w:sz w:val="24"/>
          <w:szCs w:val="24"/>
        </w:rPr>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p>
    <w:p w14:paraId="381F04FF" w14:textId="77777777" w:rsidR="00996552" w:rsidRDefault="002D0D3F">
      <w:pPr>
        <w:spacing w:before="10"/>
        <w:rPr>
          <w:rFonts w:ascii="Bookman Old Style" w:eastAsia="Bookman Old Style" w:hAnsi="Bookman Old Style" w:cs="Bookman Old Style"/>
          <w:i/>
          <w:sz w:val="20"/>
          <w:szCs w:val="20"/>
        </w:rPr>
      </w:pPr>
      <w:r>
        <w:br w:type="column"/>
      </w:r>
    </w:p>
    <w:p w14:paraId="190F7857" w14:textId="77777777" w:rsidR="00996552" w:rsidRDefault="002D0D3F">
      <w:pPr>
        <w:pStyle w:val="a3"/>
        <w:ind w:left="0" w:right="115"/>
        <w:jc w:val="right"/>
        <w:rPr>
          <w:rFonts w:ascii="Times New Roman" w:eastAsia="Times New Roman" w:hAnsi="Times New Roman" w:cs="Times New Roman"/>
          <w:lang w:eastAsia="zh-CN"/>
        </w:rPr>
      </w:pPr>
      <w:r>
        <w:rPr>
          <w:rFonts w:ascii="Times New Roman"/>
          <w:lang w:eastAsia="zh-CN"/>
        </w:rPr>
        <w:t>(4.11)</w:t>
      </w:r>
    </w:p>
    <w:p w14:paraId="018862F2"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6" w:space="720" w:equalWidth="0">
            <w:col w:w="3056" w:space="40"/>
            <w:col w:w="322" w:space="39"/>
            <w:col w:w="1092" w:space="40"/>
            <w:col w:w="419" w:space="40"/>
            <w:col w:w="1176" w:space="40"/>
            <w:col w:w="2286"/>
          </w:cols>
        </w:sectPr>
      </w:pPr>
    </w:p>
    <w:p w14:paraId="6848A060" w14:textId="77777777" w:rsidR="00996552" w:rsidRDefault="002D0D3F">
      <w:pPr>
        <w:pStyle w:val="a3"/>
        <w:spacing w:before="57"/>
        <w:ind w:left="1145" w:right="2717"/>
        <w:jc w:val="center"/>
        <w:rPr>
          <w:rFonts w:ascii="Times New Roman" w:eastAsia="Times New Roman" w:hAnsi="Times New Roman" w:cs="Times New Roman"/>
          <w:lang w:eastAsia="zh-CN"/>
        </w:rPr>
      </w:pPr>
      <w:r>
        <w:rPr>
          <w:rFonts w:ascii="Times New Roman" w:hAnsi="Times New Roman"/>
          <w:i/>
          <w:lang w:eastAsia="zh-CN"/>
        </w:rPr>
        <w:lastRenderedPageBreak/>
        <w:t>j</w:t>
      </w:r>
      <w:r>
        <w:rPr>
          <w:rFonts w:ascii="Times New Roman" w:hAnsi="Times New Roman"/>
          <w:i/>
          <w:spacing w:val="-4"/>
          <w:lang w:eastAsia="zh-CN"/>
        </w:rPr>
        <w:t xml:space="preserve"> </w:t>
      </w:r>
      <w:r>
        <w:rPr>
          <w:rFonts w:ascii="Georgia" w:hAnsi="Georgia"/>
          <w:lang w:eastAsia="zh-CN"/>
        </w:rPr>
        <w:t>=</w:t>
      </w:r>
      <w:r>
        <w:rPr>
          <w:rFonts w:ascii="Georgia" w:hAnsi="Georgia"/>
          <w:spacing w:val="-12"/>
          <w:lang w:eastAsia="zh-CN"/>
        </w:rPr>
        <w:t xml:space="preserve"> </w:t>
      </w:r>
      <w:r>
        <w:rPr>
          <w:rFonts w:ascii="Palatino Linotype" w:hAnsi="Palatino Linotype"/>
          <w:spacing w:val="-5"/>
          <w:lang w:eastAsia="zh-CN"/>
        </w:rPr>
        <w:t>1</w:t>
      </w:r>
      <w:r>
        <w:rPr>
          <w:rFonts w:ascii="Times New Roman" w:hAnsi="Times New Roman"/>
          <w:spacing w:val="-5"/>
          <w:lang w:eastAsia="zh-CN"/>
        </w:rPr>
        <w:t>,</w:t>
      </w:r>
      <w:r>
        <w:rPr>
          <w:rFonts w:ascii="Times New Roman" w:hAnsi="Times New Roman"/>
          <w:spacing w:val="-40"/>
          <w:lang w:eastAsia="zh-CN"/>
        </w:rPr>
        <w:t xml:space="preserve"> </w:t>
      </w:r>
      <w:r>
        <w:rPr>
          <w:rFonts w:ascii="Palatino Linotype" w:hAnsi="Palatino Linotype"/>
          <w:lang w:eastAsia="zh-CN"/>
        </w:rPr>
        <w:t>2</w:t>
      </w:r>
      <w:r>
        <w:rPr>
          <w:rFonts w:ascii="Palatino Linotype" w:hAnsi="Palatino Linotype"/>
          <w:spacing w:val="-31"/>
          <w:lang w:eastAsia="zh-CN"/>
        </w:rPr>
        <w:t xml:space="preserve"> </w:t>
      </w:r>
      <w:r>
        <w:rPr>
          <w:rFonts w:ascii="MS Gothic" w:hAnsi="MS Gothic"/>
          <w:w w:val="80"/>
          <w:lang w:eastAsia="zh-CN"/>
        </w:rPr>
        <w:t>·</w:t>
      </w:r>
      <w:r>
        <w:rPr>
          <w:rFonts w:ascii="MS Gothic" w:hAnsi="MS Gothic"/>
          <w:spacing w:val="-66"/>
          <w:w w:val="80"/>
          <w:lang w:eastAsia="zh-CN"/>
        </w:rPr>
        <w:t xml:space="preserve"> </w:t>
      </w:r>
      <w:r>
        <w:rPr>
          <w:rFonts w:ascii="MS Gothic" w:hAnsi="MS Gothic"/>
          <w:w w:val="80"/>
          <w:lang w:eastAsia="zh-CN"/>
        </w:rPr>
        <w:t>·</w:t>
      </w:r>
      <w:r>
        <w:rPr>
          <w:rFonts w:ascii="MS Gothic" w:hAnsi="MS Gothic"/>
          <w:spacing w:val="-66"/>
          <w:w w:val="80"/>
          <w:lang w:eastAsia="zh-CN"/>
        </w:rPr>
        <w:t xml:space="preserve"> </w:t>
      </w:r>
      <w:r>
        <w:rPr>
          <w:rFonts w:ascii="MS Gothic" w:hAnsi="MS Gothic"/>
          <w:w w:val="80"/>
          <w:lang w:eastAsia="zh-CN"/>
        </w:rPr>
        <w:t>·</w:t>
      </w:r>
      <w:r>
        <w:rPr>
          <w:rFonts w:ascii="MS Gothic" w:hAnsi="MS Gothic"/>
          <w:spacing w:val="-67"/>
          <w:w w:val="80"/>
          <w:lang w:eastAsia="zh-CN"/>
        </w:rPr>
        <w:t xml:space="preserve"> </w:t>
      </w:r>
      <w:r>
        <w:rPr>
          <w:rFonts w:ascii="Times New Roman" w:hAnsi="Times New Roman"/>
          <w:i/>
          <w:lang w:eastAsia="zh-CN"/>
        </w:rPr>
        <w:t>n</w:t>
      </w:r>
    </w:p>
    <w:p w14:paraId="453D6123" w14:textId="77777777" w:rsidR="00996552" w:rsidRDefault="002D0D3F">
      <w:pPr>
        <w:pStyle w:val="a3"/>
        <w:spacing w:before="164" w:line="268" w:lineRule="auto"/>
        <w:ind w:right="115" w:firstLine="480"/>
        <w:jc w:val="both"/>
        <w:rPr>
          <w:lang w:eastAsia="zh-CN"/>
        </w:rPr>
      </w:pPr>
      <w:r>
        <w:rPr>
          <w:lang w:eastAsia="zh-CN"/>
        </w:rPr>
        <w:t>则</w:t>
      </w:r>
      <w:r>
        <w:rPr>
          <w:spacing w:val="-73"/>
          <w:lang w:eastAsia="zh-CN"/>
        </w:rPr>
        <w:t xml:space="preserve"> </w:t>
      </w:r>
      <w:r>
        <w:rPr>
          <w:rFonts w:ascii="Times New Roman" w:eastAsia="Times New Roman" w:hAnsi="Times New Roman" w:cs="Times New Roman"/>
          <w:i/>
          <w:spacing w:val="-3"/>
          <w:lang w:eastAsia="zh-CN"/>
        </w:rPr>
        <w:t>V</w:t>
      </w:r>
      <w:r>
        <w:rPr>
          <w:rFonts w:ascii="Bookman Old Style" w:eastAsia="Bookman Old Style" w:hAnsi="Bookman Old Style" w:cs="Bookman Old Style"/>
          <w:i/>
          <w:spacing w:val="-3"/>
          <w:position w:val="-3"/>
          <w:sz w:val="16"/>
          <w:szCs w:val="16"/>
          <w:lang w:eastAsia="zh-CN"/>
        </w:rPr>
        <w:t>j</w:t>
      </w:r>
      <w:r>
        <w:rPr>
          <w:rFonts w:ascii="Bookman Old Style" w:eastAsia="Bookman Old Style" w:hAnsi="Bookman Old Style" w:cs="Bookman Old Style"/>
          <w:i/>
          <w:spacing w:val="-32"/>
          <w:position w:val="-3"/>
          <w:sz w:val="16"/>
          <w:szCs w:val="1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w</w:t>
      </w:r>
      <w:r>
        <w:rPr>
          <w:rFonts w:ascii="MS Gothic" w:eastAsia="MS Gothic" w:hAnsi="MS Gothic" w:cs="MS Gothic"/>
          <w:spacing w:val="4"/>
          <w:lang w:eastAsia="zh-CN"/>
        </w:rPr>
        <w:t>)</w:t>
      </w:r>
      <w:r>
        <w:rPr>
          <w:rFonts w:ascii="MS Gothic" w:eastAsia="MS Gothic" w:hAnsi="MS Gothic" w:cs="MS Gothic"/>
          <w:spacing w:val="-68"/>
          <w:lang w:eastAsia="zh-CN"/>
        </w:rPr>
        <w:t xml:space="preserve"> </w:t>
      </w:r>
      <w:r>
        <w:rPr>
          <w:lang w:eastAsia="zh-CN"/>
        </w:rPr>
        <w:t>表示对</w:t>
      </w:r>
      <w:r>
        <w:rPr>
          <w:spacing w:val="-67"/>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21"/>
          <w:position w:val="-3"/>
          <w:sz w:val="16"/>
          <w:szCs w:val="16"/>
          <w:lang w:eastAsia="zh-CN"/>
        </w:rPr>
        <w:t xml:space="preserve"> </w:t>
      </w:r>
      <w:r>
        <w:rPr>
          <w:lang w:eastAsia="zh-CN"/>
        </w:rPr>
        <w:t>而言，所有决策方案与其他决策方案的总离差。根据离</w:t>
      </w:r>
      <w:r>
        <w:rPr>
          <w:spacing w:val="50"/>
          <w:lang w:eastAsia="zh-CN"/>
        </w:rPr>
        <w:t xml:space="preserve"> </w:t>
      </w:r>
      <w:r>
        <w:rPr>
          <w:lang w:eastAsia="zh-CN"/>
        </w:rPr>
        <w:t>差最大化的思想</w:t>
      </w:r>
      <w:r>
        <w:rPr>
          <w:spacing w:val="-34"/>
          <w:lang w:eastAsia="zh-CN"/>
        </w:rPr>
        <w:t>，</w:t>
      </w:r>
      <w:r>
        <w:rPr>
          <w:lang w:eastAsia="zh-CN"/>
        </w:rPr>
        <w:t>加权向量</w:t>
      </w:r>
      <w:r>
        <w:rPr>
          <w:spacing w:val="-88"/>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8"/>
          <w:lang w:eastAsia="zh-CN"/>
        </w:rPr>
        <w:t xml:space="preserve"> </w:t>
      </w:r>
      <w:r>
        <w:rPr>
          <w:lang w:eastAsia="zh-CN"/>
        </w:rPr>
        <w:t>的确定应是总离差</w:t>
      </w:r>
      <w:r>
        <w:rPr>
          <w:spacing w:val="-88"/>
          <w:lang w:eastAsia="zh-CN"/>
        </w:rPr>
        <w:t xml:space="preserve"> </w:t>
      </w:r>
      <w:r>
        <w:rPr>
          <w:rFonts w:ascii="Times New Roman" w:eastAsia="Times New Roman" w:hAnsi="Times New Roman" w:cs="Times New Roman"/>
          <w:i/>
          <w:spacing w:val="-5"/>
          <w:lang w:eastAsia="zh-CN"/>
        </w:rPr>
        <w:t>V</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34"/>
          <w:position w:val="-3"/>
          <w:sz w:val="16"/>
          <w:szCs w:val="1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i/>
          <w:spacing w:val="7"/>
          <w:lang w:eastAsia="zh-CN"/>
        </w:rPr>
        <w:t>w</w:t>
      </w:r>
      <w:r>
        <w:rPr>
          <w:rFonts w:ascii="MS Gothic" w:eastAsia="MS Gothic" w:hAnsi="MS Gothic" w:cs="MS Gothic"/>
          <w:lang w:eastAsia="zh-CN"/>
        </w:rPr>
        <w:t>)</w:t>
      </w:r>
      <w:r>
        <w:rPr>
          <w:rFonts w:ascii="MS Gothic" w:eastAsia="MS Gothic" w:hAnsi="MS Gothic" w:cs="MS Gothic"/>
          <w:spacing w:val="-83"/>
          <w:lang w:eastAsia="zh-CN"/>
        </w:rPr>
        <w:t xml:space="preserve"> </w:t>
      </w:r>
      <w:r>
        <w:rPr>
          <w:lang w:eastAsia="zh-CN"/>
        </w:rPr>
        <w:t>最大</w:t>
      </w:r>
      <w:r>
        <w:rPr>
          <w:spacing w:val="-29"/>
          <w:lang w:eastAsia="zh-CN"/>
        </w:rPr>
        <w:t>。</w:t>
      </w:r>
      <w:r>
        <w:rPr>
          <w:lang w:eastAsia="zh-CN"/>
        </w:rPr>
        <w:t>为此</w:t>
      </w:r>
      <w:r>
        <w:rPr>
          <w:spacing w:val="-34"/>
          <w:lang w:eastAsia="zh-CN"/>
        </w:rPr>
        <w:t>，</w:t>
      </w:r>
      <w:r>
        <w:rPr>
          <w:lang w:eastAsia="zh-CN"/>
        </w:rPr>
        <w:t>构造目标函 数为</w:t>
      </w:r>
    </w:p>
    <w:p w14:paraId="5EC44DFC" w14:textId="77777777" w:rsidR="00996552" w:rsidRDefault="00996552">
      <w:pPr>
        <w:spacing w:line="268" w:lineRule="auto"/>
        <w:jc w:val="both"/>
        <w:rPr>
          <w:lang w:eastAsia="zh-CN"/>
        </w:rPr>
        <w:sectPr w:rsidR="00996552">
          <w:type w:val="continuous"/>
          <w:pgSz w:w="11910" w:h="16840"/>
          <w:pgMar w:top="1580" w:right="1680" w:bottom="280" w:left="1680" w:header="720" w:footer="720" w:gutter="0"/>
          <w:cols w:space="720"/>
        </w:sectPr>
      </w:pPr>
    </w:p>
    <w:p w14:paraId="2BF0A752" w14:textId="77777777" w:rsidR="00996552" w:rsidRDefault="002D0D3F">
      <w:pPr>
        <w:pStyle w:val="a3"/>
        <w:spacing w:before="268"/>
        <w:ind w:left="0"/>
        <w:jc w:val="right"/>
        <w:rPr>
          <w:rFonts w:ascii="Georgia" w:eastAsia="Georgia" w:hAnsi="Georgia" w:cs="Georgia"/>
          <w:lang w:eastAsia="zh-CN"/>
        </w:rPr>
      </w:pPr>
      <w:bookmarkStart w:id="160" w:name="_bookmark99"/>
      <w:bookmarkEnd w:id="160"/>
      <w:r>
        <w:rPr>
          <w:rFonts w:ascii="Palatino Linotype"/>
          <w:w w:val="95"/>
          <w:lang w:eastAsia="zh-CN"/>
        </w:rPr>
        <w:lastRenderedPageBreak/>
        <w:t>max</w:t>
      </w:r>
      <w:r>
        <w:rPr>
          <w:rFonts w:ascii="Palatino Linotype"/>
          <w:spacing w:val="-42"/>
          <w:w w:val="95"/>
          <w:lang w:eastAsia="zh-CN"/>
        </w:rPr>
        <w:t xml:space="preserve"> </w:t>
      </w:r>
      <w:r>
        <w:rPr>
          <w:rFonts w:ascii="Times New Roman"/>
          <w:i/>
          <w:spacing w:val="5"/>
          <w:w w:val="95"/>
          <w:lang w:eastAsia="zh-CN"/>
        </w:rPr>
        <w:t>F</w:t>
      </w:r>
      <w:r>
        <w:rPr>
          <w:rFonts w:ascii="MS Gothic"/>
          <w:spacing w:val="8"/>
          <w:w w:val="95"/>
          <w:lang w:eastAsia="zh-CN"/>
        </w:rPr>
        <w:t>(</w:t>
      </w:r>
      <w:r>
        <w:rPr>
          <w:rFonts w:ascii="Times New Roman"/>
          <w:i/>
          <w:spacing w:val="5"/>
          <w:w w:val="95"/>
          <w:lang w:eastAsia="zh-CN"/>
        </w:rPr>
        <w:t>w</w:t>
      </w:r>
      <w:r>
        <w:rPr>
          <w:rFonts w:ascii="MS Gothic"/>
          <w:spacing w:val="8"/>
          <w:w w:val="95"/>
          <w:lang w:eastAsia="zh-CN"/>
        </w:rPr>
        <w:t>)</w:t>
      </w:r>
      <w:r>
        <w:rPr>
          <w:rFonts w:ascii="MS Gothic"/>
          <w:spacing w:val="-92"/>
          <w:w w:val="95"/>
          <w:lang w:eastAsia="zh-CN"/>
        </w:rPr>
        <w:t xml:space="preserve"> </w:t>
      </w:r>
      <w:r>
        <w:rPr>
          <w:rFonts w:ascii="Georgia"/>
          <w:w w:val="95"/>
          <w:lang w:eastAsia="zh-CN"/>
        </w:rPr>
        <w:t>=</w:t>
      </w:r>
    </w:p>
    <w:p w14:paraId="4A4FC869" w14:textId="77777777" w:rsidR="00996552" w:rsidRDefault="002D0D3F">
      <w:pPr>
        <w:spacing w:before="104" w:line="53" w:lineRule="exact"/>
        <w:ind w:left="28"/>
        <w:jc w:val="center"/>
        <w:rPr>
          <w:rFonts w:ascii="Bookman Old Style" w:eastAsia="Bookman Old Style" w:hAnsi="Bookman Old Style" w:cs="Bookman Old Style"/>
          <w:sz w:val="16"/>
          <w:szCs w:val="16"/>
          <w:lang w:eastAsia="zh-CN"/>
        </w:rPr>
      </w:pPr>
      <w:r>
        <w:rPr>
          <w:lang w:eastAsia="zh-CN"/>
        </w:rPr>
        <w:br w:type="column"/>
      </w:r>
      <w:r>
        <w:rPr>
          <w:rFonts w:ascii="Bookman Old Style"/>
          <w:i/>
          <w:sz w:val="16"/>
          <w:lang w:eastAsia="zh-CN"/>
        </w:rPr>
        <w:lastRenderedPageBreak/>
        <w:t>n</w:t>
      </w:r>
    </w:p>
    <w:p w14:paraId="71C832E4" w14:textId="77777777" w:rsidR="00996552" w:rsidRDefault="002D0D3F">
      <w:pPr>
        <w:pStyle w:val="a3"/>
        <w:spacing w:line="179" w:lineRule="exact"/>
        <w:ind w:left="26"/>
        <w:jc w:val="center"/>
        <w:rPr>
          <w:rFonts w:cs="宋体"/>
          <w:lang w:eastAsia="zh-CN"/>
        </w:rPr>
      </w:pPr>
      <w:r>
        <w:rPr>
          <w:rFonts w:cs="宋体"/>
          <w:w w:val="130"/>
          <w:lang w:eastAsia="zh-CN"/>
        </w:rPr>
        <w:t>飞</w:t>
      </w:r>
    </w:p>
    <w:p w14:paraId="2855515C" w14:textId="77777777" w:rsidR="00996552" w:rsidRDefault="00996552">
      <w:pPr>
        <w:spacing w:before="13"/>
        <w:rPr>
          <w:rFonts w:ascii="宋体" w:eastAsia="宋体" w:hAnsi="宋体" w:cs="宋体"/>
          <w:sz w:val="23"/>
          <w:szCs w:val="23"/>
          <w:lang w:eastAsia="zh-CN"/>
        </w:rPr>
      </w:pPr>
    </w:p>
    <w:p w14:paraId="6C1F0C10" w14:textId="77777777" w:rsidR="00996552" w:rsidRDefault="002D0D3F">
      <w:pPr>
        <w:spacing w:line="137" w:lineRule="exact"/>
        <w:ind w:left="72"/>
        <w:rPr>
          <w:rFonts w:ascii="Palatino Linotype" w:eastAsia="Palatino Linotype" w:hAnsi="Palatino Linotype" w:cs="Palatino Linotype"/>
          <w:sz w:val="16"/>
          <w:szCs w:val="16"/>
          <w:lang w:eastAsia="zh-CN"/>
        </w:rPr>
      </w:pPr>
      <w:r>
        <w:rPr>
          <w:rFonts w:ascii="Bookman Old Style"/>
          <w:i/>
          <w:spacing w:val="2"/>
          <w:sz w:val="16"/>
          <w:lang w:eastAsia="zh-CN"/>
        </w:rPr>
        <w:t>j</w:t>
      </w:r>
      <w:r>
        <w:rPr>
          <w:rFonts w:ascii="Georgia"/>
          <w:spacing w:val="3"/>
          <w:sz w:val="16"/>
          <w:lang w:eastAsia="zh-CN"/>
        </w:rPr>
        <w:t>=</w:t>
      </w:r>
      <w:r>
        <w:rPr>
          <w:rFonts w:ascii="Palatino Linotype"/>
          <w:spacing w:val="3"/>
          <w:sz w:val="16"/>
          <w:lang w:eastAsia="zh-CN"/>
        </w:rPr>
        <w:t>1</w:t>
      </w:r>
    </w:p>
    <w:p w14:paraId="7E1EB340" w14:textId="77777777" w:rsidR="00996552" w:rsidRDefault="002D0D3F">
      <w:pPr>
        <w:spacing w:before="268"/>
        <w:ind w:left="-8"/>
        <w:rPr>
          <w:rFonts w:ascii="MS Gothic" w:eastAsia="MS Gothic" w:hAnsi="MS Gothic" w:cs="MS Gothic"/>
          <w:sz w:val="24"/>
          <w:szCs w:val="24"/>
          <w:lang w:eastAsia="zh-CN"/>
        </w:rPr>
      </w:pPr>
      <w:r>
        <w:rPr>
          <w:w w:val="85"/>
          <w:lang w:eastAsia="zh-CN"/>
        </w:rPr>
        <w:br w:type="column"/>
      </w:r>
      <w:r>
        <w:rPr>
          <w:rFonts w:ascii="Times New Roman"/>
          <w:i/>
          <w:spacing w:val="-2"/>
          <w:w w:val="85"/>
          <w:sz w:val="24"/>
          <w:lang w:eastAsia="zh-CN"/>
        </w:rPr>
        <w:lastRenderedPageBreak/>
        <w:t>V</w:t>
      </w:r>
      <w:r>
        <w:rPr>
          <w:rFonts w:ascii="Bookman Old Style"/>
          <w:i/>
          <w:spacing w:val="-2"/>
          <w:w w:val="85"/>
          <w:position w:val="-3"/>
          <w:sz w:val="16"/>
          <w:lang w:eastAsia="zh-CN"/>
        </w:rPr>
        <w:t>j</w:t>
      </w:r>
      <w:r>
        <w:rPr>
          <w:rFonts w:ascii="Bookman Old Style"/>
          <w:i/>
          <w:spacing w:val="-9"/>
          <w:w w:val="85"/>
          <w:position w:val="-3"/>
          <w:sz w:val="16"/>
          <w:lang w:eastAsia="zh-CN"/>
        </w:rPr>
        <w:t xml:space="preserve"> </w:t>
      </w:r>
      <w:r>
        <w:rPr>
          <w:rFonts w:ascii="MS Gothic"/>
          <w:spacing w:val="3"/>
          <w:w w:val="85"/>
          <w:sz w:val="24"/>
          <w:lang w:eastAsia="zh-CN"/>
        </w:rPr>
        <w:t>(</w:t>
      </w:r>
      <w:r>
        <w:rPr>
          <w:rFonts w:ascii="Times New Roman"/>
          <w:i/>
          <w:spacing w:val="2"/>
          <w:w w:val="85"/>
          <w:sz w:val="24"/>
          <w:lang w:eastAsia="zh-CN"/>
        </w:rPr>
        <w:t>w</w:t>
      </w:r>
      <w:r>
        <w:rPr>
          <w:rFonts w:ascii="MS Gothic"/>
          <w:spacing w:val="3"/>
          <w:w w:val="85"/>
          <w:sz w:val="24"/>
          <w:lang w:eastAsia="zh-CN"/>
        </w:rPr>
        <w:t>)</w:t>
      </w:r>
    </w:p>
    <w:p w14:paraId="7ACF9EC0" w14:textId="77777777" w:rsidR="00996552" w:rsidRDefault="00996552">
      <w:pPr>
        <w:rPr>
          <w:rFonts w:ascii="MS Gothic" w:eastAsia="MS Gothic" w:hAnsi="MS Gothic" w:cs="MS Gothic"/>
          <w:sz w:val="24"/>
          <w:szCs w:val="24"/>
          <w:lang w:eastAsia="zh-CN"/>
        </w:rPr>
        <w:sectPr w:rsidR="00996552">
          <w:type w:val="continuous"/>
          <w:pgSz w:w="11910" w:h="16840"/>
          <w:pgMar w:top="1580" w:right="1680" w:bottom="280" w:left="1680" w:header="720" w:footer="720" w:gutter="0"/>
          <w:cols w:num="3" w:space="720" w:equalWidth="0">
            <w:col w:w="3703" w:space="40"/>
            <w:col w:w="345" w:space="40"/>
            <w:col w:w="4422"/>
          </w:cols>
        </w:sectPr>
      </w:pPr>
    </w:p>
    <w:p w14:paraId="0A0A1960" w14:textId="77777777" w:rsidR="00996552" w:rsidRDefault="002D0D3F">
      <w:pPr>
        <w:tabs>
          <w:tab w:val="left" w:pos="337"/>
          <w:tab w:val="left" w:pos="695"/>
        </w:tabs>
        <w:spacing w:before="110" w:line="120" w:lineRule="exact"/>
        <w:jc w:val="right"/>
        <w:rPr>
          <w:rFonts w:ascii="Bookman Old Style" w:eastAsia="Bookman Old Style" w:hAnsi="Bookman Old Style" w:cs="Bookman Old Style"/>
          <w:sz w:val="16"/>
          <w:szCs w:val="16"/>
          <w:lang w:eastAsia="zh-CN"/>
        </w:rPr>
      </w:pPr>
      <w:r>
        <w:rPr>
          <w:rFonts w:ascii="Bookman Old Style"/>
          <w:i/>
          <w:w w:val="90"/>
          <w:sz w:val="16"/>
          <w:lang w:eastAsia="zh-CN"/>
        </w:rPr>
        <w:lastRenderedPageBreak/>
        <w:t>n</w:t>
      </w:r>
      <w:r>
        <w:rPr>
          <w:rFonts w:ascii="Bookman Old Style"/>
          <w:i/>
          <w:w w:val="90"/>
          <w:sz w:val="16"/>
          <w:lang w:eastAsia="zh-CN"/>
        </w:rPr>
        <w:tab/>
        <w:t>m</w:t>
      </w:r>
      <w:r>
        <w:rPr>
          <w:rFonts w:ascii="Bookman Old Style"/>
          <w:i/>
          <w:w w:val="90"/>
          <w:sz w:val="16"/>
          <w:lang w:eastAsia="zh-CN"/>
        </w:rPr>
        <w:tab/>
        <w:t>m</w:t>
      </w:r>
    </w:p>
    <w:p w14:paraId="407C2176" w14:textId="77777777" w:rsidR="00996552" w:rsidRDefault="002D0D3F">
      <w:pPr>
        <w:pStyle w:val="a3"/>
        <w:spacing w:line="231" w:lineRule="exact"/>
        <w:ind w:left="0" w:right="11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(4.12)</w:t>
      </w:r>
    </w:p>
    <w:p w14:paraId="751C7E6F" w14:textId="77777777" w:rsidR="00996552" w:rsidRDefault="00996552">
      <w:pPr>
        <w:spacing w:line="231" w:lineRule="exact"/>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4711" w:space="40"/>
            <w:col w:w="3799"/>
          </w:cols>
        </w:sectPr>
      </w:pPr>
    </w:p>
    <w:p w14:paraId="612B6EF8" w14:textId="77777777" w:rsidR="00996552" w:rsidRDefault="002D0D3F">
      <w:pPr>
        <w:pStyle w:val="a3"/>
        <w:spacing w:line="136" w:lineRule="exact"/>
        <w:ind w:left="319" w:right="414"/>
        <w:jc w:val="center"/>
        <w:rPr>
          <w:rFonts w:cs="宋体"/>
          <w:lang w:eastAsia="zh-CN"/>
        </w:rPr>
      </w:pPr>
      <w:r>
        <w:rPr>
          <w:rFonts w:ascii="Georgia" w:eastAsia="Georgia" w:hAnsi="Georgia" w:cs="Georgia"/>
          <w:w w:val="120"/>
          <w:position w:val="-24"/>
          <w:lang w:eastAsia="zh-CN"/>
        </w:rPr>
        <w:lastRenderedPageBreak/>
        <w:t>=</w:t>
      </w:r>
      <w:r>
        <w:rPr>
          <w:rFonts w:ascii="Georgia" w:eastAsia="Georgia" w:hAnsi="Georgia" w:cs="Georgia"/>
          <w:spacing w:val="20"/>
          <w:w w:val="120"/>
          <w:position w:val="-24"/>
          <w:lang w:eastAsia="zh-CN"/>
        </w:rPr>
        <w:t xml:space="preserve"> </w:t>
      </w:r>
      <w:r>
        <w:rPr>
          <w:rFonts w:cs="宋体"/>
          <w:w w:val="120"/>
          <w:lang w:eastAsia="zh-CN"/>
        </w:rPr>
        <w:t>飞</w:t>
      </w:r>
      <w:r>
        <w:rPr>
          <w:rFonts w:cs="宋体"/>
          <w:spacing w:val="-90"/>
          <w:w w:val="120"/>
          <w:lang w:eastAsia="zh-CN"/>
        </w:rPr>
        <w:t xml:space="preserve"> </w:t>
      </w:r>
      <w:r>
        <w:rPr>
          <w:rFonts w:cs="宋体"/>
          <w:w w:val="120"/>
          <w:lang w:eastAsia="zh-CN"/>
        </w:rPr>
        <w:t>飞</w:t>
      </w:r>
      <w:r>
        <w:rPr>
          <w:rFonts w:cs="宋体"/>
          <w:spacing w:val="-90"/>
          <w:w w:val="120"/>
          <w:lang w:eastAsia="zh-CN"/>
        </w:rPr>
        <w:t xml:space="preserve"> </w:t>
      </w:r>
      <w:r>
        <w:rPr>
          <w:rFonts w:cs="宋体"/>
          <w:w w:val="120"/>
          <w:lang w:eastAsia="zh-CN"/>
        </w:rPr>
        <w:t>飞</w:t>
      </w:r>
      <w:r>
        <w:rPr>
          <w:rFonts w:cs="宋体"/>
          <w:spacing w:val="-80"/>
          <w:lang w:eastAsia="zh-CN"/>
        </w:rPr>
        <w:t xml:space="preserve"> </w:t>
      </w:r>
      <w:r>
        <w:rPr>
          <w:rFonts w:cs="宋体"/>
          <w:w w:val="46"/>
          <w:position w:val="-3"/>
          <w:lang w:eastAsia="zh-CN"/>
        </w:rPr>
        <w:t xml:space="preserve"> </w:t>
      </w:r>
    </w:p>
    <w:p w14:paraId="5A4D09AB" w14:textId="77777777" w:rsidR="00996552" w:rsidRDefault="00996552">
      <w:pPr>
        <w:spacing w:line="136" w:lineRule="exact"/>
        <w:jc w:val="center"/>
        <w:rPr>
          <w:rFonts w:ascii="宋体" w:eastAsia="宋体" w:hAnsi="宋体" w:cs="宋体"/>
          <w:lang w:eastAsia="zh-CN"/>
        </w:rPr>
        <w:sectPr w:rsidR="00996552">
          <w:type w:val="continuous"/>
          <w:pgSz w:w="11910" w:h="16840"/>
          <w:pgMar w:top="1580" w:right="1680" w:bottom="280" w:left="1680" w:header="720" w:footer="720" w:gutter="0"/>
          <w:cols w:space="720"/>
        </w:sectPr>
      </w:pPr>
    </w:p>
    <w:p w14:paraId="5878BC56" w14:textId="77777777" w:rsidR="00996552" w:rsidRDefault="00996552">
      <w:pPr>
        <w:spacing w:before="2"/>
        <w:rPr>
          <w:rFonts w:ascii="宋体" w:eastAsia="宋体" w:hAnsi="宋体" w:cs="宋体"/>
          <w:lang w:eastAsia="zh-CN"/>
        </w:rPr>
      </w:pPr>
    </w:p>
    <w:p w14:paraId="2ADE1991" w14:textId="77777777" w:rsidR="00996552" w:rsidRDefault="002D0D3F">
      <w:pPr>
        <w:jc w:val="right"/>
        <w:rPr>
          <w:rFonts w:ascii="Palatino Linotype" w:eastAsia="Palatino Linotype" w:hAnsi="Palatino Linotype" w:cs="Palatino Linotype"/>
          <w:sz w:val="16"/>
          <w:szCs w:val="16"/>
          <w:lang w:eastAsia="zh-CN"/>
        </w:rPr>
      </w:pPr>
      <w:r>
        <w:rPr>
          <w:rFonts w:ascii="Bookman Old Style"/>
          <w:i/>
          <w:spacing w:val="2"/>
          <w:sz w:val="16"/>
          <w:lang w:eastAsia="zh-CN"/>
        </w:rPr>
        <w:t>j</w:t>
      </w:r>
      <w:r>
        <w:rPr>
          <w:rFonts w:ascii="Georgia"/>
          <w:spacing w:val="3"/>
          <w:sz w:val="16"/>
          <w:lang w:eastAsia="zh-CN"/>
        </w:rPr>
        <w:t>=</w:t>
      </w:r>
      <w:r>
        <w:rPr>
          <w:rFonts w:ascii="Palatino Linotype"/>
          <w:spacing w:val="3"/>
          <w:sz w:val="16"/>
          <w:lang w:eastAsia="zh-CN"/>
        </w:rPr>
        <w:t>1</w:t>
      </w:r>
    </w:p>
    <w:p w14:paraId="25879FDA" w14:textId="77777777" w:rsidR="00996552" w:rsidRDefault="002D0D3F">
      <w:pPr>
        <w:spacing w:before="7"/>
        <w:rPr>
          <w:rFonts w:ascii="Palatino Linotype" w:eastAsia="Palatino Linotype" w:hAnsi="Palatino Linotype" w:cs="Palatino Linotype"/>
          <w:sz w:val="21"/>
          <w:szCs w:val="21"/>
          <w:lang w:eastAsia="zh-CN"/>
        </w:rPr>
      </w:pPr>
      <w:r>
        <w:rPr>
          <w:lang w:eastAsia="zh-CN"/>
        </w:rPr>
        <w:br w:type="column"/>
      </w:r>
    </w:p>
    <w:p w14:paraId="5F0C2F4E" w14:textId="77777777" w:rsidR="00996552" w:rsidRDefault="002D0D3F">
      <w:pPr>
        <w:ind w:left="70"/>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717FBD9E" w14:textId="77777777" w:rsidR="00996552" w:rsidRDefault="002D0D3F">
      <w:pPr>
        <w:spacing w:before="8"/>
        <w:rPr>
          <w:rFonts w:ascii="Palatino Linotype" w:eastAsia="Palatino Linotype" w:hAnsi="Palatino Linotype" w:cs="Palatino Linotype"/>
          <w:sz w:val="21"/>
          <w:szCs w:val="21"/>
          <w:lang w:eastAsia="zh-CN"/>
        </w:rPr>
      </w:pPr>
      <w:r>
        <w:rPr>
          <w:lang w:eastAsia="zh-CN"/>
        </w:rPr>
        <w:br w:type="column"/>
      </w:r>
    </w:p>
    <w:p w14:paraId="4C9A4105" w14:textId="77777777" w:rsidR="00996552" w:rsidRDefault="002D0D3F">
      <w:pPr>
        <w:ind w:left="63"/>
        <w:rPr>
          <w:rFonts w:ascii="Palatino Linotype" w:eastAsia="Palatino Linotype" w:hAnsi="Palatino Linotype" w:cs="Palatino Linotype"/>
          <w:sz w:val="16"/>
          <w:szCs w:val="16"/>
          <w:lang w:eastAsia="zh-CN"/>
        </w:rPr>
      </w:pPr>
      <w:r>
        <w:rPr>
          <w:rFonts w:ascii="Bookman Old Style"/>
          <w:i/>
          <w:spacing w:val="3"/>
          <w:w w:val="90"/>
          <w:sz w:val="16"/>
          <w:lang w:eastAsia="zh-CN"/>
        </w:rPr>
        <w:t>k</w:t>
      </w:r>
      <w:r>
        <w:rPr>
          <w:rFonts w:ascii="Georgia"/>
          <w:spacing w:val="2"/>
          <w:w w:val="90"/>
          <w:sz w:val="16"/>
          <w:lang w:eastAsia="zh-CN"/>
        </w:rPr>
        <w:t>=</w:t>
      </w:r>
      <w:r>
        <w:rPr>
          <w:rFonts w:ascii="Palatino Linotype"/>
          <w:spacing w:val="2"/>
          <w:w w:val="90"/>
          <w:sz w:val="16"/>
          <w:lang w:eastAsia="zh-CN"/>
        </w:rPr>
        <w:t>1</w:t>
      </w:r>
    </w:p>
    <w:p w14:paraId="54BD48F0" w14:textId="77777777" w:rsidR="00996552" w:rsidRDefault="002D0D3F">
      <w:pPr>
        <w:spacing w:line="261" w:lineRule="exact"/>
        <w:ind w:left="22"/>
        <w:rPr>
          <w:rFonts w:ascii="Bookman Old Style" w:eastAsia="Bookman Old Style" w:hAnsi="Bookman Old Style" w:cs="Bookman Old Style"/>
          <w:sz w:val="16"/>
          <w:szCs w:val="16"/>
          <w:lang w:eastAsia="zh-CN"/>
        </w:rPr>
      </w:pPr>
      <w:r>
        <w:rPr>
          <w:lang w:eastAsia="zh-CN"/>
        </w:rPr>
        <w:br w:type="column"/>
      </w:r>
      <w:r>
        <w:rPr>
          <w:rFonts w:ascii="宋体" w:eastAsia="宋体" w:hAnsi="宋体" w:cs="宋体"/>
          <w:spacing w:val="8"/>
          <w:w w:val="46"/>
          <w:position w:val="10"/>
          <w:sz w:val="24"/>
          <w:szCs w:val="24"/>
          <w:lang w:eastAsia="zh-CN"/>
        </w:rPr>
        <w:lastRenderedPageBreak/>
        <w:t xml:space="preserve"> </w:t>
      </w:r>
      <w:r>
        <w:rPr>
          <w:rFonts w:ascii="Times New Roman" w:eastAsia="Times New Roman" w:hAnsi="Times New Roman" w:cs="Times New Roman"/>
          <w:i/>
          <w:spacing w:val="5"/>
          <w:position w:val="4"/>
          <w:sz w:val="24"/>
          <w:szCs w:val="24"/>
          <w:lang w:eastAsia="zh-CN"/>
        </w:rPr>
        <w:t>z</w:t>
      </w:r>
      <w:r>
        <w:rPr>
          <w:rFonts w:ascii="Bookman Old Style" w:eastAsia="Bookman Old Style" w:hAnsi="Bookman Old Style" w:cs="Bookman Old Style"/>
          <w:i/>
          <w:spacing w:val="5"/>
          <w:w w:val="113"/>
          <w:sz w:val="16"/>
          <w:szCs w:val="16"/>
          <w:lang w:eastAsia="zh-CN"/>
        </w:rPr>
        <w:t>i</w:t>
      </w:r>
      <w:r>
        <w:rPr>
          <w:rFonts w:ascii="Bookman Old Style" w:eastAsia="Bookman Old Style" w:hAnsi="Bookman Old Style" w:cs="Bookman Old Style"/>
          <w:i/>
          <w:spacing w:val="5"/>
          <w:w w:val="109"/>
          <w:sz w:val="16"/>
          <w:szCs w:val="16"/>
          <w:lang w:eastAsia="zh-CN"/>
        </w:rPr>
        <w:t>j</w:t>
      </w:r>
      <w:r>
        <w:rPr>
          <w:rFonts w:ascii="Bookman Old Style" w:eastAsia="Bookman Old Style" w:hAnsi="Bookman Old Style" w:cs="Bookman Old Style"/>
          <w:i/>
          <w:sz w:val="16"/>
          <w:szCs w:val="16"/>
          <w:lang w:eastAsia="zh-CN"/>
        </w:rPr>
        <w:t xml:space="preserve"> </w:t>
      </w:r>
      <w:r>
        <w:rPr>
          <w:rFonts w:ascii="Bookman Old Style" w:eastAsia="Bookman Old Style" w:hAnsi="Bookman Old Style" w:cs="Bookman Old Style"/>
          <w:i/>
          <w:spacing w:val="-23"/>
          <w:sz w:val="16"/>
          <w:szCs w:val="16"/>
          <w:lang w:eastAsia="zh-CN"/>
        </w:rPr>
        <w:t xml:space="preserve"> </w:t>
      </w:r>
      <w:r>
        <w:rPr>
          <w:rFonts w:ascii="MS Gothic" w:eastAsia="MS Gothic" w:hAnsi="MS Gothic" w:cs="MS Gothic"/>
          <w:w w:val="127"/>
          <w:position w:val="4"/>
          <w:sz w:val="24"/>
          <w:szCs w:val="24"/>
          <w:lang w:eastAsia="zh-CN"/>
        </w:rPr>
        <w:t>−</w:t>
      </w:r>
      <w:r>
        <w:rPr>
          <w:rFonts w:ascii="MS Gothic" w:eastAsia="MS Gothic" w:hAnsi="MS Gothic" w:cs="MS Gothic"/>
          <w:spacing w:val="-59"/>
          <w:position w:val="4"/>
          <w:sz w:val="24"/>
          <w:szCs w:val="24"/>
          <w:lang w:eastAsia="zh-CN"/>
        </w:rPr>
        <w:t xml:space="preserve"> </w:t>
      </w:r>
      <w:r>
        <w:rPr>
          <w:rFonts w:ascii="Times New Roman" w:eastAsia="Times New Roman" w:hAnsi="Times New Roman" w:cs="Times New Roman"/>
          <w:i/>
          <w:position w:val="4"/>
          <w:sz w:val="24"/>
          <w:szCs w:val="24"/>
          <w:lang w:eastAsia="zh-CN"/>
        </w:rPr>
        <w:t>z</w:t>
      </w:r>
      <w:r>
        <w:rPr>
          <w:rFonts w:ascii="Bookman Old Style" w:eastAsia="Bookman Old Style" w:hAnsi="Bookman Old Style" w:cs="Bookman Old Style"/>
          <w:i/>
          <w:w w:val="82"/>
          <w:sz w:val="16"/>
          <w:szCs w:val="16"/>
          <w:lang w:eastAsia="zh-CN"/>
        </w:rPr>
        <w:t>k</w:t>
      </w:r>
      <w:r>
        <w:rPr>
          <w:rFonts w:ascii="Bookman Old Style" w:eastAsia="Bookman Old Style" w:hAnsi="Bookman Old Style" w:cs="Bookman Old Style"/>
          <w:i/>
          <w:spacing w:val="-24"/>
          <w:sz w:val="16"/>
          <w:szCs w:val="16"/>
          <w:lang w:eastAsia="zh-CN"/>
        </w:rPr>
        <w:t xml:space="preserve"> </w:t>
      </w:r>
      <w:r>
        <w:rPr>
          <w:rFonts w:ascii="Bookman Old Style" w:eastAsia="Bookman Old Style" w:hAnsi="Bookman Old Style" w:cs="Bookman Old Style"/>
          <w:i/>
          <w:w w:val="109"/>
          <w:sz w:val="16"/>
          <w:szCs w:val="16"/>
          <w:lang w:eastAsia="zh-CN"/>
        </w:rPr>
        <w:t>j</w:t>
      </w:r>
      <w:r>
        <w:rPr>
          <w:rFonts w:ascii="Bookman Old Style" w:eastAsia="Bookman Old Style" w:hAnsi="Bookman Old Style" w:cs="Bookman Old Style"/>
          <w:i/>
          <w:spacing w:val="-28"/>
          <w:sz w:val="16"/>
          <w:szCs w:val="16"/>
          <w:lang w:eastAsia="zh-CN"/>
        </w:rPr>
        <w:t xml:space="preserve"> </w:t>
      </w:r>
      <w:r>
        <w:rPr>
          <w:rFonts w:ascii="宋体" w:eastAsia="宋体" w:hAnsi="宋体" w:cs="宋体"/>
          <w:w w:val="46"/>
          <w:position w:val="10"/>
          <w:sz w:val="24"/>
          <w:szCs w:val="24"/>
          <w:lang w:eastAsia="zh-CN"/>
        </w:rPr>
        <w:t xml:space="preserve"> </w:t>
      </w:r>
      <w:r>
        <w:rPr>
          <w:rFonts w:ascii="宋体" w:eastAsia="宋体" w:hAnsi="宋体" w:cs="宋体"/>
          <w:spacing w:val="-77"/>
          <w:position w:val="10"/>
          <w:sz w:val="24"/>
          <w:szCs w:val="24"/>
          <w:lang w:eastAsia="zh-CN"/>
        </w:rPr>
        <w:t xml:space="preserve"> </w:t>
      </w:r>
      <w:r>
        <w:rPr>
          <w:rFonts w:ascii="Times New Roman" w:eastAsia="Times New Roman" w:hAnsi="Times New Roman" w:cs="Times New Roman"/>
          <w:i/>
          <w:spacing w:val="7"/>
          <w:position w:val="4"/>
          <w:sz w:val="24"/>
          <w:szCs w:val="24"/>
          <w:lang w:eastAsia="zh-CN"/>
        </w:rPr>
        <w:t>w</w:t>
      </w:r>
      <w:r>
        <w:rPr>
          <w:rFonts w:ascii="Bookman Old Style" w:eastAsia="Bookman Old Style" w:hAnsi="Bookman Old Style" w:cs="Bookman Old Style"/>
          <w:i/>
          <w:spacing w:val="7"/>
          <w:w w:val="109"/>
          <w:sz w:val="16"/>
          <w:szCs w:val="16"/>
          <w:lang w:eastAsia="zh-CN"/>
        </w:rPr>
        <w:t>j</w:t>
      </w:r>
    </w:p>
    <w:p w14:paraId="7CA3FD25" w14:textId="77777777" w:rsidR="00996552" w:rsidRDefault="00996552">
      <w:pPr>
        <w:spacing w:line="261" w:lineRule="exact"/>
        <w:rPr>
          <w:rFonts w:ascii="Bookman Old Style" w:eastAsia="Bookman Old Style" w:hAnsi="Bookman Old Style" w:cs="Bookman Old Style"/>
          <w:sz w:val="16"/>
          <w:szCs w:val="16"/>
          <w:lang w:eastAsia="zh-CN"/>
        </w:rPr>
        <w:sectPr w:rsidR="00996552">
          <w:type w:val="continuous"/>
          <w:pgSz w:w="11910" w:h="16840"/>
          <w:pgMar w:top="1580" w:right="1680" w:bottom="280" w:left="1680" w:header="720" w:footer="720" w:gutter="0"/>
          <w:cols w:num="4" w:space="720" w:equalWidth="0">
            <w:col w:w="4056" w:space="40"/>
            <w:col w:w="310" w:space="40"/>
            <w:col w:w="335" w:space="40"/>
            <w:col w:w="3729"/>
          </w:cols>
        </w:sectPr>
      </w:pPr>
    </w:p>
    <w:p w14:paraId="3A336C1A" w14:textId="77777777" w:rsidR="00996552" w:rsidRDefault="00996552">
      <w:pPr>
        <w:spacing w:before="8"/>
        <w:rPr>
          <w:rFonts w:ascii="Bookman Old Style" w:eastAsia="Bookman Old Style" w:hAnsi="Bookman Old Style" w:cs="Bookman Old Style"/>
          <w:i/>
          <w:sz w:val="19"/>
          <w:szCs w:val="19"/>
          <w:lang w:eastAsia="zh-CN"/>
        </w:rPr>
      </w:pPr>
    </w:p>
    <w:p w14:paraId="61C6FE6E" w14:textId="77777777" w:rsidR="00996552" w:rsidRDefault="002D0D3F">
      <w:pPr>
        <w:pStyle w:val="a3"/>
        <w:spacing w:before="26"/>
        <w:ind w:left="597"/>
        <w:rPr>
          <w:lang w:eastAsia="zh-CN"/>
        </w:rPr>
      </w:pPr>
      <w:r>
        <w:rPr>
          <w:lang w:eastAsia="zh-CN"/>
        </w:rPr>
        <w:t>于是，求解加权向量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转化为求解式</w:t>
      </w:r>
      <w:hyperlink w:anchor="_bookmark99" w:history="1">
        <w:r>
          <w:rPr>
            <w:rFonts w:ascii="Times New Roman" w:eastAsia="Times New Roman" w:hAnsi="Times New Roman" w:cs="Times New Roman"/>
            <w:lang w:eastAsia="zh-CN"/>
          </w:rPr>
          <w:t>4.12</w:t>
        </w:r>
      </w:hyperlink>
      <w:r>
        <w:rPr>
          <w:lang w:eastAsia="zh-CN"/>
        </w:rPr>
        <w:t>的最大值问题</w:t>
      </w:r>
    </w:p>
    <w:p w14:paraId="2A1BABC3" w14:textId="77777777" w:rsidR="00996552" w:rsidRDefault="00996552">
      <w:pPr>
        <w:rPr>
          <w:lang w:eastAsia="zh-CN"/>
        </w:rPr>
        <w:sectPr w:rsidR="00996552">
          <w:pgSz w:w="11910" w:h="16840"/>
          <w:pgMar w:top="1140" w:right="1680" w:bottom="1240" w:left="1680" w:header="871" w:footer="1095" w:gutter="0"/>
          <w:cols w:space="720"/>
        </w:sectPr>
      </w:pPr>
    </w:p>
    <w:p w14:paraId="02991D9A" w14:textId="77777777" w:rsidR="00996552" w:rsidRDefault="002D0D3F">
      <w:pPr>
        <w:pStyle w:val="a3"/>
        <w:spacing w:line="332" w:lineRule="exact"/>
        <w:ind w:left="2162"/>
        <w:rPr>
          <w:rFonts w:ascii="Bookman Old Style" w:eastAsia="Bookman Old Style" w:hAnsi="Bookman Old Style" w:cs="Bookman Old Style"/>
          <w:sz w:val="16"/>
          <w:szCs w:val="16"/>
        </w:rPr>
      </w:pPr>
      <w:bookmarkStart w:id="161" w:name="_bookmark100"/>
      <w:bookmarkEnd w:id="161"/>
      <w:r>
        <w:rPr>
          <w:position w:val="23"/>
        </w:rPr>
        <w:lastRenderedPageBreak/>
        <w:t>(</w:t>
      </w:r>
      <w:r>
        <w:rPr>
          <w:spacing w:val="-45"/>
          <w:position w:val="23"/>
        </w:rPr>
        <w:t xml:space="preserve"> </w:t>
      </w:r>
      <w:r>
        <w:rPr>
          <w:rFonts w:ascii="Palatino Linotype"/>
        </w:rPr>
        <w:t>max</w:t>
      </w:r>
      <w:r>
        <w:rPr>
          <w:rFonts w:ascii="Palatino Linotype"/>
          <w:spacing w:val="-27"/>
        </w:rPr>
        <w:t xml:space="preserve"> </w:t>
      </w:r>
      <w:r>
        <w:rPr>
          <w:rFonts w:ascii="Times New Roman"/>
          <w:i/>
          <w:spacing w:val="6"/>
        </w:rPr>
        <w:t>F</w:t>
      </w:r>
      <w:r>
        <w:rPr>
          <w:rFonts w:ascii="MS Gothic"/>
          <w:spacing w:val="9"/>
        </w:rPr>
        <w:t>(</w:t>
      </w:r>
      <w:r>
        <w:rPr>
          <w:rFonts w:ascii="Times New Roman"/>
          <w:i/>
          <w:spacing w:val="6"/>
        </w:rPr>
        <w:t>w</w:t>
      </w:r>
      <w:r>
        <w:rPr>
          <w:rFonts w:ascii="MS Gothic"/>
          <w:spacing w:val="9"/>
        </w:rPr>
        <w:t>)</w:t>
      </w:r>
      <w:r>
        <w:rPr>
          <w:rFonts w:ascii="MS Gothic"/>
          <w:spacing w:val="-73"/>
        </w:rPr>
        <w:t xml:space="preserve"> </w:t>
      </w:r>
      <w:r>
        <w:rPr>
          <w:rFonts w:ascii="Georgia"/>
        </w:rPr>
        <w:t>=</w:t>
      </w:r>
      <w:r>
        <w:rPr>
          <w:rFonts w:ascii="Georgia"/>
          <w:spacing w:val="-10"/>
        </w:rPr>
        <w:t xml:space="preserve"> </w:t>
      </w:r>
      <w:r>
        <w:rPr>
          <w:w w:val="110"/>
          <w:position w:val="17"/>
        </w:rPr>
        <w:t>I</w:t>
      </w:r>
      <w:r>
        <w:rPr>
          <w:rFonts w:ascii="Bookman Old Style"/>
          <w:i/>
          <w:spacing w:val="1"/>
          <w:w w:val="110"/>
          <w:position w:val="11"/>
          <w:sz w:val="16"/>
        </w:rPr>
        <w:t>n</w:t>
      </w:r>
    </w:p>
    <w:p w14:paraId="4711548B" w14:textId="77777777" w:rsidR="00996552" w:rsidRDefault="002D0D3F">
      <w:pPr>
        <w:spacing w:before="24" w:line="308" w:lineRule="exact"/>
        <w:ind w:left="171"/>
        <w:rPr>
          <w:rFonts w:ascii="Bookman Old Style" w:eastAsia="Bookman Old Style" w:hAnsi="Bookman Old Style" w:cs="Bookman Old Style"/>
          <w:sz w:val="16"/>
          <w:szCs w:val="16"/>
        </w:rPr>
      </w:pPr>
      <w:r>
        <w:rPr>
          <w:w w:val="125"/>
        </w:rPr>
        <w:br w:type="column"/>
      </w:r>
      <w:r>
        <w:rPr>
          <w:rFonts w:ascii="宋体"/>
          <w:w w:val="125"/>
          <w:sz w:val="24"/>
        </w:rPr>
        <w:lastRenderedPageBreak/>
        <w:t>I</w:t>
      </w:r>
      <w:r>
        <w:rPr>
          <w:rFonts w:ascii="Bookman Old Style"/>
          <w:i/>
          <w:spacing w:val="1"/>
          <w:w w:val="125"/>
          <w:position w:val="-5"/>
          <w:sz w:val="16"/>
        </w:rPr>
        <w:t>m</w:t>
      </w:r>
      <w:r>
        <w:rPr>
          <w:rFonts w:ascii="Bookman Old Style"/>
          <w:i/>
          <w:w w:val="125"/>
          <w:position w:val="-5"/>
          <w:sz w:val="16"/>
        </w:rPr>
        <w:t xml:space="preserve"> </w:t>
      </w:r>
      <w:r>
        <w:rPr>
          <w:rFonts w:ascii="Bookman Old Style"/>
          <w:i/>
          <w:spacing w:val="31"/>
          <w:w w:val="125"/>
          <w:position w:val="-5"/>
          <w:sz w:val="16"/>
        </w:rPr>
        <w:t xml:space="preserve"> </w:t>
      </w:r>
      <w:r>
        <w:rPr>
          <w:rFonts w:ascii="宋体"/>
          <w:w w:val="125"/>
          <w:sz w:val="24"/>
        </w:rPr>
        <w:t>I</w:t>
      </w:r>
      <w:r>
        <w:rPr>
          <w:rFonts w:ascii="Bookman Old Style"/>
          <w:i/>
          <w:spacing w:val="1"/>
          <w:w w:val="125"/>
          <w:position w:val="-5"/>
          <w:sz w:val="16"/>
        </w:rPr>
        <w:t>m</w:t>
      </w:r>
    </w:p>
    <w:p w14:paraId="7EE529CB" w14:textId="77777777" w:rsidR="00996552" w:rsidRDefault="002D0D3F">
      <w:pPr>
        <w:spacing w:before="188" w:line="144" w:lineRule="exact"/>
        <w:ind w:left="147"/>
        <w:rPr>
          <w:rFonts w:ascii="Bookman Old Style" w:eastAsia="Bookman Old Style" w:hAnsi="Bookman Old Style" w:cs="Bookman Old Style"/>
          <w:sz w:val="16"/>
          <w:szCs w:val="16"/>
        </w:rPr>
      </w:pPr>
      <w:r>
        <w:br w:type="column"/>
      </w:r>
      <w:r>
        <w:rPr>
          <w:rFonts w:ascii="宋体" w:eastAsia="宋体" w:hAnsi="宋体" w:cs="宋体"/>
          <w:spacing w:val="8"/>
          <w:w w:val="46"/>
          <w:position w:val="24"/>
          <w:sz w:val="24"/>
          <w:szCs w:val="24"/>
        </w:rPr>
        <w:lastRenderedPageBreak/>
        <w:t xml:space="preserve"> </w:t>
      </w:r>
      <w:r>
        <w:rPr>
          <w:rFonts w:ascii="Times New Roman" w:eastAsia="Times New Roman" w:hAnsi="Times New Roman" w:cs="Times New Roman"/>
          <w:i/>
          <w:spacing w:val="5"/>
          <w:position w:val="4"/>
          <w:sz w:val="24"/>
          <w:szCs w:val="24"/>
        </w:rPr>
        <w:t>z</w:t>
      </w:r>
      <w:r>
        <w:rPr>
          <w:rFonts w:ascii="Bookman Old Style" w:eastAsia="Bookman Old Style" w:hAnsi="Bookman Old Style" w:cs="Bookman Old Style"/>
          <w:i/>
          <w:spacing w:val="5"/>
          <w:w w:val="113"/>
          <w:sz w:val="16"/>
          <w:szCs w:val="16"/>
        </w:rPr>
        <w:t>i</w:t>
      </w:r>
      <w:r>
        <w:rPr>
          <w:rFonts w:ascii="Bookman Old Style" w:eastAsia="Bookman Old Style" w:hAnsi="Bookman Old Style" w:cs="Bookman Old Style"/>
          <w:i/>
          <w:spacing w:val="5"/>
          <w:w w:val="109"/>
          <w:sz w:val="16"/>
          <w:szCs w:val="16"/>
        </w:rPr>
        <w:t>j</w:t>
      </w:r>
      <w:r>
        <w:rPr>
          <w:rFonts w:ascii="Bookman Old Style" w:eastAsia="Bookman Old Style" w:hAnsi="Bookman Old Style" w:cs="Bookman Old Style"/>
          <w:i/>
          <w:sz w:val="16"/>
          <w:szCs w:val="16"/>
        </w:rPr>
        <w:t xml:space="preserve"> </w:t>
      </w:r>
      <w:r>
        <w:rPr>
          <w:rFonts w:ascii="Bookman Old Style" w:eastAsia="Bookman Old Style" w:hAnsi="Bookman Old Style" w:cs="Bookman Old Style"/>
          <w:i/>
          <w:spacing w:val="-23"/>
          <w:sz w:val="16"/>
          <w:szCs w:val="16"/>
        </w:rPr>
        <w:t xml:space="preserve"> </w:t>
      </w:r>
      <w:r>
        <w:rPr>
          <w:rFonts w:ascii="MS Gothic" w:eastAsia="MS Gothic" w:hAnsi="MS Gothic" w:cs="MS Gothic"/>
          <w:w w:val="127"/>
          <w:position w:val="4"/>
          <w:sz w:val="24"/>
          <w:szCs w:val="24"/>
        </w:rPr>
        <w:t>−</w:t>
      </w:r>
      <w:r>
        <w:rPr>
          <w:rFonts w:ascii="MS Gothic" w:eastAsia="MS Gothic" w:hAnsi="MS Gothic" w:cs="MS Gothic"/>
          <w:spacing w:val="-59"/>
          <w:position w:val="4"/>
          <w:sz w:val="24"/>
          <w:szCs w:val="24"/>
        </w:rPr>
        <w:t xml:space="preserve"> </w:t>
      </w:r>
      <w:r>
        <w:rPr>
          <w:rFonts w:ascii="Times New Roman" w:eastAsia="Times New Roman" w:hAnsi="Times New Roman" w:cs="Times New Roman"/>
          <w:i/>
          <w:position w:val="4"/>
          <w:sz w:val="24"/>
          <w:szCs w:val="24"/>
        </w:rPr>
        <w:t>z</w:t>
      </w:r>
      <w:r>
        <w:rPr>
          <w:rFonts w:ascii="Bookman Old Style" w:eastAsia="Bookman Old Style" w:hAnsi="Bookman Old Style" w:cs="Bookman Old Style"/>
          <w:i/>
          <w:w w:val="82"/>
          <w:sz w:val="16"/>
          <w:szCs w:val="16"/>
        </w:rPr>
        <w:t>k</w:t>
      </w:r>
      <w:r>
        <w:rPr>
          <w:rFonts w:ascii="Bookman Old Style" w:eastAsia="Bookman Old Style" w:hAnsi="Bookman Old Style" w:cs="Bookman Old Style"/>
          <w:i/>
          <w:spacing w:val="-24"/>
          <w:sz w:val="16"/>
          <w:szCs w:val="16"/>
        </w:rPr>
        <w:t xml:space="preserve"> </w:t>
      </w:r>
      <w:r>
        <w:rPr>
          <w:rFonts w:ascii="Bookman Old Style" w:eastAsia="Bookman Old Style" w:hAnsi="Bookman Old Style" w:cs="Bookman Old Style"/>
          <w:i/>
          <w:w w:val="109"/>
          <w:sz w:val="16"/>
          <w:szCs w:val="16"/>
        </w:rPr>
        <w:t>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24"/>
          <w:sz w:val="24"/>
          <w:szCs w:val="24"/>
        </w:rPr>
        <w:t xml:space="preserve"> </w:t>
      </w:r>
      <w:r>
        <w:rPr>
          <w:rFonts w:ascii="宋体" w:eastAsia="宋体" w:hAnsi="宋体" w:cs="宋体"/>
          <w:spacing w:val="-77"/>
          <w:position w:val="24"/>
          <w:sz w:val="24"/>
          <w:szCs w:val="24"/>
        </w:rPr>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p>
    <w:p w14:paraId="388144A9" w14:textId="77777777" w:rsidR="00996552" w:rsidRDefault="00996552">
      <w:pPr>
        <w:spacing w:line="144" w:lineRule="exact"/>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num="3" w:space="720" w:equalWidth="0">
            <w:col w:w="3929" w:space="40"/>
            <w:col w:w="983" w:space="40"/>
            <w:col w:w="3558"/>
          </w:cols>
        </w:sectPr>
      </w:pPr>
    </w:p>
    <w:p w14:paraId="5233E13C" w14:textId="77777777" w:rsidR="00996552" w:rsidRDefault="00025C9E">
      <w:pPr>
        <w:pStyle w:val="a3"/>
        <w:spacing w:before="90"/>
        <w:ind w:left="0" w:right="159"/>
        <w:jc w:val="right"/>
        <w:rPr>
          <w:rFonts w:ascii="Bookman Old Style" w:eastAsia="Bookman Old Style" w:hAnsi="Bookman Old Style" w:cs="Bookman Old Style"/>
          <w:sz w:val="16"/>
          <w:szCs w:val="16"/>
        </w:rPr>
      </w:pPr>
      <w:r>
        <w:lastRenderedPageBreak/>
        <w:pict w14:anchorId="5CC576FF">
          <v:shape id="_x0000_s3488" type="#_x0000_t202" style="position:absolute;left:0;text-align:left;margin-left:237.8pt;margin-top:23.7pt;width:12.05pt;height:8.25pt;z-index:-278392;mso-position-horizontal-relative:page" filled="f" stroked="f">
            <v:textbox inset="0,0,0,0">
              <w:txbxContent>
                <w:p w14:paraId="64F51078" w14:textId="77777777" w:rsidR="00025C9E" w:rsidRDefault="00025C9E">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Times New Roman"/>
          <w:w w:val="115"/>
        </w:rPr>
        <w:t>s.t.</w:t>
      </w:r>
      <w:r w:rsidR="002D0D3F">
        <w:rPr>
          <w:rFonts w:ascii="Times New Roman"/>
          <w:spacing w:val="47"/>
          <w:w w:val="115"/>
        </w:rPr>
        <w:t xml:space="preserve"> </w:t>
      </w:r>
      <w:r w:rsidR="002D0D3F">
        <w:rPr>
          <w:w w:val="115"/>
          <w:position w:val="17"/>
        </w:rPr>
        <w:t>I</w:t>
      </w:r>
      <w:r w:rsidR="002D0D3F">
        <w:rPr>
          <w:rFonts w:ascii="Bookman Old Style"/>
          <w:i/>
          <w:spacing w:val="1"/>
          <w:w w:val="115"/>
          <w:position w:val="11"/>
          <w:sz w:val="16"/>
        </w:rPr>
        <w:t>n</w:t>
      </w:r>
    </w:p>
    <w:p w14:paraId="2B548C78" w14:textId="77777777" w:rsidR="00996552" w:rsidRDefault="002D0D3F">
      <w:pPr>
        <w:pStyle w:val="a3"/>
        <w:spacing w:before="205"/>
        <w:ind w:left="597"/>
      </w:pPr>
      <w:r>
        <w:t>解此最优化模型</w:t>
      </w:r>
      <w:hyperlink w:anchor="_bookmark100" w:history="1">
        <w:r>
          <w:rPr>
            <w:rFonts w:ascii="Times New Roman" w:eastAsia="Times New Roman" w:hAnsi="Times New Roman" w:cs="Times New Roman"/>
          </w:rPr>
          <w:t>4.13</w:t>
        </w:r>
      </w:hyperlink>
      <w:r>
        <w:rPr>
          <w:rFonts w:ascii="Times New Roman" w:eastAsia="Times New Roman" w:hAnsi="Times New Roman" w:cs="Times New Roman"/>
        </w:rPr>
        <w:t xml:space="preserve">, </w:t>
      </w:r>
      <w:r>
        <w:t>得到</w:t>
      </w:r>
    </w:p>
    <w:p w14:paraId="659DB0FB" w14:textId="77777777" w:rsidR="00996552" w:rsidRDefault="002D0D3F">
      <w:pPr>
        <w:spacing w:before="31"/>
        <w:jc w:val="right"/>
        <w:rPr>
          <w:rFonts w:ascii="Palatino Linotype" w:eastAsia="Palatino Linotype" w:hAnsi="Palatino Linotype" w:cs="Palatino Linotype"/>
          <w:sz w:val="16"/>
          <w:szCs w:val="16"/>
        </w:rPr>
      </w:pPr>
      <w:r>
        <w:br w:type="column"/>
      </w:r>
      <w:r>
        <w:rPr>
          <w:rFonts w:ascii="Bookman Old Style"/>
          <w:i/>
          <w:spacing w:val="1"/>
          <w:sz w:val="16"/>
        </w:rPr>
        <w:lastRenderedPageBreak/>
        <w:t>j</w:t>
      </w:r>
      <w:r>
        <w:rPr>
          <w:rFonts w:ascii="Georgia"/>
          <w:spacing w:val="2"/>
          <w:sz w:val="16"/>
        </w:rPr>
        <w:t>=</w:t>
      </w:r>
      <w:r>
        <w:rPr>
          <w:rFonts w:ascii="Palatino Linotype"/>
          <w:spacing w:val="2"/>
          <w:sz w:val="16"/>
        </w:rPr>
        <w:t>1</w:t>
      </w:r>
    </w:p>
    <w:p w14:paraId="6D9B81C5" w14:textId="77777777" w:rsidR="00996552" w:rsidRDefault="00025C9E">
      <w:pPr>
        <w:spacing w:before="35"/>
        <w:ind w:right="55"/>
        <w:jc w:val="right"/>
        <w:rPr>
          <w:rFonts w:ascii="Palatino Linotype" w:eastAsia="Palatino Linotype" w:hAnsi="Palatino Linotype" w:cs="Palatino Linotype"/>
          <w:sz w:val="24"/>
          <w:szCs w:val="24"/>
        </w:rPr>
      </w:pPr>
      <w:r>
        <w:rPr>
          <w:rFonts w:eastAsiaTheme="minorHAnsi"/>
        </w:rPr>
        <w:pict w14:anchorId="1E730661">
          <v:shape id="_x0000_s3487" type="#_x0000_t202" style="position:absolute;left:0;text-align:left;margin-left:261.25pt;margin-top:11.9pt;width:2.5pt;height:8pt;z-index:-278368;mso-position-horizontal-relative:page" filled="f" stroked="f">
            <v:textbox inset="0,0,0,0">
              <w:txbxContent>
                <w:p w14:paraId="2AC95DC1" w14:textId="77777777" w:rsidR="00025C9E" w:rsidRDefault="00025C9E">
                  <w:pPr>
                    <w:spacing w:line="159" w:lineRule="exact"/>
                    <w:rPr>
                      <w:rFonts w:ascii="Bookman Old Style" w:eastAsia="Bookman Old Style" w:hAnsi="Bookman Old Style" w:cs="Bookman Old Style"/>
                      <w:sz w:val="16"/>
                      <w:szCs w:val="16"/>
                    </w:rPr>
                  </w:pPr>
                  <w:r>
                    <w:rPr>
                      <w:rFonts w:ascii="Bookman Old Style"/>
                      <w:i/>
                      <w:w w:val="110"/>
                      <w:sz w:val="16"/>
                    </w:rPr>
                    <w:t>j</w:t>
                  </w:r>
                </w:p>
              </w:txbxContent>
            </v:textbox>
            <w10:wrap anchorx="page"/>
          </v:shape>
        </w:pict>
      </w:r>
      <w:r w:rsidR="002D0D3F">
        <w:rPr>
          <w:rFonts w:ascii="Times New Roman"/>
          <w:i/>
          <w:spacing w:val="3"/>
          <w:sz w:val="24"/>
        </w:rPr>
        <w:t>w</w:t>
      </w:r>
      <w:r w:rsidR="002D0D3F">
        <w:rPr>
          <w:rFonts w:ascii="Palatino Linotype"/>
          <w:spacing w:val="3"/>
          <w:position w:val="9"/>
          <w:sz w:val="16"/>
        </w:rPr>
        <w:t>2</w:t>
      </w:r>
      <w:r w:rsidR="002D0D3F">
        <w:rPr>
          <w:rFonts w:ascii="Palatino Linotype"/>
          <w:spacing w:val="33"/>
          <w:position w:val="9"/>
          <w:sz w:val="16"/>
        </w:rPr>
        <w:t xml:space="preserve"> </w:t>
      </w:r>
      <w:r w:rsidR="002D0D3F">
        <w:rPr>
          <w:rFonts w:ascii="Georgia"/>
          <w:sz w:val="24"/>
        </w:rPr>
        <w:t>=</w:t>
      </w:r>
      <w:r w:rsidR="002D0D3F">
        <w:rPr>
          <w:rFonts w:ascii="Georgia"/>
          <w:spacing w:val="7"/>
          <w:sz w:val="24"/>
        </w:rPr>
        <w:t xml:space="preserve"> </w:t>
      </w:r>
      <w:r w:rsidR="002D0D3F">
        <w:rPr>
          <w:rFonts w:ascii="Palatino Linotype"/>
          <w:sz w:val="24"/>
        </w:rPr>
        <w:t>1</w:t>
      </w:r>
    </w:p>
    <w:p w14:paraId="01CE54B0" w14:textId="77777777" w:rsidR="00996552" w:rsidRDefault="002D0D3F">
      <w:pPr>
        <w:spacing w:before="31"/>
        <w:ind w:left="203"/>
        <w:rPr>
          <w:rFonts w:ascii="Palatino Linotype" w:eastAsia="Palatino Linotype" w:hAnsi="Palatino Linotype" w:cs="Palatino Linotype"/>
          <w:sz w:val="16"/>
          <w:szCs w:val="16"/>
        </w:rPr>
      </w:pPr>
      <w:r>
        <w:br w:type="column"/>
      </w:r>
      <w:r>
        <w:rPr>
          <w:rFonts w:ascii="Bookman Old Style"/>
          <w:i/>
          <w:sz w:val="16"/>
        </w:rPr>
        <w:lastRenderedPageBreak/>
        <w:t>i</w:t>
      </w:r>
      <w:r>
        <w:rPr>
          <w:rFonts w:ascii="Georgia"/>
          <w:spacing w:val="1"/>
          <w:sz w:val="16"/>
        </w:rPr>
        <w:t>=</w:t>
      </w:r>
      <w:r>
        <w:rPr>
          <w:rFonts w:ascii="Palatino Linotype"/>
          <w:spacing w:val="1"/>
          <w:sz w:val="16"/>
        </w:rPr>
        <w:t>1</w:t>
      </w:r>
    </w:p>
    <w:p w14:paraId="639389A0" w14:textId="77777777" w:rsidR="00996552" w:rsidRDefault="002D0D3F">
      <w:pPr>
        <w:spacing w:before="31"/>
        <w:ind w:left="205"/>
        <w:rPr>
          <w:rFonts w:ascii="宋体" w:eastAsia="宋体" w:hAnsi="宋体" w:cs="宋体"/>
          <w:sz w:val="24"/>
          <w:szCs w:val="24"/>
        </w:rPr>
      </w:pPr>
      <w:r>
        <w:br w:type="column"/>
      </w:r>
      <w:r>
        <w:rPr>
          <w:rFonts w:ascii="Bookman Old Style"/>
          <w:i/>
          <w:spacing w:val="2"/>
          <w:sz w:val="16"/>
        </w:rPr>
        <w:lastRenderedPageBreak/>
        <w:t>k</w:t>
      </w:r>
      <w:r>
        <w:rPr>
          <w:rFonts w:ascii="Georgia"/>
          <w:spacing w:val="2"/>
          <w:sz w:val="16"/>
        </w:rPr>
        <w:t>=</w:t>
      </w:r>
      <w:r>
        <w:rPr>
          <w:rFonts w:ascii="Palatino Linotype"/>
          <w:spacing w:val="2"/>
          <w:sz w:val="16"/>
        </w:rPr>
        <w:t>1</w:t>
      </w:r>
      <w:r>
        <w:rPr>
          <w:rFonts w:ascii="Palatino Linotype"/>
          <w:spacing w:val="9"/>
          <w:sz w:val="16"/>
        </w:rPr>
        <w:t xml:space="preserve"> </w:t>
      </w:r>
      <w:r>
        <w:rPr>
          <w:rFonts w:ascii="宋体"/>
          <w:w w:val="46"/>
          <w:position w:val="12"/>
          <w:sz w:val="24"/>
        </w:rPr>
        <w:t xml:space="preserve"> </w:t>
      </w:r>
    </w:p>
    <w:p w14:paraId="2E13A6FB" w14:textId="77777777" w:rsidR="00996552" w:rsidRDefault="002D0D3F">
      <w:pPr>
        <w:pStyle w:val="a3"/>
        <w:spacing w:before="98"/>
        <w:ind w:left="597"/>
        <w:rPr>
          <w:rFonts w:ascii="Times New Roman" w:eastAsia="Times New Roman" w:hAnsi="Times New Roman" w:cs="Times New Roman"/>
        </w:rPr>
      </w:pPr>
      <w:r>
        <w:br w:type="column"/>
      </w:r>
      <w:r>
        <w:rPr>
          <w:rFonts w:ascii="Times New Roman"/>
        </w:rPr>
        <w:lastRenderedPageBreak/>
        <w:t>(4.13)</w:t>
      </w:r>
    </w:p>
    <w:p w14:paraId="42F9AC39" w14:textId="77777777" w:rsidR="00996552" w:rsidRDefault="00996552">
      <w:pPr>
        <w:rPr>
          <w:rFonts w:ascii="Times New Roman" w:eastAsia="Times New Roman" w:hAnsi="Times New Roman" w:cs="Times New Roman"/>
        </w:rPr>
        <w:sectPr w:rsidR="00996552">
          <w:type w:val="continuous"/>
          <w:pgSz w:w="11910" w:h="16840"/>
          <w:pgMar w:top="1580" w:right="1680" w:bottom="280" w:left="1680" w:header="720" w:footer="720" w:gutter="0"/>
          <w:cols w:num="5" w:space="720" w:equalWidth="0">
            <w:col w:w="3318" w:space="40"/>
            <w:col w:w="733" w:space="40"/>
            <w:col w:w="443" w:space="40"/>
            <w:col w:w="582" w:space="2057"/>
            <w:col w:w="1297"/>
          </w:cols>
        </w:sectPr>
      </w:pPr>
    </w:p>
    <w:p w14:paraId="7F50D3A8" w14:textId="77777777" w:rsidR="00996552" w:rsidRDefault="002D0D3F">
      <w:pPr>
        <w:spacing w:line="222" w:lineRule="exact"/>
        <w:ind w:left="1145" w:right="2921"/>
        <w:jc w:val="center"/>
        <w:rPr>
          <w:rFonts w:ascii="Bookman Old Style" w:eastAsia="Bookman Old Style" w:hAnsi="Bookman Old Style" w:cs="Bookman Old Style"/>
          <w:sz w:val="16"/>
          <w:szCs w:val="16"/>
        </w:rPr>
      </w:pPr>
      <w:r>
        <w:rPr>
          <w:rFonts w:ascii="宋体"/>
          <w:w w:val="125"/>
          <w:sz w:val="24"/>
        </w:rPr>
        <w:lastRenderedPageBreak/>
        <w:t>I</w:t>
      </w:r>
      <w:r>
        <w:rPr>
          <w:rFonts w:ascii="Bookman Old Style"/>
          <w:i/>
          <w:spacing w:val="1"/>
          <w:w w:val="125"/>
          <w:position w:val="-5"/>
          <w:sz w:val="16"/>
        </w:rPr>
        <w:t>m</w:t>
      </w:r>
      <w:r>
        <w:rPr>
          <w:rFonts w:ascii="Bookman Old Style"/>
          <w:i/>
          <w:w w:val="125"/>
          <w:position w:val="-5"/>
          <w:sz w:val="16"/>
        </w:rPr>
        <w:t xml:space="preserve">  </w:t>
      </w:r>
      <w:r>
        <w:rPr>
          <w:rFonts w:ascii="Bookman Old Style"/>
          <w:i/>
          <w:spacing w:val="5"/>
          <w:w w:val="125"/>
          <w:position w:val="-5"/>
          <w:sz w:val="16"/>
        </w:rPr>
        <w:t xml:space="preserve"> </w:t>
      </w:r>
      <w:r>
        <w:rPr>
          <w:rFonts w:ascii="宋体"/>
          <w:w w:val="125"/>
          <w:sz w:val="24"/>
        </w:rPr>
        <w:t>I</w:t>
      </w:r>
      <w:r>
        <w:rPr>
          <w:rFonts w:ascii="Bookman Old Style"/>
          <w:i/>
          <w:spacing w:val="1"/>
          <w:w w:val="125"/>
          <w:position w:val="-5"/>
          <w:sz w:val="16"/>
        </w:rPr>
        <w:t>m</w:t>
      </w:r>
    </w:p>
    <w:p w14:paraId="5AD4C2C6" w14:textId="77777777" w:rsidR="00996552" w:rsidRDefault="00996552">
      <w:pPr>
        <w:spacing w:line="222"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2F4111C1" w14:textId="77777777" w:rsidR="00996552" w:rsidRDefault="002D0D3F">
      <w:pPr>
        <w:spacing w:before="152"/>
        <w:jc w:val="right"/>
        <w:rPr>
          <w:rFonts w:ascii="Georgia" w:eastAsia="Georgia" w:hAnsi="Georgia" w:cs="Georgia"/>
          <w:sz w:val="24"/>
          <w:szCs w:val="24"/>
        </w:rPr>
      </w:pPr>
      <w:r>
        <w:rPr>
          <w:rFonts w:ascii="Times New Roman"/>
          <w:i/>
          <w:spacing w:val="14"/>
          <w:sz w:val="24"/>
        </w:rPr>
        <w:lastRenderedPageBreak/>
        <w:t>w</w:t>
      </w:r>
      <w:r>
        <w:rPr>
          <w:rFonts w:ascii="Bookman Old Style"/>
          <w:i/>
          <w:position w:val="-3"/>
          <w:sz w:val="16"/>
        </w:rPr>
        <w:t>j</w:t>
      </w:r>
      <w:r>
        <w:rPr>
          <w:rFonts w:ascii="Bookman Old Style"/>
          <w:i/>
          <w:spacing w:val="39"/>
          <w:position w:val="-3"/>
          <w:sz w:val="16"/>
        </w:rPr>
        <w:t xml:space="preserve"> </w:t>
      </w:r>
      <w:r>
        <w:rPr>
          <w:rFonts w:ascii="Georgia"/>
          <w:sz w:val="24"/>
        </w:rPr>
        <w:t>=</w:t>
      </w:r>
    </w:p>
    <w:p w14:paraId="6E52DB33" w14:textId="77777777" w:rsidR="00996552" w:rsidRDefault="002D0D3F">
      <w:pPr>
        <w:spacing w:before="166" w:line="359" w:lineRule="exact"/>
        <w:ind w:left="50"/>
        <w:rPr>
          <w:rFonts w:ascii="Bookman Old Style" w:eastAsia="Bookman Old Style" w:hAnsi="Bookman Old Style" w:cs="Bookman Old Style"/>
          <w:sz w:val="16"/>
          <w:szCs w:val="16"/>
        </w:rPr>
      </w:pPr>
      <w:r>
        <w:rPr>
          <w:w w:val="130"/>
        </w:rPr>
        <w:br w:type="column"/>
      </w:r>
      <w:r>
        <w:rPr>
          <w:rFonts w:ascii="宋体"/>
          <w:spacing w:val="2"/>
          <w:w w:val="130"/>
          <w:sz w:val="24"/>
        </w:rPr>
        <w:lastRenderedPageBreak/>
        <w:t>I</w:t>
      </w:r>
      <w:r>
        <w:rPr>
          <w:rFonts w:ascii="Bookman Old Style"/>
          <w:i/>
          <w:w w:val="130"/>
          <w:position w:val="-5"/>
          <w:sz w:val="16"/>
        </w:rPr>
        <w:t>n</w:t>
      </w:r>
    </w:p>
    <w:p w14:paraId="7BB0154E" w14:textId="77777777" w:rsidR="00996552" w:rsidRDefault="002D0D3F">
      <w:pPr>
        <w:spacing w:line="197" w:lineRule="exact"/>
        <w:ind w:left="258"/>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2D2E5330" w14:textId="77777777" w:rsidR="00996552" w:rsidRDefault="002D0D3F">
      <w:pPr>
        <w:spacing w:before="77" w:line="140" w:lineRule="exact"/>
        <w:ind w:left="120"/>
        <w:rPr>
          <w:rFonts w:ascii="Palatino Linotype" w:eastAsia="Palatino Linotype" w:hAnsi="Palatino Linotype" w:cs="Palatino Linotype"/>
          <w:sz w:val="16"/>
          <w:szCs w:val="16"/>
        </w:rPr>
      </w:pPr>
      <w:r>
        <w:br w:type="column"/>
      </w:r>
      <w:r>
        <w:rPr>
          <w:rFonts w:ascii="Bookman Old Style"/>
          <w:i/>
          <w:spacing w:val="2"/>
          <w:sz w:val="16"/>
        </w:rPr>
        <w:lastRenderedPageBreak/>
        <w:t>k</w:t>
      </w:r>
      <w:r>
        <w:rPr>
          <w:rFonts w:ascii="Georgia"/>
          <w:spacing w:val="2"/>
          <w:sz w:val="16"/>
        </w:rPr>
        <w:t>=</w:t>
      </w:r>
      <w:r>
        <w:rPr>
          <w:rFonts w:ascii="Palatino Linotype"/>
          <w:spacing w:val="2"/>
          <w:sz w:val="16"/>
        </w:rPr>
        <w:t>1</w:t>
      </w:r>
    </w:p>
    <w:p w14:paraId="653A2A08" w14:textId="77777777" w:rsidR="00996552" w:rsidRDefault="002D0D3F">
      <w:pPr>
        <w:spacing w:line="310" w:lineRule="exact"/>
        <w:ind w:left="31"/>
        <w:rPr>
          <w:rFonts w:ascii="Bookman Old Style" w:eastAsia="Bookman Old Style" w:hAnsi="Bookman Old Style" w:cs="Bookman Old Style"/>
          <w:sz w:val="16"/>
          <w:szCs w:val="16"/>
        </w:rPr>
      </w:pPr>
      <w:r>
        <w:rPr>
          <w:rFonts w:ascii="宋体"/>
          <w:spacing w:val="3"/>
          <w:w w:val="105"/>
          <w:sz w:val="24"/>
        </w:rPr>
        <w:t>r</w:t>
      </w:r>
      <w:r>
        <w:rPr>
          <w:rFonts w:ascii="宋体"/>
          <w:spacing w:val="1"/>
          <w:w w:val="105"/>
          <w:position w:val="-2"/>
          <w:sz w:val="24"/>
        </w:rPr>
        <w:t>I</w:t>
      </w:r>
      <w:r>
        <w:rPr>
          <w:rFonts w:ascii="Bookman Old Style"/>
          <w:i/>
          <w:spacing w:val="2"/>
          <w:w w:val="105"/>
          <w:position w:val="-8"/>
          <w:sz w:val="16"/>
        </w:rPr>
        <w:t>m</w:t>
      </w:r>
    </w:p>
    <w:p w14:paraId="036B6DB2" w14:textId="77777777" w:rsidR="00996552" w:rsidRDefault="002D0D3F">
      <w:pPr>
        <w:spacing w:line="195" w:lineRule="exact"/>
        <w:ind w:left="310"/>
        <w:rPr>
          <w:rFonts w:ascii="Palatino Linotype" w:eastAsia="Palatino Linotype" w:hAnsi="Palatino Linotype" w:cs="Palatino Linotype"/>
          <w:sz w:val="16"/>
          <w:szCs w:val="16"/>
        </w:rPr>
      </w:pPr>
      <w:r>
        <w:rPr>
          <w:rFonts w:ascii="Bookman Old Style"/>
          <w:i/>
          <w:spacing w:val="5"/>
          <w:sz w:val="16"/>
        </w:rPr>
        <w:t>i</w:t>
      </w:r>
      <w:r>
        <w:rPr>
          <w:rFonts w:ascii="Georgia"/>
          <w:sz w:val="16"/>
        </w:rPr>
        <w:t>=</w:t>
      </w:r>
      <w:r>
        <w:rPr>
          <w:rFonts w:ascii="Palatino Linotype"/>
          <w:sz w:val="16"/>
        </w:rPr>
        <w:t>1</w:t>
      </w:r>
    </w:p>
    <w:p w14:paraId="4B5BF1A6" w14:textId="77777777" w:rsidR="00996552" w:rsidRDefault="002D0D3F">
      <w:pPr>
        <w:spacing w:line="290" w:lineRule="exact"/>
        <w:ind w:left="47"/>
        <w:rPr>
          <w:rFonts w:ascii="宋体" w:eastAsia="宋体" w:hAnsi="宋体" w:cs="宋体"/>
          <w:sz w:val="24"/>
          <w:szCs w:val="24"/>
        </w:rPr>
      </w:pPr>
      <w:r>
        <w:rPr>
          <w:w w:val="105"/>
        </w:rPr>
        <w:br w:type="column"/>
      </w:r>
      <w:r>
        <w:rPr>
          <w:rFonts w:ascii="Bookman Old Style" w:eastAsia="Bookman Old Style" w:hAnsi="Bookman Old Style" w:cs="Bookman Old Style"/>
          <w:i/>
          <w:spacing w:val="2"/>
          <w:w w:val="105"/>
          <w:position w:val="-1"/>
          <w:sz w:val="16"/>
          <w:szCs w:val="16"/>
        </w:rPr>
        <w:lastRenderedPageBreak/>
        <w:t>k</w:t>
      </w:r>
      <w:r>
        <w:rPr>
          <w:rFonts w:ascii="Georgia" w:eastAsia="Georgia" w:hAnsi="Georgia" w:cs="Georgia"/>
          <w:spacing w:val="2"/>
          <w:w w:val="105"/>
          <w:position w:val="-1"/>
          <w:sz w:val="16"/>
          <w:szCs w:val="16"/>
        </w:rPr>
        <w:t>=</w:t>
      </w:r>
      <w:r>
        <w:rPr>
          <w:rFonts w:ascii="Palatino Linotype" w:eastAsia="Palatino Linotype" w:hAnsi="Palatino Linotype" w:cs="Palatino Linotype"/>
          <w:spacing w:val="2"/>
          <w:w w:val="105"/>
          <w:position w:val="-1"/>
          <w:sz w:val="16"/>
          <w:szCs w:val="16"/>
        </w:rPr>
        <w:t>1</w:t>
      </w:r>
      <w:r>
        <w:rPr>
          <w:rFonts w:ascii="Palatino Linotype" w:eastAsia="Palatino Linotype" w:hAnsi="Palatino Linotype" w:cs="Palatino Linotype"/>
          <w:w w:val="105"/>
          <w:position w:val="-1"/>
          <w:sz w:val="16"/>
          <w:szCs w:val="16"/>
        </w:rPr>
        <w:t xml:space="preserve"> </w:t>
      </w:r>
      <w:r>
        <w:rPr>
          <w:rFonts w:ascii="Palatino Linotype" w:eastAsia="Palatino Linotype" w:hAnsi="Palatino Linotype" w:cs="Palatino Linotype"/>
          <w:spacing w:val="27"/>
          <w:w w:val="105"/>
          <w:position w:val="-1"/>
          <w:sz w:val="16"/>
          <w:szCs w:val="16"/>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r>
        <w:rPr>
          <w:rFonts w:ascii="Bookman Old Style" w:eastAsia="Bookman Old Style" w:hAnsi="Bookman Old Style" w:cs="Bookman Old Style"/>
          <w:i/>
          <w:spacing w:val="22"/>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6"/>
          <w:w w:val="105"/>
          <w:position w:val="4"/>
          <w:sz w:val="24"/>
          <w:szCs w:val="24"/>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p>
    <w:p w14:paraId="215238AF" w14:textId="77777777" w:rsidR="00996552" w:rsidRDefault="00025C9E">
      <w:pPr>
        <w:spacing w:before="12" w:line="124" w:lineRule="exact"/>
        <w:jc w:val="right"/>
        <w:rPr>
          <w:rFonts w:ascii="Palatino Linotype" w:eastAsia="Palatino Linotype" w:hAnsi="Palatino Linotype" w:cs="Palatino Linotype"/>
          <w:sz w:val="16"/>
          <w:szCs w:val="16"/>
        </w:rPr>
      </w:pPr>
      <w:r>
        <w:rPr>
          <w:rFonts w:eastAsiaTheme="minorHAnsi"/>
        </w:rPr>
        <w:pict w14:anchorId="3DC886BD">
          <v:group id="_x0000_s3485" style="position:absolute;left:0;text-align:left;margin-left:211.4pt;margin-top:1.25pt;width:135.5pt;height:.1pt;z-index:-278464;mso-position-horizontal-relative:page" coordorigin="4228,25" coordsize="2710,2">
            <v:shape id="_x0000_s3486" style="position:absolute;left:4228;top:25;width:2710;height:2" coordorigin="4228,25" coordsize="2710,0" path="m4228,25r2709,e" filled="f" strokeweight=".23706mm">
              <v:path arrowok="t"/>
            </v:shape>
            <w10:wrap anchorx="page"/>
          </v:group>
        </w:pict>
      </w:r>
      <w:r>
        <w:rPr>
          <w:rFonts w:eastAsiaTheme="minorHAnsi"/>
        </w:rPr>
        <w:pict w14:anchorId="50E5CFC9">
          <v:shape id="_x0000_s3484" type="#_x0000_t202" style="position:absolute;left:0;text-align:left;margin-left:265.75pt;margin-top:3.9pt;width:16.45pt;height:12pt;z-index:-278344;mso-position-horizontal-relative:page" filled="f" stroked="f">
            <v:textbox inset="0,0,0,0">
              <w:txbxContent>
                <w:p w14:paraId="5136BA1F" w14:textId="77777777" w:rsidR="00025C9E" w:rsidRDefault="00025C9E">
                  <w:pPr>
                    <w:spacing w:line="176" w:lineRule="exact"/>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p>
              </w:txbxContent>
            </v:textbox>
            <w10:wrap anchorx="page"/>
          </v:shape>
        </w:pict>
      </w:r>
      <w:r>
        <w:rPr>
          <w:rFonts w:eastAsiaTheme="minorHAnsi"/>
        </w:rPr>
        <w:pict w14:anchorId="1B6124AB">
          <v:shape id="_x0000_s3483" type="#_x0000_t202" style="position:absolute;left:0;text-align:left;margin-left:337.3pt;margin-top:2.65pt;width:4pt;height:12pt;z-index:6904;mso-position-horizontal-relative:page" filled="f" stroked="f">
            <v:textbox inset="0,0,0,0">
              <w:txbxContent>
                <w:p w14:paraId="7D644386" w14:textId="77777777" w:rsidR="00025C9E" w:rsidRDefault="00025C9E">
                  <w:pPr>
                    <w:pStyle w:val="a3"/>
                    <w:spacing w:line="112" w:lineRule="exact"/>
                    <w:ind w:left="0"/>
                    <w:rPr>
                      <w:rFonts w:cs="宋体"/>
                    </w:rPr>
                  </w:pPr>
                  <w:r>
                    <w:rPr>
                      <w:w w:val="65"/>
                    </w:rPr>
                    <w:t>l</w:t>
                  </w:r>
                </w:p>
              </w:txbxContent>
            </v:textbox>
            <w10:wrap anchorx="page"/>
          </v:shape>
        </w:pict>
      </w:r>
      <w:r w:rsidR="002D0D3F">
        <w:rPr>
          <w:rFonts w:ascii="Palatino Linotype"/>
          <w:w w:val="95"/>
          <w:sz w:val="16"/>
        </w:rPr>
        <w:t>2</w:t>
      </w:r>
    </w:p>
    <w:p w14:paraId="6A556112" w14:textId="77777777" w:rsidR="00996552" w:rsidRDefault="002D0D3F">
      <w:pPr>
        <w:spacing w:line="297" w:lineRule="exact"/>
        <w:ind w:left="205"/>
        <w:rPr>
          <w:rFonts w:ascii="MS Gothic" w:eastAsia="MS Gothic" w:hAnsi="MS Gothic" w:cs="MS Gothic"/>
          <w:sz w:val="24"/>
          <w:szCs w:val="24"/>
        </w:rPr>
      </w:pPr>
      <w:r>
        <w:rPr>
          <w:rFonts w:ascii="Bookman Old Style" w:eastAsia="Bookman Old Style" w:hAnsi="Bookman Old Style" w:cs="Bookman Old Style"/>
          <w:i/>
          <w:spacing w:val="3"/>
          <w:position w:val="-5"/>
          <w:sz w:val="16"/>
          <w:szCs w:val="16"/>
        </w:rPr>
        <w:t>k</w:t>
      </w:r>
      <w:r>
        <w:rPr>
          <w:rFonts w:ascii="Georgia" w:eastAsia="Georgia" w:hAnsi="Georgia" w:cs="Georgia"/>
          <w:spacing w:val="3"/>
          <w:position w:val="-5"/>
          <w:sz w:val="16"/>
          <w:szCs w:val="16"/>
        </w:rPr>
        <w:t>=</w:t>
      </w:r>
      <w:r>
        <w:rPr>
          <w:rFonts w:ascii="Palatino Linotype" w:eastAsia="Palatino Linotype" w:hAnsi="Palatino Linotype" w:cs="Palatino Linotype"/>
          <w:spacing w:val="3"/>
          <w:position w:val="-5"/>
          <w:sz w:val="16"/>
          <w:szCs w:val="16"/>
        </w:rPr>
        <w:t>1</w:t>
      </w:r>
      <w:r>
        <w:rPr>
          <w:rFonts w:ascii="Palatino Linotype" w:eastAsia="Palatino Linotype" w:hAnsi="Palatino Linotype" w:cs="Palatino Linotype"/>
          <w:spacing w:val="-12"/>
          <w:position w:val="-5"/>
          <w:sz w:val="16"/>
          <w:szCs w:val="16"/>
        </w:rPr>
        <w:t xml:space="preserve"> </w:t>
      </w:r>
      <w:r>
        <w:rPr>
          <w:rFonts w:ascii="MS Gothic" w:eastAsia="MS Gothic" w:hAnsi="MS Gothic" w:cs="MS Gothic"/>
          <w:spacing w:val="19"/>
          <w:sz w:val="24"/>
          <w:szCs w:val="24"/>
        </w:rPr>
        <w:t>|</w:t>
      </w:r>
      <w:r>
        <w:rPr>
          <w:rFonts w:ascii="Times New Roman" w:eastAsia="Times New Roman" w:hAnsi="Times New Roman" w:cs="Times New Roman"/>
          <w:i/>
          <w:spacing w:val="8"/>
          <w:sz w:val="24"/>
          <w:szCs w:val="24"/>
        </w:rPr>
        <w:t>z</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12"/>
          <w:position w:val="-3"/>
          <w:sz w:val="16"/>
          <w:szCs w:val="16"/>
        </w:rPr>
        <w:t xml:space="preserve"> </w:t>
      </w:r>
      <w:r>
        <w:rPr>
          <w:rFonts w:ascii="MS Gothic" w:eastAsia="MS Gothic" w:hAnsi="MS Gothic" w:cs="MS Gothic"/>
          <w:w w:val="105"/>
          <w:sz w:val="24"/>
          <w:szCs w:val="24"/>
        </w:rPr>
        <w:t>−</w:t>
      </w:r>
      <w:r>
        <w:rPr>
          <w:rFonts w:ascii="MS Gothic" w:eastAsia="MS Gothic" w:hAnsi="MS Gothic" w:cs="MS Gothic"/>
          <w:spacing w:val="-96"/>
          <w:w w:val="105"/>
          <w:sz w:val="24"/>
          <w:szCs w:val="24"/>
        </w:rPr>
        <w:t xml:space="preserve"> </w:t>
      </w:r>
      <w:r>
        <w:rPr>
          <w:rFonts w:ascii="Times New Roman" w:eastAsia="Times New Roman" w:hAnsi="Times New Roman" w:cs="Times New Roman"/>
          <w:i/>
          <w:sz w:val="24"/>
          <w:szCs w:val="24"/>
        </w:rPr>
        <w:t>z</w:t>
      </w:r>
      <w:r>
        <w:rPr>
          <w:rFonts w:ascii="Bookman Old Style" w:eastAsia="Bookman Old Style" w:hAnsi="Bookman Old Style" w:cs="Bookman Old Style"/>
          <w:i/>
          <w:position w:val="-3"/>
          <w:sz w:val="16"/>
          <w:szCs w:val="16"/>
        </w:rPr>
        <w:t>k</w:t>
      </w:r>
      <w:r>
        <w:rPr>
          <w:rFonts w:ascii="Bookman Old Style" w:eastAsia="Bookman Old Style" w:hAnsi="Bookman Old Style" w:cs="Bookman Old Style"/>
          <w:i/>
          <w:spacing w:val="-36"/>
          <w:position w:val="-3"/>
          <w:sz w:val="16"/>
          <w:szCs w:val="16"/>
        </w:rPr>
        <w:t xml:space="preserve"> </w:t>
      </w:r>
      <w:r>
        <w:rPr>
          <w:rFonts w:ascii="Bookman Old Style" w:eastAsia="Bookman Old Style" w:hAnsi="Bookman Old Style" w:cs="Bookman Old Style"/>
          <w:i/>
          <w:position w:val="-3"/>
          <w:sz w:val="16"/>
          <w:szCs w:val="16"/>
        </w:rPr>
        <w:t>j</w:t>
      </w:r>
      <w:r>
        <w:rPr>
          <w:rFonts w:ascii="Bookman Old Style" w:eastAsia="Bookman Old Style" w:hAnsi="Bookman Old Style" w:cs="Bookman Old Style"/>
          <w:i/>
          <w:spacing w:val="-34"/>
          <w:position w:val="-3"/>
          <w:sz w:val="16"/>
          <w:szCs w:val="16"/>
        </w:rPr>
        <w:t xml:space="preserve"> </w:t>
      </w:r>
      <w:r>
        <w:rPr>
          <w:rFonts w:ascii="MS Gothic" w:eastAsia="MS Gothic" w:hAnsi="MS Gothic" w:cs="MS Gothic"/>
          <w:w w:val="80"/>
          <w:sz w:val="24"/>
          <w:szCs w:val="24"/>
        </w:rPr>
        <w:t>|</w:t>
      </w:r>
    </w:p>
    <w:p w14:paraId="6879E506" w14:textId="77777777" w:rsidR="00996552" w:rsidRDefault="002D0D3F">
      <w:pPr>
        <w:pStyle w:val="a3"/>
        <w:tabs>
          <w:tab w:val="left" w:pos="2561"/>
        </w:tabs>
        <w:spacing w:before="96"/>
        <w:ind w:left="-16"/>
        <w:rPr>
          <w:rFonts w:ascii="Times New Roman" w:eastAsia="Times New Roman" w:hAnsi="Times New Roman" w:cs="Times New Roman"/>
        </w:rPr>
      </w:pPr>
      <w:r>
        <w:br w:type="column"/>
      </w:r>
      <w:r>
        <w:rPr>
          <w:rFonts w:ascii="Times New Roman" w:hAnsi="Times New Roman"/>
        </w:rPr>
        <w:lastRenderedPageBreak/>
        <w:t>,</w:t>
      </w:r>
      <w:r>
        <w:rPr>
          <w:rFonts w:ascii="Times New Roman" w:hAnsi="Times New Roman"/>
          <w:spacing w:val="-24"/>
        </w:rPr>
        <w:t xml:space="preserve"> </w:t>
      </w:r>
      <w:r>
        <w:rPr>
          <w:rFonts w:ascii="Times New Roman" w:hAnsi="Times New Roman"/>
          <w:i/>
        </w:rPr>
        <w:t>j</w:t>
      </w:r>
      <w:r>
        <w:rPr>
          <w:rFonts w:ascii="Times New Roman" w:hAnsi="Times New Roman"/>
          <w:i/>
          <w:spacing w:val="-7"/>
        </w:rPr>
        <w:t xml:space="preserve"> </w:t>
      </w:r>
      <w:r>
        <w:rPr>
          <w:rFonts w:ascii="Georgia" w:hAnsi="Georgia"/>
        </w:rPr>
        <w:t>=</w:t>
      </w:r>
      <w:r>
        <w:rPr>
          <w:rFonts w:ascii="Georgia" w:hAnsi="Georgia"/>
          <w:spacing w:val="-16"/>
        </w:rPr>
        <w:t xml:space="preserve"> </w:t>
      </w:r>
      <w:r>
        <w:rPr>
          <w:rFonts w:ascii="Palatino Linotype" w:hAnsi="Palatino Linotype"/>
          <w:spacing w:val="-5"/>
        </w:rPr>
        <w:t>1</w:t>
      </w:r>
      <w:r>
        <w:rPr>
          <w:rFonts w:ascii="Times New Roman" w:hAnsi="Times New Roman"/>
          <w:spacing w:val="-5"/>
        </w:rPr>
        <w:t>,</w:t>
      </w:r>
      <w:r>
        <w:rPr>
          <w:rFonts w:ascii="Times New Roman" w:hAnsi="Times New Roman"/>
          <w:spacing w:val="-40"/>
        </w:rPr>
        <w:t xml:space="preserve"> </w:t>
      </w:r>
      <w:r>
        <w:rPr>
          <w:rFonts w:ascii="Palatino Linotype" w:hAnsi="Palatino Linotype"/>
        </w:rPr>
        <w:t>2</w:t>
      </w:r>
      <w:r>
        <w:rPr>
          <w:rFonts w:ascii="Palatino Linotype" w:hAnsi="Palatino Linotype"/>
          <w:spacing w:val="-33"/>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1"/>
          <w:w w:val="90"/>
        </w:rPr>
        <w:t xml:space="preserve"> </w:t>
      </w:r>
      <w:r>
        <w:rPr>
          <w:rFonts w:ascii="Times New Roman" w:hAnsi="Times New Roman"/>
          <w:i/>
        </w:rPr>
        <w:t>n</w:t>
      </w:r>
      <w:r>
        <w:rPr>
          <w:rFonts w:ascii="Times New Roman" w:hAnsi="Times New Roman"/>
          <w:i/>
        </w:rPr>
        <w:tab/>
      </w:r>
      <w:r>
        <w:rPr>
          <w:rFonts w:ascii="Times New Roman" w:hAnsi="Times New Roman"/>
        </w:rPr>
        <w:t>(4.14)</w:t>
      </w:r>
    </w:p>
    <w:p w14:paraId="27541031" w14:textId="77777777" w:rsidR="00996552" w:rsidRDefault="00996552">
      <w:pPr>
        <w:rPr>
          <w:rFonts w:ascii="Times New Roman" w:eastAsia="Times New Roman" w:hAnsi="Times New Roman" w:cs="Times New Roman"/>
        </w:rPr>
        <w:sectPr w:rsidR="00996552">
          <w:type w:val="continuous"/>
          <w:pgSz w:w="11910" w:h="16840"/>
          <w:pgMar w:top="1580" w:right="1680" w:bottom="280" w:left="1680" w:header="720" w:footer="720" w:gutter="0"/>
          <w:cols w:num="5" w:space="720" w:equalWidth="0">
            <w:col w:w="2458" w:space="40"/>
            <w:col w:w="500" w:space="40"/>
            <w:col w:w="549" w:space="40"/>
            <w:col w:w="1622" w:space="40"/>
            <w:col w:w="3261"/>
          </w:cols>
        </w:sectPr>
      </w:pPr>
    </w:p>
    <w:p w14:paraId="5EFDE8B0" w14:textId="77777777" w:rsidR="00996552" w:rsidRDefault="00025C9E">
      <w:pPr>
        <w:spacing w:before="121"/>
        <w:ind w:left="597"/>
        <w:rPr>
          <w:rFonts w:ascii="Bookman Old Style" w:eastAsia="Bookman Old Style" w:hAnsi="Bookman Old Style" w:cs="Bookman Old Style"/>
          <w:sz w:val="16"/>
          <w:szCs w:val="16"/>
          <w:lang w:eastAsia="zh-CN"/>
        </w:rPr>
      </w:pPr>
      <w:r>
        <w:rPr>
          <w:rFonts w:eastAsiaTheme="minorHAnsi"/>
        </w:rPr>
        <w:lastRenderedPageBreak/>
        <w:pict w14:anchorId="78C87501">
          <v:shape id="_x0000_s3482" type="#_x0000_t202" style="position:absolute;left:0;text-align:left;margin-left:294.5pt;margin-top:14.4pt;width:4pt;height:12pt;z-index:-278320;mso-position-horizontal-relative:page" filled="f" stroked="f">
            <v:textbox inset="0,0,0,0">
              <w:txbxContent>
                <w:p w14:paraId="54E1D447" w14:textId="77777777" w:rsidR="00025C9E" w:rsidRDefault="00025C9E">
                  <w:pPr>
                    <w:pStyle w:val="a3"/>
                    <w:spacing w:line="147" w:lineRule="exact"/>
                    <w:ind w:left="0"/>
                    <w:rPr>
                      <w:rFonts w:ascii="MS Gothic" w:eastAsia="MS Gothic" w:hAnsi="MS Gothic" w:cs="MS Gothic"/>
                    </w:rPr>
                  </w:pPr>
                  <w:r>
                    <w:rPr>
                      <w:rFonts w:ascii="MS Gothic"/>
                      <w:w w:val="65"/>
                    </w:rPr>
                    <w:t>]</w:t>
                  </w:r>
                </w:p>
              </w:txbxContent>
            </v:textbox>
            <w10:wrap anchorx="page"/>
          </v:shape>
        </w:pict>
      </w:r>
      <w:r w:rsidR="002D0D3F">
        <w:rPr>
          <w:rFonts w:ascii="宋体" w:eastAsia="宋体" w:hAnsi="宋体" w:cs="宋体"/>
          <w:sz w:val="24"/>
          <w:szCs w:val="24"/>
          <w:lang w:eastAsia="zh-CN"/>
        </w:rPr>
        <w:t>理论上可以证明</w:t>
      </w:r>
      <w:r w:rsidR="002D0D3F">
        <w:rPr>
          <w:rFonts w:ascii="宋体" w:eastAsia="宋体" w:hAnsi="宋体" w:cs="宋体"/>
          <w:spacing w:val="-90"/>
          <w:sz w:val="24"/>
          <w:szCs w:val="24"/>
          <w:lang w:eastAsia="zh-CN"/>
        </w:rPr>
        <w:t xml:space="preserve"> </w:t>
      </w:r>
      <w:r w:rsidR="002D0D3F">
        <w:rPr>
          <w:rFonts w:ascii="Times New Roman" w:eastAsia="Times New Roman" w:hAnsi="Times New Roman" w:cs="Times New Roman"/>
          <w:i/>
          <w:sz w:val="24"/>
          <w:szCs w:val="24"/>
          <w:lang w:eastAsia="zh-CN"/>
        </w:rPr>
        <w:t>W</w:t>
      </w:r>
      <w:r w:rsidR="002D0D3F">
        <w:rPr>
          <w:rFonts w:ascii="Times New Roman" w:eastAsia="Times New Roman" w:hAnsi="Times New Roman" w:cs="Times New Roman"/>
          <w:i/>
          <w:spacing w:val="-47"/>
          <w:sz w:val="24"/>
          <w:szCs w:val="24"/>
          <w:lang w:eastAsia="zh-CN"/>
        </w:rPr>
        <w:t xml:space="preserve"> </w:t>
      </w:r>
      <w:r w:rsidR="002D0D3F">
        <w:rPr>
          <w:rFonts w:ascii="MS Gothic" w:eastAsia="MS Gothic" w:hAnsi="MS Gothic" w:cs="MS Gothic"/>
          <w:position w:val="9"/>
          <w:sz w:val="16"/>
          <w:szCs w:val="16"/>
          <w:lang w:eastAsia="zh-CN"/>
        </w:rPr>
        <w:t>∗</w:t>
      </w:r>
      <w:r w:rsidR="002D0D3F">
        <w:rPr>
          <w:rFonts w:ascii="MS Gothic" w:eastAsia="MS Gothic" w:hAnsi="MS Gothic" w:cs="MS Gothic"/>
          <w:spacing w:val="-34"/>
          <w:position w:val="9"/>
          <w:sz w:val="16"/>
          <w:szCs w:val="16"/>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18"/>
          <w:sz w:val="24"/>
          <w:szCs w:val="24"/>
          <w:lang w:eastAsia="zh-CN"/>
        </w:rPr>
        <w:t xml:space="preserve"> </w:t>
      </w:r>
      <w:r w:rsidR="002D0D3F">
        <w:rPr>
          <w:rFonts w:ascii="MS Gothic" w:eastAsia="MS Gothic" w:hAnsi="MS Gothic" w:cs="MS Gothic"/>
          <w:sz w:val="24"/>
          <w:szCs w:val="24"/>
          <w:lang w:eastAsia="zh-CN"/>
        </w:rPr>
        <w:t>[</w:t>
      </w:r>
      <w:r w:rsidR="002D0D3F">
        <w:rPr>
          <w:rFonts w:ascii="Times New Roman" w:eastAsia="Times New Roman" w:hAnsi="Times New Roman" w:cs="Times New Roman"/>
          <w:i/>
          <w:sz w:val="24"/>
          <w:szCs w:val="24"/>
          <w:lang w:eastAsia="zh-CN"/>
        </w:rPr>
        <w:t>w</w:t>
      </w:r>
      <w:r w:rsidR="002D0D3F">
        <w:rPr>
          <w:rFonts w:ascii="Palatino Linotype" w:eastAsia="Palatino Linotype" w:hAnsi="Palatino Linotype" w:cs="Palatino Linotype"/>
          <w:position w:val="-3"/>
          <w:sz w:val="16"/>
          <w:szCs w:val="16"/>
          <w:lang w:eastAsia="zh-CN"/>
        </w:rPr>
        <w:t>1</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i/>
          <w:sz w:val="24"/>
          <w:szCs w:val="24"/>
          <w:lang w:eastAsia="zh-CN"/>
        </w:rPr>
        <w:t>w</w:t>
      </w:r>
      <w:r w:rsidR="002D0D3F">
        <w:rPr>
          <w:rFonts w:ascii="Palatino Linotype" w:eastAsia="Palatino Linotype" w:hAnsi="Palatino Linotype" w:cs="Palatino Linotype"/>
          <w:position w:val="-3"/>
          <w:sz w:val="16"/>
          <w:szCs w:val="16"/>
          <w:lang w:eastAsia="zh-CN"/>
        </w:rPr>
        <w:t>2</w:t>
      </w:r>
      <w:r w:rsidR="002D0D3F">
        <w:rPr>
          <w:rFonts w:ascii="Palatino Linotype" w:eastAsia="Palatino Linotype" w:hAnsi="Palatino Linotype" w:cs="Palatino Linotype"/>
          <w:spacing w:val="-8"/>
          <w:position w:val="-3"/>
          <w:sz w:val="16"/>
          <w:szCs w:val="16"/>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1"/>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2"/>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0"/>
          <w:w w:val="90"/>
          <w:sz w:val="24"/>
          <w:szCs w:val="24"/>
          <w:lang w:eastAsia="zh-CN"/>
        </w:rPr>
        <w:t xml:space="preserve"> </w:t>
      </w:r>
      <w:r w:rsidR="002D0D3F">
        <w:rPr>
          <w:rFonts w:ascii="Times New Roman" w:eastAsia="Times New Roman" w:hAnsi="Times New Roman" w:cs="Times New Roman"/>
          <w:i/>
          <w:spacing w:val="1"/>
          <w:sz w:val="24"/>
          <w:szCs w:val="24"/>
          <w:lang w:eastAsia="zh-CN"/>
        </w:rPr>
        <w:t>w</w:t>
      </w:r>
      <w:r w:rsidR="002D0D3F">
        <w:rPr>
          <w:rFonts w:ascii="Bookman Old Style" w:eastAsia="Bookman Old Style" w:hAnsi="Bookman Old Style" w:cs="Bookman Old Style"/>
          <w:i/>
          <w:spacing w:val="1"/>
          <w:position w:val="-3"/>
          <w:sz w:val="16"/>
          <w:szCs w:val="16"/>
          <w:lang w:eastAsia="zh-CN"/>
        </w:rPr>
        <w:t>n</w:t>
      </w:r>
      <w:r w:rsidR="002D0D3F">
        <w:rPr>
          <w:rFonts w:ascii="Bookman Old Style" w:eastAsia="Bookman Old Style" w:hAnsi="Bookman Old Style" w:cs="Bookman Old Style"/>
          <w:i/>
          <w:spacing w:val="3"/>
          <w:position w:val="-3"/>
          <w:sz w:val="16"/>
          <w:szCs w:val="16"/>
          <w:lang w:eastAsia="zh-CN"/>
        </w:rPr>
        <w:t xml:space="preserve"> </w:t>
      </w:r>
      <w:r w:rsidR="002D0D3F">
        <w:rPr>
          <w:rFonts w:ascii="Bookman Old Style" w:eastAsia="Bookman Old Style" w:hAnsi="Bookman Old Style" w:cs="Bookman Old Style"/>
          <w:i/>
          <w:position w:val="9"/>
          <w:sz w:val="16"/>
          <w:szCs w:val="16"/>
          <w:lang w:eastAsia="zh-CN"/>
        </w:rPr>
        <w:t>T</w:t>
      </w:r>
    </w:p>
    <w:p w14:paraId="4DD48D51" w14:textId="77777777" w:rsidR="00996552" w:rsidRDefault="002D0D3F">
      <w:pPr>
        <w:pStyle w:val="a3"/>
        <w:spacing w:before="121"/>
        <w:ind w:left="46"/>
        <w:rPr>
          <w:lang w:eastAsia="zh-CN"/>
        </w:rPr>
      </w:pPr>
      <w:r>
        <w:rPr>
          <w:w w:val="95"/>
          <w:lang w:eastAsia="zh-CN"/>
        </w:rPr>
        <w:br w:type="column"/>
      </w:r>
      <w:r>
        <w:rPr>
          <w:w w:val="95"/>
          <w:lang w:eastAsia="zh-CN"/>
        </w:rPr>
        <w:lastRenderedPageBreak/>
        <w:t>为目标函数</w:t>
      </w:r>
      <w:r>
        <w:rPr>
          <w:spacing w:val="9"/>
          <w:w w:val="95"/>
          <w:lang w:eastAsia="zh-CN"/>
        </w:rPr>
        <w:t xml:space="preserve"> </w:t>
      </w:r>
      <w:r>
        <w:rPr>
          <w:rFonts w:ascii="Times New Roman" w:eastAsia="Times New Roman" w:hAnsi="Times New Roman" w:cs="Times New Roman"/>
          <w:i/>
          <w:spacing w:val="5"/>
          <w:w w:val="95"/>
          <w:lang w:eastAsia="zh-CN"/>
        </w:rPr>
        <w:t>F</w:t>
      </w:r>
      <w:r>
        <w:rPr>
          <w:rFonts w:ascii="MS Gothic" w:eastAsia="MS Gothic" w:hAnsi="MS Gothic" w:cs="MS Gothic"/>
          <w:spacing w:val="8"/>
          <w:w w:val="95"/>
          <w:lang w:eastAsia="zh-CN"/>
        </w:rPr>
        <w:t>(</w:t>
      </w:r>
      <w:r>
        <w:rPr>
          <w:rFonts w:ascii="Times New Roman" w:eastAsia="Times New Roman" w:hAnsi="Times New Roman" w:cs="Times New Roman"/>
          <w:i/>
          <w:spacing w:val="5"/>
          <w:w w:val="95"/>
          <w:lang w:eastAsia="zh-CN"/>
        </w:rPr>
        <w:t>w</w:t>
      </w:r>
      <w:r>
        <w:rPr>
          <w:rFonts w:ascii="MS Gothic" w:eastAsia="MS Gothic" w:hAnsi="MS Gothic" w:cs="MS Gothic"/>
          <w:spacing w:val="8"/>
          <w:w w:val="95"/>
          <w:lang w:eastAsia="zh-CN"/>
        </w:rPr>
        <w:t>)</w:t>
      </w:r>
      <w:r>
        <w:rPr>
          <w:rFonts w:ascii="MS Gothic" w:eastAsia="MS Gothic" w:hAnsi="MS Gothic" w:cs="MS Gothic"/>
          <w:spacing w:val="-5"/>
          <w:w w:val="95"/>
          <w:lang w:eastAsia="zh-CN"/>
        </w:rPr>
        <w:t xml:space="preserve"> </w:t>
      </w:r>
      <w:r>
        <w:rPr>
          <w:spacing w:val="-2"/>
          <w:w w:val="95"/>
          <w:lang w:eastAsia="zh-CN"/>
        </w:rPr>
        <w:t>的唯一极大值点。在</w:t>
      </w:r>
    </w:p>
    <w:p w14:paraId="6E3E2D0C" w14:textId="77777777" w:rsidR="00996552" w:rsidRDefault="00996552">
      <w:pPr>
        <w:rPr>
          <w:lang w:eastAsia="zh-CN"/>
        </w:rPr>
        <w:sectPr w:rsidR="00996552">
          <w:type w:val="continuous"/>
          <w:pgSz w:w="11910" w:h="16840"/>
          <w:pgMar w:top="1580" w:right="1680" w:bottom="280" w:left="1680" w:header="720" w:footer="720" w:gutter="0"/>
          <w:cols w:num="2" w:space="720" w:equalWidth="0">
            <w:col w:w="4382" w:space="40"/>
            <w:col w:w="4128"/>
          </w:cols>
        </w:sectPr>
      </w:pPr>
    </w:p>
    <w:p w14:paraId="62531048" w14:textId="77777777" w:rsidR="00996552" w:rsidRDefault="002D0D3F">
      <w:pPr>
        <w:pStyle w:val="a3"/>
        <w:spacing w:before="31"/>
        <w:rPr>
          <w:lang w:eastAsia="zh-CN"/>
        </w:rPr>
      </w:pPr>
      <w:r>
        <w:rPr>
          <w:lang w:eastAsia="zh-CN"/>
        </w:rPr>
        <w:lastRenderedPageBreak/>
        <w:t>得到单位化加权向量</w:t>
      </w:r>
      <w:r>
        <w:rPr>
          <w:spacing w:val="-70"/>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39"/>
          <w:lang w:eastAsia="zh-CN"/>
        </w:rPr>
        <w:t xml:space="preserve"> </w:t>
      </w:r>
      <w:r>
        <w:rPr>
          <w:rFonts w:ascii="MS Gothic" w:eastAsia="MS Gothic" w:hAnsi="MS Gothic" w:cs="MS Gothic"/>
          <w:position w:val="9"/>
          <w:sz w:val="16"/>
          <w:szCs w:val="16"/>
          <w:lang w:eastAsia="zh-CN"/>
        </w:rPr>
        <w:t>∗</w:t>
      </w:r>
      <w:r>
        <w:rPr>
          <w:rFonts w:ascii="MS Gothic" w:eastAsia="MS Gothic" w:hAnsi="MS Gothic" w:cs="MS Gothic"/>
          <w:spacing w:val="-14"/>
          <w:position w:val="9"/>
          <w:sz w:val="16"/>
          <w:szCs w:val="16"/>
          <w:lang w:eastAsia="zh-CN"/>
        </w:rPr>
        <w:t xml:space="preserve"> </w:t>
      </w:r>
      <w:r>
        <w:rPr>
          <w:lang w:eastAsia="zh-CN"/>
        </w:rPr>
        <w:t>后，为了进行权重分配，需要对</w:t>
      </w:r>
      <w:r>
        <w:rPr>
          <w:spacing w:val="-69"/>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40"/>
          <w:lang w:eastAsia="zh-CN"/>
        </w:rPr>
        <w:t xml:space="preserve"> </w:t>
      </w:r>
      <w:r>
        <w:rPr>
          <w:rFonts w:ascii="MS Gothic" w:eastAsia="MS Gothic" w:hAnsi="MS Gothic" w:cs="MS Gothic"/>
          <w:position w:val="9"/>
          <w:sz w:val="16"/>
          <w:szCs w:val="16"/>
          <w:lang w:eastAsia="zh-CN"/>
        </w:rPr>
        <w:t>∗</w:t>
      </w:r>
      <w:r>
        <w:rPr>
          <w:rFonts w:ascii="MS Gothic" w:eastAsia="MS Gothic" w:hAnsi="MS Gothic" w:cs="MS Gothic"/>
          <w:spacing w:val="-14"/>
          <w:position w:val="9"/>
          <w:sz w:val="16"/>
          <w:szCs w:val="16"/>
          <w:lang w:eastAsia="zh-CN"/>
        </w:rPr>
        <w:t xml:space="preserve"> </w:t>
      </w:r>
      <w:r>
        <w:rPr>
          <w:lang w:eastAsia="zh-CN"/>
        </w:rPr>
        <w:t>进行归一化处理</w:t>
      </w:r>
    </w:p>
    <w:p w14:paraId="27A47BCA" w14:textId="77777777" w:rsidR="00996552" w:rsidRDefault="00025C9E">
      <w:pPr>
        <w:spacing w:before="62" w:line="201" w:lineRule="exact"/>
        <w:ind w:left="373" w:right="951"/>
        <w:jc w:val="center"/>
        <w:rPr>
          <w:rFonts w:ascii="MS Gothic" w:eastAsia="MS Gothic" w:hAnsi="MS Gothic" w:cs="MS Gothic"/>
          <w:sz w:val="16"/>
          <w:szCs w:val="16"/>
        </w:rPr>
      </w:pPr>
      <w:r>
        <w:rPr>
          <w:rFonts w:eastAsiaTheme="minorHAnsi"/>
        </w:rPr>
        <w:pict w14:anchorId="3D3DB31B">
          <v:shape id="_x0000_s3481" type="#_x0000_t202" style="position:absolute;left:0;text-align:left;margin-left:272.85pt;margin-top:7.4pt;width:8.05pt;height:12pt;z-index:-278296;mso-position-horizontal-relative:page" filled="f" stroked="f">
            <v:textbox inset="0,0,0,0">
              <w:txbxContent>
                <w:p w14:paraId="7DFA2863" w14:textId="77777777" w:rsidR="00025C9E" w:rsidRDefault="00025C9E">
                  <w:pPr>
                    <w:spacing w:line="240" w:lineRule="exact"/>
                    <w:rPr>
                      <w:rFonts w:ascii="Times New Roman" w:eastAsia="Times New Roman" w:hAnsi="Times New Roman" w:cs="Times New Roman"/>
                      <w:sz w:val="24"/>
                      <w:szCs w:val="24"/>
                    </w:rPr>
                  </w:pPr>
                  <w:r>
                    <w:rPr>
                      <w:rFonts w:ascii="Times New Roman"/>
                      <w:i/>
                      <w:sz w:val="24"/>
                    </w:rPr>
                    <w:t>w</w:t>
                  </w:r>
                </w:p>
              </w:txbxContent>
            </v:textbox>
            <w10:wrap anchorx="page"/>
          </v:shape>
        </w:pict>
      </w:r>
      <w:r w:rsidR="002D0D3F">
        <w:rPr>
          <w:rFonts w:ascii="MS Gothic" w:eastAsia="MS Gothic" w:hAnsi="MS Gothic" w:cs="MS Gothic"/>
          <w:sz w:val="16"/>
          <w:szCs w:val="16"/>
        </w:rPr>
        <w:t>∗</w:t>
      </w:r>
    </w:p>
    <w:p w14:paraId="6C2DC1DB" w14:textId="77777777" w:rsidR="00996552" w:rsidRDefault="002D0D3F">
      <w:pPr>
        <w:spacing w:line="95" w:lineRule="exact"/>
        <w:ind w:left="360" w:right="951"/>
        <w:jc w:val="center"/>
        <w:rPr>
          <w:rFonts w:ascii="Bookman Old Style" w:eastAsia="Bookman Old Style" w:hAnsi="Bookman Old Style" w:cs="Bookman Old Style"/>
          <w:sz w:val="16"/>
          <w:szCs w:val="16"/>
        </w:rPr>
      </w:pPr>
      <w:r>
        <w:rPr>
          <w:rFonts w:ascii="Bookman Old Style"/>
          <w:i/>
          <w:w w:val="110"/>
          <w:sz w:val="16"/>
        </w:rPr>
        <w:t>j</w:t>
      </w:r>
    </w:p>
    <w:p w14:paraId="3272E7B8" w14:textId="77777777" w:rsidR="00996552" w:rsidRDefault="00996552">
      <w:pPr>
        <w:spacing w:line="95"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7D304CBD" w14:textId="77777777" w:rsidR="00996552" w:rsidRDefault="00025C9E">
      <w:pPr>
        <w:spacing w:line="281" w:lineRule="exact"/>
        <w:ind w:right="455"/>
        <w:jc w:val="right"/>
        <w:rPr>
          <w:rFonts w:ascii="Bookman Old Style" w:eastAsia="Bookman Old Style" w:hAnsi="Bookman Old Style" w:cs="Bookman Old Style"/>
          <w:sz w:val="16"/>
          <w:szCs w:val="16"/>
        </w:rPr>
      </w:pPr>
      <w:r>
        <w:rPr>
          <w:rFonts w:eastAsiaTheme="minorHAnsi"/>
        </w:rPr>
        <w:lastRenderedPageBreak/>
        <w:pict w14:anchorId="030CE383">
          <v:group id="_x0000_s3479" style="position:absolute;left:0;text-align:left;margin-left:260.25pt;margin-top:6.4pt;width:37.75pt;height:.1pt;z-index:-278440;mso-position-horizontal-relative:page" coordorigin="5205,128" coordsize="755,2">
            <v:shape id="_x0000_s3480" style="position:absolute;left:5205;top:128;width:755;height:2" coordorigin="5205,128" coordsize="755,0" path="m5205,128r755,e" filled="f" strokeweight=".23706mm">
              <v:path arrowok="t"/>
            </v:shape>
            <w10:wrap anchorx="page"/>
          </v:group>
        </w:pict>
      </w:r>
      <w:r>
        <w:rPr>
          <w:rFonts w:eastAsiaTheme="minorHAnsi"/>
        </w:rPr>
        <w:pict w14:anchorId="2080BDC2">
          <v:shape id="_x0000_s3478" type="#_x0000_t202" style="position:absolute;left:0;text-align:left;margin-left:270.65pt;margin-top:8.3pt;width:26.85pt;height:14.3pt;z-index:-278272;mso-position-horizontal-relative:page" filled="f" stroked="f">
            <v:textbox inset="0,0,0,0">
              <w:txbxContent>
                <w:p w14:paraId="04058A7B" w14:textId="77777777" w:rsidR="00025C9E" w:rsidRDefault="00025C9E">
                  <w:pPr>
                    <w:spacing w:line="286" w:lineRule="exact"/>
                    <w:rPr>
                      <w:rFonts w:ascii="MS Gothic" w:eastAsia="MS Gothic" w:hAnsi="MS Gothic" w:cs="MS Gothic"/>
                      <w:sz w:val="16"/>
                      <w:szCs w:val="16"/>
                    </w:rPr>
                  </w:pPr>
                  <w:r>
                    <w:rPr>
                      <w:rFonts w:ascii="Bookman Old Style" w:eastAsia="Bookman Old Style" w:hAnsi="Bookman Old Style" w:cs="Bookman Old Style"/>
                      <w:i/>
                      <w:spacing w:val="2"/>
                      <w:sz w:val="16"/>
                      <w:szCs w:val="16"/>
                    </w:rPr>
                    <w:t>j</w:t>
                  </w:r>
                  <w:r>
                    <w:rPr>
                      <w:rFonts w:ascii="Georgia" w:eastAsia="Georgia" w:hAnsi="Georgia" w:cs="Georgia"/>
                      <w:spacing w:val="3"/>
                      <w:sz w:val="16"/>
                      <w:szCs w:val="16"/>
                    </w:rPr>
                    <w:t>=</w:t>
                  </w:r>
                  <w:r>
                    <w:rPr>
                      <w:rFonts w:ascii="Palatino Linotype" w:eastAsia="Palatino Linotype" w:hAnsi="Palatino Linotype" w:cs="Palatino Linotype"/>
                      <w:spacing w:val="3"/>
                      <w:sz w:val="16"/>
                      <w:szCs w:val="16"/>
                    </w:rPr>
                    <w:t>1</w:t>
                  </w:r>
                  <w:r>
                    <w:rPr>
                      <w:rFonts w:ascii="Palatino Linotype" w:eastAsia="Palatino Linotype" w:hAnsi="Palatino Linotype" w:cs="Palatino Linotype"/>
                      <w:spacing w:val="9"/>
                      <w:sz w:val="16"/>
                      <w:szCs w:val="16"/>
                    </w:rPr>
                    <w:t xml:space="preserve"> </w:t>
                  </w:r>
                  <w:r>
                    <w:rPr>
                      <w:rFonts w:ascii="Times New Roman" w:eastAsia="Times New Roman" w:hAnsi="Times New Roman" w:cs="Times New Roman"/>
                      <w:i/>
                      <w:spacing w:val="3"/>
                      <w:position w:val="6"/>
                      <w:sz w:val="24"/>
                      <w:szCs w:val="24"/>
                    </w:rPr>
                    <w:t>w</w:t>
                  </w:r>
                  <w:r>
                    <w:rPr>
                      <w:rFonts w:ascii="MS Gothic" w:eastAsia="MS Gothic" w:hAnsi="MS Gothic" w:cs="MS Gothic"/>
                      <w:spacing w:val="3"/>
                      <w:position w:val="14"/>
                      <w:sz w:val="16"/>
                      <w:szCs w:val="16"/>
                    </w:rPr>
                    <w:t>∗</w:t>
                  </w:r>
                </w:p>
              </w:txbxContent>
            </v:textbox>
            <w10:wrap anchorx="page"/>
          </v:shape>
        </w:pict>
      </w:r>
      <w:r w:rsidR="002D0D3F">
        <w:rPr>
          <w:rFonts w:ascii="Times New Roman" w:hAnsi="Times New Roman"/>
          <w:i/>
          <w:spacing w:val="-88"/>
          <w:w w:val="110"/>
          <w:sz w:val="24"/>
        </w:rPr>
        <w:t>w</w:t>
      </w:r>
      <w:r w:rsidR="002D0D3F">
        <w:rPr>
          <w:rFonts w:ascii="Palatino Linotype" w:hAnsi="Palatino Linotype"/>
          <w:spacing w:val="15"/>
          <w:w w:val="110"/>
          <w:sz w:val="24"/>
        </w:rPr>
        <w:t>¯</w:t>
      </w:r>
      <w:r w:rsidR="002D0D3F">
        <w:rPr>
          <w:rFonts w:ascii="Bookman Old Style" w:hAnsi="Bookman Old Style"/>
          <w:i/>
          <w:w w:val="110"/>
          <w:position w:val="-3"/>
          <w:sz w:val="16"/>
        </w:rPr>
        <w:t>j</w:t>
      </w:r>
      <w:r w:rsidR="002D0D3F">
        <w:rPr>
          <w:rFonts w:ascii="Bookman Old Style" w:hAnsi="Bookman Old Style"/>
          <w:i/>
          <w:spacing w:val="37"/>
          <w:w w:val="110"/>
          <w:position w:val="-3"/>
          <w:sz w:val="16"/>
        </w:rPr>
        <w:t xml:space="preserve"> </w:t>
      </w:r>
      <w:r w:rsidR="002D0D3F">
        <w:rPr>
          <w:rFonts w:ascii="Georgia" w:hAnsi="Georgia"/>
          <w:w w:val="110"/>
          <w:sz w:val="24"/>
        </w:rPr>
        <w:t>=</w:t>
      </w:r>
      <w:r w:rsidR="002D0D3F">
        <w:rPr>
          <w:rFonts w:ascii="Georgia" w:hAnsi="Georgia"/>
          <w:spacing w:val="30"/>
          <w:w w:val="110"/>
          <w:sz w:val="24"/>
        </w:rPr>
        <w:t xml:space="preserve"> </w:t>
      </w:r>
      <w:r w:rsidR="002D0D3F">
        <w:rPr>
          <w:rFonts w:ascii="宋体" w:hAnsi="宋体"/>
          <w:spacing w:val="2"/>
          <w:w w:val="110"/>
          <w:sz w:val="24"/>
        </w:rPr>
        <w:t>I</w:t>
      </w:r>
      <w:r w:rsidR="002D0D3F">
        <w:rPr>
          <w:rFonts w:ascii="Bookman Old Style" w:hAnsi="Bookman Old Style"/>
          <w:i/>
          <w:w w:val="110"/>
          <w:position w:val="-5"/>
          <w:sz w:val="16"/>
        </w:rPr>
        <w:t>n</w:t>
      </w:r>
    </w:p>
    <w:p w14:paraId="40FCF921" w14:textId="77777777" w:rsidR="00996552" w:rsidRDefault="002D0D3F">
      <w:pPr>
        <w:spacing w:line="183" w:lineRule="exact"/>
        <w:ind w:right="17"/>
        <w:jc w:val="right"/>
        <w:rPr>
          <w:rFonts w:ascii="Bookman Old Style" w:eastAsia="Bookman Old Style" w:hAnsi="Bookman Old Style" w:cs="Bookman Old Style"/>
          <w:sz w:val="16"/>
          <w:szCs w:val="16"/>
        </w:rPr>
      </w:pPr>
      <w:r>
        <w:rPr>
          <w:rFonts w:ascii="Bookman Old Style"/>
          <w:i/>
          <w:w w:val="105"/>
          <w:sz w:val="16"/>
        </w:rPr>
        <w:t>j</w:t>
      </w:r>
    </w:p>
    <w:p w14:paraId="43EE343D" w14:textId="77777777" w:rsidR="00996552" w:rsidRDefault="002D0D3F">
      <w:pPr>
        <w:pStyle w:val="a3"/>
        <w:tabs>
          <w:tab w:val="left" w:pos="3538"/>
        </w:tabs>
        <w:spacing w:line="261" w:lineRule="exact"/>
        <w:ind w:left="-16"/>
        <w:rPr>
          <w:rFonts w:ascii="Times New Roman" w:eastAsia="Times New Roman" w:hAnsi="Times New Roman" w:cs="Times New Roman"/>
        </w:rPr>
      </w:pPr>
      <w:r>
        <w:br w:type="column"/>
      </w:r>
      <w:r>
        <w:rPr>
          <w:rFonts w:ascii="Times New Roman" w:hAnsi="Times New Roman"/>
        </w:rPr>
        <w:lastRenderedPageBreak/>
        <w:t>,</w:t>
      </w:r>
      <w:r>
        <w:rPr>
          <w:rFonts w:ascii="Times New Roman" w:hAnsi="Times New Roman"/>
          <w:spacing w:val="-24"/>
        </w:rPr>
        <w:t xml:space="preserve"> </w:t>
      </w:r>
      <w:r>
        <w:rPr>
          <w:rFonts w:ascii="Times New Roman" w:hAnsi="Times New Roman"/>
          <w:i/>
        </w:rPr>
        <w:t>j</w:t>
      </w:r>
      <w:r>
        <w:rPr>
          <w:rFonts w:ascii="Times New Roman" w:hAnsi="Times New Roman"/>
          <w:i/>
          <w:spacing w:val="-7"/>
        </w:rPr>
        <w:t xml:space="preserve"> </w:t>
      </w:r>
      <w:r>
        <w:rPr>
          <w:rFonts w:ascii="Georgia" w:hAnsi="Georgia"/>
        </w:rPr>
        <w:t>=</w:t>
      </w:r>
      <w:r>
        <w:rPr>
          <w:rFonts w:ascii="Georgia" w:hAnsi="Georgia"/>
          <w:spacing w:val="-16"/>
        </w:rPr>
        <w:t xml:space="preserve"> </w:t>
      </w:r>
      <w:r>
        <w:rPr>
          <w:rFonts w:ascii="Palatino Linotype" w:hAnsi="Palatino Linotype"/>
          <w:spacing w:val="-5"/>
        </w:rPr>
        <w:t>1</w:t>
      </w:r>
      <w:r>
        <w:rPr>
          <w:rFonts w:ascii="Times New Roman" w:hAnsi="Times New Roman"/>
          <w:spacing w:val="-5"/>
        </w:rPr>
        <w:t>,</w:t>
      </w:r>
      <w:r>
        <w:rPr>
          <w:rFonts w:ascii="Times New Roman" w:hAnsi="Times New Roman"/>
          <w:spacing w:val="-40"/>
        </w:rPr>
        <w:t xml:space="preserve"> </w:t>
      </w:r>
      <w:r>
        <w:rPr>
          <w:rFonts w:ascii="Palatino Linotype" w:hAnsi="Palatino Linotype"/>
        </w:rPr>
        <w:t>2</w:t>
      </w:r>
      <w:r>
        <w:rPr>
          <w:rFonts w:ascii="Palatino Linotype" w:hAnsi="Palatino Linotype"/>
          <w:spacing w:val="-33"/>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1"/>
          <w:w w:val="90"/>
        </w:rPr>
        <w:t xml:space="preserve"> </w:t>
      </w:r>
      <w:r>
        <w:rPr>
          <w:rFonts w:ascii="Times New Roman" w:hAnsi="Times New Roman"/>
          <w:i/>
        </w:rPr>
        <w:t>n</w:t>
      </w:r>
      <w:r>
        <w:rPr>
          <w:rFonts w:ascii="Times New Roman" w:hAnsi="Times New Roman"/>
          <w:i/>
        </w:rPr>
        <w:tab/>
      </w:r>
      <w:r>
        <w:rPr>
          <w:rFonts w:ascii="Times New Roman" w:hAnsi="Times New Roman"/>
        </w:rPr>
        <w:t>(4.15)</w:t>
      </w:r>
    </w:p>
    <w:p w14:paraId="2456EC6B" w14:textId="77777777" w:rsidR="00996552" w:rsidRDefault="00996552">
      <w:pPr>
        <w:spacing w:line="261" w:lineRule="exac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4270" w:space="40"/>
            <w:col w:w="4240"/>
          </w:cols>
        </w:sectPr>
      </w:pPr>
    </w:p>
    <w:p w14:paraId="35B879B2" w14:textId="77777777" w:rsidR="00996552" w:rsidRDefault="00996552">
      <w:pPr>
        <w:spacing w:before="3"/>
        <w:rPr>
          <w:rFonts w:ascii="Times New Roman" w:eastAsia="Times New Roman" w:hAnsi="Times New Roman" w:cs="Times New Roman"/>
          <w:sz w:val="9"/>
          <w:szCs w:val="9"/>
        </w:rPr>
      </w:pPr>
    </w:p>
    <w:p w14:paraId="01217DAE" w14:textId="77777777" w:rsidR="00996552" w:rsidRDefault="002D0D3F">
      <w:pPr>
        <w:pStyle w:val="a3"/>
        <w:spacing w:before="26" w:line="298" w:lineRule="exact"/>
        <w:ind w:left="597"/>
        <w:rPr>
          <w:lang w:eastAsia="zh-CN"/>
        </w:rPr>
      </w:pPr>
      <w:r>
        <w:rPr>
          <w:lang w:eastAsia="zh-CN"/>
        </w:rPr>
        <w:t>由此得到归一化权重向量</w:t>
      </w:r>
    </w:p>
    <w:p w14:paraId="7CDF31C8" w14:textId="77777777" w:rsidR="00996552" w:rsidRDefault="002D0D3F">
      <w:pPr>
        <w:spacing w:line="247" w:lineRule="exact"/>
        <w:ind w:left="1145" w:right="2921"/>
        <w:jc w:val="center"/>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r>
        <w:rPr>
          <w:rFonts w:ascii="Bookman Old Style"/>
          <w:i/>
          <w:w w:val="125"/>
          <w:position w:val="-5"/>
          <w:sz w:val="16"/>
        </w:rPr>
        <w:t xml:space="preserve">  </w:t>
      </w:r>
      <w:r>
        <w:rPr>
          <w:rFonts w:ascii="Bookman Old Style"/>
          <w:i/>
          <w:spacing w:val="5"/>
          <w:w w:val="125"/>
          <w:position w:val="-5"/>
          <w:sz w:val="16"/>
        </w:rPr>
        <w:t xml:space="preserve"> </w:t>
      </w:r>
      <w:r>
        <w:rPr>
          <w:rFonts w:ascii="宋体"/>
          <w:w w:val="125"/>
          <w:sz w:val="24"/>
        </w:rPr>
        <w:t>I</w:t>
      </w:r>
      <w:r>
        <w:rPr>
          <w:rFonts w:ascii="Bookman Old Style"/>
          <w:i/>
          <w:spacing w:val="1"/>
          <w:w w:val="125"/>
          <w:position w:val="-5"/>
          <w:sz w:val="16"/>
        </w:rPr>
        <w:t>m</w:t>
      </w:r>
    </w:p>
    <w:p w14:paraId="1985C0FE" w14:textId="77777777" w:rsidR="00996552" w:rsidRDefault="00996552">
      <w:pPr>
        <w:spacing w:line="247"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3B498E8A" w14:textId="77777777" w:rsidR="00996552" w:rsidRDefault="002D0D3F">
      <w:pPr>
        <w:spacing w:before="96" w:line="357" w:lineRule="exact"/>
        <w:ind w:right="159"/>
        <w:jc w:val="right"/>
        <w:rPr>
          <w:rFonts w:ascii="Bookman Old Style" w:eastAsia="Bookman Old Style" w:hAnsi="Bookman Old Style" w:cs="Bookman Old Style"/>
          <w:sz w:val="16"/>
          <w:szCs w:val="16"/>
        </w:rPr>
      </w:pPr>
      <w:r>
        <w:rPr>
          <w:rFonts w:ascii="Times New Roman" w:hAnsi="Times New Roman"/>
          <w:i/>
          <w:spacing w:val="-88"/>
          <w:w w:val="110"/>
          <w:sz w:val="24"/>
        </w:rPr>
        <w:lastRenderedPageBreak/>
        <w:t>w</w:t>
      </w:r>
      <w:r>
        <w:rPr>
          <w:rFonts w:ascii="Palatino Linotype" w:hAnsi="Palatino Linotype"/>
          <w:spacing w:val="15"/>
          <w:w w:val="110"/>
          <w:sz w:val="24"/>
        </w:rPr>
        <w:t>¯</w:t>
      </w:r>
      <w:r>
        <w:rPr>
          <w:rFonts w:ascii="Bookman Old Style" w:hAnsi="Bookman Old Style"/>
          <w:i/>
          <w:w w:val="110"/>
          <w:position w:val="-3"/>
          <w:sz w:val="16"/>
        </w:rPr>
        <w:t>j</w:t>
      </w:r>
      <w:r>
        <w:rPr>
          <w:rFonts w:ascii="Bookman Old Style" w:hAnsi="Bookman Old Style"/>
          <w:i/>
          <w:spacing w:val="37"/>
          <w:w w:val="110"/>
          <w:position w:val="-3"/>
          <w:sz w:val="16"/>
        </w:rPr>
        <w:t xml:space="preserve"> </w:t>
      </w:r>
      <w:r>
        <w:rPr>
          <w:rFonts w:ascii="Georgia" w:hAnsi="Georgia"/>
          <w:w w:val="110"/>
          <w:sz w:val="24"/>
        </w:rPr>
        <w:t>=</w:t>
      </w:r>
      <w:r>
        <w:rPr>
          <w:rFonts w:ascii="Georgia" w:hAnsi="Georgia"/>
          <w:spacing w:val="30"/>
          <w:w w:val="110"/>
          <w:sz w:val="24"/>
        </w:rPr>
        <w:t xml:space="preserve"> </w:t>
      </w:r>
      <w:r>
        <w:rPr>
          <w:rFonts w:ascii="宋体" w:hAnsi="宋体"/>
          <w:spacing w:val="2"/>
          <w:w w:val="110"/>
          <w:sz w:val="24"/>
        </w:rPr>
        <w:t>I</w:t>
      </w:r>
      <w:r>
        <w:rPr>
          <w:rFonts w:ascii="Bookman Old Style" w:hAnsi="Bookman Old Style"/>
          <w:i/>
          <w:w w:val="110"/>
          <w:position w:val="-5"/>
          <w:sz w:val="16"/>
        </w:rPr>
        <w:t>n</w:t>
      </w:r>
    </w:p>
    <w:p w14:paraId="0FEE1BCD" w14:textId="77777777" w:rsidR="00996552" w:rsidRDefault="002D0D3F">
      <w:pPr>
        <w:spacing w:line="195" w:lineRule="exact"/>
        <w:jc w:val="righ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3CAD4EE1" w14:textId="77777777" w:rsidR="00996552" w:rsidRDefault="002D0D3F">
      <w:pPr>
        <w:spacing w:before="77" w:line="116" w:lineRule="exact"/>
        <w:ind w:left="-31"/>
        <w:rPr>
          <w:rFonts w:ascii="Palatino Linotype" w:eastAsia="Palatino Linotype" w:hAnsi="Palatino Linotype" w:cs="Palatino Linotype"/>
          <w:sz w:val="16"/>
          <w:szCs w:val="16"/>
        </w:rPr>
      </w:pPr>
      <w:r>
        <w:br w:type="column"/>
      </w:r>
      <w:r>
        <w:rPr>
          <w:rFonts w:ascii="Bookman Old Style"/>
          <w:i/>
          <w:spacing w:val="2"/>
          <w:sz w:val="16"/>
        </w:rPr>
        <w:lastRenderedPageBreak/>
        <w:t>k</w:t>
      </w:r>
      <w:r>
        <w:rPr>
          <w:rFonts w:ascii="Georgia"/>
          <w:spacing w:val="2"/>
          <w:sz w:val="16"/>
        </w:rPr>
        <w:t>=</w:t>
      </w:r>
      <w:r>
        <w:rPr>
          <w:rFonts w:ascii="Palatino Linotype"/>
          <w:spacing w:val="2"/>
          <w:sz w:val="16"/>
        </w:rPr>
        <w:t>1</w:t>
      </w:r>
    </w:p>
    <w:p w14:paraId="5FB7EB8C" w14:textId="77777777" w:rsidR="00996552" w:rsidRDefault="002D0D3F">
      <w:pPr>
        <w:spacing w:line="259" w:lineRule="exact"/>
        <w:ind w:left="9"/>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p>
    <w:p w14:paraId="2DD44396" w14:textId="77777777" w:rsidR="00996552" w:rsidRDefault="002D0D3F">
      <w:pPr>
        <w:spacing w:line="197" w:lineRule="exact"/>
        <w:ind w:left="203"/>
        <w:rPr>
          <w:rFonts w:ascii="Palatino Linotype" w:eastAsia="Palatino Linotype" w:hAnsi="Palatino Linotype" w:cs="Palatino Linotype"/>
          <w:sz w:val="16"/>
          <w:szCs w:val="16"/>
        </w:rPr>
      </w:pPr>
      <w:r>
        <w:rPr>
          <w:rFonts w:ascii="Bookman Old Style"/>
          <w:i/>
          <w:spacing w:val="5"/>
          <w:sz w:val="16"/>
        </w:rPr>
        <w:t>i</w:t>
      </w:r>
      <w:r>
        <w:rPr>
          <w:rFonts w:ascii="Georgia"/>
          <w:sz w:val="16"/>
        </w:rPr>
        <w:t>=</w:t>
      </w:r>
      <w:r>
        <w:rPr>
          <w:rFonts w:ascii="Palatino Linotype"/>
          <w:sz w:val="16"/>
        </w:rPr>
        <w:t>1</w:t>
      </w:r>
    </w:p>
    <w:p w14:paraId="43319048" w14:textId="77777777" w:rsidR="00996552" w:rsidRDefault="002D0D3F">
      <w:pPr>
        <w:spacing w:line="275" w:lineRule="exact"/>
        <w:ind w:left="205" w:hanging="203"/>
        <w:rPr>
          <w:rFonts w:ascii="宋体" w:eastAsia="宋体" w:hAnsi="宋体" w:cs="宋体"/>
          <w:sz w:val="24"/>
          <w:szCs w:val="24"/>
        </w:rPr>
      </w:pPr>
      <w:r>
        <w:rPr>
          <w:w w:val="105"/>
        </w:rPr>
        <w:br w:type="column"/>
      </w:r>
      <w:r>
        <w:rPr>
          <w:rFonts w:ascii="Bookman Old Style" w:eastAsia="Bookman Old Style" w:hAnsi="Bookman Old Style" w:cs="Bookman Old Style"/>
          <w:i/>
          <w:spacing w:val="2"/>
          <w:w w:val="105"/>
          <w:position w:val="-1"/>
          <w:sz w:val="16"/>
          <w:szCs w:val="16"/>
        </w:rPr>
        <w:lastRenderedPageBreak/>
        <w:t>k</w:t>
      </w:r>
      <w:r>
        <w:rPr>
          <w:rFonts w:ascii="Georgia" w:eastAsia="Georgia" w:hAnsi="Georgia" w:cs="Georgia"/>
          <w:spacing w:val="2"/>
          <w:w w:val="105"/>
          <w:position w:val="-1"/>
          <w:sz w:val="16"/>
          <w:szCs w:val="16"/>
        </w:rPr>
        <w:t>=</w:t>
      </w:r>
      <w:r>
        <w:rPr>
          <w:rFonts w:ascii="Palatino Linotype" w:eastAsia="Palatino Linotype" w:hAnsi="Palatino Linotype" w:cs="Palatino Linotype"/>
          <w:spacing w:val="2"/>
          <w:w w:val="105"/>
          <w:position w:val="-1"/>
          <w:sz w:val="16"/>
          <w:szCs w:val="16"/>
        </w:rPr>
        <w:t>1</w:t>
      </w:r>
      <w:r>
        <w:rPr>
          <w:rFonts w:ascii="Palatino Linotype" w:eastAsia="Palatino Linotype" w:hAnsi="Palatino Linotype" w:cs="Palatino Linotype"/>
          <w:w w:val="105"/>
          <w:position w:val="-1"/>
          <w:sz w:val="16"/>
          <w:szCs w:val="16"/>
        </w:rPr>
        <w:t xml:space="preserve"> </w:t>
      </w:r>
      <w:r>
        <w:rPr>
          <w:rFonts w:ascii="Palatino Linotype" w:eastAsia="Palatino Linotype" w:hAnsi="Palatino Linotype" w:cs="Palatino Linotype"/>
          <w:spacing w:val="27"/>
          <w:w w:val="105"/>
          <w:position w:val="-1"/>
          <w:sz w:val="16"/>
          <w:szCs w:val="16"/>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r>
        <w:rPr>
          <w:rFonts w:ascii="Bookman Old Style" w:eastAsia="Bookman Old Style" w:hAnsi="Bookman Old Style" w:cs="Bookman Old Style"/>
          <w:i/>
          <w:spacing w:val="22"/>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6"/>
          <w:w w:val="105"/>
          <w:position w:val="4"/>
          <w:sz w:val="24"/>
          <w:szCs w:val="24"/>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p>
    <w:p w14:paraId="5F78FC3C" w14:textId="77777777" w:rsidR="00996552" w:rsidRDefault="00025C9E">
      <w:pPr>
        <w:spacing w:line="374" w:lineRule="exact"/>
        <w:ind w:left="205"/>
        <w:rPr>
          <w:rFonts w:ascii="MS Gothic" w:eastAsia="MS Gothic" w:hAnsi="MS Gothic" w:cs="MS Gothic"/>
          <w:sz w:val="24"/>
          <w:szCs w:val="24"/>
        </w:rPr>
      </w:pPr>
      <w:r>
        <w:rPr>
          <w:rFonts w:eastAsiaTheme="minorHAnsi"/>
        </w:rPr>
        <w:pict w14:anchorId="05FC728E">
          <v:group id="_x0000_s3476" style="position:absolute;left:0;text-align:left;margin-left:218.95pt;margin-top:2pt;width:120.35pt;height:.1pt;z-index:-278416;mso-position-horizontal-relative:page" coordorigin="4379,40" coordsize="2407,2">
            <v:shape id="_x0000_s3477" style="position:absolute;left:4379;top:40;width:2407;height:2" coordorigin="4379,40" coordsize="2407,0" path="m4379,40r2407,e" filled="f" strokeweight=".23706mm">
              <v:path arrowok="t"/>
            </v:shape>
            <w10:wrap anchorx="page"/>
          </v:group>
        </w:pict>
      </w:r>
      <w:r>
        <w:rPr>
          <w:rFonts w:eastAsiaTheme="minorHAnsi"/>
        </w:rPr>
        <w:pict w14:anchorId="40C3691C">
          <v:shape id="_x0000_s3475" type="#_x0000_t202" style="position:absolute;left:0;text-align:left;margin-left:268pt;margin-top:.95pt;width:16.45pt;height:12pt;z-index:-278248;mso-position-horizontal-relative:page" filled="f" stroked="f">
            <v:textbox inset="0,0,0,0">
              <w:txbxContent>
                <w:p w14:paraId="47C3EBEB" w14:textId="77777777" w:rsidR="00025C9E" w:rsidRDefault="00025C9E">
                  <w:pPr>
                    <w:spacing w:line="176" w:lineRule="exact"/>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p>
              </w:txbxContent>
            </v:textbox>
            <w10:wrap anchorx="page"/>
          </v:shape>
        </w:pict>
      </w:r>
      <w:r w:rsidR="002D0D3F">
        <w:rPr>
          <w:rFonts w:ascii="Bookman Old Style" w:eastAsia="Bookman Old Style" w:hAnsi="Bookman Old Style" w:cs="Bookman Old Style"/>
          <w:i/>
          <w:spacing w:val="3"/>
          <w:position w:val="-5"/>
          <w:sz w:val="16"/>
          <w:szCs w:val="16"/>
        </w:rPr>
        <w:t>k</w:t>
      </w:r>
      <w:r w:rsidR="002D0D3F">
        <w:rPr>
          <w:rFonts w:ascii="Georgia" w:eastAsia="Georgia" w:hAnsi="Georgia" w:cs="Georgia"/>
          <w:spacing w:val="3"/>
          <w:position w:val="-5"/>
          <w:sz w:val="16"/>
          <w:szCs w:val="16"/>
        </w:rPr>
        <w:t>=</w:t>
      </w:r>
      <w:r w:rsidR="002D0D3F">
        <w:rPr>
          <w:rFonts w:ascii="Palatino Linotype" w:eastAsia="Palatino Linotype" w:hAnsi="Palatino Linotype" w:cs="Palatino Linotype"/>
          <w:spacing w:val="3"/>
          <w:position w:val="-5"/>
          <w:sz w:val="16"/>
          <w:szCs w:val="16"/>
        </w:rPr>
        <w:t>1</w:t>
      </w:r>
      <w:r w:rsidR="002D0D3F">
        <w:rPr>
          <w:rFonts w:ascii="Palatino Linotype" w:eastAsia="Palatino Linotype" w:hAnsi="Palatino Linotype" w:cs="Palatino Linotype"/>
          <w:spacing w:val="-12"/>
          <w:position w:val="-5"/>
          <w:sz w:val="16"/>
          <w:szCs w:val="16"/>
        </w:rPr>
        <w:t xml:space="preserve"> </w:t>
      </w:r>
      <w:r w:rsidR="002D0D3F">
        <w:rPr>
          <w:rFonts w:ascii="MS Gothic" w:eastAsia="MS Gothic" w:hAnsi="MS Gothic" w:cs="MS Gothic"/>
          <w:spacing w:val="19"/>
          <w:sz w:val="24"/>
          <w:szCs w:val="24"/>
        </w:rPr>
        <w:t>|</w:t>
      </w:r>
      <w:r w:rsidR="002D0D3F">
        <w:rPr>
          <w:rFonts w:ascii="Times New Roman" w:eastAsia="Times New Roman" w:hAnsi="Times New Roman" w:cs="Times New Roman"/>
          <w:i/>
          <w:spacing w:val="8"/>
          <w:sz w:val="24"/>
          <w:szCs w:val="24"/>
        </w:rPr>
        <w:t>z</w:t>
      </w:r>
      <w:r w:rsidR="002D0D3F">
        <w:rPr>
          <w:rFonts w:ascii="Bookman Old Style" w:eastAsia="Bookman Old Style" w:hAnsi="Bookman Old Style" w:cs="Bookman Old Style"/>
          <w:i/>
          <w:spacing w:val="7"/>
          <w:position w:val="-3"/>
          <w:sz w:val="16"/>
          <w:szCs w:val="16"/>
        </w:rPr>
        <w:t>ij</w:t>
      </w:r>
      <w:r w:rsidR="002D0D3F">
        <w:rPr>
          <w:rFonts w:ascii="Bookman Old Style" w:eastAsia="Bookman Old Style" w:hAnsi="Bookman Old Style" w:cs="Bookman Old Style"/>
          <w:i/>
          <w:spacing w:val="-12"/>
          <w:position w:val="-3"/>
          <w:sz w:val="16"/>
          <w:szCs w:val="16"/>
        </w:rPr>
        <w:t xml:space="preserve"> </w:t>
      </w:r>
      <w:r w:rsidR="002D0D3F">
        <w:rPr>
          <w:rFonts w:ascii="MS Gothic" w:eastAsia="MS Gothic" w:hAnsi="MS Gothic" w:cs="MS Gothic"/>
          <w:w w:val="105"/>
          <w:sz w:val="24"/>
          <w:szCs w:val="24"/>
        </w:rPr>
        <w:t>−</w:t>
      </w:r>
      <w:r w:rsidR="002D0D3F">
        <w:rPr>
          <w:rFonts w:ascii="MS Gothic" w:eastAsia="MS Gothic" w:hAnsi="MS Gothic" w:cs="MS Gothic"/>
          <w:spacing w:val="-96"/>
          <w:w w:val="105"/>
          <w:sz w:val="24"/>
          <w:szCs w:val="24"/>
        </w:rPr>
        <w:t xml:space="preserve"> </w:t>
      </w:r>
      <w:r w:rsidR="002D0D3F">
        <w:rPr>
          <w:rFonts w:ascii="Times New Roman" w:eastAsia="Times New Roman" w:hAnsi="Times New Roman" w:cs="Times New Roman"/>
          <w:i/>
          <w:sz w:val="24"/>
          <w:szCs w:val="24"/>
        </w:rPr>
        <w:t>z</w:t>
      </w:r>
      <w:r w:rsidR="002D0D3F">
        <w:rPr>
          <w:rFonts w:ascii="Bookman Old Style" w:eastAsia="Bookman Old Style" w:hAnsi="Bookman Old Style" w:cs="Bookman Old Style"/>
          <w:i/>
          <w:position w:val="-3"/>
          <w:sz w:val="16"/>
          <w:szCs w:val="16"/>
        </w:rPr>
        <w:t>k</w:t>
      </w:r>
      <w:r w:rsidR="002D0D3F">
        <w:rPr>
          <w:rFonts w:ascii="Bookman Old Style" w:eastAsia="Bookman Old Style" w:hAnsi="Bookman Old Style" w:cs="Bookman Old Style"/>
          <w:i/>
          <w:spacing w:val="-37"/>
          <w:position w:val="-3"/>
          <w:sz w:val="16"/>
          <w:szCs w:val="16"/>
        </w:rPr>
        <w:t xml:space="preserve"> </w:t>
      </w:r>
      <w:r w:rsidR="002D0D3F">
        <w:rPr>
          <w:rFonts w:ascii="Bookman Old Style" w:eastAsia="Bookman Old Style" w:hAnsi="Bookman Old Style" w:cs="Bookman Old Style"/>
          <w:i/>
          <w:position w:val="-3"/>
          <w:sz w:val="16"/>
          <w:szCs w:val="16"/>
        </w:rPr>
        <w:t>j</w:t>
      </w:r>
      <w:r w:rsidR="002D0D3F">
        <w:rPr>
          <w:rFonts w:ascii="Bookman Old Style" w:eastAsia="Bookman Old Style" w:hAnsi="Bookman Old Style" w:cs="Bookman Old Style"/>
          <w:i/>
          <w:spacing w:val="-34"/>
          <w:position w:val="-3"/>
          <w:sz w:val="16"/>
          <w:szCs w:val="16"/>
        </w:rPr>
        <w:t xml:space="preserve"> </w:t>
      </w:r>
      <w:r w:rsidR="002D0D3F">
        <w:rPr>
          <w:rFonts w:ascii="MS Gothic" w:eastAsia="MS Gothic" w:hAnsi="MS Gothic" w:cs="MS Gothic"/>
          <w:w w:val="80"/>
          <w:sz w:val="24"/>
          <w:szCs w:val="24"/>
        </w:rPr>
        <w:t>|</w:t>
      </w:r>
    </w:p>
    <w:p w14:paraId="3F718115" w14:textId="77777777" w:rsidR="00996552" w:rsidRDefault="002D0D3F">
      <w:pPr>
        <w:pStyle w:val="a3"/>
        <w:tabs>
          <w:tab w:val="left" w:pos="2712"/>
        </w:tabs>
        <w:spacing w:before="96"/>
        <w:ind w:left="-17"/>
        <w:rPr>
          <w:rFonts w:ascii="Times New Roman" w:eastAsia="Times New Roman" w:hAnsi="Times New Roman" w:cs="Times New Roman"/>
          <w:lang w:eastAsia="zh-CN"/>
        </w:rPr>
      </w:pPr>
      <w:r>
        <w:rPr>
          <w:lang w:eastAsia="zh-CN"/>
        </w:rPr>
        <w:br w:type="column"/>
      </w:r>
      <w:r>
        <w:rPr>
          <w:rFonts w:ascii="Times New Roman" w:hAnsi="Times New Roman"/>
          <w:lang w:eastAsia="zh-CN"/>
        </w:rPr>
        <w:lastRenderedPageBreak/>
        <w:t>,</w:t>
      </w:r>
      <w:r>
        <w:rPr>
          <w:rFonts w:ascii="Times New Roman" w:hAnsi="Times New Roman"/>
          <w:spacing w:val="-24"/>
          <w:lang w:eastAsia="zh-CN"/>
        </w:rPr>
        <w:t xml:space="preserve"> </w:t>
      </w:r>
      <w:r>
        <w:rPr>
          <w:rFonts w:ascii="Times New Roman" w:hAnsi="Times New Roman"/>
          <w:i/>
          <w:lang w:eastAsia="zh-CN"/>
        </w:rPr>
        <w:t>j</w:t>
      </w:r>
      <w:r>
        <w:rPr>
          <w:rFonts w:ascii="Times New Roman" w:hAnsi="Times New Roman"/>
          <w:i/>
          <w:spacing w:val="-7"/>
          <w:lang w:eastAsia="zh-CN"/>
        </w:rPr>
        <w:t xml:space="preserve"> </w:t>
      </w:r>
      <w:r>
        <w:rPr>
          <w:rFonts w:ascii="Georgia" w:hAnsi="Georgia"/>
          <w:lang w:eastAsia="zh-CN"/>
        </w:rPr>
        <w:t>=</w:t>
      </w:r>
      <w:r>
        <w:rPr>
          <w:rFonts w:ascii="Georgia" w:hAnsi="Georgia"/>
          <w:spacing w:val="-16"/>
          <w:lang w:eastAsia="zh-CN"/>
        </w:rPr>
        <w:t xml:space="preserve"> </w:t>
      </w:r>
      <w:r>
        <w:rPr>
          <w:rFonts w:ascii="Palatino Linotype" w:hAnsi="Palatino Linotype"/>
          <w:spacing w:val="-5"/>
          <w:lang w:eastAsia="zh-CN"/>
        </w:rPr>
        <w:t>1</w:t>
      </w:r>
      <w:r>
        <w:rPr>
          <w:rFonts w:ascii="Times New Roman" w:hAnsi="Times New Roman"/>
          <w:spacing w:val="-5"/>
          <w:lang w:eastAsia="zh-CN"/>
        </w:rPr>
        <w:t>,</w:t>
      </w:r>
      <w:r>
        <w:rPr>
          <w:rFonts w:ascii="Times New Roman" w:hAnsi="Times New Roman"/>
          <w:spacing w:val="-40"/>
          <w:lang w:eastAsia="zh-CN"/>
        </w:rPr>
        <w:t xml:space="preserve"> </w:t>
      </w:r>
      <w:r>
        <w:rPr>
          <w:rFonts w:ascii="Palatino Linotype" w:hAnsi="Palatino Linotype"/>
          <w:lang w:eastAsia="zh-CN"/>
        </w:rPr>
        <w:t>2</w:t>
      </w:r>
      <w:r>
        <w:rPr>
          <w:rFonts w:ascii="Palatino Linotype" w:hAnsi="Palatino Linotype"/>
          <w:spacing w:val="-33"/>
          <w:lang w:eastAsia="zh-CN"/>
        </w:rPr>
        <w:t xml:space="preserve"> </w:t>
      </w:r>
      <w:r>
        <w:rPr>
          <w:rFonts w:ascii="MS Gothic" w:hAnsi="MS Gothic"/>
          <w:w w:val="90"/>
          <w:lang w:eastAsia="zh-CN"/>
        </w:rPr>
        <w:t>·</w:t>
      </w:r>
      <w:r>
        <w:rPr>
          <w:rFonts w:ascii="MS Gothic" w:hAnsi="MS Gothic"/>
          <w:spacing w:val="-80"/>
          <w:w w:val="90"/>
          <w:lang w:eastAsia="zh-CN"/>
        </w:rPr>
        <w:t xml:space="preserve"> </w:t>
      </w:r>
      <w:r>
        <w:rPr>
          <w:rFonts w:ascii="MS Gothic" w:hAnsi="MS Gothic"/>
          <w:w w:val="90"/>
          <w:lang w:eastAsia="zh-CN"/>
        </w:rPr>
        <w:t>·</w:t>
      </w:r>
      <w:r>
        <w:rPr>
          <w:rFonts w:ascii="MS Gothic" w:hAnsi="MS Gothic"/>
          <w:spacing w:val="-80"/>
          <w:w w:val="90"/>
          <w:lang w:eastAsia="zh-CN"/>
        </w:rPr>
        <w:t xml:space="preserve"> </w:t>
      </w:r>
      <w:r>
        <w:rPr>
          <w:rFonts w:ascii="MS Gothic" w:hAnsi="MS Gothic"/>
          <w:w w:val="90"/>
          <w:lang w:eastAsia="zh-CN"/>
        </w:rPr>
        <w:t>·</w:t>
      </w:r>
      <w:r>
        <w:rPr>
          <w:rFonts w:ascii="MS Gothic" w:hAnsi="MS Gothic"/>
          <w:spacing w:val="-81"/>
          <w:w w:val="90"/>
          <w:lang w:eastAsia="zh-CN"/>
        </w:rPr>
        <w:t xml:space="preserve"> </w:t>
      </w:r>
      <w:r>
        <w:rPr>
          <w:rFonts w:ascii="Times New Roman" w:hAnsi="Times New Roman"/>
          <w:i/>
          <w:lang w:eastAsia="zh-CN"/>
        </w:rPr>
        <w:t>n</w:t>
      </w:r>
      <w:r>
        <w:rPr>
          <w:rFonts w:ascii="Times New Roman" w:hAnsi="Times New Roman"/>
          <w:i/>
          <w:lang w:eastAsia="zh-CN"/>
        </w:rPr>
        <w:tab/>
      </w:r>
      <w:r>
        <w:rPr>
          <w:rFonts w:ascii="Times New Roman" w:hAnsi="Times New Roman"/>
          <w:lang w:eastAsia="zh-CN"/>
        </w:rPr>
        <w:t>(4.16)</w:t>
      </w:r>
    </w:p>
    <w:p w14:paraId="0071E311" w14:textId="77777777" w:rsidR="00996552" w:rsidRDefault="00996552">
      <w:pPr>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4" w:space="720" w:equalWidth="0">
            <w:col w:w="3148" w:space="40"/>
            <w:col w:w="443" w:space="40"/>
            <w:col w:w="1427" w:space="40"/>
            <w:col w:w="3412"/>
          </w:cols>
        </w:sectPr>
      </w:pPr>
    </w:p>
    <w:p w14:paraId="2C20ADE3" w14:textId="77777777" w:rsidR="00996552" w:rsidRDefault="002D0D3F">
      <w:pPr>
        <w:pStyle w:val="a3"/>
        <w:spacing w:before="121" w:line="268" w:lineRule="auto"/>
        <w:ind w:right="115" w:firstLine="480"/>
        <w:jc w:val="both"/>
        <w:rPr>
          <w:lang w:eastAsia="zh-CN"/>
        </w:rPr>
      </w:pPr>
      <w:r>
        <w:rPr>
          <w:lang w:eastAsia="zh-CN"/>
        </w:rPr>
        <w:lastRenderedPageBreak/>
        <w:t>本文在运用离差最大化进行状态脆弱性指标融合时，方案集</w:t>
      </w:r>
      <w:r>
        <w:rPr>
          <w:spacing w:val="-36"/>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lang w:eastAsia="zh-CN"/>
        </w:rPr>
        <w:t>对应系统节</w:t>
      </w:r>
      <w:r>
        <w:rPr>
          <w:spacing w:val="58"/>
          <w:lang w:eastAsia="zh-CN"/>
        </w:rPr>
        <w:t xml:space="preserve"> </w:t>
      </w:r>
      <w:r>
        <w:rPr>
          <w:lang w:eastAsia="zh-CN"/>
        </w:rPr>
        <w:t>点名称，属性集</w:t>
      </w:r>
      <w:r>
        <w:rPr>
          <w:spacing w:val="-58"/>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35"/>
          <w:position w:val="-3"/>
          <w:sz w:val="16"/>
          <w:szCs w:val="16"/>
          <w:lang w:eastAsia="zh-CN"/>
        </w:rPr>
        <w:t xml:space="preserve"> </w:t>
      </w:r>
      <w:r>
        <w:rPr>
          <w:lang w:eastAsia="zh-CN"/>
        </w:rPr>
        <w:t>对应状态脆弱性指标集，方案的属性值对应为系统节点的指 标值。其映射关系如表</w:t>
      </w:r>
      <w:hyperlink w:anchor="_bookmark101" w:history="1">
        <w:r>
          <w:rPr>
            <w:rFonts w:ascii="Times New Roman" w:eastAsia="Times New Roman" w:hAnsi="Times New Roman" w:cs="Times New Roman"/>
            <w:lang w:eastAsia="zh-CN"/>
          </w:rPr>
          <w:t>4.3</w:t>
        </w:r>
      </w:hyperlink>
      <w:r>
        <w:rPr>
          <w:rFonts w:ascii="Times New Roman" w:eastAsia="Times New Roman" w:hAnsi="Times New Roman" w:cs="Times New Roman"/>
          <w:lang w:eastAsia="zh-CN"/>
        </w:rPr>
        <w:t xml:space="preserve"> </w:t>
      </w:r>
      <w:r>
        <w:rPr>
          <w:lang w:eastAsia="zh-CN"/>
        </w:rPr>
        <w:t>所示：</w:t>
      </w:r>
    </w:p>
    <w:p w14:paraId="7CBBA578" w14:textId="77777777" w:rsidR="00996552" w:rsidRDefault="002D0D3F">
      <w:pPr>
        <w:tabs>
          <w:tab w:val="left" w:pos="2960"/>
        </w:tabs>
        <w:spacing w:before="156"/>
        <w:ind w:left="2225"/>
        <w:rPr>
          <w:rFonts w:ascii="宋体" w:eastAsia="宋体" w:hAnsi="宋体" w:cs="宋体"/>
          <w:sz w:val="21"/>
          <w:szCs w:val="21"/>
          <w:lang w:eastAsia="zh-CN"/>
        </w:rPr>
      </w:pPr>
      <w:bookmarkStart w:id="162" w:name="_bookmark101"/>
      <w:bookmarkEnd w:id="16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多属性决策与电力系统参数映射关系</w:t>
      </w:r>
    </w:p>
    <w:p w14:paraId="45C7E74A" w14:textId="77777777" w:rsidR="00996552" w:rsidRDefault="00996552">
      <w:pPr>
        <w:spacing w:before="12"/>
        <w:rPr>
          <w:rFonts w:ascii="宋体" w:eastAsia="宋体" w:hAnsi="宋体" w:cs="宋体"/>
          <w:sz w:val="12"/>
          <w:szCs w:val="12"/>
          <w:lang w:eastAsia="zh-CN"/>
        </w:rPr>
      </w:pPr>
    </w:p>
    <w:p w14:paraId="2100D954" w14:textId="77777777" w:rsidR="00996552" w:rsidRDefault="00025C9E">
      <w:pPr>
        <w:spacing w:line="20" w:lineRule="atLeast"/>
        <w:ind w:left="147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AA60C88">
          <v:group id="_x0000_s3472" style="width:280pt;height:.95pt;mso-position-horizontal-relative:char;mso-position-vertical-relative:line" coordsize="5600,19">
            <v:group id="_x0000_s3473" style="position:absolute;left:9;top:9;width:5581;height:2" coordorigin="9,9" coordsize="5581,2">
              <v:shape id="_x0000_s3474" style="position:absolute;left:9;top:9;width:5581;height:2" coordorigin="9,9" coordsize="5581,0" path="m9,9r5581,e" filled="f" strokeweight=".94pt">
                <v:path arrowok="t"/>
              </v:shape>
            </v:group>
            <w10:anchorlock/>
          </v:group>
        </w:pict>
      </w:r>
    </w:p>
    <w:p w14:paraId="389E1E05" w14:textId="77777777" w:rsidR="00996552" w:rsidRDefault="002D0D3F">
      <w:pPr>
        <w:tabs>
          <w:tab w:val="left" w:pos="5037"/>
        </w:tabs>
        <w:spacing w:before="29"/>
        <w:ind w:left="2142"/>
        <w:rPr>
          <w:rFonts w:ascii="宋体" w:eastAsia="宋体" w:hAnsi="宋体" w:cs="宋体"/>
          <w:sz w:val="21"/>
          <w:szCs w:val="21"/>
          <w:lang w:eastAsia="zh-CN"/>
        </w:rPr>
      </w:pPr>
      <w:r>
        <w:rPr>
          <w:rFonts w:ascii="宋体" w:eastAsia="宋体" w:hAnsi="宋体" w:cs="宋体"/>
          <w:sz w:val="21"/>
          <w:szCs w:val="21"/>
          <w:lang w:eastAsia="zh-CN"/>
        </w:rPr>
        <w:t>多属性决策参数</w:t>
      </w:r>
      <w:r>
        <w:rPr>
          <w:rFonts w:ascii="宋体" w:eastAsia="宋体" w:hAnsi="宋体" w:cs="宋体"/>
          <w:sz w:val="21"/>
          <w:szCs w:val="21"/>
          <w:lang w:eastAsia="zh-CN"/>
        </w:rPr>
        <w:tab/>
        <w:t>电力系统参数</w:t>
      </w:r>
    </w:p>
    <w:p w14:paraId="24F269A1" w14:textId="77777777" w:rsidR="00996552" w:rsidRDefault="00996552">
      <w:pPr>
        <w:spacing w:before="2"/>
        <w:rPr>
          <w:rFonts w:ascii="宋体" w:eastAsia="宋体" w:hAnsi="宋体" w:cs="宋体"/>
          <w:sz w:val="8"/>
          <w:szCs w:val="8"/>
          <w:lang w:eastAsia="zh-CN"/>
        </w:rPr>
      </w:pPr>
    </w:p>
    <w:p w14:paraId="02CB07BB" w14:textId="77777777" w:rsidR="00996552" w:rsidRDefault="00025C9E">
      <w:pPr>
        <w:spacing w:line="20" w:lineRule="atLeast"/>
        <w:ind w:left="147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2D70AEB0">
          <v:group id="_x0000_s3469" style="width:279.65pt;height:.6pt;mso-position-horizontal-relative:char;mso-position-vertical-relative:line" coordsize="5593,12">
            <v:group id="_x0000_s3470" style="position:absolute;left:6;top:6;width:5581;height:2" coordorigin="6,6" coordsize="5581,2">
              <v:shape id="_x0000_s3471" style="position:absolute;left:6;top:6;width:5581;height:2" coordorigin="6,6" coordsize="5581,0" path="m6,6r5580,e" filled="f" strokeweight=".20725mm">
                <v:path arrowok="t"/>
              </v:shape>
            </v:group>
            <w10:anchorlock/>
          </v:group>
        </w:pict>
      </w:r>
    </w:p>
    <w:p w14:paraId="41F433ED" w14:textId="77777777" w:rsidR="00996552" w:rsidRDefault="002D0D3F">
      <w:pPr>
        <w:tabs>
          <w:tab w:val="left" w:pos="5142"/>
        </w:tabs>
        <w:spacing w:before="22"/>
        <w:ind w:left="2562"/>
        <w:rPr>
          <w:rFonts w:ascii="宋体" w:eastAsia="宋体" w:hAnsi="宋体" w:cs="宋体"/>
          <w:sz w:val="21"/>
          <w:szCs w:val="21"/>
          <w:lang w:eastAsia="zh-CN"/>
        </w:rPr>
      </w:pPr>
      <w:r>
        <w:rPr>
          <w:rFonts w:ascii="宋体" w:eastAsia="宋体" w:hAnsi="宋体" w:cs="宋体"/>
          <w:sz w:val="21"/>
          <w:szCs w:val="21"/>
          <w:lang w:eastAsia="zh-CN"/>
        </w:rPr>
        <w:t>方案集</w:t>
      </w:r>
      <w:r>
        <w:rPr>
          <w:rFonts w:ascii="宋体" w:eastAsia="宋体" w:hAnsi="宋体" w:cs="宋体"/>
          <w:sz w:val="21"/>
          <w:szCs w:val="21"/>
          <w:lang w:eastAsia="zh-CN"/>
        </w:rPr>
        <w:tab/>
        <w:t>系统节点集</w:t>
      </w:r>
    </w:p>
    <w:p w14:paraId="5078DE45" w14:textId="77777777" w:rsidR="00996552" w:rsidRDefault="002D0D3F">
      <w:pPr>
        <w:tabs>
          <w:tab w:val="left" w:pos="4827"/>
        </w:tabs>
        <w:spacing w:before="40" w:line="275" w:lineRule="auto"/>
        <w:ind w:left="2247" w:right="2035" w:firstLine="315"/>
        <w:rPr>
          <w:rFonts w:ascii="宋体" w:eastAsia="宋体" w:hAnsi="宋体" w:cs="宋体"/>
          <w:sz w:val="21"/>
          <w:szCs w:val="21"/>
          <w:lang w:eastAsia="zh-CN"/>
        </w:rPr>
      </w:pPr>
      <w:r>
        <w:rPr>
          <w:rFonts w:ascii="宋体" w:eastAsia="宋体" w:hAnsi="宋体" w:cs="宋体"/>
          <w:sz w:val="21"/>
          <w:szCs w:val="21"/>
          <w:lang w:eastAsia="zh-CN"/>
        </w:rPr>
        <w:t>属性集</w:t>
      </w:r>
      <w:r>
        <w:rPr>
          <w:rFonts w:ascii="宋体" w:eastAsia="宋体" w:hAnsi="宋体" w:cs="宋体"/>
          <w:sz w:val="21"/>
          <w:szCs w:val="21"/>
          <w:lang w:eastAsia="zh-CN"/>
        </w:rPr>
        <w:tab/>
        <w:t>状态脆弱性指标集 方案的属性值</w:t>
      </w:r>
      <w:r>
        <w:rPr>
          <w:rFonts w:ascii="宋体" w:eastAsia="宋体" w:hAnsi="宋体" w:cs="宋体"/>
          <w:sz w:val="21"/>
          <w:szCs w:val="21"/>
          <w:lang w:eastAsia="zh-CN"/>
        </w:rPr>
        <w:tab/>
        <w:t>系统节点的指标值</w:t>
      </w:r>
    </w:p>
    <w:p w14:paraId="47F3DF5F" w14:textId="77777777" w:rsidR="00996552" w:rsidRDefault="00996552">
      <w:pPr>
        <w:spacing w:before="10"/>
        <w:rPr>
          <w:rFonts w:ascii="宋体" w:eastAsia="宋体" w:hAnsi="宋体" w:cs="宋体"/>
          <w:sz w:val="5"/>
          <w:szCs w:val="5"/>
          <w:lang w:eastAsia="zh-CN"/>
        </w:rPr>
      </w:pPr>
    </w:p>
    <w:p w14:paraId="71CD2556" w14:textId="77777777" w:rsidR="00996552" w:rsidRDefault="00025C9E">
      <w:pPr>
        <w:spacing w:line="20" w:lineRule="atLeast"/>
        <w:ind w:left="147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78B84F04">
          <v:group id="_x0000_s3466" style="width:280pt;height:.95pt;mso-position-horizontal-relative:char;mso-position-vertical-relative:line" coordsize="5600,19">
            <v:group id="_x0000_s3467" style="position:absolute;left:9;top:9;width:5581;height:2" coordorigin="9,9" coordsize="5581,2">
              <v:shape id="_x0000_s3468" style="position:absolute;left:9;top:9;width:5581;height:2" coordorigin="9,9" coordsize="5581,0" path="m9,9r5581,e" filled="f" strokeweight=".94pt">
                <v:path arrowok="t"/>
              </v:shape>
            </v:group>
            <w10:anchorlock/>
          </v:group>
        </w:pict>
      </w:r>
    </w:p>
    <w:p w14:paraId="661E4EAC" w14:textId="77777777" w:rsidR="00996552" w:rsidRDefault="00996552">
      <w:pPr>
        <w:spacing w:before="8"/>
        <w:rPr>
          <w:rFonts w:ascii="宋体" w:eastAsia="宋体" w:hAnsi="宋体" w:cs="宋体"/>
        </w:rPr>
      </w:pPr>
    </w:p>
    <w:p w14:paraId="33BD1532" w14:textId="77777777" w:rsidR="00996552" w:rsidRDefault="002D0D3F">
      <w:pPr>
        <w:pStyle w:val="a3"/>
        <w:spacing w:before="26" w:line="305" w:lineRule="auto"/>
        <w:ind w:right="115" w:firstLine="480"/>
        <w:rPr>
          <w:lang w:eastAsia="zh-CN"/>
        </w:rPr>
      </w:pPr>
      <w:r>
        <w:rPr>
          <w:spacing w:val="12"/>
          <w:lang w:eastAsia="zh-CN"/>
        </w:rPr>
        <w:t>综上所述，运用离差最大化法对状态脆弱性指标进行权重分配的步骤如</w:t>
      </w:r>
      <w:r>
        <w:rPr>
          <w:spacing w:val="25"/>
          <w:lang w:eastAsia="zh-CN"/>
        </w:rPr>
        <w:t xml:space="preserve"> </w:t>
      </w:r>
      <w:r>
        <w:rPr>
          <w:lang w:eastAsia="zh-CN"/>
        </w:rPr>
        <w:t>图</w:t>
      </w:r>
      <w:hyperlink w:anchor="_bookmark102" w:history="1">
        <w:r>
          <w:rPr>
            <w:rFonts w:ascii="Times New Roman" w:eastAsia="Times New Roman" w:hAnsi="Times New Roman" w:cs="Times New Roman"/>
            <w:lang w:eastAsia="zh-CN"/>
          </w:rPr>
          <w:t>4.3</w:t>
        </w:r>
      </w:hyperlink>
      <w:r>
        <w:rPr>
          <w:lang w:eastAsia="zh-CN"/>
        </w:rPr>
        <w:t>下：</w:t>
      </w:r>
    </w:p>
    <w:p w14:paraId="77E2EA8A" w14:textId="77777777" w:rsidR="00996552" w:rsidRDefault="00996552">
      <w:pPr>
        <w:spacing w:line="305" w:lineRule="auto"/>
        <w:rPr>
          <w:lang w:eastAsia="zh-CN"/>
        </w:rPr>
        <w:sectPr w:rsidR="00996552">
          <w:type w:val="continuous"/>
          <w:pgSz w:w="11910" w:h="16840"/>
          <w:pgMar w:top="1580" w:right="1680" w:bottom="280" w:left="1680" w:header="720" w:footer="720" w:gutter="0"/>
          <w:cols w:space="720"/>
        </w:sectPr>
      </w:pPr>
    </w:p>
    <w:p w14:paraId="574CA5FE" w14:textId="77777777" w:rsidR="00996552" w:rsidRDefault="00996552">
      <w:pPr>
        <w:rPr>
          <w:rFonts w:ascii="宋体" w:eastAsia="宋体" w:hAnsi="宋体" w:cs="宋体"/>
          <w:sz w:val="20"/>
          <w:szCs w:val="20"/>
          <w:lang w:eastAsia="zh-CN"/>
        </w:rPr>
      </w:pPr>
    </w:p>
    <w:p w14:paraId="3288F6D6" w14:textId="77777777" w:rsidR="00996552" w:rsidRDefault="00996552">
      <w:pPr>
        <w:rPr>
          <w:rFonts w:ascii="宋体" w:eastAsia="宋体" w:hAnsi="宋体" w:cs="宋体"/>
          <w:sz w:val="20"/>
          <w:szCs w:val="20"/>
          <w:lang w:eastAsia="zh-CN"/>
        </w:rPr>
      </w:pPr>
    </w:p>
    <w:p w14:paraId="4B72495B" w14:textId="77777777" w:rsidR="00996552" w:rsidRDefault="00996552">
      <w:pPr>
        <w:rPr>
          <w:rFonts w:ascii="宋体" w:eastAsia="宋体" w:hAnsi="宋体" w:cs="宋体"/>
          <w:sz w:val="10"/>
          <w:szCs w:val="10"/>
          <w:lang w:eastAsia="zh-CN"/>
        </w:rPr>
      </w:pPr>
    </w:p>
    <w:p w14:paraId="7A750B2F" w14:textId="77777777" w:rsidR="00996552" w:rsidRDefault="00025C9E">
      <w:pPr>
        <w:spacing w:line="200" w:lineRule="atLeast"/>
        <w:ind w:left="2853"/>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A79CD9">
          <v:group id="_x0000_s3413" style="width:142.45pt;height:313.95pt;mso-position-horizontal-relative:char;mso-position-vertical-relative:line" coordsize="2849,6279">
            <v:group id="_x0000_s3464" style="position:absolute;left:993;top:6;width:863;height:353" coordorigin="993,6" coordsize="863,353">
              <v:shape id="_x0000_s3465" style="position:absolute;left:993;top:6;width:863;height:353" coordorigin="993,6" coordsize="863,353" path="m1169,358r511,l1703,357r63,-21l1815,294r32,-57l1855,193r-1,-25l1835,102,1795,50,1741,17,1169,6r-23,1l1083,28r-50,42l1001,127r-8,45l994,196r20,66l1053,314r54,33l1169,358xe" filled="f" strokeweight=".21189mm">
                <v:path arrowok="t"/>
              </v:shape>
            </v:group>
            <v:group id="_x0000_s3462" style="position:absolute;left:1424;top:358;width:2;height:135" coordorigin="1424,358" coordsize="2,135">
              <v:shape id="_x0000_s3463" style="position:absolute;left:1424;top:358;width:2;height:135" coordorigin="1424,358" coordsize="0,135" path="m1424,358r,135e" filled="f">
                <v:path arrowok="t"/>
              </v:shape>
            </v:group>
            <v:group id="_x0000_s3460" style="position:absolute;left:281;top:673;width:2286;height:624" coordorigin="281,673" coordsize="2286,624">
              <v:shape id="_x0000_s3461" style="position:absolute;left:281;top:673;width:2286;height:624" coordorigin="281,673" coordsize="2286,624" path="m281,1297r2286,l2567,673r-2286,l281,1297xe" filled="f" strokeweight=".21189mm">
                <v:path arrowok="t"/>
              </v:shape>
            </v:group>
            <v:group id="_x0000_s3458" style="position:absolute;left:1359;top:477;width:131;height:197" coordorigin="1359,477" coordsize="131,197">
              <v:shape id="_x0000_s3459" style="position:absolute;left:1359;top:477;width:131;height:197" coordorigin="1359,477" coordsize="131,197" path="m1490,477r-131,l1424,673r66,-196xe" fillcolor="black" stroked="f">
                <v:path arrowok="t"/>
              </v:shape>
            </v:group>
            <v:group id="_x0000_s3456" style="position:absolute;left:1424;top:1297;width:2;height:135" coordorigin="1424,1297" coordsize="2,135">
              <v:shape id="_x0000_s3457" style="position:absolute;left:1424;top:1297;width:2;height:135" coordorigin="1424,1297" coordsize="0,135" path="m1424,1297r,135e" filled="f">
                <v:path arrowok="t"/>
              </v:shape>
            </v:group>
            <v:group id="_x0000_s3454" style="position:absolute;left:600;top:1612;width:1648;height:454" coordorigin="600,1612" coordsize="1648,454">
              <v:shape id="_x0000_s3455" style="position:absolute;left:600;top:1612;width:1648;height:454" coordorigin="600,1612" coordsize="1648,454" path="m600,2065r1648,l2248,1612r-1648,l600,2065xe" filled="f" strokeweight=".21189mm">
                <v:path arrowok="t"/>
              </v:shape>
            </v:group>
            <v:group id="_x0000_s3452" style="position:absolute;left:1359;top:1416;width:131;height:197" coordorigin="1359,1416" coordsize="131,197">
              <v:shape id="_x0000_s3453" style="position:absolute;left:1359;top:1416;width:131;height:197" coordorigin="1359,1416" coordsize="131,197" path="m1490,1416r-131,l1424,1612r66,-196xe" fillcolor="black" stroked="f">
                <v:path arrowok="t"/>
              </v:shape>
            </v:group>
            <v:group id="_x0000_s3450" style="position:absolute;left:1424;top:2065;width:2;height:161" coordorigin="1424,2065" coordsize="2,161">
              <v:shape id="_x0000_s3451" style="position:absolute;left:1424;top:2065;width:2;height:161" coordorigin="1424,2065" coordsize="0,161" path="m1424,2065r,161e" filled="f">
                <v:path arrowok="t"/>
              </v:shape>
            </v:group>
            <v:group id="_x0000_s3448" style="position:absolute;left:373;top:2405;width:2103;height:624" coordorigin="373,2405" coordsize="2103,624">
              <v:shape id="_x0000_s3449" style="position:absolute;left:373;top:2405;width:2103;height:624" coordorigin="373,2405" coordsize="2103,624" path="m373,3029r2102,l2475,2405r-2102,l373,3029xe" filled="f" strokeweight=".21189mm">
                <v:path arrowok="t"/>
              </v:shape>
            </v:group>
            <v:group id="_x0000_s3446" style="position:absolute;left:1359;top:2209;width:131;height:197" coordorigin="1359,2209" coordsize="131,197">
              <v:shape id="_x0000_s3447" style="position:absolute;left:1359;top:2209;width:131;height:197" coordorigin="1359,2209" coordsize="131,197" path="m1490,2209r-131,l1424,2405r66,-196xe" fillcolor="black" stroked="f">
                <v:path arrowok="t"/>
              </v:shape>
            </v:group>
            <v:group id="_x0000_s3444" style="position:absolute;left:1424;top:3029;width:2;height:161" coordorigin="1424,3029" coordsize="2,161">
              <v:shape id="_x0000_s3445" style="position:absolute;left:1424;top:3029;width:2;height:161" coordorigin="1424,3029" coordsize="0,161" path="m1424,3029r,160e" filled="f">
                <v:path arrowok="t"/>
              </v:shape>
            </v:group>
            <v:group id="_x0000_s3442" style="position:absolute;left:487;top:3369;width:1875;height:624" coordorigin="487,3369" coordsize="1875,624">
              <v:shape id="_x0000_s3443" style="position:absolute;left:487;top:3369;width:1875;height:624" coordorigin="487,3369" coordsize="1875,624" path="m487,3993r1875,l2362,3369r-1875,l487,3993xe" filled="f" strokeweight=".21189mm">
                <v:path arrowok="t"/>
              </v:shape>
            </v:group>
            <v:group id="_x0000_s3440" style="position:absolute;left:1359;top:3173;width:131;height:197" coordorigin="1359,3173" coordsize="131,197">
              <v:shape id="_x0000_s3441" style="position:absolute;left:1359;top:3173;width:131;height:197" coordorigin="1359,3173" coordsize="131,197" path="m1490,3173r-131,l1424,3369r66,-196xe" fillcolor="black" stroked="f">
                <v:path arrowok="t"/>
              </v:shape>
            </v:group>
            <v:group id="_x0000_s3438" style="position:absolute;left:1424;top:3993;width:2;height:161" coordorigin="1424,3993" coordsize="2,161">
              <v:shape id="_x0000_s3439" style="position:absolute;left:1424;top:3993;width:2;height:161" coordorigin="1424,3993" coordsize="0,161" path="m1424,3993r,160e" filled="f">
                <v:path arrowok="t"/>
              </v:shape>
            </v:group>
            <v:group id="_x0000_s3436" style="position:absolute;left:559;top:4333;width:1731;height:454" coordorigin="559,4333" coordsize="1731,454">
              <v:shape id="_x0000_s3437" style="position:absolute;left:559;top:4333;width:1731;height:454" coordorigin="559,4333" coordsize="1731,454" path="m559,4787r1730,l2289,4333r-1730,l559,4787xe" filled="f" strokeweight=".21189mm">
                <v:path arrowok="t"/>
              </v:shape>
            </v:group>
            <v:group id="_x0000_s3434" style="position:absolute;left:1359;top:4137;width:131;height:197" coordorigin="1359,4137" coordsize="131,197">
              <v:shape id="_x0000_s3435" style="position:absolute;left:1359;top:4137;width:131;height:197" coordorigin="1359,4137" coordsize="131,197" path="m1490,4137r-131,l1424,4333r66,-196xe" fillcolor="black" stroked="f">
                <v:path arrowok="t"/>
              </v:shape>
            </v:group>
            <v:group id="_x0000_s3432" style="position:absolute;left:1424;top:4787;width:2;height:161" coordorigin="1424,4787" coordsize="2,161">
              <v:shape id="_x0000_s3433" style="position:absolute;left:1424;top:4787;width:2;height:161" coordorigin="1424,4787" coordsize="0,161" path="m1424,4787r,160e" filled="f">
                <v:path arrowok="t"/>
              </v:shape>
            </v:group>
            <v:group id="_x0000_s3430" style="position:absolute;left:6;top:5127;width:2837;height:454" coordorigin="6,5127" coordsize="2837,454">
              <v:shape id="_x0000_s3431" style="position:absolute;left:6;top:5127;width:2837;height:454" coordorigin="6,5127" coordsize="2837,454" path="m6,5580r2836,l2842,5127,6,5127r,453xe" filled="f" strokeweight=".21189mm">
                <v:path arrowok="t"/>
              </v:shape>
            </v:group>
            <v:group id="_x0000_s3428" style="position:absolute;left:1424;top:5580;width:7;height:161" coordorigin="1424,5580" coordsize="7,161">
              <v:shape id="_x0000_s3429" style="position:absolute;left:1424;top:5580;width:7;height:161" coordorigin="1424,5580" coordsize="7,161" path="m1424,5580r,107l1430,5687r,54e" filled="f">
                <v:path arrowok="t"/>
              </v:shape>
            </v:group>
            <v:group id="_x0000_s3426" style="position:absolute;left:999;top:5920;width:863;height:353" coordorigin="999,5920" coordsize="863,353">
              <v:shape id="_x0000_s3427" style="position:absolute;left:999;top:5920;width:863;height:353" coordorigin="999,5920" coordsize="863,353" path="m1175,6273r511,l1709,6271r63,-21l1822,6209r31,-57l1862,6107r-2,-24l1841,6016r-39,-51l1747,5931r-572,-11l1152,5922r-63,21l1039,5984r-31,58l999,6086r2,25l1020,6177r39,51l1114,6262r61,11xe" filled="f" strokeweight=".21189mm">
                <v:path arrowok="t"/>
              </v:shape>
            </v:group>
            <v:group id="_x0000_s3424" style="position:absolute;left:1365;top:5724;width:131;height:197" coordorigin="1365,5724" coordsize="131,197">
              <v:shape id="_x0000_s3425" style="position:absolute;left:1365;top:5724;width:131;height:197" coordorigin="1365,5724" coordsize="131,197" path="m1496,5724r-131,l1430,5920r66,-196xe" fillcolor="black" stroked="f">
                <v:path arrowok="t"/>
              </v:shape>
            </v:group>
            <v:group id="_x0000_s3414" style="position:absolute;left:1359;top:4930;width:131;height:197" coordorigin="1359,4930" coordsize="131,197">
              <v:shape id="_x0000_s3423" style="position:absolute;left:1359;top:4930;width:131;height:197" coordorigin="1359,4930" coordsize="131,197" path="m1490,4930r-131,l1424,5127r66,-197xe" fillcolor="black" stroked="f">
                <v:path arrowok="t"/>
              </v:shape>
              <v:shape id="_x0000_s3422" type="#_x0000_t202" style="position:absolute;left:600;top:1612;width:1648;height:454" filled="f" stroked="f">
                <v:textbox inset="0,0,0,0">
                  <w:txbxContent>
                    <w:p w14:paraId="7243A3B0" w14:textId="77777777" w:rsidR="00025C9E" w:rsidRDefault="00025C9E">
                      <w:pPr>
                        <w:spacing w:before="74"/>
                        <w:ind w:left="107"/>
                        <w:rPr>
                          <w:rFonts w:ascii="宋体" w:eastAsia="宋体" w:hAnsi="宋体" w:cs="宋体"/>
                          <w:sz w:val="18"/>
                          <w:szCs w:val="18"/>
                        </w:rPr>
                      </w:pPr>
                      <w:bookmarkStart w:id="163" w:name="_bookmark102"/>
                      <w:bookmarkEnd w:id="163"/>
                      <w:r>
                        <w:rPr>
                          <w:rFonts w:ascii="宋体" w:eastAsia="宋体" w:hAnsi="宋体" w:cs="宋体"/>
                          <w:spacing w:val="1"/>
                          <w:sz w:val="18"/>
                          <w:szCs w:val="18"/>
                        </w:rPr>
                        <w:t>对指标进行标准化</w:t>
                      </w:r>
                    </w:p>
                  </w:txbxContent>
                </v:textbox>
              </v:shape>
              <v:shape id="_x0000_s3421" type="#_x0000_t202" style="position:absolute;left:373;top:2405;width:2103;height:624" filled="f" stroked="f">
                <v:textbox inset="0,0,0,0">
                  <w:txbxContent>
                    <w:p w14:paraId="1459EE85" w14:textId="77777777" w:rsidR="00025C9E" w:rsidRDefault="00025C9E">
                      <w:pPr>
                        <w:spacing w:before="53" w:line="226" w:lineRule="exact"/>
                        <w:ind w:left="12"/>
                        <w:jc w:val="center"/>
                        <w:rPr>
                          <w:rFonts w:ascii="宋体" w:eastAsia="宋体" w:hAnsi="宋体" w:cs="宋体"/>
                          <w:sz w:val="18"/>
                          <w:szCs w:val="18"/>
                          <w:lang w:eastAsia="zh-CN"/>
                        </w:rPr>
                      </w:pPr>
                      <w:r>
                        <w:rPr>
                          <w:rFonts w:ascii="宋体" w:eastAsia="宋体" w:hAnsi="宋体" w:cs="宋体"/>
                          <w:sz w:val="18"/>
                          <w:szCs w:val="18"/>
                          <w:lang w:eastAsia="zh-CN"/>
                        </w:rPr>
                        <w:t>构造规范化决策矩阵Z,</w:t>
                      </w:r>
                    </w:p>
                    <w:p w14:paraId="59202368" w14:textId="77777777" w:rsidR="00025C9E" w:rsidRDefault="00025C9E">
                      <w:pPr>
                        <w:spacing w:line="226" w:lineRule="exact"/>
                        <w:ind w:left="12"/>
                        <w:jc w:val="center"/>
                        <w:rPr>
                          <w:rFonts w:ascii="宋体" w:eastAsia="宋体" w:hAnsi="宋体" w:cs="宋体"/>
                          <w:sz w:val="18"/>
                          <w:szCs w:val="18"/>
                        </w:rPr>
                      </w:pPr>
                      <w:r>
                        <w:rPr>
                          <w:rFonts w:ascii="宋体" w:eastAsia="宋体" w:hAnsi="宋体" w:cs="宋体"/>
                          <w:sz w:val="18"/>
                          <w:szCs w:val="18"/>
                        </w:rPr>
                        <w:t>并设置权重向量W</w:t>
                      </w:r>
                    </w:p>
                  </w:txbxContent>
                </v:textbox>
              </v:shape>
              <v:shape id="_x0000_s3420" type="#_x0000_t202" style="position:absolute;left:487;top:3369;width:1875;height:624" filled="f" stroked="f">
                <v:textbox inset="0,0,0,0">
                  <w:txbxContent>
                    <w:p w14:paraId="7DAF374F" w14:textId="77777777" w:rsidR="00025C9E" w:rsidRDefault="00025C9E">
                      <w:pPr>
                        <w:spacing w:before="54" w:line="226" w:lineRule="exact"/>
                        <w:ind w:left="11"/>
                        <w:jc w:val="center"/>
                        <w:rPr>
                          <w:rFonts w:ascii="宋体" w:eastAsia="宋体" w:hAnsi="宋体" w:cs="宋体"/>
                          <w:sz w:val="18"/>
                          <w:szCs w:val="18"/>
                          <w:lang w:eastAsia="zh-CN"/>
                        </w:rPr>
                      </w:pPr>
                      <w:r>
                        <w:rPr>
                          <w:rFonts w:ascii="宋体" w:eastAsia="宋体" w:hAnsi="宋体" w:cs="宋体"/>
                          <w:sz w:val="18"/>
                          <w:szCs w:val="18"/>
                          <w:lang w:eastAsia="zh-CN"/>
                        </w:rPr>
                        <w:t>构造指标总离差和权</w:t>
                      </w:r>
                    </w:p>
                    <w:p w14:paraId="45E9D9FE" w14:textId="77777777" w:rsidR="00025C9E" w:rsidRDefault="00025C9E">
                      <w:pPr>
                        <w:spacing w:line="226" w:lineRule="exact"/>
                        <w:ind w:left="11"/>
                        <w:jc w:val="center"/>
                        <w:rPr>
                          <w:rFonts w:ascii="宋体" w:eastAsia="宋体" w:hAnsi="宋体" w:cs="宋体"/>
                          <w:sz w:val="18"/>
                          <w:szCs w:val="18"/>
                          <w:lang w:eastAsia="zh-CN"/>
                        </w:rPr>
                      </w:pPr>
                      <w:r>
                        <w:rPr>
                          <w:rFonts w:ascii="宋体" w:eastAsia="宋体" w:hAnsi="宋体" w:cs="宋体"/>
                          <w:sz w:val="18"/>
                          <w:szCs w:val="18"/>
                          <w:lang w:eastAsia="zh-CN"/>
                        </w:rPr>
                        <w:t>重约束表达式</w:t>
                      </w:r>
                    </w:p>
                  </w:txbxContent>
                </v:textbox>
              </v:shape>
              <v:shape id="_x0000_s3419" type="#_x0000_t202" style="position:absolute;left:559;top:4333;width:1731;height:454" filled="f" stroked="f">
                <v:textbox inset="0,0,0,0">
                  <w:txbxContent>
                    <w:p w14:paraId="7E72724E" w14:textId="77777777" w:rsidR="00025C9E" w:rsidRDefault="00025C9E">
                      <w:pPr>
                        <w:spacing w:before="78"/>
                        <w:ind w:left="148"/>
                        <w:rPr>
                          <w:rFonts w:ascii="宋体" w:eastAsia="宋体" w:hAnsi="宋体" w:cs="宋体"/>
                          <w:sz w:val="18"/>
                          <w:szCs w:val="18"/>
                        </w:rPr>
                      </w:pPr>
                      <w:r>
                        <w:rPr>
                          <w:rFonts w:ascii="宋体" w:eastAsia="宋体" w:hAnsi="宋体" w:cs="宋体"/>
                          <w:sz w:val="18"/>
                          <w:szCs w:val="18"/>
                        </w:rPr>
                        <w:t>计算最优加权向量</w:t>
                      </w:r>
                    </w:p>
                  </w:txbxContent>
                </v:textbox>
              </v:shape>
              <v:shape id="_x0000_s3418" type="#_x0000_t202" style="position:absolute;left:6;top:5127;width:2837;height:454" filled="f" stroked="f">
                <v:textbox inset="0,0,0,0">
                  <w:txbxContent>
                    <w:p w14:paraId="6F33C96A" w14:textId="77777777" w:rsidR="00025C9E" w:rsidRDefault="00025C9E">
                      <w:pPr>
                        <w:spacing w:before="80"/>
                        <w:ind w:left="69"/>
                        <w:rPr>
                          <w:rFonts w:ascii="宋体" w:eastAsia="宋体" w:hAnsi="宋体" w:cs="宋体"/>
                          <w:sz w:val="18"/>
                          <w:szCs w:val="18"/>
                          <w:lang w:eastAsia="zh-CN"/>
                        </w:rPr>
                      </w:pPr>
                      <w:r>
                        <w:rPr>
                          <w:rFonts w:ascii="宋体" w:eastAsia="宋体" w:hAnsi="宋体" w:cs="宋体"/>
                          <w:sz w:val="18"/>
                          <w:szCs w:val="18"/>
                          <w:lang w:eastAsia="zh-CN"/>
                        </w:rPr>
                        <w:t>加权计算各评价指标的综合评价值</w:t>
                      </w:r>
                    </w:p>
                  </w:txbxContent>
                </v:textbox>
              </v:shape>
              <v:shape id="_x0000_s3417" type="#_x0000_t202" style="position:absolute;left:1250;top:82;width:361;height:181" filled="f" stroked="f">
                <v:textbox inset="0,0,0,0">
                  <w:txbxContent>
                    <w:p w14:paraId="3EA4F548" w14:textId="77777777" w:rsidR="00025C9E" w:rsidRDefault="00025C9E">
                      <w:pPr>
                        <w:spacing w:line="180" w:lineRule="exact"/>
                        <w:rPr>
                          <w:rFonts w:ascii="宋体" w:eastAsia="宋体" w:hAnsi="宋体" w:cs="宋体"/>
                          <w:sz w:val="18"/>
                          <w:szCs w:val="18"/>
                        </w:rPr>
                      </w:pPr>
                      <w:r>
                        <w:rPr>
                          <w:rFonts w:ascii="宋体" w:eastAsia="宋体" w:hAnsi="宋体" w:cs="宋体"/>
                          <w:sz w:val="18"/>
                          <w:szCs w:val="18"/>
                        </w:rPr>
                        <w:t>开始</w:t>
                      </w:r>
                    </w:p>
                  </w:txbxContent>
                </v:textbox>
              </v:shape>
              <v:shape id="_x0000_s3416" type="#_x0000_t202" style="position:absolute;left:347;top:778;width:2167;height:398" filled="f" stroked="f">
                <v:textbox inset="0,0,0,0">
                  <w:txbxContent>
                    <w:p w14:paraId="3A632529" w14:textId="77777777" w:rsidR="00025C9E" w:rsidRDefault="00025C9E">
                      <w:pPr>
                        <w:spacing w:line="171" w:lineRule="exact"/>
                        <w:jc w:val="center"/>
                        <w:rPr>
                          <w:rFonts w:ascii="宋体" w:eastAsia="宋体" w:hAnsi="宋体" w:cs="宋体"/>
                          <w:sz w:val="18"/>
                          <w:szCs w:val="18"/>
                          <w:lang w:eastAsia="zh-CN"/>
                        </w:rPr>
                      </w:pPr>
                      <w:r>
                        <w:rPr>
                          <w:rFonts w:ascii="宋体" w:eastAsia="宋体" w:hAnsi="宋体" w:cs="宋体"/>
                          <w:sz w:val="18"/>
                          <w:szCs w:val="18"/>
                          <w:lang w:eastAsia="zh-CN"/>
                        </w:rPr>
                        <w:t>选取评价指标，计算各评价</w:t>
                      </w:r>
                    </w:p>
                    <w:p w14:paraId="08956685" w14:textId="77777777" w:rsidR="00025C9E" w:rsidRDefault="00025C9E">
                      <w:pPr>
                        <w:spacing w:line="226" w:lineRule="exact"/>
                        <w:jc w:val="center"/>
                        <w:rPr>
                          <w:rFonts w:ascii="宋体" w:eastAsia="宋体" w:hAnsi="宋体" w:cs="宋体"/>
                          <w:sz w:val="18"/>
                          <w:szCs w:val="18"/>
                        </w:rPr>
                      </w:pPr>
                      <w:r>
                        <w:rPr>
                          <w:rFonts w:ascii="宋体" w:eastAsia="宋体" w:hAnsi="宋体" w:cs="宋体"/>
                          <w:sz w:val="18"/>
                          <w:szCs w:val="18"/>
                        </w:rPr>
                        <w:t>对象的指标数值</w:t>
                      </w:r>
                    </w:p>
                  </w:txbxContent>
                </v:textbox>
              </v:shape>
              <v:shape id="_x0000_s3415" type="#_x0000_t202" style="position:absolute;left:1256;top:6006;width:361;height:181" filled="f" stroked="f">
                <v:textbox inset="0,0,0,0">
                  <w:txbxContent>
                    <w:p w14:paraId="741632EE" w14:textId="77777777" w:rsidR="00025C9E" w:rsidRDefault="00025C9E">
                      <w:pPr>
                        <w:spacing w:line="180" w:lineRule="exact"/>
                        <w:rPr>
                          <w:rFonts w:ascii="宋体" w:eastAsia="宋体" w:hAnsi="宋体" w:cs="宋体"/>
                          <w:sz w:val="18"/>
                          <w:szCs w:val="18"/>
                        </w:rPr>
                      </w:pPr>
                      <w:r>
                        <w:rPr>
                          <w:rFonts w:ascii="宋体" w:eastAsia="宋体" w:hAnsi="宋体" w:cs="宋体"/>
                          <w:sz w:val="18"/>
                          <w:szCs w:val="18"/>
                        </w:rPr>
                        <w:t>结束</w:t>
                      </w:r>
                    </w:p>
                  </w:txbxContent>
                </v:textbox>
              </v:shape>
            </v:group>
            <w10:anchorlock/>
          </v:group>
        </w:pict>
      </w:r>
    </w:p>
    <w:p w14:paraId="773B1630" w14:textId="77777777" w:rsidR="00996552" w:rsidRDefault="00996552">
      <w:pPr>
        <w:rPr>
          <w:rFonts w:ascii="宋体" w:eastAsia="宋体" w:hAnsi="宋体" w:cs="宋体"/>
          <w:sz w:val="20"/>
          <w:szCs w:val="20"/>
        </w:rPr>
      </w:pPr>
    </w:p>
    <w:p w14:paraId="30CF230E" w14:textId="77777777" w:rsidR="00996552" w:rsidRDefault="002D0D3F">
      <w:pPr>
        <w:tabs>
          <w:tab w:val="left" w:pos="734"/>
        </w:tabs>
        <w:spacing w:before="182"/>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离差最大化权重分配流程图</w:t>
      </w:r>
    </w:p>
    <w:p w14:paraId="15808E0E" w14:textId="77777777" w:rsidR="00996552" w:rsidRDefault="00996552">
      <w:pPr>
        <w:spacing w:before="1"/>
        <w:rPr>
          <w:rFonts w:ascii="宋体" w:eastAsia="宋体" w:hAnsi="宋体" w:cs="宋体"/>
          <w:lang w:eastAsia="zh-CN"/>
        </w:rPr>
      </w:pPr>
    </w:p>
    <w:p w14:paraId="7FD66AE0" w14:textId="77777777" w:rsidR="00996552" w:rsidRDefault="002D0D3F">
      <w:pPr>
        <w:pStyle w:val="a3"/>
        <w:ind w:left="597"/>
        <w:rPr>
          <w:lang w:eastAsia="zh-CN"/>
        </w:rPr>
      </w:pPr>
      <w:r>
        <w:rPr>
          <w:lang w:eastAsia="zh-CN"/>
        </w:rPr>
        <w:t>根据上述离差最大化原理，计算得到状态脆弱性指标集权重向量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如下：</w:t>
      </w:r>
    </w:p>
    <w:p w14:paraId="5FCF11A1" w14:textId="77777777" w:rsidR="00996552" w:rsidRDefault="00996552">
      <w:pPr>
        <w:spacing w:before="6"/>
        <w:rPr>
          <w:rFonts w:ascii="宋体" w:eastAsia="宋体" w:hAnsi="宋体" w:cs="宋体"/>
          <w:sz w:val="20"/>
          <w:szCs w:val="20"/>
          <w:lang w:eastAsia="zh-CN"/>
        </w:rPr>
      </w:pPr>
    </w:p>
    <w:p w14:paraId="25E429E0" w14:textId="77777777" w:rsidR="00996552" w:rsidRDefault="002D0D3F">
      <w:pPr>
        <w:tabs>
          <w:tab w:val="left" w:pos="7848"/>
        </w:tabs>
        <w:ind w:left="2537"/>
        <w:rPr>
          <w:rFonts w:ascii="Times New Roman" w:eastAsia="Times New Roman" w:hAnsi="Times New Roman" w:cs="Times New Roman"/>
          <w:sz w:val="24"/>
          <w:szCs w:val="24"/>
          <w:lang w:eastAsia="zh-CN"/>
        </w:rPr>
      </w:pPr>
      <w:r>
        <w:rPr>
          <w:rFonts w:ascii="Times New Roman"/>
          <w:i/>
          <w:sz w:val="24"/>
          <w:lang w:eastAsia="zh-CN"/>
        </w:rPr>
        <w:t>W</w:t>
      </w:r>
      <w:r>
        <w:rPr>
          <w:rFonts w:ascii="Palatino Linotype"/>
          <w:position w:val="-3"/>
          <w:sz w:val="16"/>
          <w:lang w:eastAsia="zh-CN"/>
        </w:rPr>
        <w:t>2</w:t>
      </w:r>
      <w:r>
        <w:rPr>
          <w:rFonts w:ascii="Palatino Linotype"/>
          <w:spacing w:val="11"/>
          <w:position w:val="-3"/>
          <w:sz w:val="16"/>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Times New Roman"/>
          <w:i/>
          <w:spacing w:val="1"/>
          <w:sz w:val="24"/>
          <w:lang w:eastAsia="zh-CN"/>
        </w:rPr>
        <w:t>w</w:t>
      </w:r>
      <w:r>
        <w:rPr>
          <w:rFonts w:ascii="Palatino Linotype"/>
          <w:spacing w:val="1"/>
          <w:position w:val="-3"/>
          <w:sz w:val="16"/>
          <w:lang w:eastAsia="zh-CN"/>
        </w:rPr>
        <w:t>1</w:t>
      </w:r>
      <w:r>
        <w:rPr>
          <w:rFonts w:ascii="Palatino Linotype"/>
          <w:spacing w:val="9"/>
          <w:position w:val="-3"/>
          <w:sz w:val="16"/>
          <w:lang w:eastAsia="zh-CN"/>
        </w:rPr>
        <w:t xml:space="preserve"> </w:t>
      </w:r>
      <w:r>
        <w:rPr>
          <w:rFonts w:ascii="Times New Roman"/>
          <w:i/>
          <w:sz w:val="24"/>
          <w:lang w:eastAsia="zh-CN"/>
        </w:rPr>
        <w:t>w</w:t>
      </w:r>
      <w:r>
        <w:rPr>
          <w:rFonts w:ascii="Palatino Linotype"/>
          <w:position w:val="-3"/>
          <w:sz w:val="16"/>
          <w:lang w:eastAsia="zh-CN"/>
        </w:rPr>
        <w:t>2</w:t>
      </w:r>
      <w:r>
        <w:rPr>
          <w:rFonts w:ascii="Palatino Linotype"/>
          <w:spacing w:val="10"/>
          <w:position w:val="-3"/>
          <w:sz w:val="16"/>
          <w:lang w:eastAsia="zh-CN"/>
        </w:rPr>
        <w:t xml:space="preserve"> </w:t>
      </w:r>
      <w:r>
        <w:rPr>
          <w:rFonts w:ascii="Times New Roman"/>
          <w:i/>
          <w:spacing w:val="3"/>
          <w:sz w:val="24"/>
          <w:lang w:eastAsia="zh-CN"/>
        </w:rPr>
        <w:t>w</w:t>
      </w:r>
      <w:r>
        <w:rPr>
          <w:rFonts w:ascii="Palatino Linotype"/>
          <w:spacing w:val="3"/>
          <w:position w:val="-3"/>
          <w:sz w:val="16"/>
          <w:lang w:eastAsia="zh-CN"/>
        </w:rPr>
        <w:t>3</w:t>
      </w:r>
      <w:r>
        <w:rPr>
          <w:rFonts w:ascii="MS Gothic"/>
          <w:spacing w:val="4"/>
          <w:sz w:val="24"/>
          <w:lang w:eastAsia="zh-CN"/>
        </w:rPr>
        <w:t>]</w:t>
      </w:r>
      <w:r>
        <w:rPr>
          <w:rFonts w:ascii="MS Gothic"/>
          <w:spacing w:val="-76"/>
          <w:sz w:val="24"/>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29</w:t>
      </w:r>
      <w:r>
        <w:rPr>
          <w:rFonts w:ascii="Palatino Linotype"/>
          <w:spacing w:val="-20"/>
          <w:sz w:val="24"/>
          <w:lang w:eastAsia="zh-CN"/>
        </w:rPr>
        <w:t xml:space="preserve"> </w:t>
      </w:r>
      <w:r>
        <w:rPr>
          <w:rFonts w:ascii="Palatino Linotype"/>
          <w:spacing w:val="2"/>
          <w:sz w:val="24"/>
          <w:lang w:eastAsia="zh-CN"/>
        </w:rPr>
        <w:t>0</w:t>
      </w:r>
      <w:r>
        <w:rPr>
          <w:rFonts w:ascii="Times New Roman"/>
          <w:spacing w:val="2"/>
          <w:sz w:val="24"/>
          <w:lang w:eastAsia="zh-CN"/>
        </w:rPr>
        <w:t>.</w:t>
      </w:r>
      <w:r>
        <w:rPr>
          <w:rFonts w:ascii="Palatino Linotype"/>
          <w:spacing w:val="2"/>
          <w:sz w:val="24"/>
          <w:lang w:eastAsia="zh-CN"/>
        </w:rPr>
        <w:t>34</w:t>
      </w:r>
      <w:r>
        <w:rPr>
          <w:rFonts w:ascii="Palatino Linotype"/>
          <w:spacing w:val="-20"/>
          <w:sz w:val="24"/>
          <w:lang w:eastAsia="zh-CN"/>
        </w:rPr>
        <w:t xml:space="preserve"> </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37</w:t>
      </w:r>
      <w:r>
        <w:rPr>
          <w:rFonts w:ascii="MS Gothic"/>
          <w:spacing w:val="1"/>
          <w:sz w:val="24"/>
          <w:lang w:eastAsia="zh-CN"/>
        </w:rPr>
        <w:t>]</w:t>
      </w:r>
      <w:r>
        <w:rPr>
          <w:rFonts w:ascii="MS Gothic"/>
          <w:spacing w:val="1"/>
          <w:sz w:val="24"/>
          <w:lang w:eastAsia="zh-CN"/>
        </w:rPr>
        <w:tab/>
      </w:r>
      <w:r>
        <w:rPr>
          <w:rFonts w:ascii="Times New Roman"/>
          <w:sz w:val="24"/>
          <w:lang w:eastAsia="zh-CN"/>
        </w:rPr>
        <w:t>(4.17)</w:t>
      </w:r>
    </w:p>
    <w:p w14:paraId="3D274ECA" w14:textId="77777777" w:rsidR="00996552" w:rsidRDefault="00996552">
      <w:pPr>
        <w:spacing w:before="7"/>
        <w:rPr>
          <w:rFonts w:ascii="Times New Roman" w:eastAsia="Times New Roman" w:hAnsi="Times New Roman" w:cs="Times New Roman"/>
          <w:sz w:val="28"/>
          <w:szCs w:val="28"/>
          <w:lang w:eastAsia="zh-CN"/>
        </w:rPr>
      </w:pPr>
    </w:p>
    <w:p w14:paraId="2806821C" w14:textId="77777777" w:rsidR="00996552" w:rsidRDefault="002D0D3F">
      <w:pPr>
        <w:tabs>
          <w:tab w:val="left" w:pos="997"/>
        </w:tabs>
        <w:ind w:left="117"/>
        <w:rPr>
          <w:rFonts w:ascii="宋体" w:eastAsia="宋体" w:hAnsi="宋体" w:cs="宋体"/>
          <w:sz w:val="28"/>
          <w:szCs w:val="28"/>
          <w:lang w:eastAsia="zh-CN"/>
        </w:rPr>
      </w:pPr>
      <w:bookmarkStart w:id="164" w:name="4.3.4_脆弱性量化评估二级指标融合"/>
      <w:bookmarkStart w:id="165" w:name="_bookmark103"/>
      <w:bookmarkEnd w:id="164"/>
      <w:bookmarkEnd w:id="165"/>
      <w:r>
        <w:rPr>
          <w:rFonts w:ascii="Times New Roman" w:eastAsia="Times New Roman" w:hAnsi="Times New Roman" w:cs="Times New Roman"/>
          <w:sz w:val="30"/>
          <w:szCs w:val="30"/>
          <w:lang w:eastAsia="zh-CN"/>
        </w:rPr>
        <w:t>4.3.4</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脆弱性量化评估二级指标融合</w:t>
      </w:r>
    </w:p>
    <w:p w14:paraId="1CBA4723" w14:textId="77777777" w:rsidR="00996552" w:rsidRDefault="00996552">
      <w:pPr>
        <w:spacing w:before="1"/>
        <w:rPr>
          <w:rFonts w:ascii="宋体" w:eastAsia="宋体" w:hAnsi="宋体" w:cs="宋体"/>
          <w:sz w:val="24"/>
          <w:szCs w:val="24"/>
          <w:lang w:eastAsia="zh-CN"/>
        </w:rPr>
      </w:pPr>
    </w:p>
    <w:p w14:paraId="3147D0D3" w14:textId="77777777" w:rsidR="00996552" w:rsidRDefault="002D0D3F">
      <w:pPr>
        <w:pStyle w:val="a3"/>
        <w:spacing w:line="297" w:lineRule="auto"/>
        <w:ind w:right="115" w:firstLine="480"/>
        <w:jc w:val="both"/>
        <w:rPr>
          <w:lang w:eastAsia="zh-CN"/>
        </w:rPr>
      </w:pPr>
      <w:r>
        <w:rPr>
          <w:lang w:eastAsia="zh-CN"/>
        </w:rPr>
        <w:t>通过第三章对电力系统脆弱性指标的研究和计算</w:t>
      </w:r>
      <w:r>
        <w:rPr>
          <w:spacing w:val="-45"/>
          <w:lang w:eastAsia="zh-CN"/>
        </w:rPr>
        <w:t>，</w:t>
      </w:r>
      <w:r>
        <w:rPr>
          <w:lang w:eastAsia="zh-CN"/>
        </w:rPr>
        <w:t>得到脆弱性指标值后</w:t>
      </w:r>
      <w:r>
        <w:rPr>
          <w:spacing w:val="-45"/>
          <w:lang w:eastAsia="zh-CN"/>
        </w:rPr>
        <w:t>，</w:t>
      </w:r>
      <w:r>
        <w:rPr>
          <w:lang w:eastAsia="zh-CN"/>
        </w:rPr>
        <w:t>运 用</w:t>
      </w:r>
      <w:r>
        <w:rPr>
          <w:spacing w:val="-62"/>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2"/>
          <w:lang w:eastAsia="zh-CN"/>
        </w:rPr>
        <w:t xml:space="preserve"> </w:t>
      </w:r>
      <w:r>
        <w:rPr>
          <w:spacing w:val="-1"/>
          <w:lang w:eastAsia="zh-CN"/>
        </w:rPr>
        <w:t>工具实现对结构脆弱性指标和状态脆弱性指标的权重分配，其权重</w:t>
      </w:r>
      <w:r>
        <w:rPr>
          <w:spacing w:val="53"/>
          <w:lang w:eastAsia="zh-CN"/>
        </w:rPr>
        <w:t xml:space="preserve"> </w:t>
      </w:r>
      <w:r>
        <w:rPr>
          <w:lang w:eastAsia="zh-CN"/>
        </w:rPr>
        <w:t>分配结果汇总如下：</w:t>
      </w:r>
    </w:p>
    <w:p w14:paraId="2B22F097" w14:textId="77777777" w:rsidR="00996552" w:rsidRDefault="002D0D3F">
      <w:pPr>
        <w:tabs>
          <w:tab w:val="left" w:pos="734"/>
        </w:tabs>
        <w:spacing w:before="147"/>
        <w:jc w:val="center"/>
        <w:rPr>
          <w:rFonts w:ascii="宋体" w:eastAsia="宋体" w:hAnsi="宋体" w:cs="宋体"/>
          <w:sz w:val="21"/>
          <w:szCs w:val="21"/>
          <w:lang w:eastAsia="zh-CN"/>
        </w:rPr>
      </w:pPr>
      <w:bookmarkStart w:id="166" w:name="_bookmark104"/>
      <w:bookmarkEnd w:id="16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二级指标权重分配结果</w:t>
      </w:r>
    </w:p>
    <w:p w14:paraId="7674A4B2" w14:textId="77777777" w:rsidR="00996552" w:rsidRDefault="00996552">
      <w:pPr>
        <w:spacing w:before="12"/>
        <w:rPr>
          <w:rFonts w:ascii="宋体" w:eastAsia="宋体" w:hAnsi="宋体" w:cs="宋体"/>
          <w:sz w:val="12"/>
          <w:szCs w:val="12"/>
          <w:lang w:eastAsia="zh-CN"/>
        </w:rPr>
      </w:pPr>
    </w:p>
    <w:p w14:paraId="73DF4AAE" w14:textId="77777777" w:rsidR="00996552" w:rsidRDefault="00025C9E">
      <w:pPr>
        <w:spacing w:line="20" w:lineRule="atLeast"/>
        <w:ind w:left="928"/>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2B76187">
          <v:group id="_x0000_s3410" style="width:334.45pt;height:.95pt;mso-position-horizontal-relative:char;mso-position-vertical-relative:line" coordsize="6689,19">
            <v:group id="_x0000_s3411" style="position:absolute;left:9;top:9;width:6671;height:2" coordorigin="9,9" coordsize="6671,2">
              <v:shape id="_x0000_s3412" style="position:absolute;left:9;top:9;width:6671;height:2" coordorigin="9,9" coordsize="6671,0" path="m9,9r6670,e" filled="f" strokeweight=".94pt">
                <v:path arrowok="t"/>
              </v:shape>
            </v:group>
            <w10:anchorlock/>
          </v:group>
        </w:pict>
      </w:r>
    </w:p>
    <w:p w14:paraId="5840E587" w14:textId="77777777" w:rsidR="00996552" w:rsidRDefault="002D0D3F">
      <w:pPr>
        <w:tabs>
          <w:tab w:val="left" w:pos="3852"/>
          <w:tab w:val="left" w:pos="6076"/>
        </w:tabs>
        <w:spacing w:before="29"/>
        <w:ind w:left="1629"/>
        <w:rPr>
          <w:rFonts w:ascii="宋体" w:eastAsia="宋体" w:hAnsi="宋体" w:cs="宋体"/>
          <w:sz w:val="21"/>
          <w:szCs w:val="21"/>
          <w:lang w:eastAsia="zh-CN"/>
        </w:rPr>
      </w:pPr>
      <w:r>
        <w:rPr>
          <w:rFonts w:ascii="宋体" w:eastAsia="宋体" w:hAnsi="宋体" w:cs="宋体"/>
          <w:sz w:val="21"/>
          <w:szCs w:val="21"/>
          <w:lang w:eastAsia="zh-CN"/>
        </w:rPr>
        <w:t>指标类型</w:t>
      </w:r>
      <w:r>
        <w:rPr>
          <w:rFonts w:ascii="宋体" w:eastAsia="宋体" w:hAnsi="宋体" w:cs="宋体"/>
          <w:sz w:val="21"/>
          <w:szCs w:val="21"/>
          <w:lang w:eastAsia="zh-CN"/>
        </w:rPr>
        <w:tab/>
      </w:r>
      <w:r>
        <w:rPr>
          <w:rFonts w:ascii="宋体" w:eastAsia="宋体" w:hAnsi="宋体" w:cs="宋体"/>
          <w:w w:val="95"/>
          <w:sz w:val="21"/>
          <w:szCs w:val="21"/>
          <w:lang w:eastAsia="zh-CN"/>
        </w:rPr>
        <w:t>指标名称</w:t>
      </w:r>
      <w:r>
        <w:rPr>
          <w:rFonts w:ascii="宋体" w:eastAsia="宋体" w:hAnsi="宋体" w:cs="宋体"/>
          <w:w w:val="95"/>
          <w:sz w:val="21"/>
          <w:szCs w:val="21"/>
          <w:lang w:eastAsia="zh-CN"/>
        </w:rPr>
        <w:tab/>
      </w:r>
      <w:r>
        <w:rPr>
          <w:rFonts w:ascii="宋体" w:eastAsia="宋体" w:hAnsi="宋体" w:cs="宋体"/>
          <w:sz w:val="21"/>
          <w:szCs w:val="21"/>
          <w:lang w:eastAsia="zh-CN"/>
        </w:rPr>
        <w:t>权重系数</w:t>
      </w:r>
    </w:p>
    <w:p w14:paraId="4CB250AC" w14:textId="77777777" w:rsidR="00996552" w:rsidRDefault="00996552">
      <w:pPr>
        <w:spacing w:before="2"/>
        <w:rPr>
          <w:rFonts w:ascii="宋体" w:eastAsia="宋体" w:hAnsi="宋体" w:cs="宋体"/>
          <w:sz w:val="8"/>
          <w:szCs w:val="8"/>
          <w:lang w:eastAsia="zh-CN"/>
        </w:rPr>
      </w:pPr>
    </w:p>
    <w:p w14:paraId="6FCDAE26" w14:textId="77777777" w:rsidR="00996552" w:rsidRDefault="00025C9E">
      <w:pPr>
        <w:spacing w:line="20" w:lineRule="atLeast"/>
        <w:ind w:left="93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1366F568">
          <v:group id="_x0000_s3407" style="width:334.1pt;height:.6pt;mso-position-horizontal-relative:char;mso-position-vertical-relative:line" coordsize="6682,12">
            <v:group id="_x0000_s3408" style="position:absolute;left:6;top:6;width:6671;height:2" coordorigin="6,6" coordsize="6671,2">
              <v:shape id="_x0000_s3409" style="position:absolute;left:6;top:6;width:6671;height:2" coordorigin="6,6" coordsize="6671,0" path="m6,6r6670,e" filled="f" strokeweight=".20725mm">
                <v:path arrowok="t"/>
              </v:shape>
            </v:group>
            <w10:anchorlock/>
          </v:group>
        </w:pict>
      </w:r>
    </w:p>
    <w:p w14:paraId="409ED593" w14:textId="77777777" w:rsidR="00996552" w:rsidRDefault="002D0D3F">
      <w:pPr>
        <w:tabs>
          <w:tab w:val="right" w:pos="4814"/>
        </w:tabs>
        <w:spacing w:before="22"/>
        <w:ind w:left="2092"/>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电气度</w:t>
      </w:r>
      <w:r>
        <w:rPr>
          <w:rFonts w:ascii="Times New Roman" w:eastAsia="Times New Roman" w:hAnsi="Times New Roman" w:cs="Times New Roman"/>
          <w:sz w:val="21"/>
          <w:szCs w:val="21"/>
          <w:lang w:eastAsia="zh-CN"/>
        </w:rPr>
        <w:tab/>
        <w:t>0.33</w:t>
      </w:r>
    </w:p>
    <w:p w14:paraId="2874464A" w14:textId="77777777" w:rsidR="00996552" w:rsidRDefault="002D0D3F">
      <w:pPr>
        <w:tabs>
          <w:tab w:val="left" w:pos="3852"/>
          <w:tab w:val="right" w:pos="6679"/>
        </w:tabs>
        <w:spacing w:before="24"/>
        <w:ind w:left="1314"/>
        <w:rPr>
          <w:rFonts w:ascii="Times New Roman" w:eastAsia="Times New Roman" w:hAnsi="Times New Roman" w:cs="Times New Roman"/>
          <w:sz w:val="21"/>
          <w:szCs w:val="21"/>
          <w:lang w:eastAsia="zh-CN"/>
        </w:rPr>
      </w:pPr>
      <w:r>
        <w:rPr>
          <w:rFonts w:ascii="宋体" w:eastAsia="宋体" w:hAnsi="宋体" w:cs="宋体"/>
          <w:sz w:val="21"/>
          <w:szCs w:val="21"/>
          <w:lang w:eastAsia="zh-CN"/>
        </w:rPr>
        <w:t>结构脆弱性指标</w:t>
      </w:r>
      <w:r>
        <w:rPr>
          <w:rFonts w:ascii="宋体" w:eastAsia="宋体" w:hAnsi="宋体" w:cs="宋体"/>
          <w:sz w:val="21"/>
          <w:szCs w:val="21"/>
          <w:lang w:eastAsia="zh-CN"/>
        </w:rPr>
        <w:tab/>
        <w:t>电气介数</w:t>
      </w:r>
      <w:r>
        <w:rPr>
          <w:rFonts w:ascii="Times New Roman" w:eastAsia="Times New Roman" w:hAnsi="Times New Roman" w:cs="Times New Roman"/>
          <w:sz w:val="21"/>
          <w:szCs w:val="21"/>
          <w:lang w:eastAsia="zh-CN"/>
        </w:rPr>
        <w:tab/>
        <w:t>0.41</w:t>
      </w:r>
    </w:p>
    <w:p w14:paraId="0FB94F37" w14:textId="77777777" w:rsidR="00996552" w:rsidRDefault="002D0D3F">
      <w:pPr>
        <w:tabs>
          <w:tab w:val="right" w:pos="4814"/>
        </w:tabs>
        <w:spacing w:before="24"/>
        <w:ind w:left="1813"/>
        <w:jc w:val="center"/>
        <w:rPr>
          <w:rFonts w:ascii="Times New Roman" w:eastAsia="Times New Roman" w:hAnsi="Times New Roman" w:cs="Times New Roman"/>
          <w:sz w:val="21"/>
          <w:szCs w:val="21"/>
          <w:lang w:eastAsia="zh-CN"/>
        </w:rPr>
      </w:pPr>
      <w:r>
        <w:rPr>
          <w:rFonts w:ascii="Times New Roman" w:eastAsia="Times New Roman" w:hAnsi="Times New Roman" w:cs="Times New Roman"/>
          <w:i/>
          <w:spacing w:val="6"/>
          <w:sz w:val="21"/>
          <w:szCs w:val="21"/>
          <w:lang w:eastAsia="zh-CN"/>
        </w:rPr>
        <w:t>PageRank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值</w:t>
      </w:r>
      <w:r>
        <w:rPr>
          <w:rFonts w:ascii="Times New Roman" w:eastAsia="Times New Roman" w:hAnsi="Times New Roman" w:cs="Times New Roman"/>
          <w:sz w:val="21"/>
          <w:szCs w:val="21"/>
          <w:lang w:eastAsia="zh-CN"/>
        </w:rPr>
        <w:tab/>
        <w:t>0.26</w:t>
      </w:r>
    </w:p>
    <w:p w14:paraId="5320ABA6" w14:textId="77777777" w:rsidR="00996552" w:rsidRDefault="002D0D3F">
      <w:pPr>
        <w:tabs>
          <w:tab w:val="right" w:pos="4814"/>
        </w:tabs>
        <w:spacing w:before="24"/>
        <w:ind w:left="1987"/>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电压裕度</w:t>
      </w:r>
      <w:r>
        <w:rPr>
          <w:rFonts w:ascii="Times New Roman" w:eastAsia="Times New Roman" w:hAnsi="Times New Roman" w:cs="Times New Roman"/>
          <w:sz w:val="21"/>
          <w:szCs w:val="21"/>
          <w:lang w:eastAsia="zh-CN"/>
        </w:rPr>
        <w:tab/>
        <w:t>0.29</w:t>
      </w:r>
    </w:p>
    <w:p w14:paraId="2765E1C3" w14:textId="77777777" w:rsidR="00996552" w:rsidRDefault="002D0D3F">
      <w:pPr>
        <w:tabs>
          <w:tab w:val="left" w:pos="3642"/>
          <w:tab w:val="right" w:pos="6679"/>
        </w:tabs>
        <w:spacing w:before="24"/>
        <w:ind w:left="1314"/>
        <w:rPr>
          <w:rFonts w:ascii="Times New Roman" w:eastAsia="Times New Roman" w:hAnsi="Times New Roman" w:cs="Times New Roman"/>
          <w:sz w:val="21"/>
          <w:szCs w:val="21"/>
          <w:lang w:eastAsia="zh-CN"/>
        </w:rPr>
      </w:pPr>
      <w:r>
        <w:rPr>
          <w:rFonts w:ascii="宋体" w:eastAsia="宋体" w:hAnsi="宋体" w:cs="宋体"/>
          <w:sz w:val="21"/>
          <w:szCs w:val="21"/>
          <w:lang w:eastAsia="zh-CN"/>
        </w:rPr>
        <w:t>状态脆弱性指标</w:t>
      </w:r>
      <w:r>
        <w:rPr>
          <w:rFonts w:ascii="宋体" w:eastAsia="宋体" w:hAnsi="宋体" w:cs="宋体"/>
          <w:sz w:val="21"/>
          <w:szCs w:val="21"/>
          <w:lang w:eastAsia="zh-CN"/>
        </w:rPr>
        <w:tab/>
        <w:t>功率稳定裕度</w:t>
      </w:r>
      <w:r>
        <w:rPr>
          <w:rFonts w:ascii="Times New Roman" w:eastAsia="Times New Roman" w:hAnsi="Times New Roman" w:cs="Times New Roman"/>
          <w:sz w:val="21"/>
          <w:szCs w:val="21"/>
          <w:lang w:eastAsia="zh-CN"/>
        </w:rPr>
        <w:tab/>
        <w:t>0.34</w:t>
      </w:r>
    </w:p>
    <w:p w14:paraId="0A92C33F" w14:textId="77777777" w:rsidR="00996552" w:rsidRDefault="002D0D3F">
      <w:pPr>
        <w:tabs>
          <w:tab w:val="right" w:pos="4814"/>
        </w:tabs>
        <w:spacing w:before="24"/>
        <w:ind w:left="1672"/>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电网损耗灵敏度</w:t>
      </w:r>
      <w:r>
        <w:rPr>
          <w:rFonts w:ascii="Times New Roman" w:eastAsia="Times New Roman" w:hAnsi="Times New Roman" w:cs="Times New Roman"/>
          <w:sz w:val="21"/>
          <w:szCs w:val="21"/>
          <w:lang w:eastAsia="zh-CN"/>
        </w:rPr>
        <w:tab/>
        <w:t>0.37</w:t>
      </w:r>
    </w:p>
    <w:p w14:paraId="3B58ED5A" w14:textId="77777777" w:rsidR="00996552" w:rsidRDefault="00996552">
      <w:pPr>
        <w:spacing w:before="10"/>
        <w:rPr>
          <w:rFonts w:ascii="Times New Roman" w:eastAsia="Times New Roman" w:hAnsi="Times New Roman" w:cs="Times New Roman"/>
          <w:sz w:val="7"/>
          <w:szCs w:val="7"/>
          <w:lang w:eastAsia="zh-CN"/>
        </w:rPr>
      </w:pPr>
    </w:p>
    <w:p w14:paraId="5D9668A4" w14:textId="77777777" w:rsidR="00996552" w:rsidRDefault="00025C9E">
      <w:pPr>
        <w:spacing w:line="20" w:lineRule="atLeast"/>
        <w:ind w:left="928"/>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30244093">
          <v:group id="_x0000_s3404" style="width:334.45pt;height:.95pt;mso-position-horizontal-relative:char;mso-position-vertical-relative:line" coordsize="6689,19">
            <v:group id="_x0000_s3405" style="position:absolute;left:9;top:9;width:6671;height:2" coordorigin="9,9" coordsize="6671,2">
              <v:shape id="_x0000_s3406" style="position:absolute;left:9;top:9;width:6671;height:2" coordorigin="9,9" coordsize="6671,0" path="m9,9r6670,e" filled="f" strokeweight=".94pt">
                <v:path arrowok="t"/>
              </v:shape>
            </v:group>
            <w10:anchorlock/>
          </v:group>
        </w:pict>
      </w:r>
    </w:p>
    <w:p w14:paraId="6E393856" w14:textId="77777777" w:rsidR="00996552" w:rsidRDefault="00996552">
      <w:pPr>
        <w:spacing w:line="20" w:lineRule="atLeast"/>
        <w:rPr>
          <w:rFonts w:ascii="Times New Roman" w:eastAsia="Times New Roman" w:hAnsi="Times New Roman" w:cs="Times New Roman"/>
          <w:sz w:val="2"/>
          <w:szCs w:val="2"/>
        </w:rPr>
        <w:sectPr w:rsidR="00996552">
          <w:pgSz w:w="11910" w:h="16840"/>
          <w:pgMar w:top="1140" w:right="1680" w:bottom="1280" w:left="1680" w:header="871" w:footer="1095" w:gutter="0"/>
          <w:cols w:space="720"/>
        </w:sectPr>
      </w:pPr>
    </w:p>
    <w:p w14:paraId="24333680" w14:textId="77777777" w:rsidR="00996552" w:rsidRDefault="00996552">
      <w:pPr>
        <w:rPr>
          <w:rFonts w:ascii="Times New Roman" w:eastAsia="Times New Roman" w:hAnsi="Times New Roman" w:cs="Times New Roman"/>
          <w:sz w:val="20"/>
          <w:szCs w:val="20"/>
        </w:rPr>
      </w:pPr>
    </w:p>
    <w:p w14:paraId="5BBE9EB2" w14:textId="77777777" w:rsidR="00996552" w:rsidRDefault="00996552">
      <w:pPr>
        <w:rPr>
          <w:rFonts w:ascii="Times New Roman" w:eastAsia="Times New Roman" w:hAnsi="Times New Roman" w:cs="Times New Roman"/>
          <w:sz w:val="20"/>
          <w:szCs w:val="20"/>
        </w:rPr>
      </w:pPr>
    </w:p>
    <w:p w14:paraId="3ADAF678" w14:textId="77777777" w:rsidR="00996552" w:rsidRDefault="00996552">
      <w:pPr>
        <w:spacing w:before="11"/>
        <w:rPr>
          <w:rFonts w:ascii="Times New Roman" w:eastAsia="Times New Roman" w:hAnsi="Times New Roman" w:cs="Times New Roman"/>
          <w:sz w:val="17"/>
          <w:szCs w:val="17"/>
        </w:rPr>
      </w:pPr>
    </w:p>
    <w:p w14:paraId="7D2E3155" w14:textId="77777777" w:rsidR="00996552" w:rsidRDefault="00996552">
      <w:pPr>
        <w:rPr>
          <w:rFonts w:ascii="Times New Roman" w:eastAsia="Times New Roman" w:hAnsi="Times New Roman" w:cs="Times New Roman"/>
          <w:sz w:val="17"/>
          <w:szCs w:val="17"/>
        </w:rPr>
        <w:sectPr w:rsidR="00996552">
          <w:pgSz w:w="11910" w:h="16840"/>
          <w:pgMar w:top="1140" w:right="1520" w:bottom="1240" w:left="1680" w:header="871" w:footer="1095" w:gutter="0"/>
          <w:cols w:space="720"/>
        </w:sectPr>
      </w:pPr>
    </w:p>
    <w:p w14:paraId="70277E9D" w14:textId="77777777" w:rsidR="00996552" w:rsidRDefault="002D0D3F">
      <w:pPr>
        <w:spacing w:before="60"/>
        <w:jc w:val="right"/>
        <w:rPr>
          <w:rFonts w:ascii="宋体" w:eastAsia="宋体" w:hAnsi="宋体" w:cs="宋体"/>
          <w:sz w:val="18"/>
          <w:szCs w:val="18"/>
        </w:rPr>
      </w:pPr>
      <w:bookmarkStart w:id="167" w:name="_bookmark105"/>
      <w:bookmarkEnd w:id="167"/>
      <w:r>
        <w:rPr>
          <w:rFonts w:ascii="宋体" w:eastAsia="宋体" w:hAnsi="宋体" w:cs="宋体"/>
          <w:sz w:val="18"/>
          <w:szCs w:val="18"/>
        </w:rPr>
        <w:lastRenderedPageBreak/>
        <w:t>结构脆弱性</w:t>
      </w:r>
    </w:p>
    <w:p w14:paraId="36314D3D" w14:textId="77777777" w:rsidR="00996552" w:rsidRDefault="002D0D3F">
      <w:pPr>
        <w:spacing w:before="50"/>
        <w:ind w:right="35"/>
        <w:jc w:val="center"/>
        <w:rPr>
          <w:rFonts w:ascii="宋体" w:eastAsia="宋体" w:hAnsi="宋体" w:cs="宋体"/>
          <w:sz w:val="18"/>
          <w:szCs w:val="18"/>
        </w:rPr>
      </w:pPr>
      <w:r>
        <w:rPr>
          <w:w w:val="105"/>
        </w:rPr>
        <w:br w:type="column"/>
      </w:r>
      <w:r>
        <w:rPr>
          <w:rFonts w:ascii="宋体" w:eastAsia="宋体" w:hAnsi="宋体" w:cs="宋体"/>
          <w:spacing w:val="-1"/>
          <w:w w:val="105"/>
          <w:sz w:val="18"/>
          <w:szCs w:val="18"/>
        </w:rPr>
        <w:lastRenderedPageBreak/>
        <w:t>状态脆弱性</w:t>
      </w:r>
    </w:p>
    <w:p w14:paraId="1C6CEEE9" w14:textId="77777777" w:rsidR="00996552" w:rsidRDefault="00996552">
      <w:pPr>
        <w:jc w:val="center"/>
        <w:rPr>
          <w:rFonts w:ascii="宋体" w:eastAsia="宋体" w:hAnsi="宋体" w:cs="宋体"/>
          <w:sz w:val="18"/>
          <w:szCs w:val="18"/>
        </w:rPr>
        <w:sectPr w:rsidR="00996552">
          <w:type w:val="continuous"/>
          <w:pgSz w:w="11910" w:h="16840"/>
          <w:pgMar w:top="1580" w:right="1520" w:bottom="280" w:left="1680" w:header="720" w:footer="720" w:gutter="0"/>
          <w:cols w:num="2" w:space="720" w:equalWidth="0">
            <w:col w:w="3203" w:space="40"/>
            <w:col w:w="5467"/>
          </w:cols>
        </w:sectPr>
      </w:pPr>
    </w:p>
    <w:p w14:paraId="1A161AA4" w14:textId="77777777" w:rsidR="00996552" w:rsidRDefault="00996552">
      <w:pPr>
        <w:spacing w:before="4"/>
        <w:rPr>
          <w:rFonts w:ascii="宋体" w:eastAsia="宋体" w:hAnsi="宋体" w:cs="宋体"/>
          <w:sz w:val="19"/>
          <w:szCs w:val="19"/>
        </w:rPr>
      </w:pPr>
    </w:p>
    <w:p w14:paraId="5D08CFAE" w14:textId="77777777" w:rsidR="00996552" w:rsidRDefault="00025C9E">
      <w:pPr>
        <w:tabs>
          <w:tab w:val="left" w:pos="4766"/>
        </w:tabs>
        <w:spacing w:line="200" w:lineRule="atLeast"/>
        <w:ind w:left="1518"/>
        <w:rPr>
          <w:rFonts w:ascii="宋体" w:eastAsia="宋体" w:hAnsi="宋体" w:cs="宋体"/>
          <w:sz w:val="20"/>
          <w:szCs w:val="20"/>
        </w:rPr>
      </w:pPr>
      <w:r>
        <w:rPr>
          <w:rFonts w:ascii="宋体" w:eastAsiaTheme="minorHAnsi"/>
          <w:position w:val="3"/>
          <w:sz w:val="20"/>
        </w:rPr>
      </w:r>
      <w:r>
        <w:rPr>
          <w:rFonts w:ascii="宋体" w:eastAsiaTheme="minorHAnsi"/>
          <w:position w:val="3"/>
          <w:sz w:val="20"/>
        </w:rPr>
        <w:pict w14:anchorId="706E80C4">
          <v:group id="_x0000_s3385" style="width:113.05pt;height:113.65pt;mso-position-horizontal-relative:char;mso-position-vertical-relative:line" coordsize="2261,2273">
            <v:shape id="_x0000_s3403" type="#_x0000_t75" style="position:absolute;left:1056;width:1205;height:1728">
              <v:imagedata r:id="rId78" o:title=""/>
            </v:shape>
            <v:shape id="_x0000_s3402" type="#_x0000_t75" style="position:absolute;left:8;top:1065;width:2124;height:1207">
              <v:imagedata r:id="rId79" o:title=""/>
            </v:shape>
            <v:shape id="_x0000_s3401" type="#_x0000_t75" style="position:absolute;width:1205;height:1281">
              <v:imagedata r:id="rId80" o:title=""/>
            </v:shape>
            <v:group id="_x0000_s3399" style="position:absolute;left:1135;top:21;width:1055;height:1576" coordorigin="1135,21" coordsize="1055,1576">
              <v:shape id="_x0000_s3400" style="position:absolute;left:1135;top:21;width:1055;height:1576" coordorigin="1135,21" coordsize="1055,1576" path="m1135,21r,1063l2058,1596r36,-71l2124,1450r25,-76l2167,1297r13,-79l2187,1138r2,-54l2185,997r-10,-85l2158,829r-23,-81l2106,670r-35,-75l2031,524r-46,-68l1935,392r-55,-60l1821,277r-64,-51l1690,180r-71,-41l1545,104,1468,75,1388,52,1306,35,1221,24r-86,-3xe" fillcolor="#5b9bd4" stroked="f">
                <v:path arrowok="t"/>
              </v:shape>
            </v:group>
            <v:group id="_x0000_s3397" style="position:absolute;left:1135;top:21;width:1055;height:1576" coordorigin="1135,21" coordsize="1055,1576">
              <v:shape id="_x0000_s3398" style="position:absolute;left:1135;top:21;width:1055;height:1576" coordorigin="1135,21" coordsize="1055,1576" path="m1135,21r86,3l1306,35r82,17l1468,75r77,29l1619,139r71,41l1757,226r64,51l1880,332r55,60l1985,456r46,68l2071,595r35,75l2135,748r23,81l2175,912r10,85l2189,1084r-1,27l2183,1191r-11,79l2156,1349r-23,76l2105,1500r-34,73l2058,1596,1135,1084r,-1063xe" filled="f" strokecolor="white" strokeweight=".42761mm">
                <v:path arrowok="t"/>
              </v:shape>
            </v:group>
            <v:group id="_x0000_s3395" style="position:absolute;left:82;top:1084;width:1976;height:1064" coordorigin="82,1084" coordsize="1976,1064">
              <v:shape id="_x0000_s3396" style="position:absolute;left:82;top:1084;width:1976;height:1064" coordorigin="82,1084" coordsize="1976,1064" path="m1135,1084l82,1151r5,54l95,1259r22,105l150,1465r43,97l245,1654r60,86l374,1820r77,74l535,1959r92,57l704,2055r79,32l863,2112r82,18l1026,2142r82,5l1189,2146r81,-7l1350,2125r79,-20l1505,2080r75,-32l1652,2011r70,-43l1788,1919r63,-54l1909,1805r55,-64l2014,1671r44,-75l1135,1084xe" fillcolor="#92d050" stroked="f">
                <v:path arrowok="t"/>
              </v:shape>
            </v:group>
            <v:group id="_x0000_s3393" style="position:absolute;left:82;top:1084;width:1976;height:1064" coordorigin="82,1084" coordsize="1976,1064">
              <v:shape id="_x0000_s3394" style="position:absolute;left:82;top:1084;width:1976;height:1064" coordorigin="82,1084" coordsize="1976,1064" path="m2058,1596r-44,75l1964,1741r-55,64l1851,1865r-63,54l1722,1968r-70,43l1580,2048r-75,32l1429,2105r-79,20l1270,2139r-81,7l1108,2147r-82,-5l945,2130r-82,-18l783,2087r-79,-32l627,2016r-92,-57l451,1894r-77,-74l305,1740r-60,-86l193,1562r-43,-97l117,1364,95,1259,82,1151r1053,-67l2058,1596xe" filled="f" strokecolor="white" strokeweight=".42939mm">
                <v:path arrowok="t"/>
              </v:shape>
            </v:group>
            <v:group id="_x0000_s3391" style="position:absolute;left:81;top:21;width:1055;height:1131" coordorigin="81,21" coordsize="1055,1131">
              <v:shape id="_x0000_s3392" style="position:absolute;left:81;top:21;width:1055;height:1131" coordorigin="81,21" coordsize="1055,1131" path="m1128,21r-60,2l982,32,899,47,817,70,739,98r-75,34l592,172r-68,45l460,267r-60,55l344,381r-51,63l246,511r-41,71l169,656r-30,76l115,812,97,894,86,978r-5,86l82,1151r1053,-67l1128,21xe" fillcolor="#ffc000" stroked="f">
                <v:path arrowok="t"/>
              </v:shape>
            </v:group>
            <v:group id="_x0000_s3386" style="position:absolute;left:81;top:21;width:1055;height:1131" coordorigin="81,21" coordsize="1055,1131">
              <v:shape id="_x0000_s3390" style="position:absolute;left:81;top:21;width:1055;height:1131" coordorigin="81,21" coordsize="1055,1131" path="m82,1151r-1,-87l86,978,97,894r18,-82l139,732r30,-76l205,582r41,-71l293,444r51,-63l400,322r60,-55l524,217r68,-45l664,132,739,98,817,70,899,47,982,32r86,-9l1128,21r7,1063l82,1151xe" filled="f" strokecolor="white" strokeweight=".42822mm">
                <v:path arrowok="t"/>
              </v:shape>
              <v:shape id="_x0000_s3389" type="#_x0000_t202" style="position:absolute;left:455;top:574;width:363;height:297" filled="f" stroked="f">
                <v:textbox inset="0,0,0,0">
                  <w:txbxContent>
                    <w:p w14:paraId="0881B0E0" w14:textId="77777777" w:rsidR="00025C9E" w:rsidRDefault="00025C9E">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指标三</w:t>
                      </w:r>
                    </w:p>
                    <w:p w14:paraId="726B306D" w14:textId="77777777" w:rsidR="00025C9E" w:rsidRDefault="00025C9E">
                      <w:pPr>
                        <w:spacing w:before="29" w:line="145" w:lineRule="exact"/>
                        <w:ind w:left="80"/>
                        <w:rPr>
                          <w:rFonts w:ascii="Calibri" w:eastAsia="Calibri" w:hAnsi="Calibri" w:cs="Calibri"/>
                          <w:sz w:val="12"/>
                          <w:szCs w:val="12"/>
                        </w:rPr>
                      </w:pPr>
                      <w:r>
                        <w:rPr>
                          <w:rFonts w:ascii="Calibri"/>
                          <w:color w:val="585858"/>
                          <w:spacing w:val="-6"/>
                          <w:sz w:val="12"/>
                        </w:rPr>
                        <w:t>26%</w:t>
                      </w:r>
                    </w:p>
                  </w:txbxContent>
                </v:textbox>
              </v:shape>
              <v:shape id="_x0000_s3388" type="#_x0000_t202" style="position:absolute;left:1458;top:573;width:364;height:297" filled="f" stroked="f">
                <v:textbox inset="0,0,0,0">
                  <w:txbxContent>
                    <w:p w14:paraId="18719691" w14:textId="77777777" w:rsidR="00025C9E" w:rsidRDefault="00025C9E">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指标一</w:t>
                      </w:r>
                    </w:p>
                    <w:p w14:paraId="58A9F7C4" w14:textId="77777777" w:rsidR="00025C9E" w:rsidRDefault="00025C9E">
                      <w:pPr>
                        <w:spacing w:before="29" w:line="145" w:lineRule="exact"/>
                        <w:ind w:left="80"/>
                        <w:rPr>
                          <w:rFonts w:ascii="Calibri" w:eastAsia="Calibri" w:hAnsi="Calibri" w:cs="Calibri"/>
                          <w:sz w:val="12"/>
                          <w:szCs w:val="12"/>
                        </w:rPr>
                      </w:pPr>
                      <w:r>
                        <w:rPr>
                          <w:rFonts w:ascii="Calibri"/>
                          <w:color w:val="585858"/>
                          <w:spacing w:val="-6"/>
                          <w:sz w:val="12"/>
                        </w:rPr>
                        <w:t>33%</w:t>
                      </w:r>
                    </w:p>
                  </w:txbxContent>
                </v:textbox>
              </v:shape>
              <v:shape id="_x0000_s3387" type="#_x0000_t202" style="position:absolute;left:822;top:1481;width:364;height:297" filled="f" stroked="f">
                <v:textbox inset="0,0,0,0">
                  <w:txbxContent>
                    <w:p w14:paraId="1F52DF8D" w14:textId="77777777" w:rsidR="00025C9E" w:rsidRDefault="00025C9E">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指标二</w:t>
                      </w:r>
                    </w:p>
                    <w:p w14:paraId="4956DFCA" w14:textId="77777777" w:rsidR="00025C9E" w:rsidRDefault="00025C9E">
                      <w:pPr>
                        <w:spacing w:before="29" w:line="145" w:lineRule="exact"/>
                        <w:ind w:left="80"/>
                        <w:rPr>
                          <w:rFonts w:ascii="Calibri" w:eastAsia="Calibri" w:hAnsi="Calibri" w:cs="Calibri"/>
                          <w:sz w:val="12"/>
                          <w:szCs w:val="12"/>
                        </w:rPr>
                      </w:pPr>
                      <w:r>
                        <w:rPr>
                          <w:rFonts w:ascii="Calibri"/>
                          <w:color w:val="585858"/>
                          <w:spacing w:val="-6"/>
                          <w:sz w:val="12"/>
                        </w:rPr>
                        <w:t>41%</w:t>
                      </w:r>
                    </w:p>
                  </w:txbxContent>
                </v:textbox>
              </v:shape>
            </v:group>
            <w10:anchorlock/>
          </v:group>
        </w:pict>
      </w:r>
      <w:r w:rsidR="002D0D3F">
        <w:rPr>
          <w:rFonts w:ascii="宋体"/>
          <w:position w:val="3"/>
          <w:sz w:val="20"/>
        </w:rPr>
        <w:tab/>
      </w:r>
      <w:r>
        <w:rPr>
          <w:rFonts w:ascii="宋体"/>
          <w:sz w:val="20"/>
        </w:rPr>
      </w:r>
      <w:r>
        <w:rPr>
          <w:rFonts w:ascii="宋体"/>
          <w:sz w:val="20"/>
        </w:rPr>
        <w:pict w14:anchorId="1E0E73D8">
          <v:group id="_x0000_s3366" style="width:113.65pt;height:114.6pt;mso-position-horizontal-relative:char;mso-position-vertical-relative:line" coordsize="2273,2292">
            <v:shape id="_x0000_s3384" type="#_x0000_t75" style="position:absolute;left:1062;width:1211;height:1488">
              <v:imagedata r:id="rId81" o:title=""/>
            </v:shape>
            <v:shape id="_x0000_s3383" type="#_x0000_t75" style="position:absolute;left:282;top:1071;width:1951;height:1221">
              <v:imagedata r:id="rId82" o:title=""/>
            </v:shape>
            <v:shape id="_x0000_s3382" type="#_x0000_t75" style="position:absolute;width:1211;height:1959">
              <v:imagedata r:id="rId83" o:title=""/>
            </v:shape>
            <v:group id="_x0000_s3380" style="position:absolute;left:1135;top:25;width:1062;height:1329" coordorigin="1135,25" coordsize="1062,1329">
              <v:shape id="_x0000_s3381" style="position:absolute;left:1135;top:25;width:1062;height:1329" coordorigin="1135,25" coordsize="1062,1329" path="m1135,25r,1070l2165,1353r5,-19l2182,1275r8,-60l2195,1155r2,-60l2193,1008r-10,-86l2166,838r-23,-81l2113,679r-35,-76l2038,532r-46,-69l1941,399r-55,-60l1826,283r-64,-51l1694,185r-71,-40l1548,109,1471,80,1390,56,1307,39,1222,29r-87,-4xe" fillcolor="#5b9bd4" stroked="f">
                <v:path arrowok="t"/>
              </v:shape>
            </v:group>
            <v:group id="_x0000_s3378" style="position:absolute;left:1135;top:25;width:1062;height:1329" coordorigin="1135,25" coordsize="1062,1329">
              <v:shape id="_x0000_s3379" style="position:absolute;left:1135;top:25;width:1062;height:1329" coordorigin="1135,25" coordsize="1062,1329" path="m1135,25r87,4l1307,39r83,17l1471,80r77,29l1623,145r71,40l1762,232r64,51l1886,339r55,60l1992,463r46,69l2078,603r35,76l2143,757r23,81l2183,922r10,86l2197,1095r-1,20l2194,1176r-6,59l2178,1295r-13,58l1135,1095r,-1070xe" filled="f" strokecolor="white" strokeweight=".42706mm">
                <v:path arrowok="t"/>
              </v:shape>
            </v:group>
            <v:group id="_x0000_s3376" style="position:absolute;left:362;top:1095;width:1802;height:1071" coordorigin="362,1095" coordsize="1802,1071">
              <v:shape id="_x0000_s3377" style="position:absolute;left:362;top:1095;width:1802;height:1071" coordorigin="362,1095" coordsize="1802,1071" path="m1135,1095l362,1828r21,22l404,1871r45,41l496,1949r48,35l621,2032r80,40l757,2095r56,20l871,2132r85,18l1042,2162r84,4l1210,2163r82,-9l1373,2139r79,-22l1529,2089r75,-33l1676,2017r68,-45l1809,1922r61,-54l1927,1808r53,-64l2027,1676r43,-73l2107,1526r31,-80l2163,1361,1135,1095xe" fillcolor="#92d050" stroked="f">
                <v:path arrowok="t"/>
              </v:shape>
            </v:group>
            <v:group id="_x0000_s3374" style="position:absolute;left:362;top:1095;width:1802;height:1071" coordorigin="362,1095" coordsize="1802,1071">
              <v:shape id="_x0000_s3375" style="position:absolute;left:362;top:1095;width:1802;height:1071" coordorigin="362,1095" coordsize="1802,1071" path="m2163,1361r-25,85l2107,1526r-37,77l2027,1676r-47,68l1927,1808r-57,60l1809,1922r-65,50l1676,2017r-72,39l1529,2089r-77,28l1373,2139r-81,15l1210,2163r-84,3l1042,2162r-86,-12l871,2132r-58,-17l757,2095r-56,-23l621,2032r-77,-48l496,1949r-47,-37l404,1871r-42,-43l1135,1095r1028,266xe" filled="f" strokecolor="white" strokeweight=".42831mm">
                <v:path arrowok="t"/>
              </v:shape>
            </v:group>
            <v:group id="_x0000_s3372" style="position:absolute;left:74;top:25;width:1061;height:1803" coordorigin="74,25" coordsize="1061,1803">
              <v:shape id="_x0000_s3373" style="position:absolute;left:74;top:25;width:1061;height:1803" coordorigin="74,25" coordsize="1061,1803" path="m1135,25r-80,3l975,37,896,53,820,74r-75,26l672,133r-71,37l534,213r-64,49l409,315r-61,63l293,444r-49,70l201,586r-36,76l134,739r-24,79l92,898,80,980r-6,82l75,1144r7,82l95,1307r19,81l140,1467r31,77l209,1619r45,73l305,1762r57,66l1135,1095r,-1070xe" fillcolor="#ffc000" stroked="f">
                <v:path arrowok="t"/>
              </v:shape>
            </v:group>
            <v:group id="_x0000_s3367" style="position:absolute;left:74;top:25;width:1061;height:1803" coordorigin="74,25" coordsize="1061,1803">
              <v:shape id="_x0000_s3371" style="position:absolute;left:74;top:25;width:1061;height:1803" coordorigin="74,25" coordsize="1061,1803" path="m362,1828r-57,-66l254,1692r-45,-73l171,1544r-31,-77l114,1388,95,1307,82,1226r-7,-82l74,1062r6,-82l92,898r18,-80l134,739r31,-77l201,586r43,-72l293,444r55,-66l409,315r61,-53l534,213r67,-43l672,133r73,-33l820,74,896,53,975,37r80,-9l1135,25r,1070l362,1828xe" filled="f" strokecolor="white" strokeweight=".42658mm">
                <v:path arrowok="t"/>
              </v:shape>
              <v:shape id="_x0000_s3370" type="#_x0000_t202" style="position:absolute;left:451;top:768;width:363;height:296" filled="f" stroked="f">
                <v:textbox inset="0,0,0,0">
                  <w:txbxContent>
                    <w:p w14:paraId="7B84BB9B" w14:textId="77777777" w:rsidR="00025C9E" w:rsidRDefault="00025C9E">
                      <w:pPr>
                        <w:spacing w:line="123" w:lineRule="exact"/>
                        <w:ind w:left="96" w:hanging="97"/>
                        <w:rPr>
                          <w:rFonts w:ascii="等线" w:eastAsia="等线" w:hAnsi="等线" w:cs="等线"/>
                          <w:sz w:val="12"/>
                          <w:szCs w:val="12"/>
                        </w:rPr>
                      </w:pPr>
                      <w:r>
                        <w:rPr>
                          <w:rFonts w:ascii="等线" w:eastAsia="等线" w:hAnsi="等线" w:cs="等线"/>
                          <w:color w:val="585858"/>
                          <w:sz w:val="12"/>
                          <w:szCs w:val="12"/>
                        </w:rPr>
                        <w:t>指标三</w:t>
                      </w:r>
                    </w:p>
                    <w:p w14:paraId="2E1E1FFF" w14:textId="77777777" w:rsidR="00025C9E" w:rsidRDefault="00025C9E">
                      <w:pPr>
                        <w:spacing w:before="28" w:line="145" w:lineRule="exact"/>
                        <w:ind w:left="96"/>
                        <w:rPr>
                          <w:rFonts w:ascii="Calibri" w:eastAsia="Calibri" w:hAnsi="Calibri" w:cs="Calibri"/>
                          <w:sz w:val="12"/>
                          <w:szCs w:val="12"/>
                        </w:rPr>
                      </w:pPr>
                      <w:r>
                        <w:rPr>
                          <w:rFonts w:ascii="Calibri"/>
                          <w:color w:val="585858"/>
                          <w:spacing w:val="-6"/>
                          <w:sz w:val="12"/>
                        </w:rPr>
                        <w:t>37%</w:t>
                      </w:r>
                    </w:p>
                  </w:txbxContent>
                </v:textbox>
              </v:shape>
              <v:shape id="_x0000_s3369" type="#_x0000_t202" style="position:absolute;left:1435;top:578;width:363;height:296" filled="f" stroked="f">
                <v:textbox inset="0,0,0,0">
                  <w:txbxContent>
                    <w:p w14:paraId="22F7539E" w14:textId="77777777" w:rsidR="00025C9E" w:rsidRDefault="00025C9E">
                      <w:pPr>
                        <w:spacing w:line="123" w:lineRule="exact"/>
                        <w:ind w:left="96" w:hanging="97"/>
                        <w:rPr>
                          <w:rFonts w:ascii="等线" w:eastAsia="等线" w:hAnsi="等线" w:cs="等线"/>
                          <w:sz w:val="12"/>
                          <w:szCs w:val="12"/>
                        </w:rPr>
                      </w:pPr>
                      <w:r>
                        <w:rPr>
                          <w:rFonts w:ascii="等线" w:eastAsia="等线" w:hAnsi="等线" w:cs="等线"/>
                          <w:color w:val="585858"/>
                          <w:sz w:val="12"/>
                          <w:szCs w:val="12"/>
                        </w:rPr>
                        <w:t>指标一</w:t>
                      </w:r>
                    </w:p>
                    <w:p w14:paraId="054F9969" w14:textId="77777777" w:rsidR="00025C9E" w:rsidRDefault="00025C9E">
                      <w:pPr>
                        <w:spacing w:before="28" w:line="145" w:lineRule="exact"/>
                        <w:ind w:left="96"/>
                        <w:rPr>
                          <w:rFonts w:ascii="Calibri" w:eastAsia="Calibri" w:hAnsi="Calibri" w:cs="Calibri"/>
                          <w:sz w:val="12"/>
                          <w:szCs w:val="12"/>
                        </w:rPr>
                      </w:pPr>
                      <w:r>
                        <w:rPr>
                          <w:rFonts w:ascii="Calibri"/>
                          <w:color w:val="585858"/>
                          <w:spacing w:val="-6"/>
                          <w:sz w:val="12"/>
                        </w:rPr>
                        <w:t>29%</w:t>
                      </w:r>
                    </w:p>
                  </w:txbxContent>
                </v:textbox>
              </v:shape>
              <v:shape id="_x0000_s3368" type="#_x0000_t202" style="position:absolute;left:1047;top:1589;width:362;height:297" filled="f" stroked="f">
                <v:textbox inset="0,0,0,0">
                  <w:txbxContent>
                    <w:p w14:paraId="4513662A" w14:textId="77777777" w:rsidR="00025C9E" w:rsidRDefault="00025C9E">
                      <w:pPr>
                        <w:spacing w:line="123" w:lineRule="exact"/>
                        <w:ind w:left="80" w:hanging="81"/>
                        <w:rPr>
                          <w:rFonts w:ascii="等线" w:eastAsia="等线" w:hAnsi="等线" w:cs="等线"/>
                          <w:sz w:val="12"/>
                          <w:szCs w:val="12"/>
                        </w:rPr>
                      </w:pPr>
                      <w:r>
                        <w:rPr>
                          <w:rFonts w:ascii="等线" w:eastAsia="等线" w:hAnsi="等线" w:cs="等线"/>
                          <w:color w:val="585858"/>
                          <w:spacing w:val="-1"/>
                          <w:sz w:val="12"/>
                          <w:szCs w:val="12"/>
                        </w:rPr>
                        <w:t>指标二</w:t>
                      </w:r>
                    </w:p>
                    <w:p w14:paraId="1443326D" w14:textId="77777777" w:rsidR="00025C9E" w:rsidRDefault="00025C9E">
                      <w:pPr>
                        <w:spacing w:before="28" w:line="145" w:lineRule="exact"/>
                        <w:ind w:left="80"/>
                        <w:rPr>
                          <w:rFonts w:ascii="Calibri" w:eastAsia="Calibri" w:hAnsi="Calibri" w:cs="Calibri"/>
                          <w:sz w:val="12"/>
                          <w:szCs w:val="12"/>
                        </w:rPr>
                      </w:pPr>
                      <w:r>
                        <w:rPr>
                          <w:rFonts w:ascii="Calibri"/>
                          <w:color w:val="585858"/>
                          <w:spacing w:val="-6"/>
                          <w:sz w:val="12"/>
                        </w:rPr>
                        <w:t>34%</w:t>
                      </w:r>
                    </w:p>
                  </w:txbxContent>
                </v:textbox>
              </v:shape>
            </v:group>
            <w10:anchorlock/>
          </v:group>
        </w:pict>
      </w:r>
    </w:p>
    <w:p w14:paraId="361438B4" w14:textId="77777777" w:rsidR="00996552" w:rsidRDefault="00996552">
      <w:pPr>
        <w:spacing w:line="200" w:lineRule="atLeast"/>
        <w:rPr>
          <w:rFonts w:ascii="宋体" w:eastAsia="宋体" w:hAnsi="宋体" w:cs="宋体"/>
          <w:sz w:val="20"/>
          <w:szCs w:val="20"/>
        </w:rPr>
        <w:sectPr w:rsidR="00996552">
          <w:type w:val="continuous"/>
          <w:pgSz w:w="11910" w:h="16840"/>
          <w:pgMar w:top="1580" w:right="1520" w:bottom="280" w:left="1680" w:header="720" w:footer="720" w:gutter="0"/>
          <w:cols w:space="720"/>
        </w:sectPr>
      </w:pPr>
    </w:p>
    <w:p w14:paraId="40D019D9" w14:textId="77777777" w:rsidR="00996552" w:rsidRDefault="00025C9E">
      <w:pPr>
        <w:spacing w:before="56"/>
        <w:ind w:left="2045"/>
        <w:rPr>
          <w:rFonts w:ascii="等线" w:eastAsia="等线" w:hAnsi="等线" w:cs="等线"/>
          <w:sz w:val="12"/>
          <w:szCs w:val="12"/>
          <w:lang w:eastAsia="zh-CN"/>
        </w:rPr>
      </w:pPr>
      <w:r>
        <w:rPr>
          <w:rFonts w:eastAsiaTheme="minorHAnsi"/>
        </w:rPr>
        <w:lastRenderedPageBreak/>
        <w:pict w14:anchorId="2B7ED546">
          <v:group id="_x0000_s3364" style="position:absolute;left:0;text-align:left;margin-left:181.5pt;margin-top:6.4pt;width:3.25pt;height:3.3pt;z-index:7408;mso-position-horizontal-relative:page" coordorigin="3630,128" coordsize="65,66">
            <v:shape id="_x0000_s3365" style="position:absolute;left:3630;top:128;width:65;height:66" coordorigin="3630,128" coordsize="65,66" path="m3630,160r64,e" filled="f" strokecolor="#5b9bd4" strokeweight="1.1825mm">
              <v:path arrowok="t"/>
            </v:shape>
            <w10:wrap anchorx="page"/>
          </v:group>
        </w:pict>
      </w:r>
      <w:r>
        <w:rPr>
          <w:rFonts w:eastAsiaTheme="minorHAnsi"/>
        </w:rPr>
        <w:pict w14:anchorId="3BC8B3EC">
          <v:group id="_x0000_s3362" style="position:absolute;left:0;text-align:left;margin-left:206.45pt;margin-top:6.4pt;width:3.25pt;height:3.3pt;z-index:-277696;mso-position-horizontal-relative:page" coordorigin="4129,128" coordsize="65,66">
            <v:shape id="_x0000_s3363" style="position:absolute;left:4129;top:128;width:65;height:66" coordorigin="4129,128" coordsize="65,66" path="m4129,160r65,e" filled="f" strokecolor="#92d050" strokeweight="1.1825mm">
              <v:path arrowok="t"/>
            </v:shape>
            <w10:wrap anchorx="page"/>
          </v:group>
        </w:pict>
      </w:r>
      <w:r>
        <w:rPr>
          <w:rFonts w:eastAsiaTheme="minorHAnsi"/>
        </w:rPr>
        <w:pict w14:anchorId="1DAB483E">
          <v:group id="_x0000_s3360" style="position:absolute;left:0;text-align:left;margin-left:231.45pt;margin-top:6.4pt;width:3.25pt;height:3.3pt;z-index:-277672;mso-position-horizontal-relative:page" coordorigin="4629,128" coordsize="65,66">
            <v:shape id="_x0000_s3361" style="position:absolute;left:4629;top:128;width:65;height:66" coordorigin="4629,128" coordsize="65,66" path="m4629,160r65,e" filled="f" strokecolor="#ffc000" strokeweight="1.1825mm">
              <v:path arrowok="t"/>
            </v:shape>
            <w10:wrap anchorx="page"/>
          </v:group>
        </w:pict>
      </w:r>
      <w:r w:rsidR="002D0D3F">
        <w:rPr>
          <w:rFonts w:ascii="等线" w:eastAsia="等线" w:hAnsi="等线" w:cs="等线"/>
          <w:sz w:val="12"/>
          <w:szCs w:val="12"/>
          <w:lang w:eastAsia="zh-CN"/>
        </w:rPr>
        <w:t xml:space="preserve">指标一   </w:t>
      </w:r>
      <w:r w:rsidR="002D0D3F">
        <w:rPr>
          <w:rFonts w:ascii="等线" w:eastAsia="等线" w:hAnsi="等线" w:cs="等线"/>
          <w:spacing w:val="10"/>
          <w:sz w:val="12"/>
          <w:szCs w:val="12"/>
          <w:lang w:eastAsia="zh-CN"/>
        </w:rPr>
        <w:t xml:space="preserve"> </w:t>
      </w:r>
      <w:r w:rsidR="002D0D3F">
        <w:rPr>
          <w:rFonts w:ascii="等线" w:eastAsia="等线" w:hAnsi="等线" w:cs="等线"/>
          <w:sz w:val="12"/>
          <w:szCs w:val="12"/>
          <w:lang w:eastAsia="zh-CN"/>
        </w:rPr>
        <w:t xml:space="preserve">指标二   </w:t>
      </w:r>
      <w:r w:rsidR="002D0D3F">
        <w:rPr>
          <w:rFonts w:ascii="等线" w:eastAsia="等线" w:hAnsi="等线" w:cs="等线"/>
          <w:spacing w:val="10"/>
          <w:sz w:val="12"/>
          <w:szCs w:val="12"/>
          <w:lang w:eastAsia="zh-CN"/>
        </w:rPr>
        <w:t xml:space="preserve"> </w:t>
      </w:r>
      <w:r w:rsidR="002D0D3F">
        <w:rPr>
          <w:rFonts w:ascii="等线" w:eastAsia="等线" w:hAnsi="等线" w:cs="等线"/>
          <w:sz w:val="12"/>
          <w:szCs w:val="12"/>
          <w:lang w:eastAsia="zh-CN"/>
        </w:rPr>
        <w:t>指标三</w:t>
      </w:r>
    </w:p>
    <w:p w14:paraId="0A7C661D" w14:textId="77777777" w:rsidR="00996552" w:rsidRDefault="002D0D3F">
      <w:pPr>
        <w:spacing w:before="57"/>
        <w:ind w:right="179"/>
        <w:jc w:val="center"/>
        <w:rPr>
          <w:rFonts w:ascii="等线" w:eastAsia="等线" w:hAnsi="等线" w:cs="等线"/>
          <w:sz w:val="12"/>
          <w:szCs w:val="12"/>
          <w:lang w:eastAsia="zh-CN"/>
        </w:rPr>
      </w:pPr>
      <w:r>
        <w:rPr>
          <w:lang w:eastAsia="zh-CN"/>
        </w:rPr>
        <w:br w:type="column"/>
      </w:r>
      <w:r>
        <w:rPr>
          <w:rFonts w:ascii="等线" w:eastAsia="等线" w:hAnsi="等线" w:cs="等线"/>
          <w:sz w:val="12"/>
          <w:szCs w:val="12"/>
          <w:lang w:eastAsia="zh-CN"/>
        </w:rPr>
        <w:lastRenderedPageBreak/>
        <w:t xml:space="preserve">指标一   </w:t>
      </w:r>
      <w:r>
        <w:rPr>
          <w:rFonts w:ascii="等线" w:eastAsia="等线" w:hAnsi="等线" w:cs="等线"/>
          <w:spacing w:val="16"/>
          <w:sz w:val="12"/>
          <w:szCs w:val="12"/>
          <w:lang w:eastAsia="zh-CN"/>
        </w:rPr>
        <w:t xml:space="preserve"> </w:t>
      </w:r>
      <w:r>
        <w:rPr>
          <w:rFonts w:ascii="等线" w:eastAsia="等线" w:hAnsi="等线" w:cs="等线"/>
          <w:spacing w:val="-1"/>
          <w:sz w:val="12"/>
          <w:szCs w:val="12"/>
          <w:lang w:eastAsia="zh-CN"/>
        </w:rPr>
        <w:t>指标二</w:t>
      </w:r>
      <w:r>
        <w:rPr>
          <w:rFonts w:ascii="等线" w:eastAsia="等线" w:hAnsi="等线" w:cs="等线"/>
          <w:sz w:val="12"/>
          <w:szCs w:val="12"/>
          <w:lang w:eastAsia="zh-CN"/>
        </w:rPr>
        <w:t xml:space="preserve">   </w:t>
      </w:r>
      <w:r>
        <w:rPr>
          <w:rFonts w:ascii="等线" w:eastAsia="等线" w:hAnsi="等线" w:cs="等线"/>
          <w:spacing w:val="17"/>
          <w:sz w:val="12"/>
          <w:szCs w:val="12"/>
          <w:lang w:eastAsia="zh-CN"/>
        </w:rPr>
        <w:t xml:space="preserve"> </w:t>
      </w:r>
      <w:r>
        <w:rPr>
          <w:rFonts w:ascii="等线" w:eastAsia="等线" w:hAnsi="等线" w:cs="等线"/>
          <w:sz w:val="12"/>
          <w:szCs w:val="12"/>
          <w:lang w:eastAsia="zh-CN"/>
        </w:rPr>
        <w:t>指标三</w:t>
      </w:r>
    </w:p>
    <w:p w14:paraId="61661690" w14:textId="77777777" w:rsidR="00996552" w:rsidRDefault="00996552">
      <w:pPr>
        <w:jc w:val="center"/>
        <w:rPr>
          <w:rFonts w:ascii="等线" w:eastAsia="等线" w:hAnsi="等线" w:cs="等线"/>
          <w:sz w:val="12"/>
          <w:szCs w:val="12"/>
          <w:lang w:eastAsia="zh-CN"/>
        </w:rPr>
        <w:sectPr w:rsidR="00996552">
          <w:type w:val="continuous"/>
          <w:pgSz w:w="11910" w:h="16840"/>
          <w:pgMar w:top="1580" w:right="1520" w:bottom="280" w:left="1680" w:header="720" w:footer="720" w:gutter="0"/>
          <w:cols w:num="2" w:space="720" w:equalWidth="0">
            <w:col w:w="3410" w:space="39"/>
            <w:col w:w="5261"/>
          </w:cols>
        </w:sectPr>
      </w:pPr>
    </w:p>
    <w:p w14:paraId="247C7CB6" w14:textId="77777777" w:rsidR="00996552" w:rsidRDefault="00996552">
      <w:pPr>
        <w:rPr>
          <w:rFonts w:ascii="等线" w:eastAsia="等线" w:hAnsi="等线" w:cs="等线"/>
          <w:sz w:val="20"/>
          <w:szCs w:val="20"/>
          <w:lang w:eastAsia="zh-CN"/>
        </w:rPr>
      </w:pPr>
    </w:p>
    <w:p w14:paraId="56C92942" w14:textId="77777777" w:rsidR="00996552" w:rsidRDefault="00996552">
      <w:pPr>
        <w:spacing w:before="7"/>
        <w:rPr>
          <w:rFonts w:ascii="等线" w:eastAsia="等线" w:hAnsi="等线" w:cs="等线"/>
          <w:sz w:val="23"/>
          <w:szCs w:val="23"/>
          <w:lang w:eastAsia="zh-CN"/>
        </w:rPr>
      </w:pPr>
    </w:p>
    <w:p w14:paraId="7E40AC54" w14:textId="77777777" w:rsidR="00996552" w:rsidRDefault="00025C9E">
      <w:pPr>
        <w:tabs>
          <w:tab w:val="left" w:pos="3380"/>
        </w:tabs>
        <w:spacing w:before="35"/>
        <w:ind w:left="597" w:firstLine="2048"/>
        <w:rPr>
          <w:rFonts w:ascii="宋体" w:eastAsia="宋体" w:hAnsi="宋体" w:cs="宋体"/>
          <w:sz w:val="21"/>
          <w:szCs w:val="21"/>
          <w:lang w:eastAsia="zh-CN"/>
        </w:rPr>
      </w:pPr>
      <w:r>
        <w:rPr>
          <w:rFonts w:eastAsiaTheme="minorHAnsi"/>
        </w:rPr>
        <w:pict w14:anchorId="4EFF2E64">
          <v:group id="_x0000_s3358" style="position:absolute;left:0;text-align:left;margin-left:343.85pt;margin-top:-34.2pt;width:3.25pt;height:3.25pt;z-index:7480;mso-position-horizontal-relative:page" coordorigin="6877,-684" coordsize="65,65">
            <v:shape id="_x0000_s3359" style="position:absolute;left:6877;top:-684;width:65;height:65" coordorigin="6877,-684" coordsize="65,65" path="m6877,-652r64,e" filled="f" strokecolor="#5b9bd4" strokeweight="1.1799mm">
              <v:path arrowok="t"/>
            </v:shape>
            <w10:wrap anchorx="page"/>
          </v:group>
        </w:pict>
      </w:r>
      <w:r>
        <w:rPr>
          <w:rFonts w:eastAsiaTheme="minorHAnsi"/>
        </w:rPr>
        <w:pict w14:anchorId="2EA39130">
          <v:group id="_x0000_s3356" style="position:absolute;left:0;text-align:left;margin-left:369.6pt;margin-top:-34.2pt;width:3.25pt;height:3.25pt;z-index:-277624;mso-position-horizontal-relative:page" coordorigin="7392,-684" coordsize="65,65">
            <v:shape id="_x0000_s3357" style="position:absolute;left:7392;top:-684;width:65;height:65" coordorigin="7392,-684" coordsize="65,65" path="m7392,-652r64,e" filled="f" strokecolor="#92d050" strokeweight="1.1799mm">
              <v:path arrowok="t"/>
            </v:shape>
            <w10:wrap anchorx="page"/>
          </v:group>
        </w:pict>
      </w:r>
      <w:r>
        <w:rPr>
          <w:rFonts w:eastAsiaTheme="minorHAnsi"/>
        </w:rPr>
        <w:pict w14:anchorId="5405B6A1">
          <v:group id="_x0000_s3354" style="position:absolute;left:0;text-align:left;margin-left:394.9pt;margin-top:-34.2pt;width:3.25pt;height:3.25pt;z-index:-277600;mso-position-horizontal-relative:page" coordorigin="7898,-684" coordsize="65,65">
            <v:shape id="_x0000_s3355" style="position:absolute;left:7898;top:-684;width:65;height:65" coordorigin="7898,-684" coordsize="65,65" path="m7898,-652r65,e" filled="f" strokecolor="#ffc000" strokeweight="1.1799mm">
              <v:path arrowok="t"/>
            </v:shape>
            <w10:wrap anchorx="page"/>
          </v:group>
        </w:pict>
      </w:r>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4.4</w:t>
      </w:r>
      <w:r w:rsidR="002D0D3F">
        <w:rPr>
          <w:rFonts w:ascii="Times New Roman" w:eastAsia="Times New Roman" w:hAnsi="Times New Roman" w:cs="Times New Roman"/>
          <w:sz w:val="21"/>
          <w:szCs w:val="21"/>
          <w:lang w:eastAsia="zh-CN"/>
        </w:rPr>
        <w:tab/>
      </w:r>
      <w:r w:rsidR="002D0D3F">
        <w:rPr>
          <w:rFonts w:ascii="宋体" w:eastAsia="宋体" w:hAnsi="宋体" w:cs="宋体"/>
          <w:sz w:val="21"/>
          <w:szCs w:val="21"/>
          <w:lang w:eastAsia="zh-CN"/>
        </w:rPr>
        <w:t>系统二级脆弱性指标权重图</w:t>
      </w:r>
    </w:p>
    <w:p w14:paraId="12200D2D" w14:textId="77777777" w:rsidR="00996552" w:rsidRDefault="00996552">
      <w:pPr>
        <w:spacing w:before="1"/>
        <w:rPr>
          <w:rFonts w:ascii="宋体" w:eastAsia="宋体" w:hAnsi="宋体" w:cs="宋体"/>
          <w:lang w:eastAsia="zh-CN"/>
        </w:rPr>
      </w:pPr>
    </w:p>
    <w:p w14:paraId="72A63828" w14:textId="77777777" w:rsidR="00996552" w:rsidRDefault="002D0D3F">
      <w:pPr>
        <w:pStyle w:val="a3"/>
        <w:spacing w:line="304" w:lineRule="auto"/>
        <w:ind w:right="75" w:firstLine="480"/>
        <w:rPr>
          <w:lang w:eastAsia="zh-CN"/>
        </w:rPr>
      </w:pPr>
      <w:r>
        <w:rPr>
          <w:spacing w:val="2"/>
          <w:lang w:eastAsia="zh-CN"/>
        </w:rPr>
        <w:t>从图</w:t>
      </w:r>
      <w:hyperlink w:anchor="_bookmark105" w:history="1">
        <w:r>
          <w:rPr>
            <w:rFonts w:ascii="Times New Roman" w:eastAsia="Times New Roman" w:hAnsi="Times New Roman" w:cs="Times New Roman"/>
            <w:spacing w:val="2"/>
            <w:lang w:eastAsia="zh-CN"/>
          </w:rPr>
          <w:t>4.4</w:t>
        </w:r>
      </w:hyperlink>
      <w:r>
        <w:rPr>
          <w:spacing w:val="2"/>
          <w:lang w:eastAsia="zh-CN"/>
        </w:rPr>
        <w:t>中可以看出，对于结构脆弱性指标而言，指标二电气介数对于电力</w:t>
      </w:r>
      <w:r>
        <w:rPr>
          <w:spacing w:val="26"/>
          <w:lang w:eastAsia="zh-CN"/>
        </w:rPr>
        <w:t xml:space="preserve"> </w:t>
      </w:r>
      <w:r>
        <w:rPr>
          <w:lang w:eastAsia="zh-CN"/>
        </w:rPr>
        <w:t>系统脆弱性评价影响最大</w:t>
      </w:r>
      <w:r>
        <w:rPr>
          <w:spacing w:val="-45"/>
          <w:lang w:eastAsia="zh-CN"/>
        </w:rPr>
        <w:t>，</w:t>
      </w:r>
      <w:r>
        <w:rPr>
          <w:lang w:eastAsia="zh-CN"/>
        </w:rPr>
        <w:t>因为该指标在进行节点重要性分析时</w:t>
      </w:r>
      <w:r>
        <w:rPr>
          <w:spacing w:val="-45"/>
          <w:lang w:eastAsia="zh-CN"/>
        </w:rPr>
        <w:t>，</w:t>
      </w:r>
      <w:r>
        <w:rPr>
          <w:lang w:eastAsia="zh-CN"/>
        </w:rPr>
        <w:t xml:space="preserve">不仅考虑到系 </w:t>
      </w:r>
      <w:r>
        <w:rPr>
          <w:spacing w:val="3"/>
          <w:lang w:eastAsia="zh-CN"/>
        </w:rPr>
        <w:t>统节点在拓扑中的重要性还考虑到潮流能量分布对结构的影响程度，所以从改</w:t>
      </w:r>
      <w:r>
        <w:rPr>
          <w:spacing w:val="51"/>
          <w:lang w:eastAsia="zh-CN"/>
        </w:rPr>
        <w:t xml:space="preserve"> </w:t>
      </w:r>
      <w:r>
        <w:rPr>
          <w:spacing w:val="1"/>
          <w:lang w:eastAsia="zh-CN"/>
        </w:rPr>
        <w:t>进的熵权法的权重结果上，电气介数在脆弱性评估上赋予较大的权重是合理的。</w:t>
      </w:r>
      <w:r>
        <w:rPr>
          <w:spacing w:val="30"/>
          <w:lang w:eastAsia="zh-CN"/>
        </w:rPr>
        <w:t xml:space="preserve"> </w:t>
      </w:r>
      <w:r>
        <w:rPr>
          <w:lang w:eastAsia="zh-CN"/>
        </w:rPr>
        <w:t>对于状态脆弱性指标而言</w:t>
      </w:r>
      <w:r>
        <w:rPr>
          <w:spacing w:val="-45"/>
          <w:lang w:eastAsia="zh-CN"/>
        </w:rPr>
        <w:t>，</w:t>
      </w:r>
      <w:r>
        <w:rPr>
          <w:lang w:eastAsia="zh-CN"/>
        </w:rPr>
        <w:t>各指标的权重分配结果差别不大</w:t>
      </w:r>
      <w:r>
        <w:rPr>
          <w:spacing w:val="-45"/>
          <w:lang w:eastAsia="zh-CN"/>
        </w:rPr>
        <w:t>，</w:t>
      </w:r>
      <w:r>
        <w:rPr>
          <w:lang w:eastAsia="zh-CN"/>
        </w:rPr>
        <w:t xml:space="preserve">其中指标二功率稳 </w:t>
      </w:r>
      <w:r>
        <w:rPr>
          <w:spacing w:val="3"/>
          <w:lang w:eastAsia="zh-CN"/>
        </w:rPr>
        <w:t>定裕度和指标三电网损耗灵敏度所占权重较大，而指标一电压稳定裕度权重最</w:t>
      </w:r>
      <w:r>
        <w:rPr>
          <w:spacing w:val="51"/>
          <w:lang w:eastAsia="zh-CN"/>
        </w:rPr>
        <w:t xml:space="preserve"> </w:t>
      </w:r>
      <w:r>
        <w:rPr>
          <w:lang w:eastAsia="zh-CN"/>
        </w:rPr>
        <w:t>小</w:t>
      </w:r>
      <w:r>
        <w:rPr>
          <w:spacing w:val="-30"/>
          <w:lang w:eastAsia="zh-CN"/>
        </w:rPr>
        <w:t>，</w:t>
      </w:r>
      <w:r>
        <w:rPr>
          <w:lang w:eastAsia="zh-CN"/>
        </w:rPr>
        <w:t>其原因在于电力系统各节点的差异性</w:t>
      </w:r>
      <w:r>
        <w:rPr>
          <w:spacing w:val="-30"/>
          <w:lang w:eastAsia="zh-CN"/>
        </w:rPr>
        <w:t>，</w:t>
      </w:r>
      <w:r>
        <w:rPr>
          <w:lang w:eastAsia="zh-CN"/>
        </w:rPr>
        <w:t>在指标二和指标三中</w:t>
      </w:r>
      <w:r>
        <w:rPr>
          <w:spacing w:val="-30"/>
          <w:lang w:eastAsia="zh-CN"/>
        </w:rPr>
        <w:t>，</w:t>
      </w:r>
      <w:r>
        <w:rPr>
          <w:lang w:eastAsia="zh-CN"/>
        </w:rPr>
        <w:t>两个指标都是 各自节点参数的改变来确定各节点的指标值</w:t>
      </w:r>
      <w:r>
        <w:rPr>
          <w:spacing w:val="-45"/>
          <w:lang w:eastAsia="zh-CN"/>
        </w:rPr>
        <w:t>，</w:t>
      </w:r>
      <w:r>
        <w:rPr>
          <w:lang w:eastAsia="zh-CN"/>
        </w:rPr>
        <w:t>如电网损耗灵敏度指标</w:t>
      </w:r>
      <w:r>
        <w:rPr>
          <w:spacing w:val="-45"/>
          <w:lang w:eastAsia="zh-CN"/>
        </w:rPr>
        <w:t>，</w:t>
      </w:r>
      <w:r>
        <w:rPr>
          <w:lang w:eastAsia="zh-CN"/>
        </w:rPr>
        <w:t xml:space="preserve">该指标是 </w:t>
      </w:r>
      <w:r>
        <w:rPr>
          <w:spacing w:val="3"/>
          <w:lang w:eastAsia="zh-CN"/>
        </w:rPr>
        <w:t>通过增加某节点的有功功率经潮流计算得到电网损耗值。指标一不同的是，该</w:t>
      </w:r>
      <w:r>
        <w:rPr>
          <w:spacing w:val="62"/>
          <w:lang w:eastAsia="zh-CN"/>
        </w:rPr>
        <w:t xml:space="preserve"> </w:t>
      </w:r>
      <w:r>
        <w:rPr>
          <w:spacing w:val="1"/>
          <w:lang w:eastAsia="zh-CN"/>
        </w:rPr>
        <w:t>指标是运用蒙特卡洛模拟实际电网负荷变化，来计算节点电压的平均电压裕度，</w:t>
      </w:r>
      <w:r>
        <w:rPr>
          <w:spacing w:val="58"/>
          <w:lang w:eastAsia="zh-CN"/>
        </w:rPr>
        <w:t xml:space="preserve"> </w:t>
      </w:r>
      <w:r>
        <w:rPr>
          <w:lang w:eastAsia="zh-CN"/>
        </w:rPr>
        <w:t>加之电网电压在实际负荷变化情况下</w:t>
      </w:r>
      <w:r>
        <w:rPr>
          <w:spacing w:val="-45"/>
          <w:lang w:eastAsia="zh-CN"/>
        </w:rPr>
        <w:t>，</w:t>
      </w:r>
      <w:r>
        <w:rPr>
          <w:lang w:eastAsia="zh-CN"/>
        </w:rPr>
        <w:t>其本身的稳定性较强</w:t>
      </w:r>
      <w:r>
        <w:rPr>
          <w:spacing w:val="-45"/>
          <w:lang w:eastAsia="zh-CN"/>
        </w:rPr>
        <w:t>，</w:t>
      </w:r>
      <w:r>
        <w:rPr>
          <w:lang w:eastAsia="zh-CN"/>
        </w:rPr>
        <w:t>电压值变化幅度较 小</w:t>
      </w:r>
      <w:r>
        <w:rPr>
          <w:spacing w:val="-45"/>
          <w:lang w:eastAsia="zh-CN"/>
        </w:rPr>
        <w:t>，</w:t>
      </w:r>
      <w:r>
        <w:rPr>
          <w:lang w:eastAsia="zh-CN"/>
        </w:rPr>
        <w:t>导致各节点的指标值离散程度较小</w:t>
      </w:r>
      <w:r>
        <w:rPr>
          <w:spacing w:val="-45"/>
          <w:lang w:eastAsia="zh-CN"/>
        </w:rPr>
        <w:t>，</w:t>
      </w:r>
      <w:r>
        <w:rPr>
          <w:lang w:eastAsia="zh-CN"/>
        </w:rPr>
        <w:t>所以该指标在最大离差化法的权重计算 结果中，所占的权重最小。</w:t>
      </w:r>
    </w:p>
    <w:p w14:paraId="6DC55B4D" w14:textId="77777777" w:rsidR="00996552" w:rsidRDefault="002D0D3F">
      <w:pPr>
        <w:pStyle w:val="a3"/>
        <w:spacing w:before="21" w:line="305" w:lineRule="auto"/>
        <w:ind w:right="99" w:firstLine="480"/>
        <w:rPr>
          <w:lang w:eastAsia="zh-CN"/>
        </w:rPr>
      </w:pPr>
      <w:r>
        <w:rPr>
          <w:lang w:eastAsia="zh-CN"/>
        </w:rPr>
        <w:t>因此</w:t>
      </w:r>
      <w:r>
        <w:rPr>
          <w:spacing w:val="-45"/>
          <w:lang w:eastAsia="zh-CN"/>
        </w:rPr>
        <w:t>，</w:t>
      </w:r>
      <w:r>
        <w:rPr>
          <w:lang w:eastAsia="zh-CN"/>
        </w:rPr>
        <w:t>本文由权重分配结果对结构和状态的各脆弱性指标进行融合</w:t>
      </w:r>
      <w:r>
        <w:rPr>
          <w:spacing w:val="-45"/>
          <w:lang w:eastAsia="zh-CN"/>
        </w:rPr>
        <w:t>，</w:t>
      </w:r>
      <w:r>
        <w:rPr>
          <w:lang w:eastAsia="zh-CN"/>
        </w:rPr>
        <w:t>其表达 式如下：</w:t>
      </w:r>
    </w:p>
    <w:p w14:paraId="474C9414" w14:textId="77777777" w:rsidR="00996552" w:rsidRDefault="00996552">
      <w:pPr>
        <w:spacing w:line="305" w:lineRule="auto"/>
        <w:rPr>
          <w:lang w:eastAsia="zh-CN"/>
        </w:rPr>
        <w:sectPr w:rsidR="00996552">
          <w:type w:val="continuous"/>
          <w:pgSz w:w="11910" w:h="16840"/>
          <w:pgMar w:top="1580" w:right="1520" w:bottom="280" w:left="1680" w:header="720" w:footer="720" w:gutter="0"/>
          <w:cols w:space="720"/>
        </w:sectPr>
      </w:pPr>
    </w:p>
    <w:p w14:paraId="5FD9ADE3" w14:textId="77777777" w:rsidR="00996552" w:rsidRDefault="00025C9E">
      <w:pPr>
        <w:spacing w:before="143" w:line="312" w:lineRule="exact"/>
        <w:ind w:left="1748"/>
        <w:jc w:val="center"/>
        <w:rPr>
          <w:rFonts w:ascii="Bookman Old Style" w:eastAsia="Bookman Old Style" w:hAnsi="Bookman Old Style" w:cs="Bookman Old Style"/>
          <w:sz w:val="16"/>
          <w:szCs w:val="16"/>
        </w:rPr>
      </w:pPr>
      <w:r>
        <w:rPr>
          <w:rFonts w:eastAsiaTheme="minorHAnsi"/>
        </w:rPr>
        <w:lastRenderedPageBreak/>
        <w:pict w14:anchorId="7A3C104F">
          <v:shape id="_x0000_s3353" type="#_x0000_t202" style="position:absolute;left:0;text-align:left;margin-left:223.75pt;margin-top:18pt;width:4pt;height:8pt;z-index:-277576;mso-position-horizontal-relative:page" filled="f" stroked="f">
            <v:textbox inset="0,0,0,0">
              <w:txbxContent>
                <w:p w14:paraId="177E677D" w14:textId="77777777" w:rsidR="00025C9E" w:rsidRDefault="00025C9E">
                  <w:pPr>
                    <w:spacing w:line="159" w:lineRule="exact"/>
                    <w:rPr>
                      <w:rFonts w:ascii="Palatino Linotype" w:eastAsia="Palatino Linotype" w:hAnsi="Palatino Linotype" w:cs="Palatino Linotype"/>
                      <w:sz w:val="16"/>
                      <w:szCs w:val="16"/>
                    </w:rPr>
                  </w:pPr>
                  <w:r>
                    <w:rPr>
                      <w:rFonts w:ascii="Palatino Linotype"/>
                      <w:sz w:val="16"/>
                    </w:rPr>
                    <w:t>1</w:t>
                  </w:r>
                </w:p>
              </w:txbxContent>
            </v:textbox>
            <w10:wrap anchorx="page"/>
          </v:shape>
        </w:pict>
      </w:r>
      <w:r w:rsidR="002D0D3F">
        <w:rPr>
          <w:rFonts w:ascii="Times New Roman" w:hAnsi="Times New Roman"/>
          <w:i/>
          <w:spacing w:val="-20"/>
          <w:sz w:val="24"/>
        </w:rPr>
        <w:t>V</w:t>
      </w:r>
      <w:r w:rsidR="002D0D3F">
        <w:rPr>
          <w:rFonts w:ascii="Palatino Linotype" w:hAnsi="Palatino Linotype"/>
          <w:position w:val="-3"/>
          <w:sz w:val="16"/>
        </w:rPr>
        <w:t>1</w:t>
      </w:r>
      <w:r w:rsidR="002D0D3F">
        <w:rPr>
          <w:rFonts w:ascii="Palatino Linotype" w:hAnsi="Palatino Linotype"/>
          <w:spacing w:val="21"/>
          <w:position w:val="-3"/>
          <w:sz w:val="16"/>
        </w:rPr>
        <w:t xml:space="preserve"> </w:t>
      </w:r>
      <w:r w:rsidR="002D0D3F">
        <w:rPr>
          <w:rFonts w:ascii="Georgia" w:hAnsi="Georgia"/>
          <w:sz w:val="24"/>
        </w:rPr>
        <w:t>=</w:t>
      </w:r>
      <w:r w:rsidR="002D0D3F">
        <w:rPr>
          <w:rFonts w:ascii="Georgia" w:hAnsi="Georgia"/>
          <w:spacing w:val="4"/>
          <w:sz w:val="24"/>
        </w:rPr>
        <w:t xml:space="preserve"> </w:t>
      </w:r>
      <w:r w:rsidR="002D0D3F">
        <w:rPr>
          <w:rFonts w:ascii="Times New Roman" w:hAnsi="Times New Roman"/>
          <w:i/>
          <w:spacing w:val="-2"/>
          <w:sz w:val="24"/>
        </w:rPr>
        <w:t>I</w:t>
      </w:r>
      <w:r w:rsidR="002D0D3F">
        <w:rPr>
          <w:rFonts w:ascii="Palatino Linotype" w:hAnsi="Palatino Linotype"/>
          <w:position w:val="-3"/>
          <w:sz w:val="16"/>
        </w:rPr>
        <w:t>1</w:t>
      </w:r>
      <w:r w:rsidR="002D0D3F">
        <w:rPr>
          <w:rFonts w:ascii="Palatino Linotype" w:hAnsi="Palatino Linotype"/>
          <w:spacing w:val="12"/>
          <w:position w:val="-3"/>
          <w:sz w:val="16"/>
        </w:rPr>
        <w:t xml:space="preserve"> </w:t>
      </w:r>
      <w:r w:rsidR="002D0D3F">
        <w:rPr>
          <w:rFonts w:ascii="MS Gothic" w:hAnsi="MS Gothic"/>
          <w:w w:val="90"/>
          <w:sz w:val="24"/>
        </w:rPr>
        <w:t>·</w:t>
      </w:r>
      <w:r w:rsidR="002D0D3F">
        <w:rPr>
          <w:rFonts w:ascii="MS Gothic" w:hAnsi="MS Gothic"/>
          <w:spacing w:val="-68"/>
          <w:w w:val="90"/>
          <w:sz w:val="24"/>
        </w:rPr>
        <w:t xml:space="preserve"> </w:t>
      </w:r>
      <w:r w:rsidR="002D0D3F">
        <w:rPr>
          <w:rFonts w:ascii="Times New Roman" w:hAnsi="Times New Roman"/>
          <w:i/>
          <w:spacing w:val="14"/>
          <w:sz w:val="24"/>
        </w:rPr>
        <w:t>W</w:t>
      </w:r>
      <w:r w:rsidR="002D0D3F">
        <w:rPr>
          <w:rFonts w:ascii="Bookman Old Style" w:hAnsi="Bookman Old Style"/>
          <w:i/>
          <w:position w:val="10"/>
          <w:sz w:val="16"/>
        </w:rPr>
        <w:t>T</w:t>
      </w:r>
    </w:p>
    <w:p w14:paraId="3CF0C983" w14:textId="77777777" w:rsidR="00996552" w:rsidRDefault="002D0D3F">
      <w:pPr>
        <w:pStyle w:val="a3"/>
        <w:spacing w:line="258" w:lineRule="exact"/>
        <w:ind w:left="0" w:right="550"/>
        <w:jc w:val="right"/>
        <w:rPr>
          <w:rFonts w:cs="宋体"/>
        </w:rPr>
      </w:pPr>
      <w:r>
        <w:rPr>
          <w:w w:val="68"/>
        </w:rPr>
        <w:t xml:space="preserve"> </w:t>
      </w:r>
    </w:p>
    <w:p w14:paraId="7C6F7D94" w14:textId="77777777" w:rsidR="00996552" w:rsidRDefault="002D0D3F">
      <w:pPr>
        <w:spacing w:before="1"/>
        <w:rPr>
          <w:rFonts w:ascii="宋体" w:eastAsia="宋体" w:hAnsi="宋体" w:cs="宋体"/>
          <w:sz w:val="35"/>
          <w:szCs w:val="35"/>
        </w:rPr>
      </w:pPr>
      <w:r>
        <w:br w:type="column"/>
      </w:r>
    </w:p>
    <w:p w14:paraId="5C31928C" w14:textId="77777777" w:rsidR="00996552" w:rsidRDefault="002D0D3F">
      <w:pPr>
        <w:tabs>
          <w:tab w:val="left" w:pos="4115"/>
        </w:tabs>
        <w:spacing w:line="295" w:lineRule="exact"/>
        <w:ind w:left="1748"/>
        <w:rPr>
          <w:rFonts w:ascii="Times New Roman" w:eastAsia="Times New Roman" w:hAnsi="Times New Roman" w:cs="Times New Roman"/>
          <w:sz w:val="24"/>
          <w:szCs w:val="24"/>
        </w:rPr>
      </w:pPr>
      <w:r>
        <w:rPr>
          <w:rFonts w:ascii="宋体"/>
          <w:spacing w:val="15"/>
          <w:w w:val="68"/>
          <w:sz w:val="24"/>
        </w:rPr>
        <w:t xml:space="preserve"> </w:t>
      </w:r>
      <w:r>
        <w:rPr>
          <w:rFonts w:ascii="Bookman Old Style"/>
          <w:i/>
          <w:position w:val="-3"/>
          <w:sz w:val="16"/>
        </w:rPr>
        <w:t>T</w:t>
      </w:r>
      <w:r>
        <w:rPr>
          <w:rFonts w:ascii="Bookman Old Style"/>
          <w:i/>
          <w:position w:val="-3"/>
          <w:sz w:val="16"/>
        </w:rPr>
        <w:tab/>
      </w:r>
      <w:r>
        <w:rPr>
          <w:rFonts w:ascii="Times New Roman"/>
          <w:sz w:val="24"/>
        </w:rPr>
        <w:t>(4.18)</w:t>
      </w:r>
    </w:p>
    <w:p w14:paraId="74CFE165" w14:textId="77777777" w:rsidR="00996552" w:rsidRDefault="00996552">
      <w:pPr>
        <w:spacing w:line="295"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2" w:space="720" w:equalWidth="0">
            <w:col w:w="2909" w:space="824"/>
            <w:col w:w="4977"/>
          </w:cols>
        </w:sectPr>
      </w:pPr>
    </w:p>
    <w:p w14:paraId="6606C60B" w14:textId="77777777" w:rsidR="00996552" w:rsidRDefault="00025C9E">
      <w:pPr>
        <w:tabs>
          <w:tab w:val="left" w:pos="456"/>
          <w:tab w:val="left" w:pos="913"/>
        </w:tabs>
        <w:spacing w:line="129" w:lineRule="exact"/>
        <w:ind w:right="63"/>
        <w:jc w:val="right"/>
        <w:rPr>
          <w:rFonts w:ascii="MS Gothic" w:eastAsia="MS Gothic" w:hAnsi="MS Gothic" w:cs="MS Gothic"/>
          <w:sz w:val="16"/>
          <w:szCs w:val="16"/>
        </w:rPr>
      </w:pPr>
      <w:r>
        <w:rPr>
          <w:rFonts w:eastAsiaTheme="minorHAnsi"/>
        </w:rPr>
        <w:lastRenderedPageBreak/>
        <w:pict w14:anchorId="6D4A8E06">
          <v:shape id="_x0000_s3352" type="#_x0000_t202" style="position:absolute;left:0;text-align:left;margin-left:207.5pt;margin-top:1.1pt;width:4pt;height:12pt;z-index:-277552;mso-position-horizontal-relative:page" filled="f" stroked="f">
            <v:textbox inset="0,0,0,0">
              <w:txbxContent>
                <w:p w14:paraId="40B882CA"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60376899">
          <v:shape id="_x0000_s3351" type="#_x0000_t202" style="position:absolute;left:0;text-align:left;margin-left:230.35pt;margin-top:1.1pt;width:4pt;height:12pt;z-index:-277528;mso-position-horizontal-relative:page" filled="f" stroked="f">
            <v:textbox inset="0,0,0,0">
              <w:txbxContent>
                <w:p w14:paraId="6429944C"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48B4AF7D">
          <v:shape id="_x0000_s3350" type="#_x0000_t202" style="position:absolute;left:0;text-align:left;margin-left:253.15pt;margin-top:1.1pt;width:4pt;height:12pt;z-index:-277504;mso-position-horizontal-relative:page" filled="f" stroked="f">
            <v:textbox inset="0,0,0,0">
              <w:txbxContent>
                <w:p w14:paraId="4ED7F66E"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56BD3C8E">
          <v:shape id="_x0000_s3349" type="#_x0000_t202" style="position:absolute;left:0;text-align:left;margin-left:185.6pt;margin-top:.4pt;width:7.65pt;height:12pt;z-index:7744;mso-position-horizontal-relative:page" filled="f" stroked="f">
            <v:textbox inset="0,0,0,0">
              <w:txbxContent>
                <w:p w14:paraId="32D3234F" w14:textId="77777777" w:rsidR="00025C9E" w:rsidRDefault="00025C9E">
                  <w:pPr>
                    <w:pStyle w:val="a3"/>
                    <w:spacing w:line="235" w:lineRule="exact"/>
                    <w:ind w:left="0"/>
                    <w:rPr>
                      <w:rFonts w:ascii="Georgia" w:eastAsia="Georgia" w:hAnsi="Georgia" w:cs="Georgia"/>
                    </w:rPr>
                  </w:pPr>
                  <w:r>
                    <w:rPr>
                      <w:rFonts w:ascii="Georgia"/>
                      <w:w w:val="95"/>
                    </w:rPr>
                    <w:t>=</w:t>
                  </w:r>
                </w:p>
              </w:txbxContent>
            </v:textbox>
            <w10:wrap anchorx="page"/>
          </v:shape>
        </w:pict>
      </w:r>
      <w:r w:rsidR="002D0D3F">
        <w:rPr>
          <w:rFonts w:ascii="MS Gothic" w:eastAsia="MS Gothic" w:hAnsi="MS Gothic" w:cs="MS Gothic"/>
          <w:w w:val="90"/>
          <w:sz w:val="16"/>
          <w:szCs w:val="16"/>
        </w:rPr>
        <w:t>∗</w:t>
      </w:r>
      <w:r w:rsidR="002D0D3F">
        <w:rPr>
          <w:rFonts w:ascii="MS Gothic" w:eastAsia="MS Gothic" w:hAnsi="MS Gothic" w:cs="MS Gothic"/>
          <w:w w:val="90"/>
          <w:sz w:val="16"/>
          <w:szCs w:val="16"/>
        </w:rPr>
        <w:tab/>
        <w:t>∗</w:t>
      </w:r>
      <w:r w:rsidR="002D0D3F">
        <w:rPr>
          <w:rFonts w:ascii="MS Gothic" w:eastAsia="MS Gothic" w:hAnsi="MS Gothic" w:cs="MS Gothic"/>
          <w:w w:val="90"/>
          <w:sz w:val="16"/>
          <w:szCs w:val="16"/>
        </w:rPr>
        <w:tab/>
        <w:t>∗</w:t>
      </w:r>
    </w:p>
    <w:p w14:paraId="2CE872A2" w14:textId="77777777" w:rsidR="00996552" w:rsidRDefault="002D0D3F">
      <w:pPr>
        <w:tabs>
          <w:tab w:val="left" w:pos="456"/>
          <w:tab w:val="left" w:pos="913"/>
        </w:tabs>
        <w:spacing w:line="201" w:lineRule="exact"/>
        <w:jc w:val="right"/>
        <w:rPr>
          <w:rFonts w:ascii="Palatino Linotype" w:eastAsia="Palatino Linotype" w:hAnsi="Palatino Linotype" w:cs="Palatino Linotype"/>
          <w:sz w:val="16"/>
          <w:szCs w:val="16"/>
        </w:rPr>
      </w:pPr>
      <w:r>
        <w:rPr>
          <w:rFonts w:ascii="Palatino Linotype"/>
          <w:w w:val="95"/>
          <w:sz w:val="16"/>
        </w:rPr>
        <w:t>11</w:t>
      </w:r>
      <w:r>
        <w:rPr>
          <w:rFonts w:ascii="Palatino Linotype"/>
          <w:w w:val="95"/>
          <w:sz w:val="16"/>
        </w:rPr>
        <w:tab/>
        <w:t>12</w:t>
      </w:r>
      <w:r>
        <w:rPr>
          <w:rFonts w:ascii="Palatino Linotype"/>
          <w:w w:val="95"/>
          <w:sz w:val="16"/>
        </w:rPr>
        <w:tab/>
        <w:t>13</w:t>
      </w:r>
    </w:p>
    <w:p w14:paraId="6C827423" w14:textId="77777777" w:rsidR="00996552" w:rsidRDefault="002D0D3F">
      <w:pPr>
        <w:numPr>
          <w:ilvl w:val="0"/>
          <w:numId w:val="1"/>
        </w:numPr>
        <w:tabs>
          <w:tab w:val="left" w:pos="562"/>
          <w:tab w:val="left" w:pos="1013"/>
          <w:tab w:val="left" w:pos="1465"/>
        </w:tabs>
        <w:spacing w:line="296" w:lineRule="exact"/>
        <w:ind w:hanging="327"/>
        <w:rPr>
          <w:rFonts w:ascii="Palatino Linotype" w:eastAsia="Palatino Linotype" w:hAnsi="Palatino Linotype" w:cs="Palatino Linotype"/>
          <w:sz w:val="16"/>
          <w:szCs w:val="16"/>
        </w:rPr>
      </w:pPr>
      <w:r>
        <w:rPr>
          <w:rFonts w:ascii="Times New Roman"/>
          <w:i/>
          <w:w w:val="95"/>
          <w:sz w:val="24"/>
        </w:rPr>
        <w:br w:type="column"/>
      </w:r>
      <w:r>
        <w:rPr>
          <w:rFonts w:ascii="Times New Roman"/>
          <w:i/>
          <w:w w:val="95"/>
          <w:sz w:val="24"/>
        </w:rPr>
        <w:lastRenderedPageBreak/>
        <w:t>w</w:t>
      </w:r>
      <w:r>
        <w:rPr>
          <w:rFonts w:ascii="Palatino Linotype"/>
          <w:w w:val="95"/>
          <w:position w:val="-3"/>
          <w:sz w:val="16"/>
        </w:rPr>
        <w:t>1</w:t>
      </w:r>
      <w:r>
        <w:rPr>
          <w:rFonts w:ascii="Palatino Linotype"/>
          <w:w w:val="95"/>
          <w:position w:val="-3"/>
          <w:sz w:val="16"/>
        </w:rPr>
        <w:tab/>
      </w:r>
      <w:r>
        <w:rPr>
          <w:rFonts w:ascii="Times New Roman"/>
          <w:i/>
          <w:w w:val="95"/>
          <w:sz w:val="24"/>
        </w:rPr>
        <w:t>w</w:t>
      </w:r>
      <w:r>
        <w:rPr>
          <w:rFonts w:ascii="Palatino Linotype"/>
          <w:w w:val="95"/>
          <w:position w:val="-3"/>
          <w:sz w:val="16"/>
        </w:rPr>
        <w:t>2</w:t>
      </w:r>
      <w:r>
        <w:rPr>
          <w:rFonts w:ascii="Palatino Linotype"/>
          <w:w w:val="95"/>
          <w:position w:val="-3"/>
          <w:sz w:val="16"/>
        </w:rPr>
        <w:tab/>
      </w:r>
      <w:r>
        <w:rPr>
          <w:rFonts w:ascii="Times New Roman"/>
          <w:i/>
          <w:sz w:val="24"/>
        </w:rPr>
        <w:t>w</w:t>
      </w:r>
      <w:r>
        <w:rPr>
          <w:rFonts w:ascii="Palatino Linotype"/>
          <w:position w:val="-3"/>
          <w:sz w:val="16"/>
        </w:rPr>
        <w:t>3</w:t>
      </w:r>
    </w:p>
    <w:p w14:paraId="63AE40E6" w14:textId="77777777" w:rsidR="00996552" w:rsidRDefault="002D0D3F">
      <w:pPr>
        <w:spacing w:line="277" w:lineRule="exact"/>
        <w:ind w:left="330"/>
        <w:rPr>
          <w:rFonts w:ascii="MS Gothic" w:eastAsia="MS Gothic" w:hAnsi="MS Gothic" w:cs="MS Gothic"/>
          <w:sz w:val="24"/>
          <w:szCs w:val="24"/>
        </w:rPr>
      </w:pPr>
      <w:r>
        <w:rPr>
          <w:w w:val="95"/>
        </w:rPr>
        <w:br w:type="column"/>
      </w:r>
      <w:r>
        <w:rPr>
          <w:rFonts w:ascii="Times New Roman" w:eastAsia="Times New Roman" w:hAnsi="Times New Roman" w:cs="Times New Roman"/>
          <w:w w:val="95"/>
          <w:sz w:val="24"/>
          <w:szCs w:val="24"/>
        </w:rPr>
        <w:lastRenderedPageBreak/>
        <w:t>,</w:t>
      </w:r>
      <w:r>
        <w:rPr>
          <w:rFonts w:ascii="Times New Roman" w:eastAsia="Times New Roman" w:hAnsi="Times New Roman" w:cs="Times New Roman"/>
          <w:spacing w:val="-47"/>
          <w:w w:val="95"/>
          <w:sz w:val="24"/>
          <w:szCs w:val="24"/>
        </w:rPr>
        <w:t xml:space="preserve"> </w:t>
      </w:r>
      <w:r>
        <w:rPr>
          <w:rFonts w:ascii="Times New Roman" w:eastAsia="Times New Roman" w:hAnsi="Times New Roman" w:cs="Times New Roman"/>
          <w:i/>
          <w:spacing w:val="-10"/>
          <w:w w:val="95"/>
          <w:sz w:val="24"/>
          <w:szCs w:val="24"/>
        </w:rPr>
        <w:t>V</w:t>
      </w:r>
      <w:r>
        <w:rPr>
          <w:rFonts w:ascii="Palatino Linotype" w:eastAsia="Palatino Linotype" w:hAnsi="Palatino Linotype" w:cs="Palatino Linotype"/>
          <w:spacing w:val="-10"/>
          <w:w w:val="95"/>
          <w:position w:val="-3"/>
          <w:sz w:val="16"/>
          <w:szCs w:val="16"/>
        </w:rPr>
        <w:t>1</w:t>
      </w:r>
      <w:r>
        <w:rPr>
          <w:rFonts w:ascii="Palatino Linotype" w:eastAsia="Palatino Linotype" w:hAnsi="Palatino Linotype" w:cs="Palatino Linotype"/>
          <w:spacing w:val="-3"/>
          <w:w w:val="95"/>
          <w:position w:val="-3"/>
          <w:sz w:val="16"/>
          <w:szCs w:val="16"/>
        </w:rPr>
        <w:t xml:space="preserve"> </w:t>
      </w:r>
      <w:r>
        <w:rPr>
          <w:rFonts w:ascii="MS Gothic" w:eastAsia="MS Gothic" w:hAnsi="MS Gothic" w:cs="MS Gothic"/>
          <w:w w:val="85"/>
          <w:sz w:val="24"/>
          <w:szCs w:val="24"/>
        </w:rPr>
        <w:t>∈</w:t>
      </w:r>
      <w:r>
        <w:rPr>
          <w:rFonts w:ascii="MS Gothic" w:eastAsia="MS Gothic" w:hAnsi="MS Gothic" w:cs="MS Gothic"/>
          <w:spacing w:val="-71"/>
          <w:w w:val="85"/>
          <w:sz w:val="24"/>
          <w:szCs w:val="24"/>
        </w:rPr>
        <w:t xml:space="preserve"> </w:t>
      </w:r>
      <w:r>
        <w:rPr>
          <w:rFonts w:ascii="MS Gothic" w:eastAsia="MS Gothic" w:hAnsi="MS Gothic" w:cs="MS Gothic"/>
          <w:spacing w:val="-6"/>
          <w:w w:val="95"/>
          <w:sz w:val="24"/>
          <w:szCs w:val="24"/>
        </w:rPr>
        <w:t>[</w:t>
      </w:r>
      <w:r>
        <w:rPr>
          <w:rFonts w:ascii="Palatino Linotype" w:eastAsia="Palatino Linotype" w:hAnsi="Palatino Linotype" w:cs="Palatino Linotype"/>
          <w:spacing w:val="-4"/>
          <w:w w:val="95"/>
          <w:sz w:val="24"/>
          <w:szCs w:val="24"/>
        </w:rPr>
        <w:t>0</w:t>
      </w:r>
      <w:r>
        <w:rPr>
          <w:rFonts w:ascii="Times New Roman" w:eastAsia="Times New Roman" w:hAnsi="Times New Roman" w:cs="Times New Roman"/>
          <w:spacing w:val="-4"/>
          <w:w w:val="95"/>
          <w:sz w:val="24"/>
          <w:szCs w:val="24"/>
        </w:rPr>
        <w:t>,</w:t>
      </w:r>
      <w:r>
        <w:rPr>
          <w:rFonts w:ascii="Times New Roman" w:eastAsia="Times New Roman" w:hAnsi="Times New Roman" w:cs="Times New Roman"/>
          <w:spacing w:val="-44"/>
          <w:w w:val="95"/>
          <w:sz w:val="24"/>
          <w:szCs w:val="24"/>
        </w:rPr>
        <w:t xml:space="preserve"> </w:t>
      </w:r>
      <w:r>
        <w:rPr>
          <w:rFonts w:ascii="Palatino Linotype" w:eastAsia="Palatino Linotype" w:hAnsi="Palatino Linotype" w:cs="Palatino Linotype"/>
          <w:w w:val="95"/>
          <w:sz w:val="24"/>
          <w:szCs w:val="24"/>
        </w:rPr>
        <w:t>1</w:t>
      </w:r>
      <w:r>
        <w:rPr>
          <w:rFonts w:ascii="MS Gothic" w:eastAsia="MS Gothic" w:hAnsi="MS Gothic" w:cs="MS Gothic"/>
          <w:w w:val="95"/>
          <w:sz w:val="24"/>
          <w:szCs w:val="24"/>
        </w:rPr>
        <w:t>]</w:t>
      </w:r>
    </w:p>
    <w:p w14:paraId="2EFC9DD5" w14:textId="77777777" w:rsidR="00996552" w:rsidRDefault="00996552">
      <w:pPr>
        <w:spacing w:line="277" w:lineRule="exact"/>
        <w:rPr>
          <w:rFonts w:ascii="MS Gothic" w:eastAsia="MS Gothic" w:hAnsi="MS Gothic" w:cs="MS Gothic"/>
          <w:sz w:val="24"/>
          <w:szCs w:val="24"/>
        </w:rPr>
        <w:sectPr w:rsidR="00996552">
          <w:type w:val="continuous"/>
          <w:pgSz w:w="11910" w:h="16840"/>
          <w:pgMar w:top="1580" w:right="1520" w:bottom="280" w:left="1680" w:header="720" w:footer="720" w:gutter="0"/>
          <w:cols w:num="3" w:space="720" w:equalWidth="0">
            <w:col w:w="3622" w:space="40"/>
            <w:col w:w="1706" w:space="40"/>
            <w:col w:w="3302"/>
          </w:cols>
        </w:sectPr>
      </w:pPr>
    </w:p>
    <w:p w14:paraId="2C3FCBE6" w14:textId="77777777" w:rsidR="00996552" w:rsidRDefault="00996552">
      <w:pPr>
        <w:spacing w:before="11"/>
        <w:rPr>
          <w:rFonts w:ascii="MS Gothic" w:eastAsia="MS Gothic" w:hAnsi="MS Gothic" w:cs="MS Gothic"/>
          <w:sz w:val="29"/>
          <w:szCs w:val="29"/>
        </w:rPr>
      </w:pPr>
    </w:p>
    <w:p w14:paraId="267DF007" w14:textId="77777777" w:rsidR="00996552" w:rsidRDefault="00996552">
      <w:pPr>
        <w:rPr>
          <w:rFonts w:ascii="MS Gothic" w:eastAsia="MS Gothic" w:hAnsi="MS Gothic" w:cs="MS Gothic"/>
          <w:sz w:val="29"/>
          <w:szCs w:val="29"/>
        </w:rPr>
        <w:sectPr w:rsidR="00996552">
          <w:type w:val="continuous"/>
          <w:pgSz w:w="11910" w:h="16840"/>
          <w:pgMar w:top="1580" w:right="1520" w:bottom="280" w:left="1680" w:header="720" w:footer="720" w:gutter="0"/>
          <w:cols w:space="720"/>
        </w:sectPr>
      </w:pPr>
    </w:p>
    <w:p w14:paraId="486DFC3B" w14:textId="77777777" w:rsidR="00996552" w:rsidRDefault="00025C9E">
      <w:pPr>
        <w:spacing w:before="43" w:line="312" w:lineRule="exact"/>
        <w:ind w:left="1748"/>
        <w:jc w:val="center"/>
        <w:rPr>
          <w:rFonts w:ascii="Bookman Old Style" w:eastAsia="Bookman Old Style" w:hAnsi="Bookman Old Style" w:cs="Bookman Old Style"/>
          <w:sz w:val="16"/>
          <w:szCs w:val="16"/>
        </w:rPr>
      </w:pPr>
      <w:r>
        <w:rPr>
          <w:rFonts w:eastAsiaTheme="minorHAnsi"/>
        </w:rPr>
        <w:lastRenderedPageBreak/>
        <w:pict w14:anchorId="34C8EDE0">
          <v:shape id="_x0000_s3348" type="#_x0000_t202" style="position:absolute;left:0;text-align:left;margin-left:223.75pt;margin-top:13pt;width:4pt;height:8pt;z-index:-277480;mso-position-horizontal-relative:page" filled="f" stroked="f">
            <v:textbox inset="0,0,0,0">
              <w:txbxContent>
                <w:p w14:paraId="7FEE6C4C" w14:textId="77777777" w:rsidR="00025C9E" w:rsidRDefault="00025C9E">
                  <w:pPr>
                    <w:spacing w:line="159" w:lineRule="exact"/>
                    <w:rPr>
                      <w:rFonts w:ascii="Palatino Linotype" w:eastAsia="Palatino Linotype" w:hAnsi="Palatino Linotype" w:cs="Palatino Linotype"/>
                      <w:sz w:val="16"/>
                      <w:szCs w:val="16"/>
                    </w:rPr>
                  </w:pPr>
                  <w:r>
                    <w:rPr>
                      <w:rFonts w:ascii="Palatino Linotype"/>
                      <w:sz w:val="16"/>
                    </w:rPr>
                    <w:t>2</w:t>
                  </w:r>
                </w:p>
              </w:txbxContent>
            </v:textbox>
            <w10:wrap anchorx="page"/>
          </v:shape>
        </w:pict>
      </w:r>
      <w:r w:rsidR="002D0D3F">
        <w:rPr>
          <w:rFonts w:ascii="Times New Roman" w:hAnsi="Times New Roman"/>
          <w:i/>
          <w:spacing w:val="-20"/>
          <w:sz w:val="24"/>
        </w:rPr>
        <w:t>V</w:t>
      </w:r>
      <w:r w:rsidR="002D0D3F">
        <w:rPr>
          <w:rFonts w:ascii="Palatino Linotype" w:hAnsi="Palatino Linotype"/>
          <w:position w:val="-3"/>
          <w:sz w:val="16"/>
        </w:rPr>
        <w:t>2</w:t>
      </w:r>
      <w:r w:rsidR="002D0D3F">
        <w:rPr>
          <w:rFonts w:ascii="Palatino Linotype" w:hAnsi="Palatino Linotype"/>
          <w:spacing w:val="21"/>
          <w:position w:val="-3"/>
          <w:sz w:val="16"/>
        </w:rPr>
        <w:t xml:space="preserve"> </w:t>
      </w:r>
      <w:r w:rsidR="002D0D3F">
        <w:rPr>
          <w:rFonts w:ascii="Georgia" w:hAnsi="Georgia"/>
          <w:sz w:val="24"/>
        </w:rPr>
        <w:t>=</w:t>
      </w:r>
      <w:r w:rsidR="002D0D3F">
        <w:rPr>
          <w:rFonts w:ascii="Georgia" w:hAnsi="Georgia"/>
          <w:spacing w:val="4"/>
          <w:sz w:val="24"/>
        </w:rPr>
        <w:t xml:space="preserve"> </w:t>
      </w:r>
      <w:r w:rsidR="002D0D3F">
        <w:rPr>
          <w:rFonts w:ascii="Times New Roman" w:hAnsi="Times New Roman"/>
          <w:i/>
          <w:spacing w:val="-2"/>
          <w:sz w:val="24"/>
        </w:rPr>
        <w:t>I</w:t>
      </w:r>
      <w:r w:rsidR="002D0D3F">
        <w:rPr>
          <w:rFonts w:ascii="Palatino Linotype" w:hAnsi="Palatino Linotype"/>
          <w:position w:val="-3"/>
          <w:sz w:val="16"/>
        </w:rPr>
        <w:t>1</w:t>
      </w:r>
      <w:r w:rsidR="002D0D3F">
        <w:rPr>
          <w:rFonts w:ascii="Palatino Linotype" w:hAnsi="Palatino Linotype"/>
          <w:spacing w:val="12"/>
          <w:position w:val="-3"/>
          <w:sz w:val="16"/>
        </w:rPr>
        <w:t xml:space="preserve"> </w:t>
      </w:r>
      <w:r w:rsidR="002D0D3F">
        <w:rPr>
          <w:rFonts w:ascii="MS Gothic" w:hAnsi="MS Gothic"/>
          <w:w w:val="90"/>
          <w:sz w:val="24"/>
        </w:rPr>
        <w:t>·</w:t>
      </w:r>
      <w:r w:rsidR="002D0D3F">
        <w:rPr>
          <w:rFonts w:ascii="MS Gothic" w:hAnsi="MS Gothic"/>
          <w:spacing w:val="-68"/>
          <w:w w:val="90"/>
          <w:sz w:val="24"/>
        </w:rPr>
        <w:t xml:space="preserve"> </w:t>
      </w:r>
      <w:r w:rsidR="002D0D3F">
        <w:rPr>
          <w:rFonts w:ascii="Times New Roman" w:hAnsi="Times New Roman"/>
          <w:i/>
          <w:spacing w:val="14"/>
          <w:sz w:val="24"/>
        </w:rPr>
        <w:t>W</w:t>
      </w:r>
      <w:r w:rsidR="002D0D3F">
        <w:rPr>
          <w:rFonts w:ascii="Bookman Old Style" w:hAnsi="Bookman Old Style"/>
          <w:i/>
          <w:position w:val="10"/>
          <w:sz w:val="16"/>
        </w:rPr>
        <w:t>T</w:t>
      </w:r>
    </w:p>
    <w:p w14:paraId="3E724C69" w14:textId="77777777" w:rsidR="00996552" w:rsidRDefault="002D0D3F">
      <w:pPr>
        <w:pStyle w:val="a3"/>
        <w:spacing w:line="258" w:lineRule="exact"/>
        <w:ind w:left="0" w:right="550"/>
        <w:jc w:val="right"/>
        <w:rPr>
          <w:rFonts w:cs="宋体"/>
        </w:rPr>
      </w:pPr>
      <w:r>
        <w:rPr>
          <w:w w:val="68"/>
        </w:rPr>
        <w:t xml:space="preserve"> </w:t>
      </w:r>
    </w:p>
    <w:p w14:paraId="41EA1DFA" w14:textId="77777777" w:rsidR="00996552" w:rsidRDefault="002D0D3F">
      <w:pPr>
        <w:spacing w:before="6"/>
        <w:rPr>
          <w:rFonts w:ascii="宋体" w:eastAsia="宋体" w:hAnsi="宋体" w:cs="宋体"/>
          <w:sz w:val="27"/>
          <w:szCs w:val="27"/>
        </w:rPr>
      </w:pPr>
      <w:r>
        <w:br w:type="column"/>
      </w:r>
    </w:p>
    <w:p w14:paraId="4D8CE4C0" w14:textId="77777777" w:rsidR="00996552" w:rsidRDefault="002D0D3F">
      <w:pPr>
        <w:tabs>
          <w:tab w:val="left" w:pos="4115"/>
        </w:tabs>
        <w:spacing w:line="295" w:lineRule="exact"/>
        <w:ind w:left="1748"/>
        <w:rPr>
          <w:rFonts w:ascii="Times New Roman" w:eastAsia="Times New Roman" w:hAnsi="Times New Roman" w:cs="Times New Roman"/>
          <w:sz w:val="24"/>
          <w:szCs w:val="24"/>
        </w:rPr>
      </w:pPr>
      <w:r>
        <w:rPr>
          <w:rFonts w:ascii="宋体"/>
          <w:spacing w:val="15"/>
          <w:w w:val="68"/>
          <w:sz w:val="24"/>
        </w:rPr>
        <w:t xml:space="preserve"> </w:t>
      </w:r>
      <w:r>
        <w:rPr>
          <w:rFonts w:ascii="Bookman Old Style"/>
          <w:i/>
          <w:position w:val="-3"/>
          <w:sz w:val="16"/>
        </w:rPr>
        <w:t>T</w:t>
      </w:r>
      <w:r>
        <w:rPr>
          <w:rFonts w:ascii="Bookman Old Style"/>
          <w:i/>
          <w:position w:val="-3"/>
          <w:sz w:val="16"/>
        </w:rPr>
        <w:tab/>
      </w:r>
      <w:r>
        <w:rPr>
          <w:rFonts w:ascii="Times New Roman"/>
          <w:sz w:val="24"/>
        </w:rPr>
        <w:t>(4.19)</w:t>
      </w:r>
    </w:p>
    <w:p w14:paraId="313066ED" w14:textId="77777777" w:rsidR="00996552" w:rsidRDefault="00996552">
      <w:pPr>
        <w:spacing w:line="295"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2" w:space="720" w:equalWidth="0">
            <w:col w:w="2909" w:space="824"/>
            <w:col w:w="4977"/>
          </w:cols>
        </w:sectPr>
      </w:pPr>
    </w:p>
    <w:p w14:paraId="28E96F63" w14:textId="77777777" w:rsidR="00996552" w:rsidRDefault="00025C9E">
      <w:pPr>
        <w:tabs>
          <w:tab w:val="left" w:pos="456"/>
          <w:tab w:val="left" w:pos="913"/>
        </w:tabs>
        <w:spacing w:line="129" w:lineRule="exact"/>
        <w:ind w:right="63"/>
        <w:jc w:val="right"/>
        <w:rPr>
          <w:rFonts w:ascii="MS Gothic" w:eastAsia="MS Gothic" w:hAnsi="MS Gothic" w:cs="MS Gothic"/>
          <w:sz w:val="16"/>
          <w:szCs w:val="16"/>
        </w:rPr>
      </w:pPr>
      <w:r>
        <w:rPr>
          <w:rFonts w:eastAsiaTheme="minorHAnsi"/>
        </w:rPr>
        <w:lastRenderedPageBreak/>
        <w:pict w14:anchorId="1B5A7F7F">
          <v:shape id="_x0000_s3347" type="#_x0000_t202" style="position:absolute;left:0;text-align:left;margin-left:207.5pt;margin-top:1.1pt;width:4pt;height:12pt;z-index:-277456;mso-position-horizontal-relative:page" filled="f" stroked="f">
            <v:textbox inset="0,0,0,0">
              <w:txbxContent>
                <w:p w14:paraId="1C91ECEE"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79D9EBCC">
          <v:shape id="_x0000_s3346" type="#_x0000_t202" style="position:absolute;left:0;text-align:left;margin-left:230.35pt;margin-top:1.1pt;width:4pt;height:12pt;z-index:-277432;mso-position-horizontal-relative:page" filled="f" stroked="f">
            <v:textbox inset="0,0,0,0">
              <w:txbxContent>
                <w:p w14:paraId="6BD12AA5"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3837E7F2">
          <v:shape id="_x0000_s3345" type="#_x0000_t202" style="position:absolute;left:0;text-align:left;margin-left:253.15pt;margin-top:1.1pt;width:4pt;height:12pt;z-index:-277408;mso-position-horizontal-relative:page" filled="f" stroked="f">
            <v:textbox inset="0,0,0,0">
              <w:txbxContent>
                <w:p w14:paraId="77744DA8" w14:textId="77777777" w:rsidR="00025C9E" w:rsidRDefault="00025C9E">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53CA0C0D">
          <v:shape id="_x0000_s3344" type="#_x0000_t202" style="position:absolute;left:0;text-align:left;margin-left:185.6pt;margin-top:.4pt;width:7.65pt;height:12pt;z-index:7768;mso-position-horizontal-relative:page" filled="f" stroked="f">
            <v:textbox inset="0,0,0,0">
              <w:txbxContent>
                <w:p w14:paraId="39B52109" w14:textId="77777777" w:rsidR="00025C9E" w:rsidRDefault="00025C9E">
                  <w:pPr>
                    <w:pStyle w:val="a3"/>
                    <w:spacing w:line="235" w:lineRule="exact"/>
                    <w:ind w:left="0"/>
                    <w:rPr>
                      <w:rFonts w:ascii="Georgia" w:eastAsia="Georgia" w:hAnsi="Georgia" w:cs="Georgia"/>
                    </w:rPr>
                  </w:pPr>
                  <w:r>
                    <w:rPr>
                      <w:rFonts w:ascii="Georgia"/>
                      <w:w w:val="95"/>
                    </w:rPr>
                    <w:t>=</w:t>
                  </w:r>
                </w:p>
              </w:txbxContent>
            </v:textbox>
            <w10:wrap anchorx="page"/>
          </v:shape>
        </w:pict>
      </w:r>
      <w:r w:rsidR="002D0D3F">
        <w:rPr>
          <w:rFonts w:ascii="MS Gothic" w:eastAsia="MS Gothic" w:hAnsi="MS Gothic" w:cs="MS Gothic"/>
          <w:w w:val="90"/>
          <w:sz w:val="16"/>
          <w:szCs w:val="16"/>
        </w:rPr>
        <w:t>∗</w:t>
      </w:r>
      <w:r w:rsidR="002D0D3F">
        <w:rPr>
          <w:rFonts w:ascii="MS Gothic" w:eastAsia="MS Gothic" w:hAnsi="MS Gothic" w:cs="MS Gothic"/>
          <w:w w:val="90"/>
          <w:sz w:val="16"/>
          <w:szCs w:val="16"/>
        </w:rPr>
        <w:tab/>
        <w:t>∗</w:t>
      </w:r>
      <w:r w:rsidR="002D0D3F">
        <w:rPr>
          <w:rFonts w:ascii="MS Gothic" w:eastAsia="MS Gothic" w:hAnsi="MS Gothic" w:cs="MS Gothic"/>
          <w:w w:val="90"/>
          <w:sz w:val="16"/>
          <w:szCs w:val="16"/>
        </w:rPr>
        <w:tab/>
        <w:t>∗</w:t>
      </w:r>
    </w:p>
    <w:p w14:paraId="1E62E1EA" w14:textId="77777777" w:rsidR="00996552" w:rsidRDefault="002D0D3F">
      <w:pPr>
        <w:tabs>
          <w:tab w:val="left" w:pos="456"/>
          <w:tab w:val="left" w:pos="913"/>
        </w:tabs>
        <w:spacing w:line="201" w:lineRule="exact"/>
        <w:jc w:val="right"/>
        <w:rPr>
          <w:rFonts w:ascii="Palatino Linotype" w:eastAsia="Palatino Linotype" w:hAnsi="Palatino Linotype" w:cs="Palatino Linotype"/>
          <w:sz w:val="16"/>
          <w:szCs w:val="16"/>
        </w:rPr>
      </w:pPr>
      <w:r>
        <w:rPr>
          <w:rFonts w:ascii="Palatino Linotype"/>
          <w:w w:val="95"/>
          <w:sz w:val="16"/>
        </w:rPr>
        <w:t>21</w:t>
      </w:r>
      <w:r>
        <w:rPr>
          <w:rFonts w:ascii="Palatino Linotype"/>
          <w:w w:val="95"/>
          <w:sz w:val="16"/>
        </w:rPr>
        <w:tab/>
        <w:t>22</w:t>
      </w:r>
      <w:r>
        <w:rPr>
          <w:rFonts w:ascii="Palatino Linotype"/>
          <w:w w:val="95"/>
          <w:sz w:val="16"/>
        </w:rPr>
        <w:tab/>
        <w:t>23</w:t>
      </w:r>
    </w:p>
    <w:p w14:paraId="52818348" w14:textId="77777777" w:rsidR="00996552" w:rsidRDefault="002D0D3F">
      <w:pPr>
        <w:numPr>
          <w:ilvl w:val="0"/>
          <w:numId w:val="1"/>
        </w:numPr>
        <w:tabs>
          <w:tab w:val="left" w:pos="562"/>
          <w:tab w:val="left" w:pos="1013"/>
          <w:tab w:val="left" w:pos="1465"/>
        </w:tabs>
        <w:spacing w:line="296" w:lineRule="exact"/>
        <w:ind w:hanging="327"/>
        <w:rPr>
          <w:rFonts w:ascii="Palatino Linotype" w:eastAsia="Palatino Linotype" w:hAnsi="Palatino Linotype" w:cs="Palatino Linotype"/>
          <w:sz w:val="16"/>
          <w:szCs w:val="16"/>
        </w:rPr>
      </w:pPr>
      <w:r>
        <w:rPr>
          <w:rFonts w:ascii="Times New Roman"/>
          <w:i/>
          <w:w w:val="95"/>
          <w:sz w:val="24"/>
        </w:rPr>
        <w:br w:type="column"/>
      </w:r>
      <w:r>
        <w:rPr>
          <w:rFonts w:ascii="Times New Roman"/>
          <w:i/>
          <w:w w:val="95"/>
          <w:sz w:val="24"/>
        </w:rPr>
        <w:lastRenderedPageBreak/>
        <w:t>w</w:t>
      </w:r>
      <w:r>
        <w:rPr>
          <w:rFonts w:ascii="Palatino Linotype"/>
          <w:w w:val="95"/>
          <w:position w:val="-3"/>
          <w:sz w:val="16"/>
        </w:rPr>
        <w:t>1</w:t>
      </w:r>
      <w:r>
        <w:rPr>
          <w:rFonts w:ascii="Palatino Linotype"/>
          <w:w w:val="95"/>
          <w:position w:val="-3"/>
          <w:sz w:val="16"/>
        </w:rPr>
        <w:tab/>
      </w:r>
      <w:r>
        <w:rPr>
          <w:rFonts w:ascii="Times New Roman"/>
          <w:i/>
          <w:w w:val="95"/>
          <w:sz w:val="24"/>
        </w:rPr>
        <w:t>w</w:t>
      </w:r>
      <w:r>
        <w:rPr>
          <w:rFonts w:ascii="Palatino Linotype"/>
          <w:w w:val="95"/>
          <w:position w:val="-3"/>
          <w:sz w:val="16"/>
        </w:rPr>
        <w:t>2</w:t>
      </w:r>
      <w:r>
        <w:rPr>
          <w:rFonts w:ascii="Palatino Linotype"/>
          <w:w w:val="95"/>
          <w:position w:val="-3"/>
          <w:sz w:val="16"/>
        </w:rPr>
        <w:tab/>
      </w:r>
      <w:r>
        <w:rPr>
          <w:rFonts w:ascii="Times New Roman"/>
          <w:i/>
          <w:sz w:val="24"/>
        </w:rPr>
        <w:t>w</w:t>
      </w:r>
      <w:r>
        <w:rPr>
          <w:rFonts w:ascii="Palatino Linotype"/>
          <w:position w:val="-3"/>
          <w:sz w:val="16"/>
        </w:rPr>
        <w:t>3</w:t>
      </w:r>
    </w:p>
    <w:p w14:paraId="4D96409D" w14:textId="77777777" w:rsidR="00996552" w:rsidRDefault="002D0D3F">
      <w:pPr>
        <w:spacing w:line="277" w:lineRule="exact"/>
        <w:ind w:left="330"/>
        <w:rPr>
          <w:rFonts w:ascii="MS Gothic" w:eastAsia="MS Gothic" w:hAnsi="MS Gothic" w:cs="MS Gothic"/>
          <w:sz w:val="24"/>
          <w:szCs w:val="24"/>
        </w:rPr>
      </w:pPr>
      <w:r>
        <w:rPr>
          <w:w w:val="95"/>
        </w:rPr>
        <w:br w:type="column"/>
      </w:r>
      <w:r>
        <w:rPr>
          <w:rFonts w:ascii="Times New Roman" w:eastAsia="Times New Roman" w:hAnsi="Times New Roman" w:cs="Times New Roman"/>
          <w:w w:val="95"/>
          <w:sz w:val="24"/>
          <w:szCs w:val="24"/>
        </w:rPr>
        <w:lastRenderedPageBreak/>
        <w:t>,</w:t>
      </w:r>
      <w:r>
        <w:rPr>
          <w:rFonts w:ascii="Times New Roman" w:eastAsia="Times New Roman" w:hAnsi="Times New Roman" w:cs="Times New Roman"/>
          <w:spacing w:val="-47"/>
          <w:w w:val="95"/>
          <w:sz w:val="24"/>
          <w:szCs w:val="24"/>
        </w:rPr>
        <w:t xml:space="preserve"> </w:t>
      </w:r>
      <w:r>
        <w:rPr>
          <w:rFonts w:ascii="Times New Roman" w:eastAsia="Times New Roman" w:hAnsi="Times New Roman" w:cs="Times New Roman"/>
          <w:i/>
          <w:spacing w:val="-10"/>
          <w:w w:val="95"/>
          <w:sz w:val="24"/>
          <w:szCs w:val="24"/>
        </w:rPr>
        <w:t>V</w:t>
      </w:r>
      <w:r>
        <w:rPr>
          <w:rFonts w:ascii="Palatino Linotype" w:eastAsia="Palatino Linotype" w:hAnsi="Palatino Linotype" w:cs="Palatino Linotype"/>
          <w:spacing w:val="-10"/>
          <w:w w:val="95"/>
          <w:position w:val="-3"/>
          <w:sz w:val="16"/>
          <w:szCs w:val="16"/>
        </w:rPr>
        <w:t>2</w:t>
      </w:r>
      <w:r>
        <w:rPr>
          <w:rFonts w:ascii="Palatino Linotype" w:eastAsia="Palatino Linotype" w:hAnsi="Palatino Linotype" w:cs="Palatino Linotype"/>
          <w:spacing w:val="-3"/>
          <w:w w:val="95"/>
          <w:position w:val="-3"/>
          <w:sz w:val="16"/>
          <w:szCs w:val="16"/>
        </w:rPr>
        <w:t xml:space="preserve"> </w:t>
      </w:r>
      <w:r>
        <w:rPr>
          <w:rFonts w:ascii="MS Gothic" w:eastAsia="MS Gothic" w:hAnsi="MS Gothic" w:cs="MS Gothic"/>
          <w:w w:val="85"/>
          <w:sz w:val="24"/>
          <w:szCs w:val="24"/>
        </w:rPr>
        <w:t>∈</w:t>
      </w:r>
      <w:r>
        <w:rPr>
          <w:rFonts w:ascii="MS Gothic" w:eastAsia="MS Gothic" w:hAnsi="MS Gothic" w:cs="MS Gothic"/>
          <w:spacing w:val="-71"/>
          <w:w w:val="85"/>
          <w:sz w:val="24"/>
          <w:szCs w:val="24"/>
        </w:rPr>
        <w:t xml:space="preserve"> </w:t>
      </w:r>
      <w:r>
        <w:rPr>
          <w:rFonts w:ascii="MS Gothic" w:eastAsia="MS Gothic" w:hAnsi="MS Gothic" w:cs="MS Gothic"/>
          <w:spacing w:val="-6"/>
          <w:w w:val="95"/>
          <w:sz w:val="24"/>
          <w:szCs w:val="24"/>
        </w:rPr>
        <w:t>[</w:t>
      </w:r>
      <w:r>
        <w:rPr>
          <w:rFonts w:ascii="Palatino Linotype" w:eastAsia="Palatino Linotype" w:hAnsi="Palatino Linotype" w:cs="Palatino Linotype"/>
          <w:spacing w:val="-4"/>
          <w:w w:val="95"/>
          <w:sz w:val="24"/>
          <w:szCs w:val="24"/>
        </w:rPr>
        <w:t>0</w:t>
      </w:r>
      <w:r>
        <w:rPr>
          <w:rFonts w:ascii="Times New Roman" w:eastAsia="Times New Roman" w:hAnsi="Times New Roman" w:cs="Times New Roman"/>
          <w:spacing w:val="-4"/>
          <w:w w:val="95"/>
          <w:sz w:val="24"/>
          <w:szCs w:val="24"/>
        </w:rPr>
        <w:t>,</w:t>
      </w:r>
      <w:r>
        <w:rPr>
          <w:rFonts w:ascii="Times New Roman" w:eastAsia="Times New Roman" w:hAnsi="Times New Roman" w:cs="Times New Roman"/>
          <w:spacing w:val="-44"/>
          <w:w w:val="95"/>
          <w:sz w:val="24"/>
          <w:szCs w:val="24"/>
        </w:rPr>
        <w:t xml:space="preserve"> </w:t>
      </w:r>
      <w:r>
        <w:rPr>
          <w:rFonts w:ascii="Palatino Linotype" w:eastAsia="Palatino Linotype" w:hAnsi="Palatino Linotype" w:cs="Palatino Linotype"/>
          <w:w w:val="95"/>
          <w:sz w:val="24"/>
          <w:szCs w:val="24"/>
        </w:rPr>
        <w:t>1</w:t>
      </w:r>
      <w:r>
        <w:rPr>
          <w:rFonts w:ascii="MS Gothic" w:eastAsia="MS Gothic" w:hAnsi="MS Gothic" w:cs="MS Gothic"/>
          <w:w w:val="95"/>
          <w:sz w:val="24"/>
          <w:szCs w:val="24"/>
        </w:rPr>
        <w:t>]</w:t>
      </w:r>
    </w:p>
    <w:p w14:paraId="1839B09D" w14:textId="77777777" w:rsidR="00996552" w:rsidRDefault="00996552">
      <w:pPr>
        <w:spacing w:line="277" w:lineRule="exact"/>
        <w:rPr>
          <w:rFonts w:ascii="MS Gothic" w:eastAsia="MS Gothic" w:hAnsi="MS Gothic" w:cs="MS Gothic"/>
          <w:sz w:val="24"/>
          <w:szCs w:val="24"/>
        </w:rPr>
        <w:sectPr w:rsidR="00996552">
          <w:type w:val="continuous"/>
          <w:pgSz w:w="11910" w:h="16840"/>
          <w:pgMar w:top="1580" w:right="1520" w:bottom="280" w:left="1680" w:header="720" w:footer="720" w:gutter="0"/>
          <w:cols w:num="3" w:space="720" w:equalWidth="0">
            <w:col w:w="3622" w:space="40"/>
            <w:col w:w="1706" w:space="40"/>
            <w:col w:w="3302"/>
          </w:cols>
        </w:sectPr>
      </w:pPr>
    </w:p>
    <w:p w14:paraId="783927E3" w14:textId="77777777" w:rsidR="00996552" w:rsidRDefault="00996552">
      <w:pPr>
        <w:spacing w:before="4"/>
        <w:rPr>
          <w:rFonts w:ascii="MS Gothic" w:eastAsia="MS Gothic" w:hAnsi="MS Gothic" w:cs="MS Gothic"/>
          <w:sz w:val="14"/>
          <w:szCs w:val="14"/>
        </w:rPr>
      </w:pPr>
    </w:p>
    <w:p w14:paraId="43BC19CA" w14:textId="77777777" w:rsidR="00996552" w:rsidRDefault="002D0D3F">
      <w:pPr>
        <w:tabs>
          <w:tab w:val="left" w:pos="817"/>
        </w:tabs>
        <w:spacing w:before="7"/>
        <w:ind w:left="597" w:hanging="480"/>
        <w:rPr>
          <w:rFonts w:ascii="宋体" w:eastAsia="宋体" w:hAnsi="宋体" w:cs="宋体"/>
          <w:sz w:val="30"/>
          <w:szCs w:val="30"/>
          <w:lang w:eastAsia="zh-CN"/>
        </w:rPr>
      </w:pPr>
      <w:bookmarkStart w:id="168" w:name="4.4_脆弱性量化评估一级指标融合"/>
      <w:bookmarkStart w:id="169" w:name="_bookmark106"/>
      <w:bookmarkEnd w:id="168"/>
      <w:bookmarkEnd w:id="169"/>
      <w:r>
        <w:rPr>
          <w:rFonts w:ascii="Times New Roman" w:eastAsia="Times New Roman" w:hAnsi="Times New Roman" w:cs="Times New Roman"/>
          <w:sz w:val="32"/>
          <w:szCs w:val="32"/>
          <w:lang w:eastAsia="zh-CN"/>
        </w:rPr>
        <w:t>4.4</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脆弱性量化评估一级指标融合</w:t>
      </w:r>
    </w:p>
    <w:p w14:paraId="22362AA2" w14:textId="77777777" w:rsidR="00996552" w:rsidRDefault="002D0D3F">
      <w:pPr>
        <w:pStyle w:val="a3"/>
        <w:spacing w:before="270" w:line="400" w:lineRule="exact"/>
        <w:ind w:right="75" w:firstLine="480"/>
        <w:rPr>
          <w:lang w:eastAsia="zh-CN"/>
        </w:rPr>
      </w:pPr>
      <w:r>
        <w:rPr>
          <w:lang w:eastAsia="zh-CN"/>
        </w:rPr>
        <w:t>经过上节的研究分析得到了结构和状态两个独立的评判指标</w:t>
      </w:r>
      <w:r>
        <w:rPr>
          <w:spacing w:val="-65"/>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33"/>
          <w:position w:val="-3"/>
          <w:sz w:val="16"/>
          <w:szCs w:val="16"/>
          <w:lang w:eastAsia="zh-CN"/>
        </w:rPr>
        <w:t xml:space="preserve"> </w:t>
      </w:r>
      <w:r>
        <w:rPr>
          <w:lang w:eastAsia="zh-CN"/>
        </w:rPr>
        <w:t>和</w:t>
      </w:r>
      <w:r>
        <w:rPr>
          <w:spacing w:val="-65"/>
          <w:lang w:eastAsia="zh-CN"/>
        </w:rPr>
        <w:t xml:space="preserve"> </w:t>
      </w:r>
      <w:r>
        <w:rPr>
          <w:rFonts w:ascii="Times New Roman" w:eastAsia="Times New Roman" w:hAnsi="Times New Roman" w:cs="Times New Roman"/>
          <w:i/>
          <w:spacing w:val="-3"/>
          <w:lang w:eastAsia="zh-CN"/>
        </w:rPr>
        <w:t>V</w:t>
      </w:r>
      <w:r>
        <w:rPr>
          <w:rFonts w:ascii="Palatino Linotype" w:eastAsia="Palatino Linotype" w:hAnsi="Palatino Linotype" w:cs="Palatino Linotype"/>
          <w:spacing w:val="-3"/>
          <w:position w:val="-3"/>
          <w:sz w:val="16"/>
          <w:szCs w:val="16"/>
          <w:lang w:eastAsia="zh-CN"/>
        </w:rPr>
        <w:t>2</w:t>
      </w:r>
      <w:r>
        <w:rPr>
          <w:spacing w:val="-3"/>
          <w:lang w:eastAsia="zh-CN"/>
        </w:rPr>
        <w:t>，将这</w:t>
      </w:r>
      <w:r>
        <w:rPr>
          <w:spacing w:val="24"/>
          <w:lang w:eastAsia="zh-CN"/>
        </w:rPr>
        <w:t xml:space="preserve"> </w:t>
      </w:r>
      <w:r>
        <w:rPr>
          <w:spacing w:val="1"/>
          <w:lang w:eastAsia="zh-CN"/>
        </w:rPr>
        <w:t>两个一级指标进行融合是本节研究的重点，考虑到事件和一级指标间的独立性，</w:t>
      </w:r>
      <w:r>
        <w:rPr>
          <w:spacing w:val="58"/>
          <w:lang w:eastAsia="zh-CN"/>
        </w:rPr>
        <w:t xml:space="preserve"> </w:t>
      </w:r>
      <w:r>
        <w:rPr>
          <w:lang w:eastAsia="zh-CN"/>
        </w:rPr>
        <w:t>本节基于</w:t>
      </w:r>
      <w:r>
        <w:rPr>
          <w:spacing w:val="-56"/>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5"/>
          <w:lang w:eastAsia="zh-CN"/>
        </w:rPr>
        <w:t xml:space="preserve"> </w:t>
      </w:r>
      <w:r>
        <w:rPr>
          <w:spacing w:val="-1"/>
          <w:lang w:eastAsia="zh-CN"/>
        </w:rPr>
        <w:t>证据理论，对一级指标进行融合，最终得到一个</w:t>
      </w:r>
      <w:r>
        <w:rPr>
          <w:spacing w:val="-56"/>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4"/>
          <w:lang w:eastAsia="zh-CN"/>
        </w:rPr>
        <w:t xml:space="preserve"> </w:t>
      </w:r>
      <w:r>
        <w:rPr>
          <w:rFonts w:ascii="MS Gothic" w:eastAsia="MS Gothic" w:hAnsi="MS Gothic" w:cs="MS Gothic"/>
          <w:lang w:eastAsia="zh-CN"/>
        </w:rPr>
        <w:t>−</w:t>
      </w:r>
      <w:r>
        <w:rPr>
          <w:rFonts w:ascii="MS Gothic" w:eastAsia="MS Gothic" w:hAnsi="MS Gothic" w:cs="MS Gothic"/>
          <w:spacing w:val="-64"/>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5"/>
          <w:lang w:eastAsia="zh-CN"/>
        </w:rPr>
        <w:t xml:space="preserve"> </w:t>
      </w:r>
      <w:r>
        <w:rPr>
          <w:lang w:eastAsia="zh-CN"/>
        </w:rPr>
        <w:t>范围内的系</w:t>
      </w:r>
      <w:r>
        <w:rPr>
          <w:spacing w:val="22"/>
          <w:lang w:eastAsia="zh-CN"/>
        </w:rPr>
        <w:t xml:space="preserve"> </w:t>
      </w:r>
      <w:r>
        <w:rPr>
          <w:lang w:eastAsia="zh-CN"/>
        </w:rPr>
        <w:t>统脆弱性综合评价结果。</w:t>
      </w:r>
    </w:p>
    <w:p w14:paraId="130E50F0" w14:textId="77777777" w:rsidR="00996552" w:rsidRDefault="00996552">
      <w:pPr>
        <w:spacing w:before="10"/>
        <w:rPr>
          <w:rFonts w:ascii="宋体" w:eastAsia="宋体" w:hAnsi="宋体" w:cs="宋体"/>
          <w:sz w:val="25"/>
          <w:szCs w:val="25"/>
          <w:lang w:eastAsia="zh-CN"/>
        </w:rPr>
      </w:pPr>
    </w:p>
    <w:p w14:paraId="2743B0A0" w14:textId="77777777" w:rsidR="00996552" w:rsidRDefault="002D0D3F">
      <w:pPr>
        <w:tabs>
          <w:tab w:val="left" w:pos="997"/>
        </w:tabs>
        <w:ind w:left="117"/>
        <w:rPr>
          <w:rFonts w:ascii="宋体" w:eastAsia="宋体" w:hAnsi="宋体" w:cs="宋体"/>
          <w:sz w:val="28"/>
          <w:szCs w:val="28"/>
        </w:rPr>
      </w:pPr>
      <w:bookmarkStart w:id="170" w:name="4.4.1_D-S证据理论"/>
      <w:bookmarkStart w:id="171" w:name="_bookmark107"/>
      <w:bookmarkEnd w:id="170"/>
      <w:bookmarkEnd w:id="171"/>
      <w:r>
        <w:rPr>
          <w:rFonts w:ascii="Times New Roman" w:eastAsia="Times New Roman" w:hAnsi="Times New Roman" w:cs="Times New Roman"/>
          <w:sz w:val="30"/>
          <w:szCs w:val="30"/>
        </w:rPr>
        <w:t>4.4.1</w:t>
      </w:r>
      <w:r>
        <w:rPr>
          <w:rFonts w:ascii="Times New Roman" w:eastAsia="Times New Roman" w:hAnsi="Times New Roman" w:cs="Times New Roman"/>
          <w:sz w:val="30"/>
          <w:szCs w:val="30"/>
        </w:rPr>
        <w:tab/>
      </w:r>
      <w:r>
        <w:rPr>
          <w:rFonts w:ascii="Times New Roman" w:eastAsia="Times New Roman" w:hAnsi="Times New Roman" w:cs="Times New Roman"/>
          <w:sz w:val="28"/>
          <w:szCs w:val="28"/>
        </w:rPr>
        <w:t xml:space="preserve">D-S </w:t>
      </w:r>
      <w:r>
        <w:rPr>
          <w:rFonts w:ascii="宋体" w:eastAsia="宋体" w:hAnsi="宋体" w:cs="宋体"/>
          <w:sz w:val="28"/>
          <w:szCs w:val="28"/>
        </w:rPr>
        <w:t>证据理论</w:t>
      </w:r>
    </w:p>
    <w:p w14:paraId="6ADBAEC2" w14:textId="77777777" w:rsidR="00996552" w:rsidRDefault="00996552">
      <w:pPr>
        <w:spacing w:before="1"/>
        <w:rPr>
          <w:rFonts w:ascii="宋体" w:eastAsia="宋体" w:hAnsi="宋体" w:cs="宋体"/>
          <w:sz w:val="24"/>
          <w:szCs w:val="24"/>
        </w:rPr>
      </w:pPr>
    </w:p>
    <w:p w14:paraId="08CC3101" w14:textId="77777777" w:rsidR="00996552" w:rsidRDefault="002D0D3F">
      <w:pPr>
        <w:pStyle w:val="a3"/>
        <w:spacing w:line="288" w:lineRule="auto"/>
        <w:ind w:right="275" w:firstLine="480"/>
        <w:jc w:val="both"/>
      </w:pPr>
      <w:r>
        <w:rPr>
          <w:rFonts w:ascii="Times New Roman" w:eastAsia="Times New Roman" w:hAnsi="Times New Roman" w:cs="Times New Roman"/>
        </w:rPr>
        <w:t xml:space="preserve">D-S </w:t>
      </w:r>
      <w:r>
        <w:t>证据理论是最早由</w:t>
      </w:r>
      <w:r>
        <w:rPr>
          <w:spacing w:val="-60"/>
        </w:rPr>
        <w:t xml:space="preserve"> </w:t>
      </w:r>
      <w:r>
        <w:rPr>
          <w:rFonts w:ascii="Times New Roman" w:eastAsia="Times New Roman" w:hAnsi="Times New Roman" w:cs="Times New Roman"/>
          <w:spacing w:val="-1"/>
        </w:rPr>
        <w:t>Dempster</w:t>
      </w:r>
      <w:r>
        <w:rPr>
          <w:rFonts w:ascii="Times New Roman" w:eastAsia="Times New Roman" w:hAnsi="Times New Roman" w:cs="Times New Roman"/>
        </w:rPr>
        <w:t xml:space="preserve"> </w:t>
      </w:r>
      <w:r>
        <w:t>提出，后由</w:t>
      </w:r>
      <w:r>
        <w:rPr>
          <w:spacing w:val="-60"/>
        </w:rPr>
        <w:t xml:space="preserve"> </w:t>
      </w:r>
      <w:r>
        <w:rPr>
          <w:rFonts w:ascii="Times New Roman" w:eastAsia="Times New Roman" w:hAnsi="Times New Roman" w:cs="Times New Roman"/>
        </w:rPr>
        <w:t xml:space="preserve">Shafter </w:t>
      </w:r>
      <w:r>
        <w:t>进行补充的用于处理不</w:t>
      </w:r>
      <w:r>
        <w:rPr>
          <w:spacing w:val="24"/>
        </w:rPr>
        <w:t xml:space="preserve"> </w:t>
      </w:r>
      <w:r>
        <w:t>确定性问题的完整理论。其原理是</w:t>
      </w:r>
      <w:r>
        <w:rPr>
          <w:spacing w:val="-53"/>
        </w:rPr>
        <w:t xml:space="preserve"> </w:t>
      </w:r>
      <w:r>
        <w:rPr>
          <w:rFonts w:ascii="Times New Roman" w:eastAsia="Times New Roman" w:hAnsi="Times New Roman" w:cs="Times New Roman"/>
          <w:spacing w:val="-1"/>
        </w:rPr>
        <w:t>Dempster</w:t>
      </w:r>
      <w:r>
        <w:rPr>
          <w:rFonts w:ascii="Times New Roman" w:eastAsia="Times New Roman" w:hAnsi="Times New Roman" w:cs="Times New Roman"/>
          <w:spacing w:val="7"/>
        </w:rPr>
        <w:t xml:space="preserve"> </w:t>
      </w:r>
      <w:r>
        <w:t>通过定义命题的不确定性，提出集</w:t>
      </w:r>
      <w:r>
        <w:rPr>
          <w:spacing w:val="60"/>
        </w:rPr>
        <w:t xml:space="preserve"> </w:t>
      </w:r>
      <w:r>
        <w:t>值映射和上、下限概率的概念，然后给出</w:t>
      </w:r>
      <w:r>
        <w:rPr>
          <w:spacing w:val="-53"/>
        </w:rPr>
        <w:t xml:space="preserve"> </w:t>
      </w:r>
      <w:r>
        <w:rPr>
          <w:rFonts w:ascii="Times New Roman" w:eastAsia="Times New Roman" w:hAnsi="Times New Roman" w:cs="Times New Roman"/>
          <w:spacing w:val="-1"/>
        </w:rPr>
        <w:t>Dempster</w:t>
      </w:r>
      <w:r>
        <w:rPr>
          <w:rFonts w:ascii="Times New Roman" w:eastAsia="Times New Roman" w:hAnsi="Times New Roman" w:cs="Times New Roman"/>
          <w:spacing w:val="7"/>
        </w:rPr>
        <w:t xml:space="preserve"> </w:t>
      </w:r>
      <w:r>
        <w:t>法则作为证据融合规则，最</w:t>
      </w:r>
      <w:r>
        <w:rPr>
          <w:spacing w:val="58"/>
        </w:rPr>
        <w:t xml:space="preserve"> </w:t>
      </w:r>
      <w:r>
        <w:t>后</w:t>
      </w:r>
      <w:r>
        <w:rPr>
          <w:spacing w:val="-50"/>
        </w:rPr>
        <w:t xml:space="preserve"> </w:t>
      </w:r>
      <w:r>
        <w:rPr>
          <w:rFonts w:ascii="Times New Roman" w:eastAsia="Times New Roman" w:hAnsi="Times New Roman" w:cs="Times New Roman"/>
          <w:spacing w:val="-2"/>
        </w:rPr>
        <w:t>Shafer</w:t>
      </w:r>
      <w:r>
        <w:rPr>
          <w:rFonts w:ascii="Times New Roman" w:eastAsia="Times New Roman" w:hAnsi="Times New Roman" w:cs="Times New Roman"/>
          <w:spacing w:val="10"/>
        </w:rPr>
        <w:t xml:space="preserve"> </w:t>
      </w:r>
      <w:r>
        <w:rPr>
          <w:spacing w:val="1"/>
        </w:rPr>
        <w:t>引入信任函数重新定义上、下限概率，得出具有普适性的</w:t>
      </w:r>
      <w:r>
        <w:rPr>
          <w:spacing w:val="-50"/>
        </w:rPr>
        <w:t xml:space="preserve"> </w:t>
      </w:r>
      <w:r>
        <w:rPr>
          <w:rFonts w:ascii="Times New Roman" w:eastAsia="Times New Roman" w:hAnsi="Times New Roman" w:cs="Times New Roman"/>
        </w:rPr>
        <w:t>D-S</w:t>
      </w:r>
      <w:r>
        <w:rPr>
          <w:rFonts w:ascii="Times New Roman" w:eastAsia="Times New Roman" w:hAnsi="Times New Roman" w:cs="Times New Roman"/>
          <w:spacing w:val="10"/>
        </w:rPr>
        <w:t xml:space="preserve"> </w:t>
      </w:r>
      <w:r>
        <w:rPr>
          <w:spacing w:val="1"/>
        </w:rPr>
        <w:t>证据理</w:t>
      </w:r>
      <w:r>
        <w:rPr>
          <w:spacing w:val="46"/>
        </w:rPr>
        <w:t xml:space="preserve"> </w:t>
      </w:r>
      <w:r>
        <w:t>论。</w:t>
      </w:r>
    </w:p>
    <w:p w14:paraId="1C80B5D4" w14:textId="77777777" w:rsidR="00996552" w:rsidRDefault="00996552">
      <w:pPr>
        <w:spacing w:before="1"/>
        <w:rPr>
          <w:rFonts w:ascii="宋体" w:eastAsia="宋体" w:hAnsi="宋体" w:cs="宋体"/>
          <w:sz w:val="18"/>
          <w:szCs w:val="18"/>
        </w:rPr>
      </w:pPr>
    </w:p>
    <w:p w14:paraId="10CC3DEA" w14:textId="77777777" w:rsidR="00996552" w:rsidRDefault="002D0D3F">
      <w:pPr>
        <w:pStyle w:val="a3"/>
        <w:rPr>
          <w:rFonts w:ascii="Times New Roman" w:eastAsia="Times New Roman" w:hAnsi="Times New Roman" w:cs="Times New Roman"/>
        </w:r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4.1</w:t>
      </w:r>
      <w:r>
        <w:rPr>
          <w:rFonts w:ascii="黑体" w:eastAsia="黑体" w:hAnsi="黑体" w:cs="黑体"/>
        </w:rPr>
        <w:t>：</w:t>
      </w:r>
      <w:r>
        <w:rPr>
          <w:rFonts w:ascii="黑体" w:eastAsia="黑体" w:hAnsi="黑体" w:cs="黑体"/>
          <w:spacing w:val="-1"/>
        </w:rPr>
        <w:t xml:space="preserve"> </w:t>
      </w:r>
      <w:r>
        <w:t>辨识框架</w:t>
      </w:r>
      <w:r>
        <w:rPr>
          <w:spacing w:val="-60"/>
        </w:rPr>
        <w:t xml:space="preserve"> </w:t>
      </w:r>
      <w:r>
        <w:rPr>
          <w:rFonts w:ascii="Times New Roman" w:eastAsia="Times New Roman" w:hAnsi="Times New Roman" w:cs="Times New Roman"/>
        </w:rPr>
        <w:t>(Frame</w:t>
      </w:r>
      <w:r>
        <w:rPr>
          <w:rFonts w:ascii="Times New Roman" w:eastAsia="Times New Roman" w:hAnsi="Times New Roman" w:cs="Times New Roman"/>
          <w:spacing w:val="-1"/>
        </w:rPr>
        <w:t xml:space="preserve"> </w:t>
      </w:r>
      <w:r>
        <w:rPr>
          <w:rFonts w:ascii="Times New Roman" w:eastAsia="Times New Roman" w:hAnsi="Times New Roman" w:cs="Times New Roman"/>
        </w:rPr>
        <w:t>of Discernment)</w:t>
      </w:r>
    </w:p>
    <w:p w14:paraId="067000D2" w14:textId="77777777" w:rsidR="00996552" w:rsidRDefault="00996552">
      <w:pPr>
        <w:spacing w:before="5"/>
        <w:rPr>
          <w:rFonts w:ascii="Times New Roman" w:eastAsia="Times New Roman" w:hAnsi="Times New Roman" w:cs="Times New Roman"/>
          <w:sz w:val="28"/>
          <w:szCs w:val="28"/>
        </w:rPr>
      </w:pPr>
    </w:p>
    <w:p w14:paraId="11DC1E5B" w14:textId="77777777" w:rsidR="00996552" w:rsidRDefault="002D0D3F">
      <w:pPr>
        <w:pStyle w:val="a3"/>
        <w:spacing w:line="260" w:lineRule="auto"/>
        <w:ind w:right="275" w:firstLine="480"/>
        <w:jc w:val="both"/>
        <w:rPr>
          <w:lang w:eastAsia="zh-CN"/>
        </w:rPr>
      </w:pPr>
      <w:r>
        <w:rPr>
          <w:lang w:eastAsia="zh-CN"/>
        </w:rPr>
        <w:t>设</w:t>
      </w:r>
      <w:r>
        <w:rPr>
          <w:spacing w:val="-63"/>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6"/>
          <w:lang w:eastAsia="zh-CN"/>
        </w:rPr>
        <w:t xml:space="preserve"> </w:t>
      </w:r>
      <w:r>
        <w:rPr>
          <w:rFonts w:ascii="Georgia" w:eastAsia="Georgia" w:hAnsi="Georgia" w:cs="Georgia"/>
          <w:lang w:eastAsia="zh-CN"/>
        </w:rPr>
        <w:t>=</w:t>
      </w:r>
      <w:r>
        <w:rPr>
          <w:rFonts w:ascii="Georgia" w:eastAsia="Georgia" w:hAnsi="Georgia" w:cs="Georgia"/>
          <w:spacing w:val="13"/>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spacing w:val="3"/>
        </w:rPr>
        <w:t>θ</w:t>
      </w:r>
      <w:r>
        <w:rPr>
          <w:rFonts w:ascii="Palatino Linotype" w:eastAsia="Palatino Linotype" w:hAnsi="Palatino Linotype" w:cs="Palatino Linotype"/>
          <w:spacing w:val="3"/>
          <w:position w:val="-3"/>
          <w:sz w:val="16"/>
          <w:szCs w:val="16"/>
          <w:lang w:eastAsia="zh-CN"/>
        </w:rPr>
        <w:t>2</w:t>
      </w:r>
      <w:r>
        <w:rPr>
          <w:rFonts w:ascii="Times New Roman" w:eastAsia="Times New Roman" w:hAnsi="Times New Roman" w:cs="Times New Roman"/>
          <w:spacing w:val="3"/>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1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1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1"/>
          <w:lang w:eastAsia="zh-CN"/>
        </w:rPr>
        <w:t xml:space="preserve"> </w:t>
      </w:r>
      <w:r>
        <w:rPr>
          <w:rFonts w:ascii="Times New Roman" w:eastAsia="Times New Roman" w:hAnsi="Times New Roman" w:cs="Times New Roman"/>
          <w:spacing w:val="6"/>
        </w:rPr>
        <w:t>θ</w:t>
      </w:r>
      <w:r>
        <w:rPr>
          <w:rFonts w:ascii="Bookman Old Style" w:eastAsia="Bookman Old Style" w:hAnsi="Bookman Old Style" w:cs="Bookman Old Style"/>
          <w:i/>
          <w:spacing w:val="6"/>
          <w:position w:val="-3"/>
          <w:sz w:val="16"/>
          <w:szCs w:val="16"/>
          <w:lang w:eastAsia="zh-CN"/>
        </w:rPr>
        <w:t>n</w:t>
      </w:r>
      <w:r>
        <w:rPr>
          <w:rFonts w:ascii="Bookman Old Style" w:eastAsia="Bookman Old Style" w:hAnsi="Bookman Old Style" w:cs="Bookman Old Style"/>
          <w:i/>
          <w:spacing w:val="-33"/>
          <w:position w:val="-3"/>
          <w:sz w:val="16"/>
          <w:szCs w:val="16"/>
          <w:lang w:eastAsia="zh-CN"/>
        </w:rPr>
        <w:t xml:space="preserve"> </w:t>
      </w:r>
      <w:r>
        <w:rPr>
          <w:rFonts w:ascii="MS Gothic" w:eastAsia="MS Gothic" w:hAnsi="MS Gothic" w:cs="MS Gothic"/>
          <w:spacing w:val="1"/>
          <w:lang w:eastAsia="zh-CN"/>
        </w:rPr>
        <w:t>}</w:t>
      </w:r>
      <w:r>
        <w:rPr>
          <w:spacing w:val="1"/>
          <w:lang w:eastAsia="zh-CN"/>
        </w:rPr>
        <w:t>，若非空集合</w:t>
      </w:r>
      <w:r>
        <w:rPr>
          <w:spacing w:val="-61"/>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
          <w:lang w:eastAsia="zh-CN"/>
        </w:rPr>
        <w:t xml:space="preserve"> </w:t>
      </w:r>
      <w:r>
        <w:rPr>
          <w:lang w:eastAsia="zh-CN"/>
        </w:rPr>
        <w:t>是由</w:t>
      </w:r>
      <w:r>
        <w:rPr>
          <w:spacing w:val="-60"/>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
          <w:lang w:eastAsia="zh-CN"/>
        </w:rPr>
        <w:t xml:space="preserve"> </w:t>
      </w:r>
      <w:r>
        <w:rPr>
          <w:lang w:eastAsia="zh-CN"/>
        </w:rPr>
        <w:t>个互不相容的元素组成，那么</w:t>
      </w:r>
      <w:r>
        <w:rPr>
          <w:spacing w:val="36"/>
          <w:lang w:eastAsia="zh-CN"/>
        </w:rPr>
        <w:t xml:space="preserve"> </w:t>
      </w:r>
      <w:r>
        <w:rPr>
          <w:lang w:eastAsia="zh-CN"/>
        </w:rPr>
        <w:t>称</w:t>
      </w:r>
      <w:r>
        <w:rPr>
          <w:spacing w:val="-60"/>
          <w:lang w:eastAsia="zh-CN"/>
        </w:rPr>
        <w:t xml:space="preserve"> </w:t>
      </w:r>
      <w:r>
        <w:rPr>
          <w:rFonts w:ascii="Times New Roman" w:eastAsia="Times New Roman" w:hAnsi="Times New Roman" w:cs="Times New Roman"/>
        </w:rPr>
        <w:t>Θ</w:t>
      </w:r>
      <w:r>
        <w:rPr>
          <w:rFonts w:ascii="Times New Roman" w:eastAsia="Times New Roman" w:hAnsi="Times New Roman" w:cs="Times New Roman"/>
          <w:lang w:eastAsia="zh-CN"/>
        </w:rPr>
        <w:t xml:space="preserve"> </w:t>
      </w:r>
      <w:r>
        <w:rPr>
          <w:lang w:eastAsia="zh-CN"/>
        </w:rPr>
        <w:t>是辨识框架。</w:t>
      </w:r>
    </w:p>
    <w:p w14:paraId="44854706" w14:textId="77777777" w:rsidR="00996552" w:rsidRDefault="002D0D3F">
      <w:pPr>
        <w:pStyle w:val="a3"/>
        <w:spacing w:before="45" w:line="280" w:lineRule="auto"/>
        <w:ind w:right="275" w:firstLine="480"/>
        <w:jc w:val="both"/>
        <w:rPr>
          <w:lang w:eastAsia="zh-CN"/>
        </w:rPr>
      </w:pPr>
      <w:r>
        <w:rPr>
          <w:lang w:eastAsia="zh-CN"/>
        </w:rPr>
        <w:t>在</w:t>
      </w:r>
      <w:r>
        <w:rPr>
          <w:spacing w:val="-46"/>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4"/>
          <w:lang w:eastAsia="zh-CN"/>
        </w:rPr>
        <w:t xml:space="preserve"> </w:t>
      </w:r>
      <w:r>
        <w:rPr>
          <w:spacing w:val="2"/>
          <w:lang w:eastAsia="zh-CN"/>
        </w:rPr>
        <w:t>证据理论中，辨识框架表示关于命题的彼此独立的所有答案或假设</w:t>
      </w:r>
      <w:r>
        <w:rPr>
          <w:spacing w:val="46"/>
          <w:lang w:eastAsia="zh-CN"/>
        </w:rPr>
        <w:t xml:space="preserve"> </w:t>
      </w:r>
      <w:r>
        <w:rPr>
          <w:spacing w:val="3"/>
          <w:lang w:eastAsia="zh-CN"/>
        </w:rPr>
        <w:t>的有限集合</w:t>
      </w:r>
      <w:hyperlink w:anchor="_bookmark218" w:history="1">
        <w:r>
          <w:rPr>
            <w:rFonts w:ascii="Times New Roman" w:eastAsia="Times New Roman" w:hAnsi="Times New Roman" w:cs="Times New Roman"/>
            <w:spacing w:val="3"/>
            <w:position w:val="9"/>
            <w:sz w:val="16"/>
            <w:szCs w:val="16"/>
            <w:lang w:eastAsia="zh-CN"/>
          </w:rPr>
          <w:t>[75</w:t>
        </w:r>
      </w:hyperlink>
      <w:r>
        <w:rPr>
          <w:rFonts w:ascii="Times New Roman" w:eastAsia="Times New Roman" w:hAnsi="Times New Roman" w:cs="Times New Roman"/>
          <w:spacing w:val="3"/>
          <w:position w:val="9"/>
          <w:sz w:val="16"/>
          <w:szCs w:val="16"/>
          <w:lang w:eastAsia="zh-CN"/>
        </w:rPr>
        <w:t>]</w:t>
      </w:r>
      <w:r>
        <w:rPr>
          <w:spacing w:val="3"/>
          <w:lang w:eastAsia="zh-CN"/>
        </w:rPr>
        <w:t>。</w:t>
      </w:r>
      <w:r>
        <w:rPr>
          <w:rFonts w:ascii="Palatino Linotype" w:eastAsia="Palatino Linotype" w:hAnsi="Palatino Linotype" w:cs="Palatino Linotype"/>
          <w:spacing w:val="3"/>
          <w:lang w:eastAsia="zh-CN"/>
        </w:rPr>
        <w:t>2</w:t>
      </w:r>
      <w:r>
        <w:rPr>
          <w:rFonts w:ascii="Times New Roman" w:eastAsia="Times New Roman" w:hAnsi="Times New Roman" w:cs="Times New Roman"/>
          <w:spacing w:val="3"/>
          <w:position w:val="9"/>
          <w:sz w:val="16"/>
          <w:szCs w:val="16"/>
        </w:rPr>
        <w:t>Θ</w:t>
      </w:r>
      <w:r>
        <w:rPr>
          <w:rFonts w:ascii="Times New Roman" w:eastAsia="Times New Roman" w:hAnsi="Times New Roman" w:cs="Times New Roman"/>
          <w:spacing w:val="20"/>
          <w:position w:val="9"/>
          <w:sz w:val="16"/>
          <w:szCs w:val="16"/>
          <w:lang w:eastAsia="zh-CN"/>
        </w:rPr>
        <w:t xml:space="preserve"> </w:t>
      </w:r>
      <w:r>
        <w:rPr>
          <w:lang w:eastAsia="zh-CN"/>
        </w:rPr>
        <w:t>是</w:t>
      </w:r>
      <w:r>
        <w:rPr>
          <w:spacing w:val="-29"/>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1"/>
          <w:lang w:eastAsia="zh-CN"/>
        </w:rPr>
        <w:t xml:space="preserve"> </w:t>
      </w:r>
      <w:r>
        <w:rPr>
          <w:spacing w:val="8"/>
          <w:lang w:eastAsia="zh-CN"/>
        </w:rPr>
        <w:t>的幂</w:t>
      </w:r>
      <w:r>
        <w:rPr>
          <w:lang w:eastAsia="zh-CN"/>
        </w:rPr>
        <w:t>集</w:t>
      </w:r>
      <w:r>
        <w:rPr>
          <w:spacing w:val="8"/>
          <w:lang w:eastAsia="zh-CN"/>
        </w:rPr>
        <w:t>，表示辨识框架的所有子集</w:t>
      </w:r>
      <w:r>
        <w:rPr>
          <w:lang w:eastAsia="zh-CN"/>
        </w:rPr>
        <w:t>（</w:t>
      </w:r>
      <w:r>
        <w:rPr>
          <w:spacing w:val="8"/>
          <w:lang w:eastAsia="zh-CN"/>
        </w:rPr>
        <w:t>包含空</w:t>
      </w:r>
      <w:r>
        <w:rPr>
          <w:lang w:eastAsia="zh-CN"/>
        </w:rPr>
        <w:t>集</w:t>
      </w:r>
      <w:r>
        <w:rPr>
          <w:spacing w:val="-40"/>
          <w:lang w:eastAsia="zh-CN"/>
        </w:rPr>
        <w:t>）</w:t>
      </w:r>
      <w:r>
        <w:rPr>
          <w:spacing w:val="7"/>
          <w:lang w:eastAsia="zh-CN"/>
        </w:rPr>
        <w:t>，</w:t>
      </w:r>
      <w:r>
        <w:rPr>
          <w:lang w:eastAsia="zh-CN"/>
        </w:rPr>
        <w:t>即</w:t>
      </w:r>
      <w:r>
        <w:rPr>
          <w:spacing w:val="216"/>
          <w:lang w:eastAsia="zh-CN"/>
        </w:rPr>
        <w:t xml:space="preserve"> </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9"/>
          <w:position w:val="9"/>
          <w:sz w:val="16"/>
          <w:szCs w:val="16"/>
          <w:lang w:eastAsia="zh-CN"/>
        </w:rPr>
        <w:t xml:space="preserve"> </w:t>
      </w:r>
      <w:r>
        <w:rPr>
          <w:rFonts w:ascii="Georgia" w:eastAsia="Georgia" w:hAnsi="Georgia" w:cs="Georgia"/>
          <w:lang w:eastAsia="zh-CN"/>
        </w:rPr>
        <w:t>=</w:t>
      </w:r>
      <w:r>
        <w:rPr>
          <w:rFonts w:ascii="Georgia" w:eastAsia="Georgia" w:hAnsi="Georgia" w:cs="Georgia"/>
          <w:spacing w:val="-10"/>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rPr>
        <w:t>ϕ</w:t>
      </w:r>
      <w:r>
        <w:rPr>
          <w:rFonts w:ascii="Times New Roman" w:eastAsia="Times New Roman" w:hAnsi="Times New Roman" w:cs="Times New Roman"/>
          <w:spacing w:val="1"/>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spacing w:val="6"/>
        </w:rPr>
        <w:t>θ</w:t>
      </w:r>
      <w:r>
        <w:rPr>
          <w:rFonts w:ascii="Palatino Linotype" w:eastAsia="Palatino Linotype" w:hAnsi="Palatino Linotype" w:cs="Palatino Linotype"/>
          <w:spacing w:val="6"/>
          <w:position w:val="-3"/>
          <w:sz w:val="16"/>
          <w:szCs w:val="16"/>
          <w:lang w:eastAsia="zh-CN"/>
        </w:rPr>
        <w:t>1</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spacing w:val="6"/>
        </w:rPr>
        <w:t>θ</w:t>
      </w:r>
      <w:r>
        <w:rPr>
          <w:rFonts w:ascii="Palatino Linotype" w:eastAsia="Palatino Linotype" w:hAnsi="Palatino Linotype" w:cs="Palatino Linotype"/>
          <w:spacing w:val="6"/>
          <w:position w:val="-3"/>
          <w:sz w:val="16"/>
          <w:szCs w:val="16"/>
          <w:lang w:eastAsia="zh-CN"/>
        </w:rPr>
        <w:t>2</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8"/>
          <w:lang w:eastAsia="zh-CN"/>
        </w:rPr>
        <w:t>{</w:t>
      </w:r>
      <w:r>
        <w:rPr>
          <w:rFonts w:ascii="Times New Roman" w:eastAsia="Times New Roman" w:hAnsi="Times New Roman" w:cs="Times New Roman"/>
          <w:spacing w:val="7"/>
        </w:rPr>
        <w:t>θ</w:t>
      </w:r>
      <w:r>
        <w:rPr>
          <w:rFonts w:ascii="Bookman Old Style" w:eastAsia="Bookman Old Style" w:hAnsi="Bookman Old Style" w:cs="Bookman Old Style"/>
          <w:i/>
          <w:spacing w:val="7"/>
          <w:position w:val="-3"/>
          <w:sz w:val="16"/>
          <w:szCs w:val="16"/>
          <w:lang w:eastAsia="zh-CN"/>
        </w:rPr>
        <w:t>n</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2</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3</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9"/>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40"/>
          <w:lang w:eastAsia="zh-CN"/>
        </w:rPr>
        <w:t xml:space="preserve"> </w:t>
      </w:r>
      <w:r>
        <w:rPr>
          <w:rFonts w:ascii="Times New Roman" w:eastAsia="Times New Roman" w:hAnsi="Times New Roman" w:cs="Times New Roman"/>
          <w:spacing w:val="4"/>
        </w:rPr>
        <w:t>Θ</w:t>
      </w:r>
      <w:r>
        <w:rPr>
          <w:rFonts w:ascii="MS Gothic" w:eastAsia="MS Gothic" w:hAnsi="MS Gothic" w:cs="MS Gothic"/>
          <w:spacing w:val="4"/>
          <w:lang w:eastAsia="zh-CN"/>
        </w:rPr>
        <w:t>}</w:t>
      </w:r>
      <w:r>
        <w:rPr>
          <w:spacing w:val="4"/>
          <w:lang w:eastAsia="zh-CN"/>
        </w:rPr>
        <w:t>。</w:t>
      </w:r>
    </w:p>
    <w:p w14:paraId="48029356" w14:textId="77777777" w:rsidR="00996552" w:rsidRDefault="002D0D3F">
      <w:pPr>
        <w:pStyle w:val="a3"/>
        <w:spacing w:before="173"/>
        <w:rPr>
          <w:rFonts w:ascii="Times New Roman" w:eastAsia="Times New Roman" w:hAnsi="Times New Roman" w:cs="Times New Roman"/>
        </w:r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4.2</w:t>
      </w:r>
      <w:r>
        <w:rPr>
          <w:rFonts w:ascii="黑体" w:eastAsia="黑体" w:hAnsi="黑体" w:cs="黑体"/>
        </w:rPr>
        <w:t>：</w:t>
      </w:r>
      <w:r>
        <w:rPr>
          <w:rFonts w:ascii="黑体" w:eastAsia="黑体" w:hAnsi="黑体" w:cs="黑体"/>
          <w:spacing w:val="-1"/>
        </w:rPr>
        <w:t xml:space="preserve"> </w:t>
      </w:r>
      <w:r>
        <w:t>基本概率赋值函数</w:t>
      </w:r>
      <w:r>
        <w:rPr>
          <w:spacing w:val="-60"/>
        </w:rPr>
        <w:t xml:space="preserve"> </w:t>
      </w:r>
      <w:r>
        <w:rPr>
          <w:rFonts w:ascii="Times New Roman" w:eastAsia="Times New Roman" w:hAnsi="Times New Roman" w:cs="Times New Roman"/>
        </w:rPr>
        <w:t>(Basic</w:t>
      </w:r>
      <w:r>
        <w:rPr>
          <w:rFonts w:ascii="Times New Roman" w:eastAsia="Times New Roman" w:hAnsi="Times New Roman" w:cs="Times New Roman"/>
          <w:spacing w:val="-1"/>
        </w:rPr>
        <w:t xml:space="preserve"> </w:t>
      </w:r>
      <w:r>
        <w:rPr>
          <w:rFonts w:ascii="Times New Roman" w:eastAsia="Times New Roman" w:hAnsi="Times New Roman" w:cs="Times New Roman"/>
        </w:rPr>
        <w:t>Probability Assignment)</w:t>
      </w:r>
    </w:p>
    <w:p w14:paraId="25DB2223" w14:textId="77777777" w:rsidR="00996552" w:rsidRDefault="00996552">
      <w:pPr>
        <w:spacing w:before="5"/>
        <w:rPr>
          <w:rFonts w:ascii="Times New Roman" w:eastAsia="Times New Roman" w:hAnsi="Times New Roman" w:cs="Times New Roman"/>
          <w:sz w:val="28"/>
          <w:szCs w:val="28"/>
        </w:rPr>
      </w:pPr>
    </w:p>
    <w:p w14:paraId="62B94EA9" w14:textId="77777777" w:rsidR="00996552" w:rsidRDefault="002D0D3F">
      <w:pPr>
        <w:pStyle w:val="a3"/>
        <w:ind w:left="597"/>
        <w:rPr>
          <w:lang w:eastAsia="zh-CN"/>
        </w:rPr>
      </w:pPr>
      <w:r>
        <w:rPr>
          <w:lang w:eastAsia="zh-CN"/>
        </w:rPr>
        <w:t>设</w:t>
      </w:r>
      <w:r>
        <w:rPr>
          <w:spacing w:val="-76"/>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15"/>
          <w:lang w:eastAsia="zh-CN"/>
        </w:rPr>
        <w:t xml:space="preserve"> </w:t>
      </w:r>
      <w:r>
        <w:rPr>
          <w:lang w:eastAsia="zh-CN"/>
        </w:rPr>
        <w:t>为一识别框架</w:t>
      </w:r>
      <w:r>
        <w:rPr>
          <w:spacing w:val="-19"/>
          <w:lang w:eastAsia="zh-CN"/>
        </w:rPr>
        <w:t>，</w:t>
      </w:r>
      <w:r>
        <w:rPr>
          <w:rFonts w:ascii="Times New Roman" w:eastAsia="Times New Roman" w:hAnsi="Times New Roman" w:cs="Times New Roman"/>
          <w:i/>
          <w:lang w:eastAsia="zh-CN"/>
        </w:rPr>
        <w:t>A</w:t>
      </w:r>
      <w:r>
        <w:rPr>
          <w:rFonts w:ascii="Times New Roman" w:eastAsia="Times New Roman" w:hAnsi="Times New Roman" w:cs="Times New Roman"/>
          <w:i/>
          <w:spacing w:val="-19"/>
          <w:lang w:eastAsia="zh-CN"/>
        </w:rPr>
        <w:t xml:space="preserve"> </w:t>
      </w:r>
      <w:r>
        <w:rPr>
          <w:lang w:eastAsia="zh-CN"/>
        </w:rPr>
        <w:t>是</w:t>
      </w:r>
      <w:r>
        <w:rPr>
          <w:spacing w:val="-76"/>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15"/>
          <w:lang w:eastAsia="zh-CN"/>
        </w:rPr>
        <w:t xml:space="preserve"> </w:t>
      </w:r>
      <w:r>
        <w:rPr>
          <w:lang w:eastAsia="zh-CN"/>
        </w:rPr>
        <w:t>上的任意子集</w:t>
      </w:r>
      <w:r>
        <w:rPr>
          <w:spacing w:val="-37"/>
          <w:lang w:eastAsia="zh-CN"/>
        </w:rPr>
        <w:t>，</w:t>
      </w:r>
      <w:r>
        <w:rPr>
          <w:lang w:eastAsia="zh-CN"/>
        </w:rPr>
        <w:t>若函数</w:t>
      </w:r>
      <w:r>
        <w:rPr>
          <w:spacing w:val="-74"/>
          <w:lang w:eastAsia="zh-CN"/>
        </w:rPr>
        <w:t xml:space="preserve"> </w:t>
      </w:r>
      <w:r>
        <w:rPr>
          <w:rFonts w:ascii="Times New Roman" w:eastAsia="Times New Roman" w:hAnsi="Times New Roman" w:cs="Times New Roman"/>
          <w:i/>
          <w:spacing w:val="3"/>
          <w:lang w:eastAsia="zh-CN"/>
        </w:rPr>
        <w:t>m</w:t>
      </w:r>
      <w:r>
        <w:rPr>
          <w:rFonts w:ascii="Times New Roman" w:eastAsia="Times New Roman" w:hAnsi="Times New Roman" w:cs="Times New Roman"/>
          <w:lang w:eastAsia="zh-CN"/>
        </w:rPr>
        <w:t>:</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24"/>
          <w:position w:val="9"/>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65"/>
          <w:lang w:eastAsia="zh-CN"/>
        </w:rPr>
        <w:t xml:space="preserve"> </w:t>
      </w:r>
      <w:r>
        <w:rPr>
          <w:rFonts w:ascii="MS Gothic" w:eastAsia="MS Gothic" w:hAnsi="MS Gothic" w:cs="MS Gothic"/>
          <w:lang w:eastAsia="zh-CN"/>
        </w:rPr>
        <w:t>[</w:t>
      </w:r>
      <w:r>
        <w:rPr>
          <w:rFonts w:ascii="Palatino Linotype" w:eastAsia="Palatino Linotype" w:hAnsi="Palatino Linotype" w:cs="Palatino Linotype"/>
          <w:spacing w:val="-10"/>
          <w:lang w:eastAsia="zh-CN"/>
        </w:rPr>
        <w:t>0</w:t>
      </w:r>
      <w:r>
        <w:rPr>
          <w:rFonts w:ascii="Times New Roman" w:eastAsia="Times New Roman" w:hAnsi="Times New Roman" w:cs="Times New Roman"/>
          <w:lang w:eastAsia="zh-CN"/>
        </w:rPr>
        <w:t>,</w:t>
      </w:r>
      <w:r>
        <w:rPr>
          <w:rFonts w:ascii="Times New Roman" w:eastAsia="Times New Roman" w:hAnsi="Times New Roman" w:cs="Times New Roman"/>
          <w:spacing w:val="-34"/>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spacing w:val="-37"/>
          <w:lang w:eastAsia="zh-CN"/>
        </w:rPr>
        <w:t>，</w:t>
      </w:r>
      <w:r>
        <w:rPr>
          <w:lang w:eastAsia="zh-CN"/>
        </w:rPr>
        <w:t>满足条件</w:t>
      </w:r>
    </w:p>
    <w:p w14:paraId="7A0BA134" w14:textId="77777777" w:rsidR="00996552" w:rsidRDefault="002D0D3F">
      <w:pPr>
        <w:pStyle w:val="a3"/>
        <w:spacing w:before="75" w:line="211" w:lineRule="exact"/>
        <w:ind w:left="2768" w:right="4609"/>
        <w:jc w:val="center"/>
        <w:rPr>
          <w:rFonts w:cs="宋体"/>
        </w:rPr>
      </w:pPr>
      <w:r>
        <w:rPr>
          <w:rFonts w:cs="宋体"/>
          <w:spacing w:val="-86"/>
          <w:w w:val="65"/>
        </w:rPr>
        <w:t></w:t>
      </w:r>
      <w:r>
        <w:rPr>
          <w:rFonts w:cs="宋体"/>
          <w:w w:val="65"/>
          <w:position w:val="-6"/>
        </w:rPr>
        <w:t></w:t>
      </w:r>
    </w:p>
    <w:p w14:paraId="2B3432BD" w14:textId="77777777" w:rsidR="00996552" w:rsidRDefault="00996552">
      <w:pPr>
        <w:spacing w:line="211" w:lineRule="exact"/>
        <w:jc w:val="center"/>
        <w:rPr>
          <w:rFonts w:ascii="宋体" w:eastAsia="宋体" w:hAnsi="宋体" w:cs="宋体"/>
        </w:rPr>
        <w:sectPr w:rsidR="00996552">
          <w:pgSz w:w="11910" w:h="16840"/>
          <w:pgMar w:top="1140" w:right="1520" w:bottom="1280" w:left="1680" w:header="871" w:footer="1095" w:gutter="0"/>
          <w:cols w:space="720"/>
        </w:sectPr>
      </w:pPr>
    </w:p>
    <w:p w14:paraId="0C8B5767" w14:textId="77777777" w:rsidR="00996552" w:rsidRDefault="002D0D3F">
      <w:pPr>
        <w:pStyle w:val="a3"/>
        <w:spacing w:before="7" w:line="375" w:lineRule="exact"/>
        <w:ind w:left="0"/>
        <w:jc w:val="right"/>
        <w:rPr>
          <w:rFonts w:cs="宋体"/>
        </w:rPr>
      </w:pPr>
      <w:r>
        <w:rPr>
          <w:rFonts w:cs="宋体"/>
          <w:spacing w:val="-73"/>
          <w:w w:val="55"/>
          <w:position w:val="7"/>
        </w:rPr>
        <w:lastRenderedPageBreak/>
        <w:t></w:t>
      </w:r>
      <w:r>
        <w:rPr>
          <w:rFonts w:cs="宋体"/>
          <w:spacing w:val="-73"/>
          <w:w w:val="55"/>
        </w:rPr>
        <w:t></w:t>
      </w:r>
      <w:r>
        <w:rPr>
          <w:rFonts w:cs="宋体"/>
          <w:w w:val="55"/>
        </w:rPr>
        <w:t></w:t>
      </w:r>
    </w:p>
    <w:p w14:paraId="58A4BC9E" w14:textId="77777777" w:rsidR="00996552" w:rsidRDefault="002D0D3F">
      <w:pPr>
        <w:spacing w:line="201" w:lineRule="exact"/>
        <w:ind w:left="70"/>
        <w:rPr>
          <w:rFonts w:ascii="Palatino Linotype" w:eastAsia="Palatino Linotype" w:hAnsi="Palatino Linotype" w:cs="Palatino Linotype"/>
          <w:sz w:val="24"/>
          <w:szCs w:val="24"/>
        </w:rPr>
      </w:pPr>
      <w:r>
        <w:br w:type="column"/>
      </w:r>
      <w:r>
        <w:rPr>
          <w:rFonts w:ascii="Times New Roman" w:eastAsia="Times New Roman" w:hAnsi="Times New Roman" w:cs="Times New Roman"/>
          <w:i/>
          <w:spacing w:val="2"/>
          <w:sz w:val="24"/>
          <w:szCs w:val="24"/>
        </w:rPr>
        <w:lastRenderedPageBreak/>
        <w:t>m</w:t>
      </w:r>
      <w:r>
        <w:rPr>
          <w:rFonts w:ascii="MS Gothic" w:eastAsia="MS Gothic" w:hAnsi="MS Gothic" w:cs="MS Gothic"/>
          <w:spacing w:val="3"/>
          <w:sz w:val="24"/>
          <w:szCs w:val="24"/>
        </w:rPr>
        <w:t>(</w:t>
      </w:r>
      <w:r>
        <w:rPr>
          <w:rFonts w:ascii="MS Gothic" w:eastAsia="MS Gothic" w:hAnsi="MS Gothic" w:cs="MS Gothic"/>
          <w:spacing w:val="2"/>
          <w:sz w:val="24"/>
          <w:szCs w:val="24"/>
        </w:rPr>
        <w:t>∅</w:t>
      </w:r>
      <w:r>
        <w:rPr>
          <w:rFonts w:ascii="MS Gothic" w:eastAsia="MS Gothic" w:hAnsi="MS Gothic" w:cs="MS Gothic"/>
          <w:spacing w:val="3"/>
          <w:sz w:val="24"/>
          <w:szCs w:val="24"/>
        </w:rPr>
        <w:t>)</w:t>
      </w:r>
      <w:r>
        <w:rPr>
          <w:rFonts w:ascii="MS Gothic" w:eastAsia="MS Gothic" w:hAnsi="MS Gothic" w:cs="MS Gothic"/>
          <w:spacing w:val="-98"/>
          <w:sz w:val="24"/>
          <w:szCs w:val="24"/>
        </w:rPr>
        <w:t xml:space="preserve"> </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Palatino Linotype" w:eastAsia="Palatino Linotype" w:hAnsi="Palatino Linotype" w:cs="Palatino Linotype"/>
          <w:sz w:val="24"/>
          <w:szCs w:val="24"/>
        </w:rPr>
        <w:t>0</w:t>
      </w:r>
    </w:p>
    <w:p w14:paraId="42E4EE10" w14:textId="77777777" w:rsidR="00996552" w:rsidRDefault="002D0D3F">
      <w:pPr>
        <w:pStyle w:val="a3"/>
        <w:spacing w:line="180" w:lineRule="exact"/>
        <w:ind w:left="68"/>
        <w:rPr>
          <w:rFonts w:cs="宋体"/>
        </w:rPr>
      </w:pPr>
      <w:r>
        <w:rPr>
          <w:w w:val="160"/>
        </w:rPr>
        <w:t>I</w:t>
      </w:r>
    </w:p>
    <w:p w14:paraId="638DAE88" w14:textId="77777777" w:rsidR="00996552" w:rsidRDefault="00996552">
      <w:pPr>
        <w:spacing w:line="180" w:lineRule="exact"/>
        <w:rPr>
          <w:rFonts w:ascii="宋体" w:eastAsia="宋体" w:hAnsi="宋体" w:cs="宋体"/>
        </w:rPr>
        <w:sectPr w:rsidR="00996552">
          <w:type w:val="continuous"/>
          <w:pgSz w:w="11910" w:h="16840"/>
          <w:pgMar w:top="1580" w:right="1520" w:bottom="280" w:left="1680" w:header="720" w:footer="720" w:gutter="0"/>
          <w:cols w:num="2" w:space="720" w:equalWidth="0">
            <w:col w:w="3498" w:space="40"/>
            <w:col w:w="5172"/>
          </w:cols>
        </w:sectPr>
      </w:pPr>
    </w:p>
    <w:p w14:paraId="4D6D85A0" w14:textId="77777777" w:rsidR="00996552" w:rsidRDefault="002D0D3F">
      <w:pPr>
        <w:spacing w:line="211" w:lineRule="exact"/>
        <w:jc w:val="right"/>
        <w:rPr>
          <w:rFonts w:ascii="Palatino Linotype" w:eastAsia="Palatino Linotype" w:hAnsi="Palatino Linotype" w:cs="Palatino Linotype"/>
          <w:sz w:val="24"/>
          <w:szCs w:val="24"/>
        </w:rPr>
      </w:pPr>
      <w:r>
        <w:rPr>
          <w:rFonts w:ascii="Bookman Old Style" w:eastAsia="Bookman Old Style" w:hAnsi="Bookman Old Style" w:cs="Bookman Old Style"/>
          <w:i/>
          <w:spacing w:val="2"/>
          <w:w w:val="95"/>
          <w:position w:val="-4"/>
          <w:sz w:val="16"/>
          <w:szCs w:val="16"/>
        </w:rPr>
        <w:lastRenderedPageBreak/>
        <w:t>A</w:t>
      </w:r>
      <w:r>
        <w:rPr>
          <w:rFonts w:ascii="MS Gothic" w:eastAsia="MS Gothic" w:hAnsi="MS Gothic" w:cs="MS Gothic"/>
          <w:spacing w:val="4"/>
          <w:w w:val="95"/>
          <w:position w:val="-4"/>
          <w:sz w:val="16"/>
          <w:szCs w:val="16"/>
        </w:rPr>
        <w:t>⊂</w:t>
      </w:r>
      <w:r>
        <w:rPr>
          <w:rFonts w:ascii="Times New Roman" w:eastAsia="Times New Roman" w:hAnsi="Times New Roman" w:cs="Times New Roman"/>
          <w:spacing w:val="2"/>
          <w:w w:val="95"/>
          <w:position w:val="-4"/>
          <w:sz w:val="16"/>
          <w:szCs w:val="16"/>
        </w:rPr>
        <w:t>Θ</w:t>
      </w:r>
      <w:r>
        <w:rPr>
          <w:rFonts w:ascii="Times New Roman" w:eastAsia="Times New Roman" w:hAnsi="Times New Roman" w:cs="Times New Roman"/>
          <w:spacing w:val="-12"/>
          <w:w w:val="95"/>
          <w:position w:val="-4"/>
          <w:sz w:val="16"/>
          <w:szCs w:val="16"/>
        </w:rPr>
        <w:t xml:space="preserve"> </w:t>
      </w:r>
      <w:r>
        <w:rPr>
          <w:rFonts w:ascii="Times New Roman" w:eastAsia="Times New Roman" w:hAnsi="Times New Roman" w:cs="Times New Roman"/>
          <w:i/>
          <w:spacing w:val="3"/>
          <w:w w:val="95"/>
          <w:sz w:val="24"/>
          <w:szCs w:val="24"/>
        </w:rPr>
        <w:t>m</w:t>
      </w:r>
      <w:r>
        <w:rPr>
          <w:rFonts w:ascii="MS Gothic" w:eastAsia="MS Gothic" w:hAnsi="MS Gothic" w:cs="MS Gothic"/>
          <w:spacing w:val="5"/>
          <w:w w:val="95"/>
          <w:sz w:val="24"/>
          <w:szCs w:val="24"/>
        </w:rPr>
        <w:t>(</w:t>
      </w:r>
      <w:r>
        <w:rPr>
          <w:rFonts w:ascii="Times New Roman" w:eastAsia="Times New Roman" w:hAnsi="Times New Roman" w:cs="Times New Roman"/>
          <w:i/>
          <w:spacing w:val="3"/>
          <w:w w:val="95"/>
          <w:sz w:val="24"/>
          <w:szCs w:val="24"/>
        </w:rPr>
        <w:t>A</w:t>
      </w:r>
      <w:r>
        <w:rPr>
          <w:rFonts w:ascii="MS Gothic" w:eastAsia="MS Gothic" w:hAnsi="MS Gothic" w:cs="MS Gothic"/>
          <w:spacing w:val="5"/>
          <w:w w:val="95"/>
          <w:sz w:val="24"/>
          <w:szCs w:val="24"/>
        </w:rPr>
        <w:t>)</w:t>
      </w:r>
      <w:r>
        <w:rPr>
          <w:rFonts w:ascii="MS Gothic" w:eastAsia="MS Gothic" w:hAnsi="MS Gothic" w:cs="MS Gothic"/>
          <w:spacing w:val="-79"/>
          <w:w w:val="95"/>
          <w:sz w:val="24"/>
          <w:szCs w:val="24"/>
        </w:rPr>
        <w:t xml:space="preserve"> </w:t>
      </w:r>
      <w:r>
        <w:rPr>
          <w:rFonts w:ascii="Georgia" w:eastAsia="Georgia" w:hAnsi="Georgia" w:cs="Georgia"/>
          <w:w w:val="95"/>
          <w:sz w:val="24"/>
          <w:szCs w:val="24"/>
        </w:rPr>
        <w:t>=</w:t>
      </w:r>
      <w:r>
        <w:rPr>
          <w:rFonts w:ascii="Georgia" w:eastAsia="Georgia" w:hAnsi="Georgia" w:cs="Georgia"/>
          <w:spacing w:val="-20"/>
          <w:w w:val="95"/>
          <w:sz w:val="24"/>
          <w:szCs w:val="24"/>
        </w:rPr>
        <w:t xml:space="preserve"> </w:t>
      </w:r>
      <w:r>
        <w:rPr>
          <w:rFonts w:ascii="Palatino Linotype" w:eastAsia="Palatino Linotype" w:hAnsi="Palatino Linotype" w:cs="Palatino Linotype"/>
          <w:w w:val="95"/>
          <w:sz w:val="24"/>
          <w:szCs w:val="24"/>
        </w:rPr>
        <w:t>1</w:t>
      </w:r>
    </w:p>
    <w:p w14:paraId="7DAC2C61" w14:textId="77777777" w:rsidR="00996552" w:rsidRDefault="00025C9E">
      <w:pPr>
        <w:pStyle w:val="a3"/>
        <w:spacing w:line="341" w:lineRule="exact"/>
        <w:ind w:left="3364"/>
        <w:rPr>
          <w:rFonts w:ascii="Palatino Linotype" w:eastAsia="Palatino Linotype" w:hAnsi="Palatino Linotype" w:cs="Palatino Linotype"/>
        </w:rPr>
      </w:pPr>
      <w:r>
        <w:pict w14:anchorId="093D2019">
          <v:shape id="_x0000_s3343" type="#_x0000_t202" style="position:absolute;left:0;text-align:left;margin-left:252.25pt;margin-top:13.35pt;width:6.65pt;height:12pt;z-index:-277336;mso-position-horizontal-relative:page" filled="f" stroked="f">
            <v:textbox inset="0,0,0,0">
              <w:txbxContent>
                <w:p w14:paraId="2FAAB303" w14:textId="77777777" w:rsidR="00025C9E" w:rsidRDefault="00025C9E">
                  <w:pPr>
                    <w:pStyle w:val="a3"/>
                    <w:spacing w:line="112" w:lineRule="exact"/>
                    <w:ind w:left="0"/>
                    <w:rPr>
                      <w:rFonts w:cs="宋体"/>
                    </w:rPr>
                  </w:pPr>
                  <w:r>
                    <w:rPr>
                      <w:rFonts w:cs="宋体"/>
                      <w:w w:val="55"/>
                    </w:rPr>
                    <w:t></w:t>
                  </w:r>
                </w:p>
              </w:txbxContent>
            </v:textbox>
            <w10:wrap anchorx="page"/>
          </v:shape>
        </w:pict>
      </w:r>
      <w:r w:rsidR="002D0D3F">
        <w:rPr>
          <w:rFonts w:cs="宋体"/>
          <w:w w:val="95"/>
          <w:position w:val="20"/>
        </w:rPr>
        <w:t></w:t>
      </w:r>
      <w:r w:rsidR="002D0D3F">
        <w:rPr>
          <w:rFonts w:cs="宋体"/>
          <w:spacing w:val="-60"/>
          <w:w w:val="95"/>
          <w:position w:val="20"/>
        </w:rPr>
        <w:t xml:space="preserve"> </w:t>
      </w:r>
      <w:r w:rsidR="002D0D3F">
        <w:rPr>
          <w:rFonts w:ascii="Times New Roman" w:eastAsia="Times New Roman" w:hAnsi="Times New Roman" w:cs="Times New Roman"/>
          <w:i/>
          <w:spacing w:val="2"/>
          <w:w w:val="95"/>
        </w:rPr>
        <w:t>m</w:t>
      </w:r>
      <w:r w:rsidR="002D0D3F">
        <w:rPr>
          <w:rFonts w:ascii="MS Gothic" w:eastAsia="MS Gothic" w:hAnsi="MS Gothic" w:cs="MS Gothic"/>
          <w:spacing w:val="25"/>
          <w:w w:val="95"/>
        </w:rPr>
        <w:t>(</w:t>
      </w:r>
      <w:r w:rsidR="002D0D3F">
        <w:rPr>
          <w:rFonts w:ascii="Times New Roman" w:eastAsia="Times New Roman" w:hAnsi="Times New Roman" w:cs="Times New Roman"/>
          <w:i/>
          <w:spacing w:val="-5"/>
          <w:w w:val="95"/>
        </w:rPr>
        <w:t>A</w:t>
      </w:r>
      <w:r w:rsidR="002D0D3F">
        <w:rPr>
          <w:rFonts w:ascii="MS Gothic" w:eastAsia="MS Gothic" w:hAnsi="MS Gothic" w:cs="MS Gothic"/>
          <w:w w:val="95"/>
        </w:rPr>
        <w:t>)</w:t>
      </w:r>
      <w:r w:rsidR="002D0D3F">
        <w:rPr>
          <w:rFonts w:ascii="MS Gothic" w:eastAsia="MS Gothic" w:hAnsi="MS Gothic" w:cs="MS Gothic"/>
          <w:spacing w:val="-78"/>
          <w:w w:val="95"/>
        </w:rPr>
        <w:t xml:space="preserve"> </w:t>
      </w:r>
      <w:r w:rsidR="002D0D3F">
        <w:rPr>
          <w:rFonts w:ascii="Times New Roman" w:eastAsia="Times New Roman" w:hAnsi="Times New Roman" w:cs="Times New Roman"/>
          <w:w w:val="95"/>
        </w:rPr>
        <w:t>&gt;</w:t>
      </w:r>
      <w:r w:rsidR="002D0D3F">
        <w:rPr>
          <w:rFonts w:ascii="Times New Roman" w:eastAsia="Times New Roman" w:hAnsi="Times New Roman" w:cs="Times New Roman"/>
          <w:spacing w:val="-22"/>
          <w:w w:val="95"/>
        </w:rPr>
        <w:t xml:space="preserve"> </w:t>
      </w:r>
      <w:r w:rsidR="002D0D3F">
        <w:rPr>
          <w:rFonts w:ascii="Palatino Linotype" w:eastAsia="Palatino Linotype" w:hAnsi="Palatino Linotype" w:cs="Palatino Linotype"/>
          <w:w w:val="95"/>
        </w:rPr>
        <w:t>0</w:t>
      </w:r>
    </w:p>
    <w:p w14:paraId="512F7C99" w14:textId="77777777" w:rsidR="00996552" w:rsidRDefault="002D0D3F">
      <w:pPr>
        <w:pStyle w:val="a3"/>
        <w:spacing w:line="187" w:lineRule="exact"/>
        <w:ind w:left="3364"/>
        <w:rPr>
          <w:rFonts w:cs="宋体"/>
        </w:rPr>
      </w:pPr>
      <w:r>
        <w:rPr>
          <w:rFonts w:cs="宋体"/>
          <w:w w:val="65"/>
        </w:rPr>
        <w:t></w:t>
      </w:r>
    </w:p>
    <w:p w14:paraId="25CBE10F" w14:textId="77777777" w:rsidR="00996552" w:rsidRDefault="002D0D3F">
      <w:pPr>
        <w:pStyle w:val="a3"/>
        <w:spacing w:line="241" w:lineRule="exact"/>
        <w:ind w:left="0" w:right="275"/>
        <w:jc w:val="right"/>
        <w:rPr>
          <w:rFonts w:ascii="Times New Roman" w:eastAsia="Times New Roman" w:hAnsi="Times New Roman" w:cs="Times New Roman"/>
        </w:rPr>
      </w:pPr>
      <w:r>
        <w:br w:type="column"/>
      </w:r>
      <w:r>
        <w:rPr>
          <w:rFonts w:ascii="Times New Roman"/>
        </w:rPr>
        <w:lastRenderedPageBreak/>
        <w:t>(4.20)</w:t>
      </w:r>
    </w:p>
    <w:p w14:paraId="1985D05F" w14:textId="77777777" w:rsidR="00996552" w:rsidRDefault="00996552">
      <w:pPr>
        <w:spacing w:line="241" w:lineRule="exact"/>
        <w:jc w:val="right"/>
        <w:rPr>
          <w:rFonts w:ascii="Times New Roman" w:eastAsia="Times New Roman" w:hAnsi="Times New Roman" w:cs="Times New Roman"/>
        </w:rPr>
        <w:sectPr w:rsidR="00996552">
          <w:type w:val="continuous"/>
          <w:pgSz w:w="11910" w:h="16840"/>
          <w:pgMar w:top="1580" w:right="1520" w:bottom="280" w:left="1680" w:header="720" w:footer="720" w:gutter="0"/>
          <w:cols w:num="2" w:space="720" w:equalWidth="0">
            <w:col w:w="5107" w:space="40"/>
            <w:col w:w="3563"/>
          </w:cols>
        </w:sectPr>
      </w:pPr>
    </w:p>
    <w:p w14:paraId="3D9790C6" w14:textId="77777777" w:rsidR="00996552" w:rsidRDefault="002D0D3F">
      <w:pPr>
        <w:pStyle w:val="a3"/>
        <w:spacing w:before="126" w:line="280" w:lineRule="auto"/>
        <w:ind w:right="275" w:firstLine="480"/>
        <w:jc w:val="both"/>
        <w:rPr>
          <w:lang w:eastAsia="zh-CN"/>
        </w:rPr>
      </w:pPr>
      <w:r>
        <w:rPr>
          <w:lang w:eastAsia="zh-CN"/>
        </w:rPr>
        <w:lastRenderedPageBreak/>
        <w:t>称函数</w:t>
      </w:r>
      <w:r>
        <w:rPr>
          <w:spacing w:val="-83"/>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1"/>
          <w:lang w:eastAsia="zh-CN"/>
        </w:rPr>
        <w:t xml:space="preserve"> </w:t>
      </w:r>
      <w:r>
        <w:rPr>
          <w:lang w:eastAsia="zh-CN"/>
        </w:rPr>
        <w:t>是</w:t>
      </w:r>
      <w:r>
        <w:rPr>
          <w:spacing w:val="-83"/>
          <w:lang w:eastAsia="zh-CN"/>
        </w:rPr>
        <w:t xml:space="preserve"> </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2"/>
          <w:position w:val="9"/>
          <w:sz w:val="16"/>
          <w:szCs w:val="16"/>
          <w:lang w:eastAsia="zh-CN"/>
        </w:rPr>
        <w:t xml:space="preserve"> </w:t>
      </w:r>
      <w:r>
        <w:rPr>
          <w:lang w:eastAsia="zh-CN"/>
        </w:rPr>
        <w:t>上的概率赋值函数。</w:t>
      </w:r>
      <w:r>
        <w:rPr>
          <w:rFonts w:ascii="MS Gothic" w:eastAsia="MS Gothic" w:hAnsi="MS Gothic" w:cs="MS Gothic"/>
          <w:lang w:eastAsia="zh-CN"/>
        </w:rPr>
        <w:t>∀</w:t>
      </w:r>
      <w:r>
        <w:rPr>
          <w:rFonts w:ascii="Times New Roman" w:eastAsia="Times New Roman" w:hAnsi="Times New Roman" w:cs="Times New Roman"/>
          <w:i/>
          <w:lang w:eastAsia="zh-CN"/>
        </w:rPr>
        <w:t>A</w:t>
      </w:r>
      <w:r>
        <w:rPr>
          <w:rFonts w:ascii="Times New Roman" w:eastAsia="Times New Roman" w:hAnsi="Times New Roman" w:cs="Times New Roman"/>
          <w:i/>
          <w:spacing w:val="-17"/>
          <w:lang w:eastAsia="zh-CN"/>
        </w:rPr>
        <w:t xml:space="preserve"> </w:t>
      </w:r>
      <w:r>
        <w:rPr>
          <w:rFonts w:ascii="MS Gothic" w:eastAsia="MS Gothic" w:hAnsi="MS Gothic" w:cs="MS Gothic"/>
          <w:lang w:eastAsia="zh-CN"/>
        </w:rPr>
        <w:t>⊂</w:t>
      </w:r>
      <w:r>
        <w:rPr>
          <w:rFonts w:ascii="MS Gothic" w:eastAsia="MS Gothic" w:hAnsi="MS Gothic" w:cs="MS Gothic"/>
          <w:spacing w:val="-74"/>
          <w:lang w:eastAsia="zh-CN"/>
        </w:rPr>
        <w:t xml:space="preserve"> </w:t>
      </w:r>
      <w:r>
        <w:rPr>
          <w:rFonts w:ascii="Times New Roman" w:eastAsia="Times New Roman" w:hAnsi="Times New Roman" w:cs="Times New Roman"/>
          <w:spacing w:val="2"/>
        </w:rPr>
        <w:t>Θ</w:t>
      </w:r>
      <w:r>
        <w:rPr>
          <w:spacing w:val="2"/>
          <w:lang w:eastAsia="zh-CN"/>
        </w:rPr>
        <w:t>，</w:t>
      </w:r>
      <w:r>
        <w:rPr>
          <w:rFonts w:ascii="Times New Roman" w:eastAsia="Times New Roman" w:hAnsi="Times New Roman" w:cs="Times New Roman"/>
          <w:i/>
          <w:spacing w:val="2"/>
          <w:lang w:eastAsia="zh-CN"/>
        </w:rPr>
        <w:t>m</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A</w:t>
      </w:r>
      <w:r>
        <w:rPr>
          <w:rFonts w:ascii="MS Gothic" w:eastAsia="MS Gothic" w:hAnsi="MS Gothic" w:cs="MS Gothic"/>
          <w:spacing w:val="3"/>
          <w:lang w:eastAsia="zh-CN"/>
        </w:rPr>
        <w:t>)</w:t>
      </w:r>
      <w:r>
        <w:rPr>
          <w:rFonts w:ascii="MS Gothic" w:eastAsia="MS Gothic" w:hAnsi="MS Gothic" w:cs="MS Gothic"/>
          <w:spacing w:val="-84"/>
          <w:lang w:eastAsia="zh-CN"/>
        </w:rPr>
        <w:t xml:space="preserve"> </w:t>
      </w:r>
      <w:r>
        <w:rPr>
          <w:lang w:eastAsia="zh-CN"/>
        </w:rPr>
        <w:t>为</w:t>
      </w:r>
      <w:r>
        <w:rPr>
          <w:spacing w:val="-73"/>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26"/>
          <w:lang w:eastAsia="zh-CN"/>
        </w:rPr>
        <w:t xml:space="preserve"> </w:t>
      </w:r>
      <w:r>
        <w:rPr>
          <w:lang w:eastAsia="zh-CN"/>
        </w:rPr>
        <w:t>的基本信任值，表</w:t>
      </w:r>
      <w:r>
        <w:rPr>
          <w:spacing w:val="26"/>
          <w:lang w:eastAsia="zh-CN"/>
        </w:rPr>
        <w:t xml:space="preserve"> </w:t>
      </w:r>
      <w:r>
        <w:rPr>
          <w:lang w:eastAsia="zh-CN"/>
        </w:rPr>
        <w:t>示该条证据对命题</w:t>
      </w:r>
      <w:r>
        <w:rPr>
          <w:spacing w:val="-62"/>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8"/>
          <w:lang w:eastAsia="zh-CN"/>
        </w:rPr>
        <w:t xml:space="preserve"> </w:t>
      </w:r>
      <w:r>
        <w:rPr>
          <w:spacing w:val="1"/>
          <w:lang w:eastAsia="zh-CN"/>
        </w:rPr>
        <w:t>的支持程度，</w:t>
      </w:r>
      <w:r>
        <w:rPr>
          <w:rFonts w:ascii="Times New Roman" w:eastAsia="Times New Roman" w:hAnsi="Times New Roman" w:cs="Times New Roman"/>
          <w:i/>
          <w:spacing w:val="1"/>
          <w:lang w:eastAsia="zh-CN"/>
        </w:rPr>
        <w:t>m</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A</w:t>
      </w:r>
      <w:r>
        <w:rPr>
          <w:rFonts w:ascii="MS Gothic" w:eastAsia="MS Gothic" w:hAnsi="MS Gothic" w:cs="MS Gothic"/>
          <w:spacing w:val="1"/>
          <w:lang w:eastAsia="zh-CN"/>
        </w:rPr>
        <w:t>)</w:t>
      </w:r>
      <w:r>
        <w:rPr>
          <w:rFonts w:ascii="MS Gothic" w:eastAsia="MS Gothic" w:hAnsi="MS Gothic" w:cs="MS Gothic"/>
          <w:spacing w:val="-75"/>
          <w:lang w:eastAsia="zh-CN"/>
        </w:rPr>
        <w:t xml:space="preserve"> </w:t>
      </w:r>
      <w:r>
        <w:rPr>
          <w:lang w:eastAsia="zh-CN"/>
        </w:rPr>
        <w:t>仅表示对</w:t>
      </w:r>
      <w:r>
        <w:rPr>
          <w:spacing w:val="-61"/>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8"/>
          <w:lang w:eastAsia="zh-CN"/>
        </w:rPr>
        <w:t xml:space="preserve"> </w:t>
      </w:r>
      <w:r>
        <w:rPr>
          <w:spacing w:val="-1"/>
          <w:lang w:eastAsia="zh-CN"/>
        </w:rPr>
        <w:t>的信任，不反映对其他任何</w:t>
      </w:r>
      <w:r>
        <w:rPr>
          <w:spacing w:val="28"/>
          <w:lang w:eastAsia="zh-CN"/>
        </w:rPr>
        <w:t xml:space="preserve"> </w:t>
      </w:r>
      <w:r>
        <w:rPr>
          <w:lang w:eastAsia="zh-CN"/>
        </w:rPr>
        <w:t>子集的支持度。其中，使得</w:t>
      </w:r>
      <w:r>
        <w:rPr>
          <w:spacing w:val="-71"/>
          <w:lang w:eastAsia="zh-CN"/>
        </w:rPr>
        <w:t xml:space="preserve"> </w:t>
      </w:r>
      <w:r>
        <w:rPr>
          <w:rFonts w:ascii="Times New Roman" w:eastAsia="Times New Roman" w:hAnsi="Times New Roman" w:cs="Times New Roman"/>
          <w:i/>
          <w:spacing w:val="3"/>
          <w:lang w:eastAsia="zh-CN"/>
        </w:rPr>
        <w:t>m</w:t>
      </w:r>
      <w:r>
        <w:rPr>
          <w:rFonts w:ascii="MS Gothic" w:eastAsia="MS Gothic" w:hAnsi="MS Gothic" w:cs="MS Gothic"/>
          <w:spacing w:val="27"/>
          <w:lang w:eastAsia="zh-CN"/>
        </w:rPr>
        <w:t>(</w:t>
      </w:r>
      <w:r>
        <w:rPr>
          <w:rFonts w:ascii="Times New Roman" w:eastAsia="Times New Roman" w:hAnsi="Times New Roman" w:cs="Times New Roman"/>
          <w:i/>
          <w:spacing w:val="-5"/>
          <w:lang w:eastAsia="zh-CN"/>
        </w:rPr>
        <w:t>A</w:t>
      </w:r>
      <w:r>
        <w:rPr>
          <w:rFonts w:ascii="MS Gothic" w:eastAsia="MS Gothic" w:hAnsi="MS Gothic" w:cs="MS Gothic"/>
          <w:lang w:eastAsia="zh-CN"/>
        </w:rPr>
        <w:t>)</w:t>
      </w:r>
      <w:r>
        <w:rPr>
          <w:rFonts w:ascii="MS Gothic" w:eastAsia="MS Gothic" w:hAnsi="MS Gothic" w:cs="MS Gothic"/>
          <w:spacing w:val="-62"/>
          <w:lang w:eastAsia="zh-CN"/>
        </w:rPr>
        <w:t xml:space="preserve"> </w:t>
      </w:r>
      <w:r>
        <w:rPr>
          <w:rFonts w:ascii="Times New Roman" w:eastAsia="Times New Roman" w:hAnsi="Times New Roman" w:cs="Times New Roman"/>
          <w:lang w:eastAsia="zh-CN"/>
        </w:rPr>
        <w:t>&gt;</w:t>
      </w:r>
      <w:r>
        <w:rPr>
          <w:rFonts w:ascii="Times New Roman" w:eastAsia="Times New Roman" w:hAnsi="Times New Roman" w:cs="Times New Roman"/>
          <w:spacing w:val="-3"/>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1"/>
          <w:lang w:eastAsia="zh-CN"/>
        </w:rPr>
        <w:t xml:space="preserve"> </w:t>
      </w:r>
      <w:r>
        <w:rPr>
          <w:lang w:eastAsia="zh-CN"/>
        </w:rPr>
        <w:t>的</w:t>
      </w:r>
      <w:r>
        <w:rPr>
          <w:spacing w:val="-57"/>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5"/>
          <w:lang w:eastAsia="zh-CN"/>
        </w:rPr>
        <w:t xml:space="preserve"> </w:t>
      </w:r>
      <w:r>
        <w:rPr>
          <w:lang w:eastAsia="zh-CN"/>
        </w:rPr>
        <w:t>称为焦元。</w:t>
      </w:r>
    </w:p>
    <w:p w14:paraId="7A99C19C" w14:textId="77777777" w:rsidR="00996552" w:rsidRDefault="002D0D3F">
      <w:pPr>
        <w:pStyle w:val="a3"/>
        <w:spacing w:before="192"/>
        <w:rPr>
          <w:lang w:eastAsia="zh-CN"/>
        </w:rPr>
      </w:pPr>
      <w:r>
        <w:rPr>
          <w:rFonts w:ascii="黑体" w:eastAsia="黑体" w:hAnsi="黑体" w:cs="黑体"/>
          <w:lang w:eastAsia="zh-CN"/>
        </w:rPr>
        <w:t>定义</w:t>
      </w:r>
      <w:r>
        <w:rPr>
          <w:rFonts w:ascii="黑体" w:eastAsia="黑体" w:hAnsi="黑体" w:cs="黑体"/>
          <w:spacing w:val="-60"/>
          <w:lang w:eastAsia="zh-CN"/>
        </w:rPr>
        <w:t xml:space="preserve"> </w:t>
      </w:r>
      <w:r>
        <w:rPr>
          <w:rFonts w:ascii="Times New Roman" w:eastAsia="Times New Roman" w:hAnsi="Times New Roman" w:cs="Times New Roman"/>
          <w:lang w:eastAsia="zh-CN"/>
        </w:rPr>
        <w:t>4.3</w:t>
      </w:r>
      <w:r>
        <w:rPr>
          <w:rFonts w:ascii="黑体" w:eastAsia="黑体" w:hAnsi="黑体" w:cs="黑体"/>
          <w:lang w:eastAsia="zh-CN"/>
        </w:rPr>
        <w:t>：</w:t>
      </w:r>
      <w:r>
        <w:rPr>
          <w:rFonts w:ascii="黑体" w:eastAsia="黑体" w:hAnsi="黑体" w:cs="黑体"/>
          <w:spacing w:val="-1"/>
          <w:lang w:eastAsia="zh-CN"/>
        </w:rPr>
        <w:t xml:space="preserve"> </w:t>
      </w:r>
      <w:r>
        <w:rPr>
          <w:lang w:eastAsia="zh-CN"/>
        </w:rPr>
        <w:t>置信函数</w:t>
      </w:r>
      <w:r>
        <w:rPr>
          <w:spacing w:val="-60"/>
          <w:lang w:eastAsia="zh-CN"/>
        </w:rPr>
        <w:t xml:space="preserve"> </w:t>
      </w:r>
      <w:r>
        <w:rPr>
          <w:rFonts w:ascii="Times New Roman" w:eastAsia="Times New Roman" w:hAnsi="Times New Roman" w:cs="Times New Roman"/>
          <w:lang w:eastAsia="zh-CN"/>
        </w:rPr>
        <w:t>(Belief</w:t>
      </w:r>
      <w:r>
        <w:rPr>
          <w:rFonts w:ascii="Times New Roman" w:eastAsia="Times New Roman" w:hAnsi="Times New Roman" w:cs="Times New Roman"/>
          <w:spacing w:val="-1"/>
          <w:lang w:eastAsia="zh-CN"/>
        </w:rPr>
        <w:t xml:space="preserve"> Function)</w:t>
      </w:r>
      <w:r>
        <w:rPr>
          <w:rFonts w:ascii="Times New Roman" w:eastAsia="Times New Roman" w:hAnsi="Times New Roman" w:cs="Times New Roman"/>
          <w:lang w:eastAsia="zh-CN"/>
        </w:rPr>
        <w:t xml:space="preserve"> </w:t>
      </w:r>
      <w:r>
        <w:rPr>
          <w:lang w:eastAsia="zh-CN"/>
        </w:rPr>
        <w:t>和似真函数（</w:t>
      </w:r>
      <w:r>
        <w:rPr>
          <w:rFonts w:ascii="Times New Roman" w:eastAsia="Times New Roman" w:hAnsi="Times New Roman" w:cs="Times New Roman"/>
          <w:lang w:eastAsia="zh-CN"/>
        </w:rPr>
        <w:t>Plausibility</w:t>
      </w:r>
      <w:r>
        <w:rPr>
          <w:rFonts w:ascii="Times New Roman" w:eastAsia="Times New Roman" w:hAnsi="Times New Roman" w:cs="Times New Roman"/>
          <w:spacing w:val="-1"/>
          <w:lang w:eastAsia="zh-CN"/>
        </w:rPr>
        <w:t xml:space="preserve"> Function</w:t>
      </w:r>
      <w:r>
        <w:rPr>
          <w:spacing w:val="-1"/>
          <w:lang w:eastAsia="zh-CN"/>
        </w:rPr>
        <w:t>）</w:t>
      </w:r>
    </w:p>
    <w:p w14:paraId="77A57B06" w14:textId="77777777" w:rsidR="00996552" w:rsidRDefault="00996552">
      <w:pPr>
        <w:spacing w:before="3"/>
        <w:rPr>
          <w:rFonts w:ascii="宋体" w:eastAsia="宋体" w:hAnsi="宋体" w:cs="宋体"/>
          <w:sz w:val="29"/>
          <w:szCs w:val="29"/>
          <w:lang w:eastAsia="zh-CN"/>
        </w:rPr>
      </w:pPr>
    </w:p>
    <w:p w14:paraId="226D910A" w14:textId="77777777" w:rsidR="00996552" w:rsidRDefault="00996552">
      <w:pPr>
        <w:rPr>
          <w:rFonts w:ascii="宋体" w:eastAsia="宋体" w:hAnsi="宋体" w:cs="宋体"/>
          <w:sz w:val="29"/>
          <w:szCs w:val="29"/>
          <w:lang w:eastAsia="zh-CN"/>
        </w:rPr>
        <w:sectPr w:rsidR="00996552">
          <w:type w:val="continuous"/>
          <w:pgSz w:w="11910" w:h="16840"/>
          <w:pgMar w:top="1580" w:right="1520" w:bottom="280" w:left="1680" w:header="720" w:footer="720" w:gutter="0"/>
          <w:cols w:space="720"/>
        </w:sectPr>
      </w:pPr>
    </w:p>
    <w:p w14:paraId="6061E9D9" w14:textId="77777777" w:rsidR="00996552" w:rsidRDefault="002D0D3F">
      <w:pPr>
        <w:pStyle w:val="a3"/>
        <w:spacing w:before="144"/>
        <w:ind w:left="0"/>
        <w:jc w:val="right"/>
        <w:rPr>
          <w:rFonts w:ascii="Georgia" w:eastAsia="Georgia" w:hAnsi="Georgia" w:cs="Georgia"/>
          <w:lang w:eastAsia="zh-CN"/>
        </w:rPr>
      </w:pPr>
      <w:bookmarkStart w:id="172" w:name="_bookmark108"/>
      <w:bookmarkEnd w:id="172"/>
      <w:r>
        <w:rPr>
          <w:rFonts w:ascii="Palatino Linotype"/>
          <w:spacing w:val="1"/>
          <w:w w:val="95"/>
          <w:lang w:eastAsia="zh-CN"/>
        </w:rPr>
        <w:lastRenderedPageBreak/>
        <w:t>Bel</w:t>
      </w:r>
      <w:r>
        <w:rPr>
          <w:rFonts w:ascii="MS Gothic"/>
          <w:spacing w:val="2"/>
          <w:w w:val="95"/>
          <w:lang w:eastAsia="zh-CN"/>
        </w:rPr>
        <w:t>(</w:t>
      </w:r>
      <w:r>
        <w:rPr>
          <w:rFonts w:ascii="Times New Roman"/>
          <w:i/>
          <w:spacing w:val="1"/>
          <w:w w:val="95"/>
          <w:lang w:eastAsia="zh-CN"/>
        </w:rPr>
        <w:t>A</w:t>
      </w:r>
      <w:r>
        <w:rPr>
          <w:rFonts w:ascii="MS Gothic"/>
          <w:spacing w:val="2"/>
          <w:w w:val="95"/>
          <w:lang w:eastAsia="zh-CN"/>
        </w:rPr>
        <w:t>)</w:t>
      </w:r>
      <w:r>
        <w:rPr>
          <w:rFonts w:ascii="MS Gothic"/>
          <w:spacing w:val="-86"/>
          <w:w w:val="95"/>
          <w:lang w:eastAsia="zh-CN"/>
        </w:rPr>
        <w:t xml:space="preserve"> </w:t>
      </w:r>
      <w:r>
        <w:rPr>
          <w:rFonts w:ascii="Georgia"/>
          <w:w w:val="95"/>
          <w:lang w:eastAsia="zh-CN"/>
        </w:rPr>
        <w:t>=</w:t>
      </w:r>
    </w:p>
    <w:p w14:paraId="27551308" w14:textId="77777777" w:rsidR="00996552" w:rsidRDefault="002D0D3F">
      <w:pPr>
        <w:spacing w:line="212" w:lineRule="exact"/>
        <w:ind w:left="47"/>
        <w:rPr>
          <w:rFonts w:ascii="宋体" w:eastAsia="宋体" w:hAnsi="宋体" w:cs="宋体"/>
          <w:sz w:val="24"/>
          <w:szCs w:val="24"/>
          <w:lang w:eastAsia="zh-CN"/>
        </w:rPr>
      </w:pPr>
      <w:r>
        <w:rPr>
          <w:w w:val="130"/>
          <w:lang w:eastAsia="zh-CN"/>
        </w:rPr>
        <w:br w:type="column"/>
      </w:r>
      <w:r>
        <w:rPr>
          <w:rFonts w:ascii="宋体" w:eastAsia="宋体" w:hAnsi="宋体" w:cs="宋体"/>
          <w:w w:val="130"/>
          <w:sz w:val="24"/>
          <w:szCs w:val="24"/>
          <w:lang w:eastAsia="zh-CN"/>
        </w:rPr>
        <w:lastRenderedPageBreak/>
        <w:t>飞</w:t>
      </w:r>
    </w:p>
    <w:p w14:paraId="05C7F4A6" w14:textId="77777777" w:rsidR="00996552" w:rsidRDefault="00996552">
      <w:pPr>
        <w:spacing w:before="6"/>
        <w:rPr>
          <w:rFonts w:ascii="宋体" w:eastAsia="宋体" w:hAnsi="宋体" w:cs="宋体"/>
          <w:lang w:eastAsia="zh-CN"/>
        </w:rPr>
      </w:pPr>
    </w:p>
    <w:p w14:paraId="63013681" w14:textId="77777777" w:rsidR="00996552" w:rsidRDefault="002D0D3F">
      <w:pPr>
        <w:ind w:left="33"/>
        <w:rPr>
          <w:rFonts w:ascii="Bookman Old Style" w:eastAsia="Bookman Old Style" w:hAnsi="Bookman Old Style" w:cs="Bookman Old Style"/>
          <w:sz w:val="16"/>
          <w:szCs w:val="16"/>
        </w:rPr>
      </w:pPr>
      <w:r>
        <w:rPr>
          <w:rFonts w:ascii="Bookman Old Style" w:eastAsia="Bookman Old Style" w:hAnsi="Bookman Old Style" w:cs="Bookman Old Style"/>
          <w:i/>
          <w:w w:val="85"/>
          <w:sz w:val="16"/>
          <w:szCs w:val="16"/>
        </w:rPr>
        <w:t>B</w:t>
      </w:r>
      <w:r>
        <w:rPr>
          <w:rFonts w:ascii="Bookman Old Style" w:eastAsia="Bookman Old Style" w:hAnsi="Bookman Old Style" w:cs="Bookman Old Style"/>
          <w:i/>
          <w:spacing w:val="-27"/>
          <w:w w:val="85"/>
          <w:sz w:val="16"/>
          <w:szCs w:val="16"/>
        </w:rPr>
        <w:t xml:space="preserve"> </w:t>
      </w:r>
      <w:r>
        <w:rPr>
          <w:rFonts w:ascii="MS Gothic" w:eastAsia="MS Gothic" w:hAnsi="MS Gothic" w:cs="MS Gothic"/>
          <w:w w:val="85"/>
          <w:sz w:val="16"/>
          <w:szCs w:val="16"/>
        </w:rPr>
        <w:t>⊆</w:t>
      </w:r>
      <w:r>
        <w:rPr>
          <w:rFonts w:ascii="MS Gothic" w:eastAsia="MS Gothic" w:hAnsi="MS Gothic" w:cs="MS Gothic"/>
          <w:spacing w:val="-53"/>
          <w:w w:val="85"/>
          <w:sz w:val="16"/>
          <w:szCs w:val="16"/>
        </w:rPr>
        <w:t xml:space="preserve"> </w:t>
      </w:r>
      <w:r>
        <w:rPr>
          <w:rFonts w:ascii="Bookman Old Style" w:eastAsia="Bookman Old Style" w:hAnsi="Bookman Old Style" w:cs="Bookman Old Style"/>
          <w:i/>
          <w:w w:val="85"/>
          <w:sz w:val="16"/>
          <w:szCs w:val="16"/>
        </w:rPr>
        <w:t>A</w:t>
      </w:r>
    </w:p>
    <w:p w14:paraId="4094E787" w14:textId="77777777" w:rsidR="00996552" w:rsidRDefault="002D0D3F">
      <w:pPr>
        <w:tabs>
          <w:tab w:val="left" w:pos="3551"/>
        </w:tabs>
        <w:spacing w:before="144"/>
        <w:ind w:left="-5"/>
        <w:rPr>
          <w:rFonts w:ascii="Times New Roman" w:eastAsia="Times New Roman" w:hAnsi="Times New Roman" w:cs="Times New Roman"/>
          <w:sz w:val="24"/>
          <w:szCs w:val="24"/>
        </w:rPr>
      </w:pPr>
      <w:r>
        <w:rPr>
          <w:w w:val="85"/>
        </w:rPr>
        <w:br w:type="column"/>
      </w:r>
      <w:r>
        <w:rPr>
          <w:rFonts w:ascii="Times New Roman" w:eastAsia="Times New Roman" w:hAnsi="Times New Roman" w:cs="Times New Roman"/>
          <w:i/>
          <w:w w:val="85"/>
          <w:sz w:val="24"/>
          <w:szCs w:val="24"/>
        </w:rPr>
        <w:lastRenderedPageBreak/>
        <w:t>m</w:t>
      </w:r>
      <w:r>
        <w:rPr>
          <w:rFonts w:ascii="MS Gothic" w:eastAsia="MS Gothic" w:hAnsi="MS Gothic" w:cs="MS Gothic"/>
          <w:spacing w:val="1"/>
          <w:w w:val="85"/>
          <w:sz w:val="24"/>
          <w:szCs w:val="24"/>
        </w:rPr>
        <w:t>(</w:t>
      </w:r>
      <w:r>
        <w:rPr>
          <w:rFonts w:ascii="Times New Roman" w:eastAsia="Times New Roman" w:hAnsi="Times New Roman" w:cs="Times New Roman"/>
          <w:i/>
          <w:w w:val="85"/>
          <w:sz w:val="24"/>
          <w:szCs w:val="24"/>
        </w:rPr>
        <w:t>B</w:t>
      </w:r>
      <w:r>
        <w:rPr>
          <w:rFonts w:ascii="MS Gothic" w:eastAsia="MS Gothic" w:hAnsi="MS Gothic" w:cs="MS Gothic"/>
          <w:spacing w:val="1"/>
          <w:w w:val="85"/>
          <w:sz w:val="24"/>
          <w:szCs w:val="24"/>
        </w:rPr>
        <w:t>)</w:t>
      </w:r>
      <w:r>
        <w:rPr>
          <w:rFonts w:ascii="Times New Roman" w:eastAsia="Times New Roman" w:hAnsi="Times New Roman" w:cs="Times New Roman"/>
          <w:w w:val="85"/>
          <w:sz w:val="24"/>
          <w:szCs w:val="24"/>
        </w:rPr>
        <w:t>,</w:t>
      </w:r>
      <w:r>
        <w:rPr>
          <w:rFonts w:ascii="Times New Roman" w:eastAsia="Times New Roman" w:hAnsi="Times New Roman" w:cs="Times New Roman"/>
          <w:spacing w:val="-35"/>
          <w:w w:val="85"/>
          <w:sz w:val="24"/>
          <w:szCs w:val="24"/>
        </w:rPr>
        <w:t xml:space="preserve"> </w:t>
      </w:r>
      <w:r>
        <w:rPr>
          <w:rFonts w:ascii="MS Gothic" w:eastAsia="MS Gothic" w:hAnsi="MS Gothic" w:cs="MS Gothic"/>
          <w:spacing w:val="8"/>
          <w:w w:val="85"/>
          <w:sz w:val="24"/>
          <w:szCs w:val="24"/>
        </w:rPr>
        <w:t>∀</w:t>
      </w:r>
      <w:r>
        <w:rPr>
          <w:rFonts w:ascii="Times New Roman" w:eastAsia="Times New Roman" w:hAnsi="Times New Roman" w:cs="Times New Roman"/>
          <w:i/>
          <w:spacing w:val="5"/>
          <w:w w:val="85"/>
          <w:sz w:val="24"/>
          <w:szCs w:val="24"/>
        </w:rPr>
        <w:t>A</w:t>
      </w:r>
      <w:r>
        <w:rPr>
          <w:rFonts w:ascii="Times New Roman" w:eastAsia="Times New Roman" w:hAnsi="Times New Roman" w:cs="Times New Roman"/>
          <w:i/>
          <w:spacing w:val="-5"/>
          <w:w w:val="85"/>
          <w:sz w:val="24"/>
          <w:szCs w:val="24"/>
        </w:rPr>
        <w:t xml:space="preserve"> </w:t>
      </w:r>
      <w:r>
        <w:rPr>
          <w:rFonts w:ascii="MS Gothic" w:eastAsia="MS Gothic" w:hAnsi="MS Gothic" w:cs="MS Gothic"/>
          <w:w w:val="85"/>
          <w:sz w:val="24"/>
          <w:szCs w:val="24"/>
        </w:rPr>
        <w:t>⊆</w:t>
      </w:r>
      <w:r>
        <w:rPr>
          <w:rFonts w:ascii="MS Gothic" w:eastAsia="MS Gothic" w:hAnsi="MS Gothic" w:cs="MS Gothic"/>
          <w:spacing w:val="-54"/>
          <w:w w:val="85"/>
          <w:sz w:val="24"/>
          <w:szCs w:val="24"/>
        </w:rPr>
        <w:t xml:space="preserve"> </w:t>
      </w:r>
      <w:r>
        <w:rPr>
          <w:rFonts w:ascii="Times New Roman" w:eastAsia="Times New Roman" w:hAnsi="Times New Roman" w:cs="Times New Roman"/>
          <w:w w:val="85"/>
          <w:sz w:val="24"/>
          <w:szCs w:val="24"/>
        </w:rPr>
        <w:t>Θ</w:t>
      </w:r>
      <w:r>
        <w:rPr>
          <w:rFonts w:ascii="Times New Roman" w:eastAsia="Times New Roman" w:hAnsi="Times New Roman" w:cs="Times New Roman"/>
          <w:w w:val="85"/>
          <w:sz w:val="24"/>
          <w:szCs w:val="24"/>
        </w:rPr>
        <w:tab/>
      </w:r>
      <w:r>
        <w:rPr>
          <w:rFonts w:ascii="Times New Roman" w:eastAsia="Times New Roman" w:hAnsi="Times New Roman" w:cs="Times New Roman"/>
          <w:sz w:val="24"/>
          <w:szCs w:val="24"/>
        </w:rPr>
        <w:t>(4.21)</w:t>
      </w:r>
    </w:p>
    <w:p w14:paraId="2B82F8C4" w14:textId="77777777" w:rsidR="00996552" w:rsidRDefault="00996552">
      <w:pPr>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3824" w:space="40"/>
            <w:col w:w="393" w:space="40"/>
            <w:col w:w="4413"/>
          </w:cols>
        </w:sectPr>
      </w:pPr>
    </w:p>
    <w:p w14:paraId="5A8E3F0F" w14:textId="77777777" w:rsidR="00996552" w:rsidRDefault="00996552">
      <w:pPr>
        <w:spacing w:before="4"/>
        <w:rPr>
          <w:rFonts w:ascii="Times New Roman" w:eastAsia="Times New Roman" w:hAnsi="Times New Roman" w:cs="Times New Roman"/>
          <w:sz w:val="10"/>
          <w:szCs w:val="10"/>
        </w:rPr>
      </w:pPr>
    </w:p>
    <w:p w14:paraId="1E1603B5" w14:textId="77777777" w:rsidR="00996552" w:rsidRDefault="00996552">
      <w:pPr>
        <w:rPr>
          <w:rFonts w:ascii="Times New Roman" w:eastAsia="Times New Roman" w:hAnsi="Times New Roman" w:cs="Times New Roman"/>
          <w:sz w:val="10"/>
          <w:szCs w:val="10"/>
        </w:rPr>
        <w:sectPr w:rsidR="00996552">
          <w:pgSz w:w="11910" w:h="16840"/>
          <w:pgMar w:top="1140" w:right="1540" w:bottom="1240" w:left="1680" w:header="871" w:footer="1095" w:gutter="0"/>
          <w:cols w:space="720"/>
        </w:sectPr>
      </w:pPr>
    </w:p>
    <w:p w14:paraId="4D9907C0" w14:textId="77777777" w:rsidR="00996552" w:rsidRDefault="002D0D3F">
      <w:pPr>
        <w:pStyle w:val="a3"/>
        <w:spacing w:before="144"/>
        <w:ind w:left="0"/>
        <w:jc w:val="right"/>
        <w:rPr>
          <w:rFonts w:ascii="Georgia" w:eastAsia="Georgia" w:hAnsi="Georgia" w:cs="Georgia"/>
        </w:rPr>
      </w:pPr>
      <w:bookmarkStart w:id="173" w:name="_bookmark109"/>
      <w:bookmarkEnd w:id="173"/>
      <w:r>
        <w:rPr>
          <w:rFonts w:ascii="Palatino Linotype"/>
          <w:spacing w:val="1"/>
          <w:w w:val="90"/>
        </w:rPr>
        <w:lastRenderedPageBreak/>
        <w:t>Pl</w:t>
      </w:r>
      <w:r>
        <w:rPr>
          <w:rFonts w:ascii="MS Gothic"/>
          <w:spacing w:val="2"/>
          <w:w w:val="90"/>
        </w:rPr>
        <w:t>(</w:t>
      </w:r>
      <w:r>
        <w:rPr>
          <w:rFonts w:ascii="Times New Roman"/>
          <w:i/>
          <w:spacing w:val="1"/>
          <w:w w:val="90"/>
        </w:rPr>
        <w:t>A</w:t>
      </w:r>
      <w:r>
        <w:rPr>
          <w:rFonts w:ascii="MS Gothic"/>
          <w:spacing w:val="2"/>
          <w:w w:val="90"/>
        </w:rPr>
        <w:t>)</w:t>
      </w:r>
      <w:r>
        <w:rPr>
          <w:rFonts w:ascii="MS Gothic"/>
          <w:spacing w:val="-64"/>
          <w:w w:val="90"/>
        </w:rPr>
        <w:t xml:space="preserve"> </w:t>
      </w:r>
      <w:r>
        <w:rPr>
          <w:rFonts w:ascii="Georgia"/>
          <w:w w:val="90"/>
        </w:rPr>
        <w:t>=</w:t>
      </w:r>
    </w:p>
    <w:p w14:paraId="02CB3828" w14:textId="77777777" w:rsidR="00996552" w:rsidRDefault="002D0D3F">
      <w:pPr>
        <w:spacing w:line="212" w:lineRule="exact"/>
        <w:ind w:left="26"/>
        <w:jc w:val="center"/>
        <w:rPr>
          <w:rFonts w:ascii="宋体" w:eastAsia="宋体" w:hAnsi="宋体" w:cs="宋体"/>
          <w:sz w:val="24"/>
          <w:szCs w:val="24"/>
        </w:rPr>
      </w:pPr>
      <w:r>
        <w:rPr>
          <w:w w:val="130"/>
        </w:rPr>
        <w:br w:type="column"/>
      </w:r>
      <w:r>
        <w:rPr>
          <w:rFonts w:ascii="宋体" w:eastAsia="宋体" w:hAnsi="宋体" w:cs="宋体"/>
          <w:w w:val="130"/>
          <w:sz w:val="24"/>
          <w:szCs w:val="24"/>
        </w:rPr>
        <w:lastRenderedPageBreak/>
        <w:t>飞</w:t>
      </w:r>
    </w:p>
    <w:p w14:paraId="4935FD1E" w14:textId="77777777" w:rsidR="00996552" w:rsidRDefault="00996552">
      <w:pPr>
        <w:spacing w:before="6"/>
        <w:rPr>
          <w:rFonts w:ascii="宋体" w:eastAsia="宋体" w:hAnsi="宋体" w:cs="宋体"/>
        </w:rPr>
      </w:pPr>
    </w:p>
    <w:p w14:paraId="373C56A5" w14:textId="77777777" w:rsidR="00996552" w:rsidRDefault="002D0D3F">
      <w:pPr>
        <w:ind w:left="33"/>
        <w:jc w:val="center"/>
        <w:rPr>
          <w:rFonts w:ascii="MS Gothic" w:eastAsia="MS Gothic" w:hAnsi="MS Gothic" w:cs="MS Gothic"/>
          <w:sz w:val="16"/>
          <w:szCs w:val="16"/>
        </w:rPr>
      </w:pPr>
      <w:r>
        <w:rPr>
          <w:rFonts w:ascii="Bookman Old Style" w:eastAsia="Bookman Old Style" w:hAnsi="Bookman Old Style" w:cs="Bookman Old Style"/>
          <w:i/>
          <w:spacing w:val="1"/>
          <w:w w:val="75"/>
          <w:sz w:val="16"/>
          <w:szCs w:val="16"/>
        </w:rPr>
        <w:t>B</w:t>
      </w:r>
      <w:r>
        <w:rPr>
          <w:rFonts w:ascii="MS Gothic" w:eastAsia="MS Gothic" w:hAnsi="MS Gothic" w:cs="MS Gothic"/>
          <w:spacing w:val="2"/>
          <w:w w:val="75"/>
          <w:sz w:val="16"/>
          <w:szCs w:val="16"/>
        </w:rPr>
        <w:t>∩</w:t>
      </w:r>
      <w:r>
        <w:rPr>
          <w:rFonts w:ascii="MS Gothic" w:eastAsia="MS Gothic" w:hAnsi="MS Gothic" w:cs="MS Gothic"/>
          <w:spacing w:val="-39"/>
          <w:w w:val="75"/>
          <w:sz w:val="16"/>
          <w:szCs w:val="16"/>
        </w:rPr>
        <w:t xml:space="preserve"> </w:t>
      </w:r>
      <w:r>
        <w:rPr>
          <w:rFonts w:ascii="Bookman Old Style" w:eastAsia="Bookman Old Style" w:hAnsi="Bookman Old Style" w:cs="Bookman Old Style"/>
          <w:i/>
          <w:spacing w:val="-3"/>
          <w:w w:val="75"/>
          <w:sz w:val="16"/>
          <w:szCs w:val="16"/>
        </w:rPr>
        <w:t>A</w:t>
      </w:r>
      <w:r>
        <w:rPr>
          <w:rFonts w:ascii="宋体" w:eastAsia="宋体" w:hAnsi="宋体" w:cs="宋体"/>
          <w:spacing w:val="-4"/>
          <w:w w:val="75"/>
          <w:sz w:val="16"/>
          <w:szCs w:val="16"/>
        </w:rPr>
        <w:t>丰</w:t>
      </w:r>
      <w:r>
        <w:rPr>
          <w:rFonts w:ascii="MS Gothic" w:eastAsia="MS Gothic" w:hAnsi="MS Gothic" w:cs="MS Gothic"/>
          <w:spacing w:val="-4"/>
          <w:w w:val="75"/>
          <w:sz w:val="16"/>
          <w:szCs w:val="16"/>
        </w:rPr>
        <w:t>②</w:t>
      </w:r>
    </w:p>
    <w:p w14:paraId="20D4D441" w14:textId="77777777" w:rsidR="00996552" w:rsidRDefault="002D0D3F">
      <w:pPr>
        <w:tabs>
          <w:tab w:val="left" w:pos="3103"/>
        </w:tabs>
        <w:spacing w:before="144"/>
        <w:ind w:left="1"/>
        <w:rPr>
          <w:rFonts w:ascii="Times New Roman" w:eastAsia="Times New Roman" w:hAnsi="Times New Roman" w:cs="Times New Roman"/>
          <w:sz w:val="24"/>
          <w:szCs w:val="24"/>
        </w:rPr>
      </w:pPr>
      <w:r>
        <w:rPr>
          <w:w w:val="85"/>
        </w:rPr>
        <w:br w:type="column"/>
      </w:r>
      <w:r>
        <w:rPr>
          <w:rFonts w:ascii="Times New Roman"/>
          <w:i/>
          <w:spacing w:val="2"/>
          <w:w w:val="85"/>
          <w:sz w:val="24"/>
        </w:rPr>
        <w:lastRenderedPageBreak/>
        <w:t>m</w:t>
      </w:r>
      <w:r>
        <w:rPr>
          <w:rFonts w:ascii="MS Gothic"/>
          <w:spacing w:val="3"/>
          <w:w w:val="85"/>
          <w:sz w:val="24"/>
        </w:rPr>
        <w:t>(</w:t>
      </w:r>
      <w:r>
        <w:rPr>
          <w:rFonts w:ascii="Times New Roman"/>
          <w:i/>
          <w:spacing w:val="2"/>
          <w:w w:val="85"/>
          <w:sz w:val="24"/>
        </w:rPr>
        <w:t>B</w:t>
      </w:r>
      <w:r>
        <w:rPr>
          <w:rFonts w:ascii="MS Gothic"/>
          <w:spacing w:val="3"/>
          <w:w w:val="85"/>
          <w:sz w:val="24"/>
        </w:rPr>
        <w:t>)</w:t>
      </w:r>
      <w:r>
        <w:rPr>
          <w:rFonts w:ascii="MS Gothic"/>
          <w:spacing w:val="3"/>
          <w:w w:val="85"/>
          <w:sz w:val="24"/>
        </w:rPr>
        <w:tab/>
      </w:r>
      <w:r>
        <w:rPr>
          <w:rFonts w:ascii="Times New Roman"/>
          <w:sz w:val="24"/>
        </w:rPr>
        <w:t>(4.22)</w:t>
      </w:r>
    </w:p>
    <w:p w14:paraId="1FDF9310" w14:textId="77777777" w:rsidR="00996552" w:rsidRDefault="00996552">
      <w:pPr>
        <w:rPr>
          <w:rFonts w:ascii="Times New Roman" w:eastAsia="Times New Roman" w:hAnsi="Times New Roman" w:cs="Times New Roman"/>
          <w:sz w:val="24"/>
          <w:szCs w:val="24"/>
        </w:rPr>
        <w:sectPr w:rsidR="00996552">
          <w:type w:val="continuous"/>
          <w:pgSz w:w="11910" w:h="16840"/>
          <w:pgMar w:top="1580" w:right="1540" w:bottom="280" w:left="1680" w:header="720" w:footer="720" w:gutter="0"/>
          <w:cols w:num="3" w:space="720" w:equalWidth="0">
            <w:col w:w="4082" w:space="40"/>
            <w:col w:w="583" w:space="40"/>
            <w:col w:w="3945"/>
          </w:cols>
        </w:sectPr>
      </w:pPr>
    </w:p>
    <w:p w14:paraId="5F19914C" w14:textId="77777777" w:rsidR="00996552" w:rsidRDefault="00996552">
      <w:pPr>
        <w:spacing w:before="3"/>
        <w:rPr>
          <w:rFonts w:ascii="Times New Roman" w:eastAsia="Times New Roman" w:hAnsi="Times New Roman" w:cs="Times New Roman"/>
          <w:sz w:val="9"/>
          <w:szCs w:val="9"/>
        </w:rPr>
      </w:pPr>
    </w:p>
    <w:p w14:paraId="72E7EB32" w14:textId="77777777" w:rsidR="00996552" w:rsidRDefault="002D0D3F">
      <w:pPr>
        <w:spacing w:before="26" w:line="288" w:lineRule="auto"/>
        <w:ind w:left="117" w:right="255" w:firstLine="480"/>
        <w:jc w:val="both"/>
        <w:rPr>
          <w:rFonts w:ascii="宋体" w:eastAsia="宋体" w:hAnsi="宋体" w:cs="宋体"/>
          <w:sz w:val="24"/>
          <w:szCs w:val="24"/>
        </w:rPr>
      </w:pPr>
      <w:r>
        <w:rPr>
          <w:rFonts w:ascii="宋体" w:eastAsia="宋体" w:hAnsi="宋体" w:cs="宋体"/>
          <w:sz w:val="24"/>
          <w:szCs w:val="24"/>
        </w:rPr>
        <w:t>式</w:t>
      </w:r>
      <w:hyperlink w:anchor="_bookmark108" w:history="1">
        <w:r>
          <w:rPr>
            <w:rFonts w:ascii="Times New Roman" w:eastAsia="Times New Roman" w:hAnsi="Times New Roman" w:cs="Times New Roman"/>
            <w:sz w:val="24"/>
            <w:szCs w:val="24"/>
          </w:rPr>
          <w:t>4.21</w:t>
        </w:r>
      </w:hyperlink>
      <w:r>
        <w:rPr>
          <w:rFonts w:ascii="宋体" w:eastAsia="宋体" w:hAnsi="宋体" w:cs="宋体"/>
          <w:sz w:val="24"/>
          <w:szCs w:val="24"/>
        </w:rPr>
        <w:t>、</w:t>
      </w:r>
      <w:hyperlink w:anchor="_bookmark109" w:history="1">
        <w:r>
          <w:rPr>
            <w:rFonts w:ascii="Times New Roman" w:eastAsia="Times New Roman" w:hAnsi="Times New Roman" w:cs="Times New Roman"/>
            <w:sz w:val="24"/>
            <w:szCs w:val="24"/>
          </w:rPr>
          <w:t>4.22</w:t>
        </w:r>
      </w:hyperlink>
      <w:r>
        <w:rPr>
          <w:rFonts w:ascii="宋体" w:eastAsia="宋体" w:hAnsi="宋体" w:cs="宋体"/>
          <w:sz w:val="24"/>
          <w:szCs w:val="24"/>
        </w:rPr>
        <w:t>中，</w:t>
      </w:r>
      <w:r>
        <w:rPr>
          <w:rFonts w:ascii="Times New Roman" w:eastAsia="Times New Roman" w:hAnsi="Times New Roman" w:cs="Times New Roman"/>
          <w:i/>
          <w:sz w:val="24"/>
          <w:szCs w:val="24"/>
        </w:rPr>
        <w:t>B</w:t>
      </w:r>
      <w:r>
        <w:rPr>
          <w:rFonts w:ascii="Times New Roman" w:eastAsia="Times New Roman" w:hAnsi="Times New Roman" w:cs="Times New Roman"/>
          <w:i/>
          <w:spacing w:val="24"/>
          <w:sz w:val="24"/>
          <w:szCs w:val="24"/>
        </w:rPr>
        <w:t xml:space="preserve"> </w:t>
      </w:r>
      <w:r>
        <w:rPr>
          <w:rFonts w:ascii="宋体" w:eastAsia="宋体" w:hAnsi="宋体" w:cs="宋体"/>
          <w:sz w:val="24"/>
          <w:szCs w:val="24"/>
        </w:rPr>
        <w:t>为</w:t>
      </w:r>
      <w:r>
        <w:rPr>
          <w:rFonts w:ascii="宋体" w:eastAsia="宋体" w:hAnsi="宋体" w:cs="宋体"/>
          <w:spacing w:val="-23"/>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5"/>
          <w:sz w:val="24"/>
          <w:szCs w:val="24"/>
        </w:rPr>
        <w:t xml:space="preserve"> </w:t>
      </w:r>
      <w:r>
        <w:rPr>
          <w:rFonts w:ascii="宋体" w:eastAsia="宋体" w:hAnsi="宋体" w:cs="宋体"/>
          <w:spacing w:val="3"/>
          <w:sz w:val="24"/>
          <w:szCs w:val="24"/>
        </w:rPr>
        <w:t>的子集，函数</w:t>
      </w:r>
      <w:r>
        <w:rPr>
          <w:rFonts w:ascii="宋体" w:eastAsia="宋体" w:hAnsi="宋体" w:cs="宋体"/>
          <w:spacing w:val="-32"/>
          <w:sz w:val="24"/>
          <w:szCs w:val="24"/>
        </w:rPr>
        <w:t xml:space="preserve"> </w:t>
      </w:r>
      <w:r>
        <w:rPr>
          <w:rFonts w:ascii="Times New Roman" w:eastAsia="Times New Roman" w:hAnsi="Times New Roman" w:cs="Times New Roman"/>
          <w:i/>
          <w:spacing w:val="4"/>
          <w:sz w:val="24"/>
          <w:szCs w:val="24"/>
        </w:rPr>
        <w:t>Bel</w:t>
      </w:r>
      <w:r>
        <w:rPr>
          <w:rFonts w:ascii="Times New Roman" w:eastAsia="Times New Roman" w:hAnsi="Times New Roman" w:cs="Times New Roman"/>
          <w:i/>
          <w:spacing w:val="34"/>
          <w:sz w:val="24"/>
          <w:szCs w:val="24"/>
        </w:rPr>
        <w:t xml:space="preserve"> </w:t>
      </w:r>
      <w:r>
        <w:rPr>
          <w:rFonts w:ascii="宋体" w:eastAsia="宋体" w:hAnsi="宋体" w:cs="宋体"/>
          <w:sz w:val="24"/>
          <w:szCs w:val="24"/>
        </w:rPr>
        <w:t>是</w:t>
      </w:r>
      <w:r>
        <w:rPr>
          <w:rFonts w:ascii="宋体" w:eastAsia="宋体" w:hAnsi="宋体" w:cs="宋体"/>
          <w:spacing w:val="-41"/>
          <w:sz w:val="24"/>
          <w:szCs w:val="24"/>
        </w:rPr>
        <w:t xml:space="preserve"> </w:t>
      </w:r>
      <w:r>
        <w:rPr>
          <w:rFonts w:ascii="Times New Roman" w:eastAsia="Times New Roman" w:hAnsi="Times New Roman" w:cs="Times New Roman"/>
          <w:sz w:val="24"/>
          <w:szCs w:val="24"/>
        </w:rPr>
        <w:t>Θ</w:t>
      </w:r>
      <w:r>
        <w:rPr>
          <w:rFonts w:ascii="Times New Roman" w:eastAsia="Times New Roman" w:hAnsi="Times New Roman" w:cs="Times New Roman"/>
          <w:spacing w:val="19"/>
          <w:sz w:val="24"/>
          <w:szCs w:val="24"/>
        </w:rPr>
        <w:t xml:space="preserve"> </w:t>
      </w:r>
      <w:r>
        <w:rPr>
          <w:rFonts w:ascii="宋体" w:eastAsia="宋体" w:hAnsi="宋体" w:cs="宋体"/>
          <w:spacing w:val="3"/>
          <w:sz w:val="24"/>
          <w:szCs w:val="24"/>
        </w:rPr>
        <w:t>上的置信函数。对于任一</w:t>
      </w:r>
      <w:r>
        <w:rPr>
          <w:rFonts w:ascii="宋体" w:eastAsia="宋体" w:hAnsi="宋体" w:cs="宋体"/>
          <w:spacing w:val="3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7"/>
          <w:sz w:val="24"/>
          <w:szCs w:val="24"/>
        </w:rPr>
        <w:t xml:space="preserve"> </w:t>
      </w:r>
      <w:r>
        <w:rPr>
          <w:rFonts w:ascii="MS Gothic" w:eastAsia="MS Gothic" w:hAnsi="MS Gothic" w:cs="MS Gothic"/>
          <w:sz w:val="24"/>
          <w:szCs w:val="24"/>
        </w:rPr>
        <w:t>⊂</w:t>
      </w:r>
      <w:r>
        <w:rPr>
          <w:rFonts w:ascii="MS Gothic" w:eastAsia="MS Gothic" w:hAnsi="MS Gothic" w:cs="MS Gothic"/>
          <w:spacing w:val="-63"/>
          <w:sz w:val="24"/>
          <w:szCs w:val="24"/>
        </w:rPr>
        <w:t xml:space="preserve"> </w:t>
      </w:r>
      <w:r>
        <w:rPr>
          <w:rFonts w:ascii="Times New Roman" w:eastAsia="Times New Roman" w:hAnsi="Times New Roman" w:cs="Times New Roman"/>
          <w:sz w:val="24"/>
          <w:szCs w:val="24"/>
        </w:rPr>
        <w:t>Θ</w:t>
      </w:r>
      <w:r>
        <w:rPr>
          <w:rFonts w:ascii="宋体" w:eastAsia="宋体" w:hAnsi="宋体" w:cs="宋体"/>
          <w:spacing w:val="9"/>
          <w:sz w:val="24"/>
          <w:szCs w:val="24"/>
        </w:rPr>
        <w:t>，</w:t>
      </w:r>
      <w:r>
        <w:rPr>
          <w:rFonts w:ascii="Times New Roman" w:eastAsia="Times New Roman" w:hAnsi="Times New Roman" w:cs="Times New Roman"/>
          <w:i/>
          <w:spacing w:val="8"/>
          <w:sz w:val="24"/>
          <w:szCs w:val="24"/>
        </w:rPr>
        <w:t>B</w:t>
      </w:r>
      <w:r>
        <w:rPr>
          <w:rFonts w:ascii="Times New Roman" w:eastAsia="Times New Roman" w:hAnsi="Times New Roman" w:cs="Times New Roman"/>
          <w:i/>
          <w:spacing w:val="4"/>
          <w:sz w:val="24"/>
          <w:szCs w:val="24"/>
        </w:rPr>
        <w:t>e</w:t>
      </w:r>
      <w:r>
        <w:rPr>
          <w:rFonts w:ascii="Times New Roman" w:eastAsia="Times New Roman" w:hAnsi="Times New Roman" w:cs="Times New Roman"/>
          <w:i/>
          <w:spacing w:val="14"/>
          <w:sz w:val="24"/>
          <w:szCs w:val="24"/>
        </w:rPr>
        <w:t>l</w:t>
      </w:r>
      <w:r>
        <w:rPr>
          <w:rFonts w:ascii="MS Gothic" w:eastAsia="MS Gothic" w:hAnsi="MS Gothic" w:cs="MS Gothic"/>
          <w:spacing w:val="27"/>
          <w:sz w:val="24"/>
          <w:szCs w:val="24"/>
        </w:rPr>
        <w:t>(</w:t>
      </w:r>
      <w:r>
        <w:rPr>
          <w:rFonts w:ascii="Times New Roman" w:eastAsia="Times New Roman" w:hAnsi="Times New Roman" w:cs="Times New Roman"/>
          <w:i/>
          <w:spacing w:val="-5"/>
          <w:sz w:val="24"/>
          <w:szCs w:val="24"/>
        </w:rPr>
        <w:t>A</w:t>
      </w:r>
      <w:r>
        <w:rPr>
          <w:rFonts w:ascii="MS Gothic" w:eastAsia="MS Gothic" w:hAnsi="MS Gothic" w:cs="MS Gothic"/>
          <w:sz w:val="24"/>
          <w:szCs w:val="24"/>
        </w:rPr>
        <w:t>)</w:t>
      </w:r>
      <w:r>
        <w:rPr>
          <w:rFonts w:ascii="MS Gothic" w:eastAsia="MS Gothic" w:hAnsi="MS Gothic" w:cs="MS Gothic"/>
          <w:spacing w:val="-74"/>
          <w:sz w:val="24"/>
          <w:szCs w:val="24"/>
        </w:rPr>
        <w:t xml:space="preserve"> </w:t>
      </w:r>
      <w:r>
        <w:rPr>
          <w:rFonts w:ascii="宋体" w:eastAsia="宋体" w:hAnsi="宋体" w:cs="宋体"/>
          <w:sz w:val="24"/>
          <w:szCs w:val="24"/>
        </w:rPr>
        <w:t>是对</w:t>
      </w:r>
      <w:r>
        <w:rPr>
          <w:rFonts w:ascii="宋体" w:eastAsia="宋体" w:hAnsi="宋体" w:cs="宋体"/>
          <w:spacing w:val="-61"/>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的置信度，表示</w:t>
      </w:r>
      <w:r>
        <w:rPr>
          <w:rFonts w:ascii="宋体" w:eastAsia="宋体" w:hAnsi="宋体" w:cs="宋体"/>
          <w:spacing w:val="-61"/>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发生的可能性；函数</w:t>
      </w:r>
      <w:r>
        <w:rPr>
          <w:rFonts w:ascii="宋体" w:eastAsia="宋体" w:hAnsi="宋体" w:cs="宋体"/>
          <w:spacing w:val="-69"/>
          <w:sz w:val="24"/>
          <w:szCs w:val="24"/>
        </w:rPr>
        <w:t xml:space="preserve"> </w:t>
      </w:r>
      <w:r>
        <w:rPr>
          <w:rFonts w:ascii="Times New Roman" w:eastAsia="Times New Roman" w:hAnsi="Times New Roman" w:cs="Times New Roman"/>
          <w:i/>
          <w:spacing w:val="6"/>
          <w:sz w:val="24"/>
          <w:szCs w:val="24"/>
        </w:rPr>
        <w:t>P</w:t>
      </w:r>
      <w:r>
        <w:rPr>
          <w:rFonts w:ascii="Times New Roman" w:eastAsia="Times New Roman" w:hAnsi="Times New Roman" w:cs="Times New Roman"/>
          <w:i/>
          <w:sz w:val="24"/>
          <w:szCs w:val="24"/>
        </w:rPr>
        <w:t>l</w:t>
      </w:r>
      <w:r>
        <w:rPr>
          <w:rFonts w:ascii="Times New Roman" w:eastAsia="Times New Roman" w:hAnsi="Times New Roman" w:cs="Times New Roman"/>
          <w:i/>
          <w:spacing w:val="-3"/>
          <w:sz w:val="24"/>
          <w:szCs w:val="24"/>
        </w:rPr>
        <w:t xml:space="preserve"> </w:t>
      </w:r>
      <w:r>
        <w:rPr>
          <w:rFonts w:ascii="宋体" w:eastAsia="宋体" w:hAnsi="宋体" w:cs="宋体"/>
          <w:sz w:val="24"/>
          <w:szCs w:val="24"/>
        </w:rPr>
        <w:t>是辨识框架</w:t>
      </w:r>
      <w:r>
        <w:rPr>
          <w:rFonts w:ascii="宋体" w:eastAsia="宋体" w:hAnsi="宋体" w:cs="宋体"/>
          <w:spacing w:val="-74"/>
          <w:sz w:val="24"/>
          <w:szCs w:val="24"/>
        </w:rPr>
        <w:t xml:space="preserve"> </w:t>
      </w:r>
      <w:r>
        <w:rPr>
          <w:rFonts w:ascii="Times New Roman" w:eastAsia="Times New Roman" w:hAnsi="Times New Roman" w:cs="Times New Roman"/>
          <w:sz w:val="24"/>
          <w:szCs w:val="24"/>
        </w:rPr>
        <w:t xml:space="preserve">Θ </w:t>
      </w:r>
      <w:r>
        <w:rPr>
          <w:rFonts w:ascii="宋体" w:eastAsia="宋体" w:hAnsi="宋体" w:cs="宋体"/>
          <w:sz w:val="24"/>
          <w:szCs w:val="24"/>
        </w:rPr>
        <w:t>上的似真函数。对于任一</w:t>
      </w:r>
      <w:r>
        <w:rPr>
          <w:rFonts w:ascii="宋体" w:eastAsia="宋体" w:hAnsi="宋体" w:cs="宋体"/>
          <w:spacing w:val="-60"/>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4"/>
          <w:sz w:val="24"/>
          <w:szCs w:val="24"/>
        </w:rPr>
        <w:t xml:space="preserve"> </w:t>
      </w:r>
      <w:r>
        <w:rPr>
          <w:rFonts w:ascii="MS Gothic" w:eastAsia="MS Gothic" w:hAnsi="MS Gothic" w:cs="MS Gothic"/>
          <w:sz w:val="24"/>
          <w:szCs w:val="24"/>
        </w:rPr>
        <w:t>⊂</w:t>
      </w:r>
      <w:r>
        <w:rPr>
          <w:rFonts w:ascii="MS Gothic" w:eastAsia="MS Gothic" w:hAnsi="MS Gothic" w:cs="MS Gothic"/>
          <w:spacing w:val="-61"/>
          <w:sz w:val="24"/>
          <w:szCs w:val="24"/>
        </w:rPr>
        <w:t xml:space="preserve"> </w:t>
      </w:r>
      <w:r>
        <w:rPr>
          <w:rFonts w:ascii="Times New Roman" w:eastAsia="Times New Roman" w:hAnsi="Times New Roman" w:cs="Times New Roman"/>
          <w:spacing w:val="5"/>
          <w:sz w:val="24"/>
          <w:szCs w:val="24"/>
        </w:rPr>
        <w:t>Θ</w:t>
      </w:r>
      <w:r>
        <w:rPr>
          <w:rFonts w:ascii="宋体" w:eastAsia="宋体" w:hAnsi="宋体" w:cs="宋体"/>
          <w:spacing w:val="5"/>
          <w:sz w:val="24"/>
          <w:szCs w:val="24"/>
        </w:rPr>
        <w:t>，</w:t>
      </w:r>
      <w:r>
        <w:rPr>
          <w:rFonts w:ascii="Times New Roman" w:eastAsia="Times New Roman" w:hAnsi="Times New Roman" w:cs="Times New Roman"/>
          <w:i/>
          <w:spacing w:val="5"/>
          <w:sz w:val="24"/>
          <w:szCs w:val="24"/>
        </w:rPr>
        <w:t>Pl</w:t>
      </w:r>
      <w:r>
        <w:rPr>
          <w:rFonts w:ascii="MS Gothic" w:eastAsia="MS Gothic" w:hAnsi="MS Gothic" w:cs="MS Gothic"/>
          <w:spacing w:val="7"/>
          <w:sz w:val="24"/>
          <w:szCs w:val="24"/>
        </w:rPr>
        <w:t>(</w:t>
      </w:r>
      <w:r>
        <w:rPr>
          <w:rFonts w:ascii="Times New Roman" w:eastAsia="Times New Roman" w:hAnsi="Times New Roman" w:cs="Times New Roman"/>
          <w:i/>
          <w:spacing w:val="5"/>
          <w:sz w:val="24"/>
          <w:szCs w:val="24"/>
        </w:rPr>
        <w:t>A</w:t>
      </w:r>
      <w:r>
        <w:rPr>
          <w:rFonts w:ascii="MS Gothic" w:eastAsia="MS Gothic" w:hAnsi="MS Gothic" w:cs="MS Gothic"/>
          <w:spacing w:val="7"/>
          <w:sz w:val="24"/>
          <w:szCs w:val="24"/>
        </w:rPr>
        <w:t>)</w:t>
      </w:r>
      <w:r>
        <w:rPr>
          <w:rFonts w:ascii="MS Gothic" w:eastAsia="MS Gothic" w:hAnsi="MS Gothic" w:cs="MS Gothic"/>
          <w:spacing w:val="-72"/>
          <w:sz w:val="24"/>
          <w:szCs w:val="24"/>
        </w:rPr>
        <w:t xml:space="preserve"> </w:t>
      </w:r>
      <w:r>
        <w:rPr>
          <w:rFonts w:ascii="宋体" w:eastAsia="宋体" w:hAnsi="宋体" w:cs="宋体"/>
          <w:sz w:val="24"/>
          <w:szCs w:val="24"/>
        </w:rPr>
        <w:t>是对</w:t>
      </w:r>
      <w:r>
        <w:rPr>
          <w:rFonts w:ascii="宋体" w:eastAsia="宋体" w:hAnsi="宋体" w:cs="宋体"/>
          <w:spacing w:val="-60"/>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的似真度</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宋体" w:eastAsia="宋体" w:hAnsi="宋体" w:cs="宋体"/>
          <w:sz w:val="24"/>
          <w:szCs w:val="24"/>
        </w:rPr>
        <w:t>表示</w:t>
      </w:r>
      <w:r>
        <w:rPr>
          <w:rFonts w:ascii="宋体" w:eastAsia="宋体" w:hAnsi="宋体" w:cs="宋体"/>
          <w:spacing w:val="-59"/>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6"/>
          <w:sz w:val="24"/>
          <w:szCs w:val="24"/>
        </w:rPr>
        <w:t xml:space="preserve"> </w:t>
      </w:r>
      <w:r>
        <w:rPr>
          <w:rFonts w:ascii="宋体" w:eastAsia="宋体" w:hAnsi="宋体" w:cs="宋体"/>
          <w:sz w:val="24"/>
          <w:szCs w:val="24"/>
        </w:rPr>
        <w:t>可能为真的不</w:t>
      </w:r>
    </w:p>
    <w:p w14:paraId="4636CE28" w14:textId="77777777" w:rsidR="00996552" w:rsidRDefault="002D0D3F">
      <w:pPr>
        <w:pStyle w:val="a3"/>
        <w:spacing w:before="13"/>
      </w:pPr>
      <w:r>
        <w:rPr>
          <w:w w:val="95"/>
        </w:rPr>
        <w:t>确定度量。在证据理论中，通常用</w:t>
      </w:r>
      <w:r>
        <w:rPr>
          <w:spacing w:val="-2"/>
          <w:w w:val="95"/>
        </w:rPr>
        <w:t xml:space="preserve"> </w:t>
      </w:r>
      <w:r>
        <w:rPr>
          <w:rFonts w:ascii="MS Gothic" w:eastAsia="MS Gothic" w:hAnsi="MS Gothic" w:cs="MS Gothic"/>
          <w:spacing w:val="5"/>
          <w:w w:val="95"/>
        </w:rPr>
        <w:t>[</w:t>
      </w:r>
      <w:r>
        <w:rPr>
          <w:rFonts w:ascii="Times New Roman" w:eastAsia="Times New Roman" w:hAnsi="Times New Roman" w:cs="Times New Roman"/>
          <w:i/>
          <w:spacing w:val="3"/>
          <w:w w:val="95"/>
        </w:rPr>
        <w:t>Bel</w:t>
      </w:r>
      <w:r>
        <w:rPr>
          <w:rFonts w:ascii="MS Gothic" w:eastAsia="MS Gothic" w:hAnsi="MS Gothic" w:cs="MS Gothic"/>
          <w:spacing w:val="5"/>
          <w:w w:val="95"/>
        </w:rPr>
        <w:t>(</w:t>
      </w:r>
      <w:r>
        <w:rPr>
          <w:rFonts w:ascii="Times New Roman" w:eastAsia="Times New Roman" w:hAnsi="Times New Roman" w:cs="Times New Roman"/>
          <w:i/>
          <w:spacing w:val="3"/>
          <w:w w:val="95"/>
        </w:rPr>
        <w:t>A</w:t>
      </w:r>
      <w:r>
        <w:rPr>
          <w:rFonts w:ascii="MS Gothic" w:eastAsia="MS Gothic" w:hAnsi="MS Gothic" w:cs="MS Gothic"/>
          <w:spacing w:val="5"/>
          <w:w w:val="95"/>
        </w:rPr>
        <w:t>)</w:t>
      </w:r>
      <w:r>
        <w:rPr>
          <w:rFonts w:ascii="Times New Roman" w:eastAsia="Times New Roman" w:hAnsi="Times New Roman" w:cs="Times New Roman"/>
          <w:spacing w:val="3"/>
          <w:w w:val="95"/>
        </w:rPr>
        <w:t>,</w:t>
      </w:r>
      <w:r>
        <w:rPr>
          <w:rFonts w:ascii="Times New Roman" w:eastAsia="Times New Roman" w:hAnsi="Times New Roman" w:cs="Times New Roman"/>
          <w:spacing w:val="1"/>
          <w:w w:val="95"/>
        </w:rPr>
        <w:t xml:space="preserve"> </w:t>
      </w:r>
      <w:r>
        <w:rPr>
          <w:rFonts w:ascii="Times New Roman" w:eastAsia="Times New Roman" w:hAnsi="Times New Roman" w:cs="Times New Roman"/>
          <w:i/>
          <w:spacing w:val="4"/>
          <w:w w:val="95"/>
        </w:rPr>
        <w:t>Pl</w:t>
      </w:r>
      <w:r>
        <w:rPr>
          <w:rFonts w:ascii="MS Gothic" w:eastAsia="MS Gothic" w:hAnsi="MS Gothic" w:cs="MS Gothic"/>
          <w:spacing w:val="7"/>
          <w:w w:val="95"/>
        </w:rPr>
        <w:t>(</w:t>
      </w:r>
      <w:r>
        <w:rPr>
          <w:rFonts w:ascii="Times New Roman" w:eastAsia="Times New Roman" w:hAnsi="Times New Roman" w:cs="Times New Roman"/>
          <w:i/>
          <w:spacing w:val="4"/>
          <w:w w:val="95"/>
        </w:rPr>
        <w:t>A</w:t>
      </w:r>
      <w:r>
        <w:rPr>
          <w:rFonts w:ascii="MS Gothic" w:eastAsia="MS Gothic" w:hAnsi="MS Gothic" w:cs="MS Gothic"/>
          <w:spacing w:val="7"/>
          <w:w w:val="95"/>
        </w:rPr>
        <w:t>)]</w:t>
      </w:r>
      <w:r>
        <w:rPr>
          <w:rFonts w:ascii="MS Gothic" w:eastAsia="MS Gothic" w:hAnsi="MS Gothic" w:cs="MS Gothic"/>
          <w:spacing w:val="-2"/>
          <w:w w:val="95"/>
        </w:rPr>
        <w:t xml:space="preserve"> </w:t>
      </w:r>
      <w:r>
        <w:rPr>
          <w:w w:val="95"/>
        </w:rPr>
        <w:t>来表示证据对</w:t>
      </w:r>
      <w:r>
        <w:rPr>
          <w:spacing w:val="26"/>
          <w:w w:val="95"/>
        </w:rPr>
        <w:t xml:space="preserve"> </w:t>
      </w:r>
      <w:r>
        <w:rPr>
          <w:rFonts w:ascii="Times New Roman" w:eastAsia="Times New Roman" w:hAnsi="Times New Roman" w:cs="Times New Roman"/>
          <w:i/>
          <w:w w:val="95"/>
        </w:rPr>
        <w:t>A</w:t>
      </w:r>
      <w:r>
        <w:rPr>
          <w:rFonts w:ascii="Times New Roman" w:eastAsia="Times New Roman" w:hAnsi="Times New Roman" w:cs="Times New Roman"/>
          <w:i/>
          <w:spacing w:val="47"/>
          <w:w w:val="95"/>
        </w:rPr>
        <w:t xml:space="preserve"> </w:t>
      </w:r>
      <w:r>
        <w:rPr>
          <w:w w:val="95"/>
        </w:rPr>
        <w:t>的信任区间。</w:t>
      </w:r>
    </w:p>
    <w:p w14:paraId="3F8FAB13" w14:textId="77777777" w:rsidR="00996552" w:rsidRDefault="002D0D3F">
      <w:pPr>
        <w:pStyle w:val="a3"/>
        <w:spacing w:before="67"/>
      </w:pPr>
      <w:r>
        <w:rPr>
          <w:rFonts w:ascii="Times New Roman" w:eastAsia="Times New Roman" w:hAnsi="Times New Roman" w:cs="Times New Roman"/>
        </w:rPr>
        <w:t xml:space="preserve">D-S </w:t>
      </w:r>
      <w:r>
        <w:t>证据理论对于事件</w:t>
      </w:r>
      <w:r>
        <w:rPr>
          <w:spacing w:val="-60"/>
        </w:rPr>
        <w:t xml:space="preserve"> </w:t>
      </w:r>
      <w:r>
        <w:rPr>
          <w:rFonts w:ascii="Times New Roman" w:eastAsia="Times New Roman" w:hAnsi="Times New Roman" w:cs="Times New Roman"/>
        </w:rPr>
        <w:t xml:space="preserve">A </w:t>
      </w:r>
      <w:r>
        <w:t>的不确定性描述如图</w:t>
      </w:r>
      <w:hyperlink w:anchor="_bookmark110" w:history="1">
        <w:r>
          <w:rPr>
            <w:rFonts w:ascii="Times New Roman" w:eastAsia="Times New Roman" w:hAnsi="Times New Roman" w:cs="Times New Roman"/>
          </w:rPr>
          <w:t>4.5</w:t>
        </w:r>
      </w:hyperlink>
      <w:r>
        <w:t>所示。</w:t>
      </w:r>
    </w:p>
    <w:p w14:paraId="05A2C9E1" w14:textId="77777777" w:rsidR="00996552" w:rsidRDefault="00996552">
      <w:pPr>
        <w:rPr>
          <w:rFonts w:ascii="宋体" w:eastAsia="宋体" w:hAnsi="宋体" w:cs="宋体"/>
          <w:sz w:val="20"/>
          <w:szCs w:val="20"/>
        </w:rPr>
      </w:pPr>
    </w:p>
    <w:p w14:paraId="51276546" w14:textId="77777777" w:rsidR="00996552" w:rsidRDefault="00996552">
      <w:pPr>
        <w:spacing w:before="11"/>
        <w:rPr>
          <w:rFonts w:ascii="宋体" w:eastAsia="宋体" w:hAnsi="宋体" w:cs="宋体"/>
          <w:sz w:val="27"/>
          <w:szCs w:val="27"/>
        </w:rPr>
      </w:pPr>
    </w:p>
    <w:p w14:paraId="6F651288" w14:textId="77777777" w:rsidR="00996552" w:rsidRDefault="00025C9E">
      <w:pPr>
        <w:spacing w:before="59"/>
        <w:ind w:right="1544"/>
        <w:jc w:val="center"/>
        <w:rPr>
          <w:rFonts w:ascii="宋体" w:eastAsia="宋体" w:hAnsi="宋体" w:cs="宋体"/>
          <w:sz w:val="15"/>
          <w:szCs w:val="15"/>
        </w:rPr>
      </w:pPr>
      <w:r>
        <w:rPr>
          <w:rFonts w:eastAsiaTheme="minorHAnsi"/>
        </w:rPr>
        <w:pict w14:anchorId="09051C9A">
          <v:group id="_x0000_s3336" style="position:absolute;left:0;text-align:left;margin-left:194.9pt;margin-top:11.35pt;width:132.65pt;height:6.05pt;z-index:-277216;mso-position-horizontal-relative:page" coordorigin="3898,227" coordsize="2653,121">
            <v:group id="_x0000_s3341" style="position:absolute;left:3989;top:287;width:2471;height:2" coordorigin="3989,287" coordsize="2471,2">
              <v:shape id="_x0000_s3342" style="position:absolute;left:3989;top:287;width:2471;height:2" coordorigin="3989,287" coordsize="2471,0" path="m3989,287r2470,e" filled="f" strokeweight=".21189mm">
                <v:path arrowok="t"/>
              </v:shape>
            </v:group>
            <v:group id="_x0000_s3339" style="position:absolute;left:3898;top:227;width:121;height:115" coordorigin="3898,227" coordsize="121,115">
              <v:shape id="_x0000_s3340" style="position:absolute;left:3898;top:227;width:121;height:115" coordorigin="3898,227" coordsize="121,115" path="m4019,227r-121,60l4016,341r-7,-18l4005,303r-1,-19l4006,264r5,-19l4019,227xe" fillcolor="black" stroked="f">
                <v:path arrowok="t"/>
              </v:shape>
            </v:group>
            <v:group id="_x0000_s3337" style="position:absolute;left:6430;top:233;width:121;height:115" coordorigin="6430,233" coordsize="121,115">
              <v:shape id="_x0000_s3338" style="position:absolute;left:6430;top:233;width:121;height:115" coordorigin="6430,233" coordsize="121,115" path="m6433,233r6,18l6443,271r1,19l6442,310r-4,19l6430,347r121,-60l6433,233xe" fillcolor="black" stroked="f">
                <v:path arrowok="t"/>
              </v:shape>
            </v:group>
            <w10:wrap anchorx="page"/>
          </v:group>
        </w:pict>
      </w:r>
      <w:r>
        <w:rPr>
          <w:rFonts w:eastAsiaTheme="minorHAnsi"/>
        </w:rPr>
        <w:pict w14:anchorId="2426F84B">
          <v:shape id="_x0000_s3335" type="#_x0000_t202" style="position:absolute;left:0;text-align:left;margin-left:194.6pt;margin-top:8.8pt;width:206.45pt;height:34.35pt;z-index:7984;mso-position-horizontal-relative:page" filled="f" stroked="f">
            <v:textbox inset="0,0,0,0">
              <w:txbxContent>
                <w:tbl>
                  <w:tblPr>
                    <w:tblStyle w:val="TableNormal"/>
                    <w:tblW w:w="0" w:type="auto"/>
                    <w:tblLayout w:type="fixed"/>
                    <w:tblLook w:val="01E0" w:firstRow="1" w:lastRow="1" w:firstColumn="1" w:lastColumn="1" w:noHBand="0" w:noVBand="0"/>
                  </w:tblPr>
                  <w:tblGrid>
                    <w:gridCol w:w="1330"/>
                    <w:gridCol w:w="1323"/>
                    <w:gridCol w:w="1457"/>
                  </w:tblGrid>
                  <w:tr w:rsidR="00025C9E" w14:paraId="006B6D21" w14:textId="77777777">
                    <w:trPr>
                      <w:trHeight w:hRule="exact" w:val="329"/>
                    </w:trPr>
                    <w:tc>
                      <w:tcPr>
                        <w:tcW w:w="2653" w:type="dxa"/>
                        <w:gridSpan w:val="2"/>
                        <w:tcBorders>
                          <w:top w:val="nil"/>
                          <w:left w:val="single" w:sz="5" w:space="0" w:color="000000"/>
                          <w:bottom w:val="nil"/>
                          <w:right w:val="single" w:sz="5" w:space="0" w:color="000000"/>
                        </w:tcBorders>
                      </w:tcPr>
                      <w:p w14:paraId="67C86B26" w14:textId="77777777" w:rsidR="00025C9E" w:rsidRDefault="00025C9E"/>
                    </w:tc>
                    <w:tc>
                      <w:tcPr>
                        <w:tcW w:w="1457" w:type="dxa"/>
                        <w:vMerge w:val="restart"/>
                        <w:tcBorders>
                          <w:top w:val="nil"/>
                          <w:left w:val="single" w:sz="5" w:space="0" w:color="000000"/>
                          <w:right w:val="single" w:sz="5" w:space="0" w:color="000000"/>
                        </w:tcBorders>
                      </w:tcPr>
                      <w:p w14:paraId="0EC38386" w14:textId="77777777" w:rsidR="00025C9E" w:rsidRDefault="00025C9E">
                        <w:pPr>
                          <w:pStyle w:val="TableParagraph"/>
                          <w:spacing w:before="11"/>
                          <w:rPr>
                            <w:rFonts w:ascii="宋体" w:eastAsia="宋体" w:hAnsi="宋体" w:cs="宋体"/>
                            <w:sz w:val="17"/>
                            <w:szCs w:val="17"/>
                          </w:rPr>
                        </w:pPr>
                      </w:p>
                      <w:p w14:paraId="7D9962AC" w14:textId="77777777" w:rsidR="00025C9E" w:rsidRDefault="00025C9E">
                        <w:pPr>
                          <w:pStyle w:val="TableParagraph"/>
                          <w:ind w:left="426"/>
                          <w:rPr>
                            <w:rFonts w:ascii="宋体" w:eastAsia="宋体" w:hAnsi="宋体" w:cs="宋体"/>
                            <w:sz w:val="15"/>
                            <w:szCs w:val="15"/>
                          </w:rPr>
                        </w:pPr>
                        <w:r>
                          <w:rPr>
                            <w:rFonts w:ascii="宋体" w:eastAsia="宋体" w:hAnsi="宋体" w:cs="宋体"/>
                            <w:spacing w:val="2"/>
                            <w:w w:val="105"/>
                            <w:sz w:val="15"/>
                            <w:szCs w:val="15"/>
                          </w:rPr>
                          <w:t>拒绝区间</w:t>
                        </w:r>
                      </w:p>
                    </w:tc>
                  </w:tr>
                  <w:tr w:rsidR="00025C9E" w14:paraId="6B3641FD" w14:textId="77777777">
                    <w:trPr>
                      <w:trHeight w:hRule="exact" w:val="344"/>
                    </w:trPr>
                    <w:tc>
                      <w:tcPr>
                        <w:tcW w:w="1330" w:type="dxa"/>
                        <w:tcBorders>
                          <w:top w:val="nil"/>
                          <w:left w:val="single" w:sz="5" w:space="0" w:color="000000"/>
                          <w:bottom w:val="single" w:sz="6" w:space="0" w:color="000000"/>
                          <w:right w:val="single" w:sz="5" w:space="0" w:color="000000"/>
                        </w:tcBorders>
                      </w:tcPr>
                      <w:p w14:paraId="34463C38" w14:textId="77777777" w:rsidR="00025C9E" w:rsidRDefault="00025C9E">
                        <w:pPr>
                          <w:pStyle w:val="TableParagraph"/>
                          <w:spacing w:line="101" w:lineRule="exact"/>
                          <w:ind w:left="306"/>
                          <w:rPr>
                            <w:rFonts w:ascii="宋体" w:eastAsia="宋体" w:hAnsi="宋体" w:cs="宋体"/>
                            <w:sz w:val="15"/>
                            <w:szCs w:val="15"/>
                          </w:rPr>
                        </w:pPr>
                        <w:r>
                          <w:rPr>
                            <w:rFonts w:ascii="宋体" w:eastAsia="宋体" w:hAnsi="宋体" w:cs="宋体"/>
                            <w:spacing w:val="2"/>
                            <w:w w:val="105"/>
                            <w:sz w:val="15"/>
                            <w:szCs w:val="15"/>
                          </w:rPr>
                          <w:t>支持区间</w:t>
                        </w:r>
                      </w:p>
                    </w:tc>
                    <w:tc>
                      <w:tcPr>
                        <w:tcW w:w="1323" w:type="dxa"/>
                        <w:tcBorders>
                          <w:top w:val="nil"/>
                          <w:left w:val="single" w:sz="5" w:space="0" w:color="000000"/>
                          <w:bottom w:val="single" w:sz="6" w:space="0" w:color="000000"/>
                          <w:right w:val="single" w:sz="5" w:space="0" w:color="000000"/>
                        </w:tcBorders>
                      </w:tcPr>
                      <w:p w14:paraId="0580F0CA" w14:textId="77777777" w:rsidR="00025C9E" w:rsidRDefault="00025C9E">
                        <w:pPr>
                          <w:pStyle w:val="TableParagraph"/>
                          <w:spacing w:line="101" w:lineRule="exact"/>
                          <w:ind w:left="256"/>
                          <w:rPr>
                            <w:rFonts w:ascii="宋体" w:eastAsia="宋体" w:hAnsi="宋体" w:cs="宋体"/>
                            <w:sz w:val="15"/>
                            <w:szCs w:val="15"/>
                          </w:rPr>
                        </w:pPr>
                        <w:r>
                          <w:rPr>
                            <w:rFonts w:ascii="宋体" w:eastAsia="宋体" w:hAnsi="宋体" w:cs="宋体"/>
                            <w:spacing w:val="1"/>
                            <w:w w:val="105"/>
                            <w:sz w:val="15"/>
                            <w:szCs w:val="15"/>
                          </w:rPr>
                          <w:t>不确定区间</w:t>
                        </w:r>
                      </w:p>
                    </w:tc>
                    <w:tc>
                      <w:tcPr>
                        <w:tcW w:w="1457" w:type="dxa"/>
                        <w:vMerge/>
                        <w:tcBorders>
                          <w:left w:val="single" w:sz="5" w:space="0" w:color="000000"/>
                          <w:bottom w:val="single" w:sz="6" w:space="0" w:color="000000"/>
                          <w:right w:val="single" w:sz="5" w:space="0" w:color="000000"/>
                        </w:tcBorders>
                      </w:tcPr>
                      <w:p w14:paraId="3EA21617" w14:textId="77777777" w:rsidR="00025C9E" w:rsidRDefault="00025C9E"/>
                    </w:tc>
                  </w:tr>
                </w:tbl>
                <w:p w14:paraId="1B8E6FF6" w14:textId="77777777" w:rsidR="00025C9E" w:rsidRDefault="00025C9E"/>
              </w:txbxContent>
            </v:textbox>
            <w10:wrap anchorx="page"/>
          </v:shape>
        </w:pict>
      </w:r>
      <w:bookmarkStart w:id="174" w:name="_bookmark110"/>
      <w:bookmarkEnd w:id="174"/>
      <w:r w:rsidR="002D0D3F">
        <w:rPr>
          <w:rFonts w:ascii="宋体" w:eastAsia="宋体" w:hAnsi="宋体" w:cs="宋体"/>
          <w:spacing w:val="1"/>
          <w:w w:val="105"/>
          <w:sz w:val="15"/>
          <w:szCs w:val="15"/>
        </w:rPr>
        <w:t>不怀疑区间</w:t>
      </w:r>
    </w:p>
    <w:p w14:paraId="1384DF06" w14:textId="77777777" w:rsidR="00996552" w:rsidRDefault="00996552">
      <w:pPr>
        <w:spacing w:before="5"/>
        <w:rPr>
          <w:rFonts w:ascii="宋体" w:eastAsia="宋体" w:hAnsi="宋体" w:cs="宋体"/>
          <w:sz w:val="26"/>
          <w:szCs w:val="26"/>
        </w:rPr>
      </w:pPr>
    </w:p>
    <w:p w14:paraId="6B6CA725" w14:textId="77777777" w:rsidR="00996552" w:rsidRDefault="00025C9E">
      <w:pPr>
        <w:spacing w:line="120" w:lineRule="atLeast"/>
        <w:ind w:left="2217"/>
        <w:rPr>
          <w:rFonts w:ascii="宋体" w:eastAsia="宋体" w:hAnsi="宋体" w:cs="宋体"/>
          <w:sz w:val="12"/>
          <w:szCs w:val="12"/>
        </w:rPr>
      </w:pPr>
      <w:r>
        <w:rPr>
          <w:rFonts w:ascii="宋体" w:eastAsia="宋体" w:hAnsi="宋体" w:cs="宋体"/>
          <w:sz w:val="12"/>
          <w:szCs w:val="12"/>
        </w:rPr>
      </w:r>
      <w:r>
        <w:rPr>
          <w:rFonts w:ascii="宋体" w:eastAsia="宋体" w:hAnsi="宋体" w:cs="宋体"/>
          <w:sz w:val="12"/>
          <w:szCs w:val="12"/>
        </w:rPr>
        <w:pict w14:anchorId="33954B91">
          <v:group id="_x0000_s3316" style="width:205.55pt;height:6.4pt;mso-position-horizontal-relative:char;mso-position-vertical-relative:line" coordsize="4111,128">
            <v:group id="_x0000_s3333" style="position:absolute;left:1418;top:59;width:1140;height:2" coordorigin="1418,59" coordsize="1140,2">
              <v:shape id="_x0000_s3334" style="position:absolute;left:1418;top:59;width:1140;height:2" coordorigin="1418,59" coordsize="1140,0" path="m1418,59r1140,e" filled="f" strokeweight=".03564mm">
                <v:path arrowok="t"/>
              </v:shape>
            </v:group>
            <v:group id="_x0000_s3331" style="position:absolute;left:1326;width:121;height:115" coordorigin="1326" coordsize="121,115">
              <v:shape id="_x0000_s3332" style="position:absolute;left:1326;width:121;height:115" coordorigin="1326" coordsize="121,115" path="m1447,l1326,60r118,55l1438,96r-4,-19l1433,57r2,-19l1440,18,1447,xe" fillcolor="black" stroked="f">
                <v:path arrowok="t"/>
              </v:shape>
            </v:group>
            <v:group id="_x0000_s3329" style="position:absolute;left:2529;top:4;width:121;height:115" coordorigin="2529,4" coordsize="121,115">
              <v:shape id="_x0000_s3330" style="position:absolute;left:2529;top:4;width:121;height:115" coordorigin="2529,4" coordsize="121,115" path="m2531,4r7,19l2542,42r1,20l2541,81r-5,19l2529,119,2649,58,2531,4xe" fillcolor="black" stroked="f">
                <v:path arrowok="t"/>
              </v:shape>
            </v:group>
            <v:group id="_x0000_s3327" style="position:absolute;left:2744;top:61;width:1275;height:7" coordorigin="2744,61" coordsize="1275,7">
              <v:shape id="_x0000_s3328" style="position:absolute;left:2744;top:61;width:1275;height:7" coordorigin="2744,61" coordsize="1275,7" path="m2744,61r1275,6e" filled="f" strokeweight=".21189mm">
                <v:path arrowok="t"/>
              </v:shape>
            </v:group>
            <v:group id="_x0000_s3325" style="position:absolute;left:2653;top:1;width:122;height:115" coordorigin="2653,1" coordsize="122,115">
              <v:shape id="_x0000_s3326" style="position:absolute;left:2653;top:1;width:122;height:115" coordorigin="2653,1" coordsize="122,115" path="m2774,1l2653,60r118,55l2764,96r-4,-19l2760,58r2,-20l2766,19r8,-18xe" fillcolor="black" stroked="f">
                <v:path arrowok="t"/>
              </v:shape>
            </v:group>
            <v:group id="_x0000_s3323" style="position:absolute;left:3989;top:13;width:121;height:115" coordorigin="3989,13" coordsize="121,115">
              <v:shape id="_x0000_s3324" style="position:absolute;left:3989;top:13;width:121;height:115" coordorigin="3989,13" coordsize="121,115" path="m3993,13r6,19l4003,51r1,20l4002,90r-5,19l3989,128,4110,68,3993,13xe" fillcolor="black" stroked="f">
                <v:path arrowok="t"/>
              </v:shape>
            </v:group>
            <v:group id="_x0000_s3321" style="position:absolute;left:91;top:60;width:1144;height:2" coordorigin="91,60" coordsize="1144,2">
              <v:shape id="_x0000_s3322" style="position:absolute;left:91;top:60;width:1144;height:2" coordorigin="91,60" coordsize="1144,0" path="m1235,60l91,60e" filled="f" strokeweight=".21189mm">
                <v:path arrowok="t"/>
              </v:shape>
            </v:group>
            <v:group id="_x0000_s3319" style="position:absolute;left:1206;top:6;width:121;height:115" coordorigin="1206,6" coordsize="121,115">
              <v:shape id="_x0000_s3320" style="position:absolute;left:1206;top:6;width:121;height:115" coordorigin="1206,6" coordsize="121,115" path="m1209,6r6,19l1219,44r1,20l1218,83r-5,19l1206,121,1326,60,1209,6xe" fillcolor="black" stroked="f">
                <v:path arrowok="t"/>
              </v:shape>
            </v:group>
            <v:group id="_x0000_s3317" style="position:absolute;width:121;height:115" coordsize="121,115">
              <v:shape id="_x0000_s3318" style="position:absolute;width:121;height:115" coordsize="121,115" path="m121,l,60r118,55l111,96,108,77,107,57r1,-19l113,18,121,xe" fillcolor="black" stroked="f">
                <v:path arrowok="t"/>
              </v:shape>
            </v:group>
            <w10:anchorlock/>
          </v:group>
        </w:pict>
      </w:r>
    </w:p>
    <w:p w14:paraId="42551899" w14:textId="77777777" w:rsidR="00996552" w:rsidRDefault="00996552">
      <w:pPr>
        <w:spacing w:before="12"/>
        <w:rPr>
          <w:rFonts w:ascii="宋体" w:eastAsia="宋体" w:hAnsi="宋体" w:cs="宋体"/>
          <w:sz w:val="5"/>
          <w:szCs w:val="5"/>
        </w:rPr>
      </w:pPr>
    </w:p>
    <w:p w14:paraId="559D7D9F" w14:textId="77777777" w:rsidR="00996552" w:rsidRDefault="002D0D3F">
      <w:pPr>
        <w:tabs>
          <w:tab w:val="left" w:pos="1382"/>
        </w:tabs>
        <w:spacing w:before="59"/>
        <w:ind w:right="247"/>
        <w:jc w:val="center"/>
        <w:rPr>
          <w:rFonts w:ascii="宋体" w:eastAsia="宋体" w:hAnsi="宋体" w:cs="宋体"/>
          <w:sz w:val="15"/>
          <w:szCs w:val="15"/>
        </w:rPr>
      </w:pPr>
      <w:r>
        <w:rPr>
          <w:rFonts w:ascii="宋体"/>
          <w:spacing w:val="-1"/>
          <w:sz w:val="15"/>
        </w:rPr>
        <w:t>Bel</w:t>
      </w:r>
      <w:r>
        <w:rPr>
          <w:rFonts w:ascii="宋体"/>
          <w:spacing w:val="-1"/>
          <w:sz w:val="15"/>
        </w:rPr>
        <w:tab/>
      </w:r>
      <w:r>
        <w:rPr>
          <w:rFonts w:ascii="宋体"/>
          <w:spacing w:val="6"/>
          <w:w w:val="105"/>
          <w:sz w:val="15"/>
        </w:rPr>
        <w:t>Pl</w:t>
      </w:r>
    </w:p>
    <w:p w14:paraId="15E92703" w14:textId="77777777" w:rsidR="00996552" w:rsidRDefault="00996552">
      <w:pPr>
        <w:spacing w:before="9"/>
        <w:rPr>
          <w:rFonts w:ascii="宋体" w:eastAsia="宋体" w:hAnsi="宋体" w:cs="宋体"/>
          <w:sz w:val="15"/>
          <w:szCs w:val="15"/>
        </w:rPr>
      </w:pPr>
    </w:p>
    <w:p w14:paraId="2C8A674C" w14:textId="77777777" w:rsidR="00996552" w:rsidRDefault="002D0D3F">
      <w:pPr>
        <w:tabs>
          <w:tab w:val="left" w:pos="3461"/>
        </w:tabs>
        <w:spacing w:line="670" w:lineRule="atLeast"/>
        <w:ind w:left="2726" w:right="2865"/>
        <w:jc w:val="center"/>
        <w:rPr>
          <w:rFonts w:ascii="宋体" w:eastAsia="宋体" w:hAnsi="宋体" w:cs="宋体"/>
          <w:sz w:val="21"/>
          <w:szCs w:val="21"/>
        </w:rPr>
      </w:pPr>
      <w:r>
        <w:rPr>
          <w:rFonts w:ascii="宋体" w:eastAsia="宋体" w:hAnsi="宋体" w:cs="宋体"/>
          <w:sz w:val="21"/>
          <w:szCs w:val="21"/>
        </w:rPr>
        <w:t>图</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4.5</w:t>
      </w:r>
      <w:r>
        <w:rPr>
          <w:rFonts w:ascii="Times New Roman" w:eastAsia="Times New Roman" w:hAnsi="Times New Roman" w:cs="Times New Roman"/>
          <w:sz w:val="21"/>
          <w:szCs w:val="21"/>
        </w:rPr>
        <w:tab/>
      </w:r>
      <w:r>
        <w:rPr>
          <w:rFonts w:ascii="宋体" w:eastAsia="宋体" w:hAnsi="宋体" w:cs="宋体"/>
          <w:sz w:val="21"/>
          <w:szCs w:val="21"/>
        </w:rPr>
        <w:t>对事件</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 xml:space="preserve">的不确定性描述 </w:t>
      </w:r>
      <w:bookmarkStart w:id="175" w:name="_bookmark111"/>
      <w:bookmarkEnd w:id="175"/>
      <w:r>
        <w:rPr>
          <w:rFonts w:ascii="宋体" w:eastAsia="宋体" w:hAnsi="宋体" w:cs="宋体"/>
          <w:sz w:val="21"/>
          <w:szCs w:val="21"/>
        </w:rPr>
        <w:t>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4.5</w:t>
      </w:r>
      <w:r>
        <w:rPr>
          <w:rFonts w:ascii="Times New Roman" w:eastAsia="Times New Roman" w:hAnsi="Times New Roman" w:cs="Times New Roman"/>
          <w:sz w:val="21"/>
          <w:szCs w:val="21"/>
        </w:rPr>
        <w:tab/>
      </w:r>
      <w:r>
        <w:rPr>
          <w:rFonts w:ascii="宋体" w:eastAsia="宋体" w:hAnsi="宋体" w:cs="宋体"/>
          <w:sz w:val="21"/>
          <w:szCs w:val="21"/>
        </w:rPr>
        <w:t>对命题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各区间的解释</w:t>
      </w:r>
    </w:p>
    <w:p w14:paraId="54A993D8" w14:textId="77777777" w:rsidR="00996552" w:rsidRDefault="00996552">
      <w:pPr>
        <w:spacing w:before="12"/>
        <w:rPr>
          <w:rFonts w:ascii="宋体" w:eastAsia="宋体" w:hAnsi="宋体" w:cs="宋体"/>
          <w:sz w:val="12"/>
          <w:szCs w:val="12"/>
        </w:rPr>
      </w:pPr>
    </w:p>
    <w:p w14:paraId="08999904" w14:textId="77777777" w:rsidR="00996552" w:rsidRDefault="00025C9E">
      <w:pPr>
        <w:spacing w:line="20" w:lineRule="atLeast"/>
        <w:ind w:left="7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42682CDB">
          <v:group id="_x0000_s3313" style="width:350.85pt;height:.95pt;mso-position-horizontal-relative:char;mso-position-vertical-relative:line" coordsize="7017,19">
            <v:group id="_x0000_s3314" style="position:absolute;left:9;top:9;width:6998;height:2" coordorigin="9,9" coordsize="6998,2">
              <v:shape id="_x0000_s3315" style="position:absolute;left:9;top:9;width:6998;height:2" coordorigin="9,9" coordsize="6998,0" path="m9,9r6998,e" filled="f" strokeweight=".94pt">
                <v:path arrowok="t"/>
              </v:shape>
            </v:group>
            <w10:anchorlock/>
          </v:group>
        </w:pict>
      </w:r>
    </w:p>
    <w:p w14:paraId="078FF63D" w14:textId="77777777" w:rsidR="00996552" w:rsidRDefault="002D0D3F">
      <w:pPr>
        <w:tabs>
          <w:tab w:val="left" w:pos="5531"/>
        </w:tabs>
        <w:spacing w:before="29"/>
        <w:ind w:left="1804"/>
        <w:rPr>
          <w:rFonts w:ascii="宋体" w:eastAsia="宋体" w:hAnsi="宋体" w:cs="宋体"/>
          <w:sz w:val="21"/>
          <w:szCs w:val="21"/>
        </w:rPr>
      </w:pP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Bel</w:t>
      </w: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A</w:t>
      </w:r>
      <w:r>
        <w:rPr>
          <w:rFonts w:ascii="MS Gothic" w:eastAsia="MS Gothic" w:hAnsi="MS Gothic" w:cs="MS Gothic"/>
          <w:spacing w:val="5"/>
          <w:w w:val="85"/>
          <w:sz w:val="21"/>
          <w:szCs w:val="21"/>
        </w:rPr>
        <w:t>)</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4"/>
          <w:w w:val="85"/>
          <w:sz w:val="21"/>
          <w:szCs w:val="21"/>
        </w:rPr>
        <w:t xml:space="preserve"> </w:t>
      </w:r>
      <w:r>
        <w:rPr>
          <w:rFonts w:ascii="Times New Roman" w:eastAsia="Times New Roman" w:hAnsi="Times New Roman" w:cs="Times New Roman"/>
          <w:i/>
          <w:spacing w:val="3"/>
          <w:w w:val="85"/>
          <w:sz w:val="21"/>
          <w:szCs w:val="21"/>
        </w:rPr>
        <w:t>Pl</w:t>
      </w: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A</w:t>
      </w:r>
      <w:r>
        <w:rPr>
          <w:rFonts w:ascii="MS Gothic" w:eastAsia="MS Gothic" w:hAnsi="MS Gothic" w:cs="MS Gothic"/>
          <w:spacing w:val="5"/>
          <w:w w:val="85"/>
          <w:sz w:val="21"/>
          <w:szCs w:val="21"/>
        </w:rPr>
        <w:t>)]</w:t>
      </w:r>
      <w:r>
        <w:rPr>
          <w:rFonts w:ascii="MS Gothic" w:eastAsia="MS Gothic" w:hAnsi="MS Gothic" w:cs="MS Gothic"/>
          <w:spacing w:val="5"/>
          <w:w w:val="85"/>
          <w:sz w:val="21"/>
          <w:szCs w:val="21"/>
        </w:rPr>
        <w:tab/>
      </w:r>
      <w:r>
        <w:rPr>
          <w:rFonts w:ascii="宋体" w:eastAsia="宋体" w:hAnsi="宋体" w:cs="宋体"/>
          <w:sz w:val="21"/>
          <w:szCs w:val="21"/>
        </w:rPr>
        <w:t>解释描述</w:t>
      </w:r>
    </w:p>
    <w:p w14:paraId="38E63616" w14:textId="77777777" w:rsidR="00996552" w:rsidRDefault="00996552">
      <w:pPr>
        <w:spacing w:before="12"/>
        <w:rPr>
          <w:rFonts w:ascii="宋体" w:eastAsia="宋体" w:hAnsi="宋体" w:cs="宋体"/>
          <w:sz w:val="6"/>
          <w:szCs w:val="6"/>
        </w:rPr>
      </w:pPr>
    </w:p>
    <w:p w14:paraId="72B5BF1C" w14:textId="77777777" w:rsidR="00996552" w:rsidRDefault="00025C9E">
      <w:pPr>
        <w:spacing w:line="20" w:lineRule="atLeast"/>
        <w:ind w:left="767"/>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20C9634C">
          <v:group id="_x0000_s3310" style="width:350.5pt;height:.6pt;mso-position-horizontal-relative:char;mso-position-vertical-relative:line" coordsize="7010,12">
            <v:group id="_x0000_s3311" style="position:absolute;left:6;top:6;width:6998;height:2" coordorigin="6,6" coordsize="6998,2">
              <v:shape id="_x0000_s3312" style="position:absolute;left:6;top:6;width:6998;height:2" coordorigin="6,6" coordsize="6998,0" path="m6,6r6998,e" filled="f" strokeweight=".20725mm">
                <v:path arrowok="t"/>
              </v:shape>
            </v:group>
            <w10:anchorlock/>
          </v:group>
        </w:pict>
      </w:r>
    </w:p>
    <w:p w14:paraId="41717C33" w14:textId="77777777" w:rsidR="00996552" w:rsidRDefault="002D0D3F">
      <w:pPr>
        <w:tabs>
          <w:tab w:val="left" w:pos="4982"/>
        </w:tabs>
        <w:spacing w:before="22"/>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0</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1</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对命题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完全不确定</w:t>
      </w:r>
    </w:p>
    <w:p w14:paraId="39B68113" w14:textId="77777777" w:rsidR="00996552" w:rsidRDefault="002D0D3F">
      <w:pPr>
        <w:tabs>
          <w:tab w:val="left" w:pos="4615"/>
        </w:tabs>
        <w:spacing w:before="7"/>
        <w:ind w:left="2077"/>
        <w:rPr>
          <w:rFonts w:ascii="Times New Roman" w:eastAsia="Times New Roman" w:hAnsi="Times New Roman" w:cs="Times New Roman"/>
          <w:sz w:val="21"/>
          <w:szCs w:val="21"/>
        </w:rPr>
      </w:pPr>
      <w:r>
        <w:rPr>
          <w:rFonts w:ascii="MS Gothic" w:eastAsia="MS Gothic" w:hAnsi="MS Gothic" w:cs="MS Gothic"/>
          <w:spacing w:val="-2"/>
          <w:w w:val="90"/>
          <w:sz w:val="21"/>
          <w:szCs w:val="21"/>
        </w:rPr>
        <w:t>[</w:t>
      </w:r>
      <w:r>
        <w:rPr>
          <w:rFonts w:ascii="Palatino Linotype" w:eastAsia="Palatino Linotype" w:hAnsi="Palatino Linotype" w:cs="Palatino Linotype"/>
          <w:spacing w:val="-1"/>
          <w:w w:val="90"/>
          <w:sz w:val="21"/>
          <w:szCs w:val="21"/>
        </w:rPr>
        <w:t>0</w:t>
      </w:r>
      <w:r>
        <w:rPr>
          <w:rFonts w:ascii="Times New Roman" w:eastAsia="Times New Roman" w:hAnsi="Times New Roman" w:cs="Times New Roman"/>
          <w:spacing w:val="-1"/>
          <w:w w:val="90"/>
          <w:sz w:val="21"/>
          <w:szCs w:val="21"/>
        </w:rPr>
        <w:t>.</w:t>
      </w:r>
      <w:r>
        <w:rPr>
          <w:rFonts w:ascii="Palatino Linotype" w:eastAsia="Palatino Linotype" w:hAnsi="Palatino Linotype" w:cs="Palatino Linotype"/>
          <w:spacing w:val="-1"/>
          <w:w w:val="90"/>
          <w:sz w:val="21"/>
          <w:szCs w:val="21"/>
        </w:rPr>
        <w:t>7</w:t>
      </w:r>
      <w:r>
        <w:rPr>
          <w:rFonts w:ascii="Times New Roman" w:eastAsia="Times New Roman" w:hAnsi="Times New Roman" w:cs="Times New Roman"/>
          <w:spacing w:val="-1"/>
          <w:w w:val="90"/>
          <w:sz w:val="21"/>
          <w:szCs w:val="21"/>
        </w:rPr>
        <w:t>,</w:t>
      </w:r>
      <w:r>
        <w:rPr>
          <w:rFonts w:ascii="Times New Roman" w:eastAsia="Times New Roman" w:hAnsi="Times New Roman" w:cs="Times New Roman"/>
          <w:spacing w:val="-10"/>
          <w:w w:val="90"/>
          <w:sz w:val="21"/>
          <w:szCs w:val="21"/>
        </w:rPr>
        <w:t xml:space="preserve"> </w:t>
      </w:r>
      <w:r>
        <w:rPr>
          <w:rFonts w:ascii="Palatino Linotype" w:eastAsia="Palatino Linotype" w:hAnsi="Palatino Linotype" w:cs="Palatino Linotype"/>
          <w:w w:val="90"/>
          <w:sz w:val="21"/>
          <w:szCs w:val="21"/>
        </w:rPr>
        <w:t>0</w:t>
      </w:r>
      <w:r>
        <w:rPr>
          <w:rFonts w:ascii="Times New Roman" w:eastAsia="Times New Roman" w:hAnsi="Times New Roman" w:cs="Times New Roman"/>
          <w:w w:val="90"/>
          <w:sz w:val="21"/>
          <w:szCs w:val="21"/>
        </w:rPr>
        <w:t>.</w:t>
      </w:r>
      <w:r>
        <w:rPr>
          <w:rFonts w:ascii="Palatino Linotype" w:eastAsia="Palatino Linotype" w:hAnsi="Palatino Linotype" w:cs="Palatino Linotype"/>
          <w:w w:val="90"/>
          <w:sz w:val="21"/>
          <w:szCs w:val="21"/>
        </w:rPr>
        <w:t>7</w:t>
      </w:r>
      <w:r>
        <w:rPr>
          <w:rFonts w:ascii="MS Gothic" w:eastAsia="MS Gothic" w:hAnsi="MS Gothic" w:cs="MS Gothic"/>
          <w:spacing w:val="1"/>
          <w:w w:val="90"/>
          <w:sz w:val="21"/>
          <w:szCs w:val="21"/>
        </w:rPr>
        <w:t>]</w:t>
      </w:r>
      <w:r>
        <w:rPr>
          <w:rFonts w:ascii="MS Gothic" w:eastAsia="MS Gothic" w:hAnsi="MS Gothic" w:cs="MS Gothic"/>
          <w:spacing w:val="1"/>
          <w:w w:val="90"/>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为真的准确概率为</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0.6</w:t>
      </w:r>
    </w:p>
    <w:p w14:paraId="298299DC" w14:textId="77777777" w:rsidR="00996552" w:rsidRDefault="002D0D3F">
      <w:pPr>
        <w:tabs>
          <w:tab w:val="left" w:pos="5192"/>
        </w:tabs>
        <w:spacing w:before="7"/>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0</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0</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完全为假</w:t>
      </w:r>
    </w:p>
    <w:p w14:paraId="12554C3D" w14:textId="77777777" w:rsidR="00996552" w:rsidRDefault="002D0D3F">
      <w:pPr>
        <w:tabs>
          <w:tab w:val="left" w:pos="5192"/>
        </w:tabs>
        <w:spacing w:before="7"/>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1</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1</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完全为真</w:t>
      </w:r>
    </w:p>
    <w:p w14:paraId="6D5A864A" w14:textId="77777777" w:rsidR="00996552" w:rsidRDefault="002D0D3F">
      <w:pPr>
        <w:tabs>
          <w:tab w:val="left" w:pos="4300"/>
        </w:tabs>
        <w:spacing w:before="7"/>
        <w:ind w:left="2077"/>
        <w:rPr>
          <w:rFonts w:ascii="宋体" w:eastAsia="宋体" w:hAnsi="宋体" w:cs="宋体"/>
          <w:sz w:val="21"/>
          <w:szCs w:val="21"/>
        </w:rPr>
      </w:pPr>
      <w:r>
        <w:rPr>
          <w:rFonts w:ascii="MS Gothic" w:eastAsia="MS Gothic" w:hAnsi="MS Gothic" w:cs="MS Gothic"/>
          <w:spacing w:val="-2"/>
          <w:w w:val="90"/>
          <w:sz w:val="21"/>
          <w:szCs w:val="21"/>
        </w:rPr>
        <w:t>[</w:t>
      </w:r>
      <w:r>
        <w:rPr>
          <w:rFonts w:ascii="Palatino Linotype" w:eastAsia="Palatino Linotype" w:hAnsi="Palatino Linotype" w:cs="Palatino Linotype"/>
          <w:spacing w:val="-1"/>
          <w:w w:val="90"/>
          <w:sz w:val="21"/>
          <w:szCs w:val="21"/>
        </w:rPr>
        <w:t>0</w:t>
      </w:r>
      <w:r>
        <w:rPr>
          <w:rFonts w:ascii="Times New Roman" w:eastAsia="Times New Roman" w:hAnsi="Times New Roman" w:cs="Times New Roman"/>
          <w:spacing w:val="-1"/>
          <w:w w:val="90"/>
          <w:sz w:val="21"/>
          <w:szCs w:val="21"/>
        </w:rPr>
        <w:t>.</w:t>
      </w:r>
      <w:r>
        <w:rPr>
          <w:rFonts w:ascii="Palatino Linotype" w:eastAsia="Palatino Linotype" w:hAnsi="Palatino Linotype" w:cs="Palatino Linotype"/>
          <w:spacing w:val="-1"/>
          <w:w w:val="90"/>
          <w:sz w:val="21"/>
          <w:szCs w:val="21"/>
        </w:rPr>
        <w:t>4</w:t>
      </w:r>
      <w:r>
        <w:rPr>
          <w:rFonts w:ascii="Times New Roman" w:eastAsia="Times New Roman" w:hAnsi="Times New Roman" w:cs="Times New Roman"/>
          <w:spacing w:val="-1"/>
          <w:w w:val="90"/>
          <w:sz w:val="21"/>
          <w:szCs w:val="21"/>
        </w:rPr>
        <w:t>,</w:t>
      </w:r>
      <w:r>
        <w:rPr>
          <w:rFonts w:ascii="Times New Roman" w:eastAsia="Times New Roman" w:hAnsi="Times New Roman" w:cs="Times New Roman"/>
          <w:spacing w:val="-10"/>
          <w:w w:val="90"/>
          <w:sz w:val="21"/>
          <w:szCs w:val="21"/>
        </w:rPr>
        <w:t xml:space="preserve"> </w:t>
      </w:r>
      <w:r>
        <w:rPr>
          <w:rFonts w:ascii="Palatino Linotype" w:eastAsia="Palatino Linotype" w:hAnsi="Palatino Linotype" w:cs="Palatino Linotype"/>
          <w:w w:val="90"/>
          <w:sz w:val="21"/>
          <w:szCs w:val="21"/>
        </w:rPr>
        <w:t>0</w:t>
      </w:r>
      <w:r>
        <w:rPr>
          <w:rFonts w:ascii="Times New Roman" w:eastAsia="Times New Roman" w:hAnsi="Times New Roman" w:cs="Times New Roman"/>
          <w:w w:val="90"/>
          <w:sz w:val="21"/>
          <w:szCs w:val="21"/>
        </w:rPr>
        <w:t>.</w:t>
      </w:r>
      <w:r>
        <w:rPr>
          <w:rFonts w:ascii="Palatino Linotype" w:eastAsia="Palatino Linotype" w:hAnsi="Palatino Linotype" w:cs="Palatino Linotype"/>
          <w:w w:val="90"/>
          <w:sz w:val="21"/>
          <w:szCs w:val="21"/>
        </w:rPr>
        <w:t>6</w:t>
      </w:r>
      <w:r>
        <w:rPr>
          <w:rFonts w:ascii="MS Gothic" w:eastAsia="MS Gothic" w:hAnsi="MS Gothic" w:cs="MS Gothic"/>
          <w:spacing w:val="1"/>
          <w:w w:val="90"/>
          <w:sz w:val="21"/>
          <w:szCs w:val="21"/>
        </w:rPr>
        <w:t>]</w:t>
      </w:r>
      <w:r>
        <w:rPr>
          <w:rFonts w:ascii="MS Gothic" w:eastAsia="MS Gothic" w:hAnsi="MS Gothic" w:cs="MS Gothic"/>
          <w:spacing w:val="1"/>
          <w:w w:val="90"/>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为真的概率在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0.4 </w:t>
      </w:r>
      <w:r>
        <w:rPr>
          <w:rFonts w:ascii="宋体" w:eastAsia="宋体" w:hAnsi="宋体" w:cs="宋体"/>
          <w:sz w:val="21"/>
          <w:szCs w:val="21"/>
        </w:rPr>
        <w:t>和</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0.6 </w:t>
      </w:r>
      <w:r>
        <w:rPr>
          <w:rFonts w:ascii="宋体" w:eastAsia="宋体" w:hAnsi="宋体" w:cs="宋体"/>
          <w:sz w:val="21"/>
          <w:szCs w:val="21"/>
        </w:rPr>
        <w:t>之间</w:t>
      </w:r>
    </w:p>
    <w:p w14:paraId="44DEC5AF" w14:textId="77777777" w:rsidR="00996552" w:rsidRDefault="00996552">
      <w:pPr>
        <w:spacing w:before="8"/>
        <w:rPr>
          <w:rFonts w:ascii="宋体" w:eastAsia="宋体" w:hAnsi="宋体" w:cs="宋体"/>
          <w:sz w:val="5"/>
          <w:szCs w:val="5"/>
        </w:rPr>
      </w:pPr>
    </w:p>
    <w:p w14:paraId="3152ADB5" w14:textId="77777777" w:rsidR="00996552" w:rsidRDefault="00025C9E">
      <w:pPr>
        <w:spacing w:line="20" w:lineRule="atLeast"/>
        <w:ind w:left="7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4249D7A">
          <v:group id="_x0000_s3307" style="width:350.85pt;height:.95pt;mso-position-horizontal-relative:char;mso-position-vertical-relative:line" coordsize="7017,19">
            <v:group id="_x0000_s3308" style="position:absolute;left:9;top:9;width:6998;height:2" coordorigin="9,9" coordsize="6998,2">
              <v:shape id="_x0000_s3309" style="position:absolute;left:9;top:9;width:6998;height:2" coordorigin="9,9" coordsize="6998,0" path="m9,9r6998,e" filled="f" strokeweight=".94pt">
                <v:path arrowok="t"/>
              </v:shape>
            </v:group>
            <w10:anchorlock/>
          </v:group>
        </w:pict>
      </w:r>
    </w:p>
    <w:p w14:paraId="4BDEB825" w14:textId="77777777" w:rsidR="00996552" w:rsidRDefault="00996552">
      <w:pPr>
        <w:spacing w:before="6"/>
        <w:rPr>
          <w:rFonts w:ascii="宋体" w:eastAsia="宋体" w:hAnsi="宋体" w:cs="宋体"/>
          <w:sz w:val="24"/>
          <w:szCs w:val="24"/>
        </w:rPr>
      </w:pPr>
    </w:p>
    <w:p w14:paraId="3A4B308B" w14:textId="77777777" w:rsidR="00996552" w:rsidRDefault="002D0D3F">
      <w:pPr>
        <w:pStyle w:val="a3"/>
        <w:spacing w:before="26" w:line="260" w:lineRule="auto"/>
        <w:ind w:right="83" w:firstLine="480"/>
        <w:rPr>
          <w:rFonts w:ascii="Georgia" w:eastAsia="Georgia" w:hAnsi="Georgia" w:cs="Georgia"/>
          <w:lang w:eastAsia="zh-CN"/>
        </w:rPr>
      </w:pPr>
      <w:r>
        <w:rPr>
          <w:spacing w:val="6"/>
          <w:lang w:eastAsia="zh-CN"/>
        </w:rPr>
        <w:t>在证据理论的合成规则上，假设</w:t>
      </w:r>
      <w:r>
        <w:rPr>
          <w:spacing w:val="-54"/>
          <w:lang w:eastAsia="zh-CN"/>
        </w:rPr>
        <w:t xml:space="preserve"> </w:t>
      </w:r>
      <w:r>
        <w:rPr>
          <w:rFonts w:ascii="Times New Roman" w:eastAsia="Times New Roman" w:hAnsi="Times New Roman" w:cs="Times New Roman"/>
          <w:i/>
          <w:spacing w:val="-1"/>
          <w:lang w:eastAsia="zh-CN"/>
        </w:rPr>
        <w:t>m</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i/>
          <w:spacing w:val="-1"/>
          <w:lang w:eastAsia="zh-CN"/>
        </w:rPr>
        <w:t>m</w:t>
      </w:r>
      <w:r>
        <w:rPr>
          <w:rFonts w:ascii="Palatino Linotype" w:eastAsia="Palatino Linotype" w:hAnsi="Palatino Linotype" w:cs="Palatino Linotype"/>
          <w:spacing w:val="-1"/>
          <w:position w:val="-3"/>
          <w:sz w:val="16"/>
          <w:szCs w:val="16"/>
          <w:lang w:eastAsia="zh-CN"/>
        </w:rPr>
        <w:t>2</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w w:val="90"/>
          <w:lang w:eastAsia="zh-CN"/>
        </w:rPr>
        <w:t>·</w:t>
      </w:r>
      <w:r>
        <w:rPr>
          <w:rFonts w:ascii="MS Gothic" w:eastAsia="MS Gothic" w:hAnsi="MS Gothic" w:cs="MS Gothic"/>
          <w:spacing w:val="-76"/>
          <w:w w:val="90"/>
          <w:lang w:eastAsia="zh-CN"/>
        </w:rPr>
        <w:t xml:space="preserve"> </w:t>
      </w:r>
      <w:r>
        <w:rPr>
          <w:rFonts w:ascii="MS Gothic" w:eastAsia="MS Gothic" w:hAnsi="MS Gothic" w:cs="MS Gothic"/>
          <w:w w:val="90"/>
          <w:lang w:eastAsia="zh-CN"/>
        </w:rPr>
        <w:t>·</w:t>
      </w:r>
      <w:r>
        <w:rPr>
          <w:rFonts w:ascii="MS Gothic" w:eastAsia="MS Gothic" w:hAnsi="MS Gothic" w:cs="MS Gothic"/>
          <w:spacing w:val="-75"/>
          <w:w w:val="90"/>
          <w:lang w:eastAsia="zh-CN"/>
        </w:rPr>
        <w:t xml:space="preserve"> </w:t>
      </w:r>
      <w:r>
        <w:rPr>
          <w:rFonts w:ascii="MS Gothic" w:eastAsia="MS Gothic" w:hAnsi="MS Gothic" w:cs="MS Gothic"/>
          <w:w w:val="90"/>
          <w:lang w:eastAsia="zh-CN"/>
        </w:rPr>
        <w:t>·</w:t>
      </w:r>
      <w:r>
        <w:rPr>
          <w:rFonts w:ascii="MS Gothic" w:eastAsia="MS Gothic" w:hAnsi="MS Gothic" w:cs="MS Gothic"/>
          <w:spacing w:val="-55"/>
          <w:w w:val="9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i/>
          <w:lang w:eastAsia="zh-CN"/>
        </w:rPr>
        <w:t>m</w:t>
      </w:r>
      <w:r>
        <w:rPr>
          <w:rFonts w:ascii="Bookman Old Style" w:eastAsia="Bookman Old Style" w:hAnsi="Bookman Old Style" w:cs="Bookman Old Style"/>
          <w:i/>
          <w:position w:val="-3"/>
          <w:sz w:val="16"/>
          <w:szCs w:val="16"/>
          <w:lang w:eastAsia="zh-CN"/>
        </w:rPr>
        <w:t>k</w:t>
      </w:r>
      <w:r>
        <w:rPr>
          <w:rFonts w:ascii="Bookman Old Style" w:eastAsia="Bookman Old Style" w:hAnsi="Bookman Old Style" w:cs="Bookman Old Style"/>
          <w:i/>
          <w:spacing w:val="32"/>
          <w:position w:val="-3"/>
          <w:sz w:val="16"/>
          <w:szCs w:val="16"/>
          <w:lang w:eastAsia="zh-CN"/>
        </w:rPr>
        <w:t xml:space="preserve"> </w:t>
      </w:r>
      <w:r>
        <w:rPr>
          <w:spacing w:val="6"/>
          <w:lang w:eastAsia="zh-CN"/>
        </w:rPr>
        <w:t>分别是同一识别框架</w:t>
      </w:r>
      <w:r>
        <w:rPr>
          <w:spacing w:val="-55"/>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6"/>
          <w:lang w:eastAsia="zh-CN"/>
        </w:rPr>
        <w:t xml:space="preserve"> </w:t>
      </w:r>
      <w:r>
        <w:rPr>
          <w:lang w:eastAsia="zh-CN"/>
        </w:rPr>
        <w:t>上</w:t>
      </w:r>
      <w:r>
        <w:rPr>
          <w:spacing w:val="24"/>
          <w:lang w:eastAsia="zh-CN"/>
        </w:rPr>
        <w:t xml:space="preserve"> </w:t>
      </w:r>
      <w:r>
        <w:rPr>
          <w:lang w:eastAsia="zh-CN"/>
        </w:rPr>
        <w:t>的</w:t>
      </w:r>
      <w:r>
        <w:rPr>
          <w:spacing w:val="-1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55"/>
          <w:lang w:eastAsia="zh-CN"/>
        </w:rPr>
        <w:t xml:space="preserve"> </w:t>
      </w:r>
      <w:r>
        <w:rPr>
          <w:spacing w:val="13"/>
          <w:lang w:eastAsia="zh-CN"/>
        </w:rPr>
        <w:t>个基本概率赋值函数，对应的焦元分别为</w:t>
      </w:r>
      <w:r>
        <w:rPr>
          <w:spacing w:val="-4"/>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rFonts w:ascii="MS Gothic" w:eastAsia="MS Gothic" w:hAnsi="MS Gothic" w:cs="MS Gothic"/>
          <w:spacing w:val="-5"/>
          <w:lang w:eastAsia="zh-CN"/>
        </w:rPr>
        <w:t>(</w:t>
      </w:r>
      <w:r>
        <w:rPr>
          <w:rFonts w:ascii="Times New Roman" w:eastAsia="Times New Roman" w:hAnsi="Times New Roman" w:cs="Times New Roman"/>
          <w:i/>
          <w:spacing w:val="-3"/>
          <w:lang w:eastAsia="zh-CN"/>
        </w:rPr>
        <w:t>i</w:t>
      </w:r>
      <w:r>
        <w:rPr>
          <w:rFonts w:ascii="Times New Roman" w:eastAsia="Times New Roman" w:hAnsi="Times New Roman" w:cs="Times New Roman"/>
          <w:i/>
          <w:lang w:eastAsia="zh-CN"/>
        </w:rPr>
        <w:t xml:space="preserve"> </w:t>
      </w:r>
      <w:r>
        <w:rPr>
          <w:rFonts w:ascii="Times New Roman" w:eastAsia="Times New Roman" w:hAnsi="Times New Roman" w:cs="Times New Roman"/>
          <w:i/>
          <w:spacing w:val="13"/>
          <w:lang w:eastAsia="zh-CN"/>
        </w:rPr>
        <w:t xml:space="preserve"> </w:t>
      </w:r>
      <w:r>
        <w:rPr>
          <w:rFonts w:ascii="Georgia" w:eastAsia="Georgia" w:hAnsi="Georgia" w:cs="Georgia"/>
          <w:lang w:eastAsia="zh-CN"/>
        </w:rPr>
        <w:t xml:space="preserve">= </w:t>
      </w:r>
      <w:r>
        <w:rPr>
          <w:rFonts w:ascii="Georgia" w:eastAsia="Georgia" w:hAnsi="Georgia" w:cs="Georgia"/>
          <w:spacing w:val="11"/>
          <w:lang w:eastAsia="zh-CN"/>
        </w:rPr>
        <w:t xml:space="preserve"> </w:t>
      </w:r>
      <w:r>
        <w:rPr>
          <w:rFonts w:ascii="Palatino Linotype" w:eastAsia="Palatino Linotype" w:hAnsi="Palatino Linotype" w:cs="Palatino Linotype"/>
          <w:spacing w:val="-5"/>
          <w:lang w:eastAsia="zh-CN"/>
        </w:rPr>
        <w:t>1</w:t>
      </w:r>
      <w:r>
        <w:rPr>
          <w:rFonts w:ascii="Times New Roman" w:eastAsia="Times New Roman" w:hAnsi="Times New Roman" w:cs="Times New Roman"/>
          <w:spacing w:val="-5"/>
          <w:lang w:eastAsia="zh-CN"/>
        </w:rPr>
        <w:t>,</w:t>
      </w:r>
      <w:r>
        <w:rPr>
          <w:rFonts w:ascii="Times New Roman" w:eastAsia="Times New Roman" w:hAnsi="Times New Roman" w:cs="Times New Roman"/>
          <w:spacing w:val="-35"/>
          <w:lang w:eastAsia="zh-CN"/>
        </w:rPr>
        <w:t xml:space="preserve"> </w:t>
      </w:r>
      <w:r>
        <w:rPr>
          <w:rFonts w:ascii="Palatino Linotype" w:eastAsia="Palatino Linotype" w:hAnsi="Palatino Linotype" w:cs="Palatino Linotype"/>
          <w:spacing w:val="-5"/>
          <w:lang w:eastAsia="zh-CN"/>
        </w:rPr>
        <w:t>2</w:t>
      </w:r>
      <w:r>
        <w:rPr>
          <w:rFonts w:ascii="Times New Roman" w:eastAsia="Times New Roman" w:hAnsi="Times New Roman" w:cs="Times New Roman"/>
          <w:spacing w:val="-5"/>
          <w:lang w:eastAsia="zh-CN"/>
        </w:rPr>
        <w:t>,</w:t>
      </w:r>
      <w:r>
        <w:rPr>
          <w:rFonts w:ascii="Times New Roman" w:eastAsia="Times New Roman" w:hAnsi="Times New Roman" w:cs="Times New Roman"/>
          <w:spacing w:val="-34"/>
          <w:lang w:eastAsia="zh-CN"/>
        </w:rPr>
        <w:t xml:space="preserve"> </w:t>
      </w:r>
      <w:r>
        <w:rPr>
          <w:rFonts w:ascii="MS Gothic" w:eastAsia="MS Gothic" w:hAnsi="MS Gothic" w:cs="MS Gothic"/>
          <w:w w:val="90"/>
          <w:lang w:eastAsia="zh-CN"/>
        </w:rPr>
        <w:t>·</w:t>
      </w:r>
      <w:r>
        <w:rPr>
          <w:rFonts w:ascii="MS Gothic" w:eastAsia="MS Gothic" w:hAnsi="MS Gothic" w:cs="MS Gothic"/>
          <w:spacing w:val="-71"/>
          <w:w w:val="90"/>
          <w:lang w:eastAsia="zh-CN"/>
        </w:rPr>
        <w:t xml:space="preserve"> </w:t>
      </w:r>
      <w:r>
        <w:rPr>
          <w:rFonts w:ascii="MS Gothic" w:eastAsia="MS Gothic" w:hAnsi="MS Gothic" w:cs="MS Gothic"/>
          <w:w w:val="90"/>
          <w:lang w:eastAsia="zh-CN"/>
        </w:rPr>
        <w:t>·</w:t>
      </w:r>
      <w:r>
        <w:rPr>
          <w:rFonts w:ascii="MS Gothic" w:eastAsia="MS Gothic" w:hAnsi="MS Gothic" w:cs="MS Gothic"/>
          <w:spacing w:val="-72"/>
          <w:w w:val="90"/>
          <w:lang w:eastAsia="zh-CN"/>
        </w:rPr>
        <w:t xml:space="preserve"> </w:t>
      </w:r>
      <w:r>
        <w:rPr>
          <w:rFonts w:ascii="MS Gothic" w:eastAsia="MS Gothic" w:hAnsi="MS Gothic" w:cs="MS Gothic"/>
          <w:w w:val="90"/>
          <w:lang w:eastAsia="zh-CN"/>
        </w:rPr>
        <w:t>·</w:t>
      </w:r>
      <w:r>
        <w:rPr>
          <w:rFonts w:ascii="MS Gothic" w:eastAsia="MS Gothic" w:hAnsi="MS Gothic" w:cs="MS Gothic"/>
          <w:spacing w:val="-49"/>
          <w:w w:val="9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7"/>
          <w:lang w:eastAsia="zh-CN"/>
        </w:rPr>
        <w:t xml:space="preserve"> </w:t>
      </w:r>
      <w:r>
        <w:rPr>
          <w:rFonts w:ascii="Times New Roman" w:eastAsia="Times New Roman" w:hAnsi="Times New Roman" w:cs="Times New Roman"/>
          <w:i/>
          <w:spacing w:val="8"/>
          <w:lang w:eastAsia="zh-CN"/>
        </w:rPr>
        <w:t>k</w:t>
      </w:r>
      <w:r>
        <w:rPr>
          <w:rFonts w:ascii="MS Gothic" w:eastAsia="MS Gothic" w:hAnsi="MS Gothic" w:cs="MS Gothic"/>
          <w:spacing w:val="12"/>
          <w:lang w:eastAsia="zh-CN"/>
        </w:rPr>
        <w:t>)</w:t>
      </w:r>
      <w:r>
        <w:rPr>
          <w:spacing w:val="8"/>
          <w:lang w:eastAsia="zh-CN"/>
        </w:rPr>
        <w:t>，设</w:t>
      </w:r>
      <w:r>
        <w:rPr>
          <w:spacing w:val="-16"/>
          <w:lang w:eastAsia="zh-CN"/>
        </w:rPr>
        <w:t xml:space="preserve"> </w:t>
      </w:r>
      <w:r>
        <w:rPr>
          <w:rFonts w:ascii="Times New Roman" w:eastAsia="Times New Roman" w:hAnsi="Times New Roman" w:cs="Times New Roman"/>
          <w:i/>
          <w:lang w:eastAsia="zh-CN"/>
        </w:rPr>
        <w:t xml:space="preserve">K </w:t>
      </w:r>
      <w:r>
        <w:rPr>
          <w:rFonts w:ascii="Times New Roman" w:eastAsia="Times New Roman" w:hAnsi="Times New Roman" w:cs="Times New Roman"/>
          <w:i/>
          <w:spacing w:val="21"/>
          <w:lang w:eastAsia="zh-CN"/>
        </w:rPr>
        <w:t xml:space="preserve"> </w:t>
      </w:r>
      <w:r>
        <w:rPr>
          <w:rFonts w:ascii="Georgia" w:eastAsia="Georgia" w:hAnsi="Georgia" w:cs="Georgia"/>
          <w:lang w:eastAsia="zh-CN"/>
        </w:rPr>
        <w:t>=</w:t>
      </w:r>
    </w:p>
    <w:p w14:paraId="71921AD0" w14:textId="77777777" w:rsidR="00996552" w:rsidRDefault="00996552">
      <w:pPr>
        <w:spacing w:line="260" w:lineRule="auto"/>
        <w:rPr>
          <w:rFonts w:ascii="Georgia" w:eastAsia="Georgia" w:hAnsi="Georgia" w:cs="Georgia"/>
          <w:lang w:eastAsia="zh-CN"/>
        </w:rPr>
        <w:sectPr w:rsidR="00996552">
          <w:type w:val="continuous"/>
          <w:pgSz w:w="11910" w:h="16840"/>
          <w:pgMar w:top="1580" w:right="1540" w:bottom="280" w:left="1680" w:header="720" w:footer="720" w:gutter="0"/>
          <w:cols w:space="720"/>
        </w:sectPr>
      </w:pPr>
    </w:p>
    <w:p w14:paraId="0D1B80FF" w14:textId="77777777" w:rsidR="00996552" w:rsidRDefault="00025C9E">
      <w:pPr>
        <w:spacing w:line="411" w:lineRule="exact"/>
        <w:ind w:left="117"/>
        <w:rPr>
          <w:rFonts w:ascii="Palatino Linotype" w:eastAsia="Palatino Linotype" w:hAnsi="Palatino Linotype" w:cs="Palatino Linotype"/>
          <w:sz w:val="24"/>
          <w:szCs w:val="24"/>
        </w:rPr>
      </w:pPr>
      <w:r>
        <w:rPr>
          <w:rFonts w:eastAsiaTheme="minorHAnsi"/>
        </w:rPr>
        <w:lastRenderedPageBreak/>
        <w:pict w14:anchorId="1BBA2A56">
          <v:shape id="_x0000_s3306" type="#_x0000_t202" style="position:absolute;left:0;text-align:left;margin-left:381.75pt;margin-top:4.3pt;width:5.8pt;height:8pt;z-index:-277168;mso-position-horizontal-relative:page" filled="f" stroked="f">
            <v:textbox inset="0,0,0,0">
              <w:txbxContent>
                <w:p w14:paraId="7727FB2B" w14:textId="77777777" w:rsidR="00025C9E" w:rsidRDefault="00025C9E">
                  <w:pPr>
                    <w:spacing w:line="156" w:lineRule="exact"/>
                    <w:rPr>
                      <w:rFonts w:ascii="Times New Roman" w:eastAsia="Times New Roman" w:hAnsi="Times New Roman" w:cs="Times New Roman"/>
                      <w:sz w:val="16"/>
                      <w:szCs w:val="16"/>
                    </w:rPr>
                  </w:pPr>
                  <w:r>
                    <w:rPr>
                      <w:rFonts w:ascii="Times New Roman" w:hAnsi="Times New Roman"/>
                      <w:w w:val="95"/>
                      <w:sz w:val="16"/>
                    </w:rPr>
                    <w:t>Θ</w:t>
                  </w:r>
                </w:p>
              </w:txbxContent>
            </v:textbox>
            <w10:wrap anchorx="page"/>
          </v:shape>
        </w:pict>
      </w:r>
      <w:r w:rsidR="002D0D3F">
        <w:rPr>
          <w:rFonts w:ascii="宋体" w:eastAsia="宋体" w:hAnsi="宋体" w:cs="宋体"/>
          <w:spacing w:val="4"/>
          <w:w w:val="95"/>
          <w:position w:val="17"/>
          <w:sz w:val="24"/>
          <w:szCs w:val="24"/>
        </w:rPr>
        <w:t>I</w:t>
      </w:r>
      <w:r w:rsidR="002D0D3F">
        <w:rPr>
          <w:rFonts w:ascii="Bookman Old Style" w:eastAsia="Bookman Old Style" w:hAnsi="Bookman Old Style" w:cs="Bookman Old Style"/>
          <w:i/>
          <w:spacing w:val="6"/>
          <w:w w:val="95"/>
          <w:position w:val="-4"/>
          <w:sz w:val="16"/>
          <w:szCs w:val="16"/>
        </w:rPr>
        <w:t>A</w:t>
      </w:r>
      <w:r w:rsidR="002D0D3F">
        <w:rPr>
          <w:rFonts w:ascii="Palatino Linotype" w:eastAsia="Palatino Linotype" w:hAnsi="Palatino Linotype" w:cs="Palatino Linotype"/>
          <w:spacing w:val="6"/>
          <w:w w:val="95"/>
          <w:position w:val="-7"/>
          <w:sz w:val="12"/>
          <w:szCs w:val="12"/>
        </w:rPr>
        <w:t>1</w:t>
      </w:r>
      <w:r w:rsidR="002D0D3F">
        <w:rPr>
          <w:rFonts w:ascii="MS Gothic" w:eastAsia="MS Gothic" w:hAnsi="MS Gothic" w:cs="MS Gothic"/>
          <w:spacing w:val="10"/>
          <w:w w:val="95"/>
          <w:position w:val="-4"/>
          <w:sz w:val="16"/>
          <w:szCs w:val="16"/>
        </w:rPr>
        <w:t>∩</w:t>
      </w:r>
      <w:r w:rsidR="002D0D3F">
        <w:rPr>
          <w:rFonts w:ascii="MS Gothic" w:eastAsia="MS Gothic" w:hAnsi="MS Gothic" w:cs="MS Gothic"/>
          <w:spacing w:val="13"/>
          <w:w w:val="95"/>
          <w:position w:val="-4"/>
          <w:sz w:val="16"/>
          <w:szCs w:val="16"/>
        </w:rPr>
        <w:t>···</w:t>
      </w:r>
      <w:r w:rsidR="002D0D3F">
        <w:rPr>
          <w:rFonts w:ascii="MS Gothic" w:eastAsia="MS Gothic" w:hAnsi="MS Gothic" w:cs="MS Gothic"/>
          <w:spacing w:val="10"/>
          <w:w w:val="95"/>
          <w:position w:val="-4"/>
          <w:sz w:val="16"/>
          <w:szCs w:val="16"/>
        </w:rPr>
        <w:t>∩</w:t>
      </w:r>
      <w:r w:rsidR="002D0D3F">
        <w:rPr>
          <w:rFonts w:ascii="MS Gothic" w:eastAsia="MS Gothic" w:hAnsi="MS Gothic" w:cs="MS Gothic"/>
          <w:spacing w:val="-69"/>
          <w:w w:val="95"/>
          <w:position w:val="-4"/>
          <w:sz w:val="16"/>
          <w:szCs w:val="16"/>
        </w:rPr>
        <w:t xml:space="preserve"> </w:t>
      </w:r>
      <w:r w:rsidR="002D0D3F">
        <w:rPr>
          <w:rFonts w:ascii="Bookman Old Style" w:eastAsia="Bookman Old Style" w:hAnsi="Bookman Old Style" w:cs="Bookman Old Style"/>
          <w:i/>
          <w:spacing w:val="1"/>
          <w:w w:val="95"/>
          <w:position w:val="-4"/>
          <w:sz w:val="16"/>
          <w:szCs w:val="16"/>
        </w:rPr>
        <w:t>A</w:t>
      </w:r>
      <w:r w:rsidR="002D0D3F">
        <w:rPr>
          <w:rFonts w:ascii="Bookman Old Style" w:eastAsia="Bookman Old Style" w:hAnsi="Bookman Old Style" w:cs="Bookman Old Style"/>
          <w:i/>
          <w:spacing w:val="2"/>
          <w:w w:val="95"/>
          <w:position w:val="-7"/>
          <w:sz w:val="12"/>
          <w:szCs w:val="12"/>
        </w:rPr>
        <w:t>k</w:t>
      </w:r>
      <w:r w:rsidR="002D0D3F">
        <w:rPr>
          <w:rFonts w:ascii="Bookman Old Style" w:eastAsia="Bookman Old Style" w:hAnsi="Bookman Old Style" w:cs="Bookman Old Style"/>
          <w:i/>
          <w:spacing w:val="-22"/>
          <w:w w:val="95"/>
          <w:position w:val="-7"/>
          <w:sz w:val="12"/>
          <w:szCs w:val="12"/>
        </w:rPr>
        <w:t xml:space="preserve"> </w:t>
      </w:r>
      <w:r w:rsidR="002D0D3F">
        <w:rPr>
          <w:rFonts w:ascii="Georgia" w:eastAsia="Georgia" w:hAnsi="Georgia" w:cs="Georgia"/>
          <w:w w:val="95"/>
          <w:position w:val="-4"/>
          <w:sz w:val="16"/>
          <w:szCs w:val="16"/>
        </w:rPr>
        <w:t>=</w:t>
      </w:r>
      <w:r w:rsidR="002D0D3F">
        <w:rPr>
          <w:rFonts w:ascii="MS Gothic" w:eastAsia="MS Gothic" w:hAnsi="MS Gothic" w:cs="MS Gothic"/>
          <w:w w:val="95"/>
          <w:position w:val="-4"/>
          <w:sz w:val="16"/>
          <w:szCs w:val="16"/>
        </w:rPr>
        <w:t>②</w:t>
      </w:r>
      <w:r w:rsidR="002D0D3F">
        <w:rPr>
          <w:rFonts w:ascii="MS Gothic" w:eastAsia="MS Gothic" w:hAnsi="MS Gothic" w:cs="MS Gothic"/>
          <w:spacing w:val="-47"/>
          <w:w w:val="95"/>
          <w:position w:val="-4"/>
          <w:sz w:val="16"/>
          <w:szCs w:val="16"/>
        </w:rPr>
        <w:t xml:space="preserve"> </w:t>
      </w:r>
      <w:r w:rsidR="002D0D3F">
        <w:rPr>
          <w:rFonts w:ascii="Times New Roman" w:eastAsia="Times New Roman" w:hAnsi="Times New Roman" w:cs="Times New Roman"/>
          <w:i/>
          <w:spacing w:val="-1"/>
          <w:w w:val="95"/>
          <w:sz w:val="24"/>
          <w:szCs w:val="24"/>
        </w:rPr>
        <w:t>m</w:t>
      </w:r>
      <w:r w:rsidR="002D0D3F">
        <w:rPr>
          <w:rFonts w:ascii="Palatino Linotype" w:eastAsia="Palatino Linotype" w:hAnsi="Palatino Linotype" w:cs="Palatino Linotype"/>
          <w:spacing w:val="-1"/>
          <w:w w:val="95"/>
          <w:position w:val="-3"/>
          <w:sz w:val="16"/>
          <w:szCs w:val="16"/>
        </w:rPr>
        <w:t>1</w:t>
      </w:r>
      <w:r w:rsidR="002D0D3F">
        <w:rPr>
          <w:rFonts w:ascii="Palatino Linotype" w:eastAsia="Palatino Linotype" w:hAnsi="Palatino Linotype" w:cs="Palatino Linotype"/>
          <w:spacing w:val="-10"/>
          <w:w w:val="95"/>
          <w:position w:val="-3"/>
          <w:sz w:val="16"/>
          <w:szCs w:val="16"/>
        </w:rPr>
        <w:t xml:space="preserve"> </w:t>
      </w:r>
      <w:r w:rsidR="002D0D3F">
        <w:rPr>
          <w:rFonts w:ascii="MS Gothic" w:eastAsia="MS Gothic" w:hAnsi="MS Gothic" w:cs="MS Gothic"/>
          <w:spacing w:val="7"/>
          <w:w w:val="95"/>
          <w:sz w:val="24"/>
          <w:szCs w:val="24"/>
        </w:rPr>
        <w:t>(</w:t>
      </w:r>
      <w:r w:rsidR="002D0D3F">
        <w:rPr>
          <w:rFonts w:ascii="Times New Roman" w:eastAsia="Times New Roman" w:hAnsi="Times New Roman" w:cs="Times New Roman"/>
          <w:i/>
          <w:spacing w:val="4"/>
          <w:w w:val="95"/>
          <w:sz w:val="24"/>
          <w:szCs w:val="24"/>
        </w:rPr>
        <w:t>A</w:t>
      </w:r>
      <w:r w:rsidR="002D0D3F">
        <w:rPr>
          <w:rFonts w:ascii="Palatino Linotype" w:eastAsia="Palatino Linotype" w:hAnsi="Palatino Linotype" w:cs="Palatino Linotype"/>
          <w:spacing w:val="4"/>
          <w:w w:val="95"/>
          <w:position w:val="-3"/>
          <w:sz w:val="16"/>
          <w:szCs w:val="16"/>
        </w:rPr>
        <w:t>1</w:t>
      </w:r>
      <w:r w:rsidR="002D0D3F">
        <w:rPr>
          <w:rFonts w:ascii="MS Gothic" w:eastAsia="MS Gothic" w:hAnsi="MS Gothic" w:cs="MS Gothic"/>
          <w:spacing w:val="7"/>
          <w:w w:val="95"/>
          <w:sz w:val="24"/>
          <w:szCs w:val="24"/>
        </w:rPr>
        <w:t>)</w:t>
      </w:r>
      <w:r w:rsidR="002D0D3F">
        <w:rPr>
          <w:rFonts w:ascii="MS Gothic" w:eastAsia="MS Gothic" w:hAnsi="MS Gothic" w:cs="MS Gothic"/>
          <w:spacing w:val="-90"/>
          <w:w w:val="95"/>
          <w:sz w:val="24"/>
          <w:szCs w:val="24"/>
        </w:rPr>
        <w:t xml:space="preserve"> </w:t>
      </w:r>
      <w:r w:rsidR="002D0D3F">
        <w:rPr>
          <w:rFonts w:ascii="Times New Roman" w:eastAsia="Times New Roman" w:hAnsi="Times New Roman" w:cs="Times New Roman"/>
          <w:i/>
          <w:spacing w:val="-1"/>
          <w:w w:val="95"/>
          <w:sz w:val="24"/>
          <w:szCs w:val="24"/>
        </w:rPr>
        <w:t>m</w:t>
      </w:r>
      <w:r w:rsidR="002D0D3F">
        <w:rPr>
          <w:rFonts w:ascii="Palatino Linotype" w:eastAsia="Palatino Linotype" w:hAnsi="Palatino Linotype" w:cs="Palatino Linotype"/>
          <w:spacing w:val="-1"/>
          <w:w w:val="95"/>
          <w:position w:val="-3"/>
          <w:sz w:val="16"/>
          <w:szCs w:val="16"/>
        </w:rPr>
        <w:t>2</w:t>
      </w:r>
      <w:r w:rsidR="002D0D3F">
        <w:rPr>
          <w:rFonts w:ascii="Palatino Linotype" w:eastAsia="Palatino Linotype" w:hAnsi="Palatino Linotype" w:cs="Palatino Linotype"/>
          <w:spacing w:val="-11"/>
          <w:w w:val="95"/>
          <w:position w:val="-3"/>
          <w:sz w:val="16"/>
          <w:szCs w:val="16"/>
        </w:rPr>
        <w:t xml:space="preserve"> </w:t>
      </w:r>
      <w:r w:rsidR="002D0D3F">
        <w:rPr>
          <w:rFonts w:ascii="MS Gothic" w:eastAsia="MS Gothic" w:hAnsi="MS Gothic" w:cs="MS Gothic"/>
          <w:spacing w:val="7"/>
          <w:w w:val="95"/>
          <w:sz w:val="24"/>
          <w:szCs w:val="24"/>
        </w:rPr>
        <w:t>(</w:t>
      </w:r>
      <w:r w:rsidR="002D0D3F">
        <w:rPr>
          <w:rFonts w:ascii="Times New Roman" w:eastAsia="Times New Roman" w:hAnsi="Times New Roman" w:cs="Times New Roman"/>
          <w:i/>
          <w:spacing w:val="4"/>
          <w:w w:val="95"/>
          <w:sz w:val="24"/>
          <w:szCs w:val="24"/>
        </w:rPr>
        <w:t>A</w:t>
      </w:r>
      <w:r w:rsidR="002D0D3F">
        <w:rPr>
          <w:rFonts w:ascii="Palatino Linotype" w:eastAsia="Palatino Linotype" w:hAnsi="Palatino Linotype" w:cs="Palatino Linotype"/>
          <w:spacing w:val="4"/>
          <w:w w:val="95"/>
          <w:position w:val="-3"/>
          <w:sz w:val="16"/>
          <w:szCs w:val="16"/>
        </w:rPr>
        <w:t>2</w:t>
      </w:r>
      <w:r w:rsidR="002D0D3F">
        <w:rPr>
          <w:rFonts w:ascii="MS Gothic" w:eastAsia="MS Gothic" w:hAnsi="MS Gothic" w:cs="MS Gothic"/>
          <w:spacing w:val="7"/>
          <w:w w:val="95"/>
          <w:sz w:val="24"/>
          <w:szCs w:val="24"/>
        </w:rPr>
        <w:t>)</w:t>
      </w:r>
      <w:r w:rsidR="002D0D3F">
        <w:rPr>
          <w:rFonts w:ascii="MS Gothic" w:eastAsia="MS Gothic" w:hAnsi="MS Gothic" w:cs="MS Gothic"/>
          <w:spacing w:val="-90"/>
          <w:w w:val="9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83"/>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83"/>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82"/>
          <w:w w:val="90"/>
          <w:sz w:val="24"/>
          <w:szCs w:val="24"/>
        </w:rPr>
        <w:t xml:space="preserve"> </w:t>
      </w:r>
      <w:r w:rsidR="002D0D3F">
        <w:rPr>
          <w:rFonts w:ascii="Times New Roman" w:eastAsia="Times New Roman" w:hAnsi="Times New Roman" w:cs="Times New Roman"/>
          <w:i/>
          <w:w w:val="95"/>
          <w:sz w:val="24"/>
          <w:szCs w:val="24"/>
        </w:rPr>
        <w:t>m</w:t>
      </w:r>
      <w:r w:rsidR="002D0D3F">
        <w:rPr>
          <w:rFonts w:ascii="Bookman Old Style" w:eastAsia="Bookman Old Style" w:hAnsi="Bookman Old Style" w:cs="Bookman Old Style"/>
          <w:i/>
          <w:w w:val="95"/>
          <w:position w:val="-3"/>
          <w:sz w:val="16"/>
          <w:szCs w:val="16"/>
        </w:rPr>
        <w:t>k</w:t>
      </w:r>
      <w:r w:rsidR="002D0D3F">
        <w:rPr>
          <w:rFonts w:ascii="Bookman Old Style" w:eastAsia="Bookman Old Style" w:hAnsi="Bookman Old Style" w:cs="Bookman Old Style"/>
          <w:i/>
          <w:spacing w:val="-12"/>
          <w:w w:val="95"/>
          <w:position w:val="-3"/>
          <w:sz w:val="16"/>
          <w:szCs w:val="16"/>
        </w:rPr>
        <w:t xml:space="preserve"> </w:t>
      </w:r>
      <w:r w:rsidR="002D0D3F">
        <w:rPr>
          <w:rFonts w:ascii="MS Gothic" w:eastAsia="MS Gothic" w:hAnsi="MS Gothic" w:cs="MS Gothic"/>
          <w:spacing w:val="7"/>
          <w:w w:val="95"/>
          <w:sz w:val="24"/>
          <w:szCs w:val="24"/>
        </w:rPr>
        <w:t>(</w:t>
      </w:r>
      <w:r w:rsidR="002D0D3F">
        <w:rPr>
          <w:rFonts w:ascii="Times New Roman" w:eastAsia="Times New Roman" w:hAnsi="Times New Roman" w:cs="Times New Roman"/>
          <w:i/>
          <w:spacing w:val="4"/>
          <w:w w:val="95"/>
          <w:sz w:val="24"/>
          <w:szCs w:val="24"/>
        </w:rPr>
        <w:t>A</w:t>
      </w:r>
      <w:r w:rsidR="002D0D3F">
        <w:rPr>
          <w:rFonts w:ascii="Bookman Old Style" w:eastAsia="Bookman Old Style" w:hAnsi="Bookman Old Style" w:cs="Bookman Old Style"/>
          <w:i/>
          <w:spacing w:val="5"/>
          <w:w w:val="95"/>
          <w:position w:val="-3"/>
          <w:sz w:val="16"/>
          <w:szCs w:val="16"/>
        </w:rPr>
        <w:t>k</w:t>
      </w:r>
      <w:r w:rsidR="002D0D3F">
        <w:rPr>
          <w:rFonts w:ascii="Bookman Old Style" w:eastAsia="Bookman Old Style" w:hAnsi="Bookman Old Style" w:cs="Bookman Old Style"/>
          <w:i/>
          <w:spacing w:val="-34"/>
          <w:w w:val="95"/>
          <w:position w:val="-3"/>
          <w:sz w:val="16"/>
          <w:szCs w:val="16"/>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48"/>
          <w:w w:val="90"/>
          <w:sz w:val="24"/>
          <w:szCs w:val="24"/>
        </w:rPr>
        <w:t xml:space="preserve"> </w:t>
      </w:r>
      <w:r w:rsidR="002D0D3F">
        <w:rPr>
          <w:rFonts w:ascii="Times New Roman" w:eastAsia="Times New Roman" w:hAnsi="Times New Roman" w:cs="Times New Roman"/>
          <w:w w:val="95"/>
          <w:sz w:val="24"/>
          <w:szCs w:val="24"/>
        </w:rPr>
        <w:t>&lt;</w:t>
      </w:r>
      <w:r w:rsidR="002D0D3F">
        <w:rPr>
          <w:rFonts w:ascii="Times New Roman" w:eastAsia="Times New Roman" w:hAnsi="Times New Roman" w:cs="Times New Roman"/>
          <w:spacing w:val="3"/>
          <w:w w:val="95"/>
          <w:sz w:val="24"/>
          <w:szCs w:val="24"/>
        </w:rPr>
        <w:t xml:space="preserve"> </w:t>
      </w:r>
      <w:r w:rsidR="002D0D3F">
        <w:rPr>
          <w:rFonts w:ascii="Palatino Linotype" w:eastAsia="Palatino Linotype" w:hAnsi="Palatino Linotype" w:cs="Palatino Linotype"/>
          <w:spacing w:val="2"/>
          <w:w w:val="95"/>
          <w:sz w:val="24"/>
          <w:szCs w:val="24"/>
        </w:rPr>
        <w:t>1</w:t>
      </w:r>
      <w:r w:rsidR="002D0D3F">
        <w:rPr>
          <w:rFonts w:ascii="宋体" w:eastAsia="宋体" w:hAnsi="宋体" w:cs="宋体"/>
          <w:spacing w:val="2"/>
          <w:w w:val="95"/>
          <w:sz w:val="24"/>
          <w:szCs w:val="24"/>
        </w:rPr>
        <w:t>，若映射</w:t>
      </w:r>
      <w:r w:rsidR="002D0D3F">
        <w:rPr>
          <w:rFonts w:ascii="宋体" w:eastAsia="宋体" w:hAnsi="宋体" w:cs="宋体"/>
          <w:spacing w:val="-65"/>
          <w:w w:val="95"/>
          <w:sz w:val="24"/>
          <w:szCs w:val="24"/>
        </w:rPr>
        <w:t xml:space="preserve"> </w:t>
      </w:r>
      <w:r w:rsidR="002D0D3F">
        <w:rPr>
          <w:rFonts w:ascii="Times New Roman" w:eastAsia="Times New Roman" w:hAnsi="Times New Roman" w:cs="Times New Roman"/>
          <w:i/>
          <w:w w:val="95"/>
          <w:sz w:val="24"/>
          <w:szCs w:val="24"/>
        </w:rPr>
        <w:t>m</w:t>
      </w:r>
      <w:r w:rsidR="002D0D3F">
        <w:rPr>
          <w:rFonts w:ascii="Times New Roman" w:eastAsia="Times New Roman" w:hAnsi="Times New Roman" w:cs="Times New Roman"/>
          <w:w w:val="95"/>
          <w:sz w:val="24"/>
          <w:szCs w:val="24"/>
        </w:rPr>
        <w:t>:</w:t>
      </w:r>
      <w:r w:rsidR="002D0D3F">
        <w:rPr>
          <w:rFonts w:ascii="Times New Roman" w:eastAsia="Times New Roman" w:hAnsi="Times New Roman" w:cs="Times New Roman"/>
          <w:spacing w:val="20"/>
          <w:w w:val="95"/>
          <w:sz w:val="24"/>
          <w:szCs w:val="24"/>
        </w:rPr>
        <w:t xml:space="preserve"> </w:t>
      </w:r>
      <w:r w:rsidR="002D0D3F">
        <w:rPr>
          <w:rFonts w:ascii="Palatino Linotype" w:eastAsia="Palatino Linotype" w:hAnsi="Palatino Linotype" w:cs="Palatino Linotype"/>
          <w:w w:val="95"/>
          <w:sz w:val="24"/>
          <w:szCs w:val="24"/>
        </w:rPr>
        <w:t>2</w:t>
      </w:r>
    </w:p>
    <w:p w14:paraId="73306B9C" w14:textId="77777777" w:rsidR="00996552" w:rsidRDefault="002D0D3F">
      <w:pPr>
        <w:pStyle w:val="a3"/>
        <w:spacing w:before="14"/>
        <w:ind w:left="70"/>
        <w:rPr>
          <w:lang w:eastAsia="zh-CN"/>
        </w:rPr>
      </w:pPr>
      <w:r>
        <w:rPr>
          <w:lang w:eastAsia="zh-CN"/>
        </w:rPr>
        <w:br w:type="column"/>
      </w:r>
      <w:r>
        <w:rPr>
          <w:rFonts w:ascii="MS Gothic" w:eastAsia="MS Gothic" w:hAnsi="MS Gothic" w:cs="MS Gothic"/>
          <w:lang w:eastAsia="zh-CN"/>
        </w:rPr>
        <w:lastRenderedPageBreak/>
        <w:t>→</w:t>
      </w:r>
      <w:r>
        <w:rPr>
          <w:rFonts w:ascii="MS Gothic" w:eastAsia="MS Gothic" w:hAnsi="MS Gothic" w:cs="MS Gothic"/>
          <w:spacing w:val="-39"/>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35"/>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Times New Roman" w:eastAsia="Times New Roman" w:hAnsi="Times New Roman" w:cs="Times New Roman"/>
          <w:lang w:eastAsia="zh-CN"/>
        </w:rPr>
        <w:t>,</w:t>
      </w:r>
      <w:r>
        <w:rPr>
          <w:rFonts w:ascii="Times New Roman" w:eastAsia="Times New Roman" w:hAnsi="Times New Roman" w:cs="Times New Roman"/>
          <w:spacing w:val="9"/>
          <w:lang w:eastAsia="zh-CN"/>
        </w:rPr>
        <w:t xml:space="preserve"> </w:t>
      </w:r>
      <w:r>
        <w:rPr>
          <w:lang w:eastAsia="zh-CN"/>
        </w:rPr>
        <w:t>则</w:t>
      </w:r>
      <w:r>
        <w:rPr>
          <w:spacing w:val="-43"/>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3"/>
          <w:lang w:eastAsia="zh-CN"/>
        </w:rPr>
        <w:t xml:space="preserve"> </w:t>
      </w:r>
      <w:r>
        <w:rPr>
          <w:spacing w:val="4"/>
          <w:lang w:eastAsia="zh-CN"/>
        </w:rPr>
        <w:t>条证据</w:t>
      </w:r>
    </w:p>
    <w:p w14:paraId="239D299F" w14:textId="77777777" w:rsidR="00996552" w:rsidRDefault="00996552">
      <w:pPr>
        <w:rPr>
          <w:lang w:eastAsia="zh-CN"/>
        </w:rPr>
        <w:sectPr w:rsidR="00996552">
          <w:type w:val="continuous"/>
          <w:pgSz w:w="11910" w:h="16840"/>
          <w:pgMar w:top="1580" w:right="1540" w:bottom="280" w:left="1680" w:header="720" w:footer="720" w:gutter="0"/>
          <w:cols w:num="2" w:space="720" w:equalWidth="0">
            <w:col w:w="6071" w:space="40"/>
            <w:col w:w="2579"/>
          </w:cols>
        </w:sectPr>
      </w:pPr>
    </w:p>
    <w:p w14:paraId="5F528C9B" w14:textId="77777777" w:rsidR="00996552" w:rsidRDefault="002D0D3F">
      <w:pPr>
        <w:pStyle w:val="a3"/>
        <w:spacing w:before="3"/>
        <w:rPr>
          <w:lang w:eastAsia="zh-CN"/>
        </w:rPr>
      </w:pPr>
      <w:r>
        <w:rPr>
          <w:lang w:eastAsia="zh-CN"/>
        </w:rPr>
        <w:lastRenderedPageBreak/>
        <w:t>的合成规则为：</w:t>
      </w:r>
    </w:p>
    <w:p w14:paraId="7CE8F9F6" w14:textId="77777777" w:rsidR="00996552" w:rsidRDefault="002D0D3F">
      <w:pPr>
        <w:tabs>
          <w:tab w:val="left" w:pos="3572"/>
        </w:tabs>
        <w:spacing w:before="297" w:line="502" w:lineRule="exact"/>
        <w:ind w:left="117"/>
        <w:rPr>
          <w:rFonts w:ascii="Times New Roman" w:eastAsia="Times New Roman" w:hAnsi="Times New Roman" w:cs="Times New Roman"/>
          <w:sz w:val="24"/>
          <w:szCs w:val="24"/>
        </w:rPr>
      </w:pPr>
      <w:r>
        <w:rPr>
          <w:lang w:eastAsia="zh-CN"/>
        </w:rPr>
        <w:br w:type="column"/>
      </w:r>
      <w:bookmarkStart w:id="176" w:name="_bookmark112"/>
      <w:bookmarkEnd w:id="176"/>
      <w:r>
        <w:rPr>
          <w:rFonts w:ascii="宋体" w:hAnsi="宋体"/>
          <w:position w:val="23"/>
          <w:sz w:val="24"/>
        </w:rPr>
        <w:lastRenderedPageBreak/>
        <w:t>(</w:t>
      </w:r>
      <w:r>
        <w:rPr>
          <w:rFonts w:ascii="宋体" w:hAnsi="宋体"/>
          <w:spacing w:val="-2"/>
          <w:position w:val="23"/>
          <w:sz w:val="24"/>
        </w:rPr>
        <w:t xml:space="preserve"> </w:t>
      </w:r>
      <w:r>
        <w:rPr>
          <w:rFonts w:ascii="Palatino Linotype" w:hAnsi="Palatino Linotype"/>
          <w:sz w:val="24"/>
        </w:rPr>
        <w:t>0</w:t>
      </w:r>
      <w:r>
        <w:rPr>
          <w:rFonts w:ascii="Palatino Linotype" w:hAnsi="Palatino Linotype"/>
          <w:sz w:val="24"/>
        </w:rPr>
        <w:tab/>
      </w:r>
      <w:r>
        <w:rPr>
          <w:rFonts w:ascii="Times New Roman" w:hAnsi="Times New Roman"/>
          <w:i/>
          <w:sz w:val="24"/>
        </w:rPr>
        <w:t xml:space="preserve">A </w:t>
      </w:r>
      <w:r>
        <w:rPr>
          <w:rFonts w:ascii="Georgia" w:hAnsi="Georgia"/>
          <w:sz w:val="24"/>
        </w:rPr>
        <w:t>=</w:t>
      </w:r>
      <w:r>
        <w:rPr>
          <w:rFonts w:ascii="Georgia" w:hAnsi="Georgia"/>
          <w:spacing w:val="7"/>
          <w:sz w:val="24"/>
        </w:rPr>
        <w:t xml:space="preserve"> </w:t>
      </w:r>
      <w:r>
        <w:rPr>
          <w:rFonts w:ascii="Times New Roman" w:hAnsi="Times New Roman"/>
          <w:sz w:val="24"/>
        </w:rPr>
        <w:t>Θ</w:t>
      </w:r>
    </w:p>
    <w:p w14:paraId="10CA428A" w14:textId="77777777" w:rsidR="00996552" w:rsidRDefault="00996552">
      <w:pPr>
        <w:spacing w:line="502" w:lineRule="exact"/>
        <w:rPr>
          <w:rFonts w:ascii="Times New Roman" w:eastAsia="Times New Roman" w:hAnsi="Times New Roman" w:cs="Times New Roman"/>
          <w:sz w:val="24"/>
          <w:szCs w:val="24"/>
        </w:rPr>
        <w:sectPr w:rsidR="00996552">
          <w:type w:val="continuous"/>
          <w:pgSz w:w="11910" w:h="16840"/>
          <w:pgMar w:top="1580" w:right="1540" w:bottom="280" w:left="1680" w:header="720" w:footer="720" w:gutter="0"/>
          <w:cols w:num="2" w:space="720" w:equalWidth="0">
            <w:col w:w="1798" w:space="666"/>
            <w:col w:w="6226"/>
          </w:cols>
        </w:sectPr>
      </w:pPr>
    </w:p>
    <w:p w14:paraId="3A675876" w14:textId="77777777" w:rsidR="00996552" w:rsidRDefault="002D0D3F">
      <w:pPr>
        <w:spacing w:line="179" w:lineRule="exact"/>
        <w:jc w:val="right"/>
        <w:rPr>
          <w:rFonts w:ascii="Georgia" w:eastAsia="Georgia" w:hAnsi="Georgia" w:cs="Georgia"/>
          <w:sz w:val="24"/>
          <w:szCs w:val="24"/>
        </w:rPr>
      </w:pPr>
      <w:r>
        <w:rPr>
          <w:rFonts w:ascii="Times New Roman"/>
          <w:i/>
          <w:spacing w:val="2"/>
          <w:w w:val="90"/>
          <w:sz w:val="24"/>
        </w:rPr>
        <w:lastRenderedPageBreak/>
        <w:t>m</w:t>
      </w:r>
      <w:r>
        <w:rPr>
          <w:rFonts w:ascii="MS Gothic"/>
          <w:spacing w:val="4"/>
          <w:w w:val="90"/>
          <w:sz w:val="24"/>
        </w:rPr>
        <w:t>(</w:t>
      </w:r>
      <w:r>
        <w:rPr>
          <w:rFonts w:ascii="Times New Roman"/>
          <w:i/>
          <w:spacing w:val="2"/>
          <w:w w:val="90"/>
          <w:sz w:val="24"/>
        </w:rPr>
        <w:t>A</w:t>
      </w:r>
      <w:r>
        <w:rPr>
          <w:rFonts w:ascii="MS Gothic"/>
          <w:spacing w:val="4"/>
          <w:w w:val="90"/>
          <w:sz w:val="24"/>
        </w:rPr>
        <w:t>)</w:t>
      </w:r>
      <w:r>
        <w:rPr>
          <w:rFonts w:ascii="MS Gothic"/>
          <w:spacing w:val="-56"/>
          <w:w w:val="90"/>
          <w:sz w:val="24"/>
        </w:rPr>
        <w:t xml:space="preserve"> </w:t>
      </w:r>
      <w:r>
        <w:rPr>
          <w:rFonts w:ascii="Georgia"/>
          <w:w w:val="90"/>
          <w:sz w:val="24"/>
        </w:rPr>
        <w:t>=</w:t>
      </w:r>
    </w:p>
    <w:p w14:paraId="29B986C7" w14:textId="77777777" w:rsidR="00996552" w:rsidRDefault="002D0D3F">
      <w:pPr>
        <w:spacing w:line="179" w:lineRule="exact"/>
        <w:ind w:left="301"/>
        <w:rPr>
          <w:rFonts w:ascii="Bookman Old Style" w:eastAsia="Bookman Old Style" w:hAnsi="Bookman Old Style" w:cs="Bookman Old Style"/>
          <w:sz w:val="12"/>
          <w:szCs w:val="12"/>
        </w:rPr>
      </w:pPr>
      <w:r>
        <w:rPr>
          <w:w w:val="140"/>
        </w:rPr>
        <w:br w:type="column"/>
      </w:r>
      <w:r>
        <w:rPr>
          <w:rFonts w:ascii="宋体"/>
          <w:w w:val="140"/>
          <w:position w:val="15"/>
          <w:sz w:val="16"/>
        </w:rPr>
        <w:lastRenderedPageBreak/>
        <w:t>I</w:t>
      </w:r>
      <w:r>
        <w:rPr>
          <w:rFonts w:ascii="宋体"/>
          <w:spacing w:val="-99"/>
          <w:w w:val="140"/>
          <w:position w:val="15"/>
          <w:sz w:val="16"/>
        </w:rPr>
        <w:t xml:space="preserve"> </w:t>
      </w:r>
      <w:r>
        <w:rPr>
          <w:rFonts w:ascii="Bookman Old Style"/>
          <w:i/>
          <w:w w:val="125"/>
          <w:sz w:val="12"/>
        </w:rPr>
        <w:t xml:space="preserve">A  </w:t>
      </w:r>
      <w:r>
        <w:rPr>
          <w:rFonts w:ascii="Bookman Old Style"/>
          <w:i/>
          <w:spacing w:val="20"/>
          <w:w w:val="125"/>
          <w:sz w:val="12"/>
        </w:rPr>
        <w:t xml:space="preserve"> </w:t>
      </w:r>
      <w:r>
        <w:rPr>
          <w:rFonts w:ascii="Bookman Old Style"/>
          <w:i/>
          <w:w w:val="125"/>
          <w:sz w:val="12"/>
        </w:rPr>
        <w:t>A</w:t>
      </w:r>
    </w:p>
    <w:p w14:paraId="4D7446F3" w14:textId="77777777" w:rsidR="00996552" w:rsidRDefault="002D0D3F">
      <w:pPr>
        <w:spacing w:before="62" w:line="117" w:lineRule="exact"/>
        <w:ind w:left="300"/>
        <w:rPr>
          <w:rFonts w:ascii="MS Gothic" w:eastAsia="MS Gothic" w:hAnsi="MS Gothic" w:cs="MS Gothic"/>
          <w:sz w:val="16"/>
          <w:szCs w:val="16"/>
        </w:rPr>
      </w:pPr>
      <w:r>
        <w:rPr>
          <w:w w:val="90"/>
        </w:rPr>
        <w:br w:type="column"/>
      </w:r>
      <w:r>
        <w:rPr>
          <w:rFonts w:ascii="Bookman Old Style" w:hAnsi="Bookman Old Style"/>
          <w:i/>
          <w:w w:val="90"/>
          <w:position w:val="-3"/>
          <w:sz w:val="12"/>
        </w:rPr>
        <w:lastRenderedPageBreak/>
        <w:t xml:space="preserve">A </w:t>
      </w:r>
      <w:r>
        <w:rPr>
          <w:rFonts w:ascii="Bookman Old Style" w:hAnsi="Bookman Old Style"/>
          <w:i/>
          <w:spacing w:val="9"/>
          <w:w w:val="90"/>
          <w:position w:val="-3"/>
          <w:sz w:val="12"/>
        </w:rPr>
        <w:t xml:space="preserve"> </w:t>
      </w:r>
      <w:r>
        <w:rPr>
          <w:rFonts w:ascii="Georgia" w:hAnsi="Georgia"/>
          <w:w w:val="90"/>
          <w:position w:val="-3"/>
          <w:sz w:val="12"/>
        </w:rPr>
        <w:t>=</w:t>
      </w:r>
      <w:r>
        <w:rPr>
          <w:rFonts w:ascii="Georgia" w:hAnsi="Georgia"/>
          <w:spacing w:val="-16"/>
          <w:w w:val="90"/>
          <w:position w:val="-3"/>
          <w:sz w:val="12"/>
        </w:rPr>
        <w:t xml:space="preserve"> </w:t>
      </w:r>
      <w:r>
        <w:rPr>
          <w:rFonts w:ascii="Bookman Old Style" w:hAnsi="Bookman Old Style"/>
          <w:i/>
          <w:w w:val="90"/>
          <w:position w:val="-3"/>
          <w:sz w:val="12"/>
        </w:rPr>
        <w:t>A</w:t>
      </w:r>
      <w:r>
        <w:rPr>
          <w:rFonts w:ascii="Bookman Old Style" w:hAnsi="Bookman Old Style"/>
          <w:i/>
          <w:spacing w:val="-3"/>
          <w:w w:val="90"/>
          <w:position w:val="-3"/>
          <w:sz w:val="12"/>
        </w:rPr>
        <w:t xml:space="preserve"> </w:t>
      </w:r>
      <w:r>
        <w:rPr>
          <w:rFonts w:ascii="Bookman Old Style" w:hAnsi="Bookman Old Style"/>
          <w:i/>
          <w:w w:val="90"/>
          <w:sz w:val="16"/>
        </w:rPr>
        <w:t>m</w:t>
      </w:r>
      <w:r>
        <w:rPr>
          <w:rFonts w:ascii="Bookman Old Style" w:hAnsi="Bookman Old Style"/>
          <w:i/>
          <w:spacing w:val="8"/>
          <w:w w:val="90"/>
          <w:sz w:val="16"/>
        </w:rPr>
        <w:t xml:space="preserve"> </w:t>
      </w:r>
      <w:r>
        <w:rPr>
          <w:rFonts w:ascii="MS Gothic" w:hAnsi="MS Gothic"/>
          <w:w w:val="90"/>
          <w:sz w:val="16"/>
        </w:rPr>
        <w:t>(</w:t>
      </w:r>
      <w:r>
        <w:rPr>
          <w:rFonts w:ascii="MS Gothic" w:hAnsi="MS Gothic"/>
          <w:spacing w:val="-61"/>
          <w:w w:val="90"/>
          <w:sz w:val="16"/>
        </w:rPr>
        <w:t xml:space="preserve"> </w:t>
      </w:r>
      <w:r>
        <w:rPr>
          <w:rFonts w:ascii="Bookman Old Style" w:hAnsi="Bookman Old Style"/>
          <w:i/>
          <w:w w:val="90"/>
          <w:sz w:val="16"/>
        </w:rPr>
        <w:t>A</w:t>
      </w:r>
      <w:r>
        <w:rPr>
          <w:rFonts w:ascii="Bookman Old Style" w:hAnsi="Bookman Old Style"/>
          <w:i/>
          <w:spacing w:val="9"/>
          <w:w w:val="90"/>
          <w:sz w:val="16"/>
        </w:rPr>
        <w:t xml:space="preserve"> </w:t>
      </w:r>
      <w:r>
        <w:rPr>
          <w:rFonts w:ascii="MS Gothic" w:hAnsi="MS Gothic"/>
          <w:spacing w:val="1"/>
          <w:w w:val="90"/>
          <w:sz w:val="16"/>
        </w:rPr>
        <w:t>)</w:t>
      </w:r>
      <w:r>
        <w:rPr>
          <w:rFonts w:ascii="Bookman Old Style" w:hAnsi="Bookman Old Style"/>
          <w:i/>
          <w:w w:val="90"/>
          <w:sz w:val="16"/>
        </w:rPr>
        <w:t>m</w:t>
      </w:r>
      <w:r>
        <w:rPr>
          <w:rFonts w:ascii="Bookman Old Style" w:hAnsi="Bookman Old Style"/>
          <w:i/>
          <w:spacing w:val="9"/>
          <w:w w:val="90"/>
          <w:sz w:val="16"/>
        </w:rPr>
        <w:t xml:space="preserve"> </w:t>
      </w:r>
      <w:r>
        <w:rPr>
          <w:rFonts w:ascii="MS Gothic" w:hAnsi="MS Gothic"/>
          <w:w w:val="90"/>
          <w:sz w:val="16"/>
        </w:rPr>
        <w:t>(</w:t>
      </w:r>
      <w:r>
        <w:rPr>
          <w:rFonts w:ascii="MS Gothic" w:hAnsi="MS Gothic"/>
          <w:spacing w:val="-61"/>
          <w:w w:val="90"/>
          <w:sz w:val="16"/>
        </w:rPr>
        <w:t xml:space="preserve"> </w:t>
      </w:r>
      <w:r>
        <w:rPr>
          <w:rFonts w:ascii="Bookman Old Style" w:hAnsi="Bookman Old Style"/>
          <w:i/>
          <w:w w:val="90"/>
          <w:sz w:val="16"/>
        </w:rPr>
        <w:t>A</w:t>
      </w:r>
      <w:r>
        <w:rPr>
          <w:rFonts w:ascii="Bookman Old Style" w:hAnsi="Bookman Old Style"/>
          <w:i/>
          <w:spacing w:val="9"/>
          <w:w w:val="90"/>
          <w:sz w:val="16"/>
        </w:rPr>
        <w:t xml:space="preserve"> </w:t>
      </w:r>
      <w:r>
        <w:rPr>
          <w:rFonts w:ascii="MS Gothic" w:hAnsi="MS Gothic"/>
          <w:spacing w:val="9"/>
          <w:w w:val="90"/>
          <w:sz w:val="16"/>
        </w:rPr>
        <w:t>)</w:t>
      </w:r>
      <w:r>
        <w:rPr>
          <w:rFonts w:ascii="MS Gothic" w:hAnsi="MS Gothic"/>
          <w:spacing w:val="12"/>
          <w:w w:val="90"/>
          <w:sz w:val="16"/>
        </w:rPr>
        <w:t>···</w:t>
      </w:r>
      <w:r>
        <w:rPr>
          <w:rFonts w:ascii="Bookman Old Style" w:hAnsi="Bookman Old Style"/>
          <w:i/>
          <w:spacing w:val="6"/>
          <w:w w:val="90"/>
          <w:sz w:val="16"/>
        </w:rPr>
        <w:t>m</w:t>
      </w:r>
      <w:r>
        <w:rPr>
          <w:rFonts w:ascii="Bookman Old Style" w:hAnsi="Bookman Old Style"/>
          <w:i/>
          <w:spacing w:val="26"/>
          <w:w w:val="90"/>
          <w:sz w:val="16"/>
        </w:rPr>
        <w:t xml:space="preserve"> </w:t>
      </w:r>
      <w:r>
        <w:rPr>
          <w:rFonts w:ascii="MS Gothic" w:hAnsi="MS Gothic"/>
          <w:w w:val="90"/>
          <w:sz w:val="16"/>
        </w:rPr>
        <w:t>(</w:t>
      </w:r>
      <w:r>
        <w:rPr>
          <w:rFonts w:ascii="MS Gothic" w:hAnsi="MS Gothic"/>
          <w:spacing w:val="-61"/>
          <w:w w:val="90"/>
          <w:sz w:val="16"/>
        </w:rPr>
        <w:t xml:space="preserve"> </w:t>
      </w:r>
      <w:r>
        <w:rPr>
          <w:rFonts w:ascii="Bookman Old Style" w:hAnsi="Bookman Old Style"/>
          <w:i/>
          <w:w w:val="90"/>
          <w:sz w:val="16"/>
        </w:rPr>
        <w:t>A</w:t>
      </w:r>
      <w:r>
        <w:rPr>
          <w:rFonts w:ascii="Bookman Old Style" w:hAnsi="Bookman Old Style"/>
          <w:i/>
          <w:spacing w:val="28"/>
          <w:w w:val="90"/>
          <w:sz w:val="16"/>
        </w:rPr>
        <w:t xml:space="preserve"> </w:t>
      </w:r>
      <w:r>
        <w:rPr>
          <w:rFonts w:ascii="MS Gothic" w:hAnsi="MS Gothic"/>
          <w:w w:val="90"/>
          <w:sz w:val="16"/>
        </w:rPr>
        <w:t>)</w:t>
      </w:r>
    </w:p>
    <w:p w14:paraId="00D2BD23" w14:textId="77777777" w:rsidR="00996552" w:rsidRDefault="002D0D3F">
      <w:pPr>
        <w:pStyle w:val="a3"/>
        <w:spacing w:line="179" w:lineRule="exact"/>
        <w:ind w:left="0" w:right="255"/>
        <w:jc w:val="right"/>
        <w:rPr>
          <w:rFonts w:ascii="Times New Roman" w:eastAsia="Times New Roman" w:hAnsi="Times New Roman" w:cs="Times New Roman"/>
        </w:rPr>
      </w:pPr>
      <w:r>
        <w:br w:type="column"/>
      </w:r>
      <w:r>
        <w:rPr>
          <w:rFonts w:ascii="Times New Roman"/>
        </w:rPr>
        <w:lastRenderedPageBreak/>
        <w:t>(4.23)</w:t>
      </w:r>
    </w:p>
    <w:p w14:paraId="2FAE8790" w14:textId="77777777" w:rsidR="00996552" w:rsidRDefault="00996552">
      <w:pPr>
        <w:spacing w:line="179" w:lineRule="exact"/>
        <w:jc w:val="right"/>
        <w:rPr>
          <w:rFonts w:ascii="Times New Roman" w:eastAsia="Times New Roman" w:hAnsi="Times New Roman" w:cs="Times New Roman"/>
        </w:rPr>
        <w:sectPr w:rsidR="00996552">
          <w:type w:val="continuous"/>
          <w:pgSz w:w="11910" w:h="16840"/>
          <w:pgMar w:top="1580" w:right="1540" w:bottom="280" w:left="1680" w:header="720" w:footer="720" w:gutter="0"/>
          <w:cols w:num="4" w:space="720" w:equalWidth="0">
            <w:col w:w="2502" w:space="40"/>
            <w:col w:w="795" w:space="40"/>
            <w:col w:w="2419" w:space="267"/>
            <w:col w:w="2627"/>
          </w:cols>
        </w:sectPr>
      </w:pPr>
    </w:p>
    <w:p w14:paraId="55935A5B" w14:textId="77777777" w:rsidR="00996552" w:rsidRDefault="00025C9E">
      <w:pPr>
        <w:spacing w:line="43" w:lineRule="exact"/>
        <w:jc w:val="right"/>
        <w:rPr>
          <w:rFonts w:ascii="Bookman Old Style" w:eastAsia="Bookman Old Style" w:hAnsi="Bookman Old Style" w:cs="Bookman Old Style"/>
          <w:sz w:val="12"/>
          <w:szCs w:val="12"/>
        </w:rPr>
      </w:pPr>
      <w:r>
        <w:rPr>
          <w:rFonts w:eastAsiaTheme="minorHAnsi"/>
        </w:rPr>
        <w:lastRenderedPageBreak/>
        <w:pict w14:anchorId="4FF6F6FD">
          <v:group id="_x0000_s3304" style="position:absolute;left:0;text-align:left;margin-left:226.2pt;margin-top:8.35pt;width:147.55pt;height:.1pt;z-index:-277192;mso-position-horizontal-relative:page" coordorigin="4524,167" coordsize="2951,2">
            <v:shape id="_x0000_s3305" style="position:absolute;left:4524;top:167;width:2951;height:2" coordorigin="4524,167" coordsize="2951,0" path="m4524,167r2951,e" filled="f" strokeweight=".23706mm">
              <v:path arrowok="t"/>
            </v:shape>
            <w10:wrap anchorx="page"/>
          </v:group>
        </w:pict>
      </w:r>
      <w:r w:rsidR="002D0D3F">
        <w:rPr>
          <w:rFonts w:ascii="Palatino Linotype" w:eastAsia="Palatino Linotype" w:hAnsi="Palatino Linotype" w:cs="Palatino Linotype"/>
          <w:spacing w:val="3"/>
          <w:w w:val="85"/>
          <w:position w:val="-3"/>
          <w:sz w:val="12"/>
          <w:szCs w:val="12"/>
        </w:rPr>
        <w:t>1</w:t>
      </w:r>
      <w:r w:rsidR="002D0D3F">
        <w:rPr>
          <w:rFonts w:ascii="MS Gothic" w:eastAsia="MS Gothic" w:hAnsi="MS Gothic" w:cs="MS Gothic"/>
          <w:spacing w:val="5"/>
          <w:w w:val="85"/>
          <w:sz w:val="12"/>
          <w:szCs w:val="12"/>
        </w:rPr>
        <w:t>∩</w:t>
      </w:r>
      <w:r w:rsidR="002D0D3F">
        <w:rPr>
          <w:rFonts w:ascii="MS Gothic" w:eastAsia="MS Gothic" w:hAnsi="MS Gothic" w:cs="MS Gothic"/>
          <w:spacing w:val="1"/>
          <w:w w:val="85"/>
          <w:sz w:val="12"/>
          <w:szCs w:val="12"/>
        </w:rPr>
        <w:t xml:space="preserve"> </w:t>
      </w:r>
      <w:r w:rsidR="002D0D3F">
        <w:rPr>
          <w:rFonts w:ascii="Palatino Linotype" w:eastAsia="Palatino Linotype" w:hAnsi="Palatino Linotype" w:cs="Palatino Linotype"/>
          <w:spacing w:val="1"/>
          <w:w w:val="85"/>
          <w:position w:val="-3"/>
          <w:sz w:val="12"/>
          <w:szCs w:val="12"/>
        </w:rPr>
        <w:t>2</w:t>
      </w:r>
      <w:r w:rsidR="002D0D3F">
        <w:rPr>
          <w:rFonts w:ascii="MS Gothic" w:eastAsia="MS Gothic" w:hAnsi="MS Gothic" w:cs="MS Gothic"/>
          <w:spacing w:val="2"/>
          <w:w w:val="85"/>
          <w:sz w:val="12"/>
          <w:szCs w:val="12"/>
        </w:rPr>
        <w:t>∩</w:t>
      </w:r>
      <w:r w:rsidR="002D0D3F">
        <w:rPr>
          <w:rFonts w:ascii="MS Gothic" w:eastAsia="MS Gothic" w:hAnsi="MS Gothic" w:cs="MS Gothic"/>
          <w:spacing w:val="3"/>
          <w:w w:val="85"/>
          <w:sz w:val="12"/>
          <w:szCs w:val="12"/>
        </w:rPr>
        <w:t>···</w:t>
      </w:r>
      <w:r w:rsidR="002D0D3F">
        <w:rPr>
          <w:rFonts w:ascii="MS Gothic" w:eastAsia="MS Gothic" w:hAnsi="MS Gothic" w:cs="MS Gothic"/>
          <w:spacing w:val="2"/>
          <w:w w:val="85"/>
          <w:sz w:val="12"/>
          <w:szCs w:val="12"/>
        </w:rPr>
        <w:t>∩</w:t>
      </w:r>
      <w:r w:rsidR="002D0D3F">
        <w:rPr>
          <w:rFonts w:ascii="MS Gothic" w:eastAsia="MS Gothic" w:hAnsi="MS Gothic" w:cs="MS Gothic"/>
          <w:spacing w:val="3"/>
          <w:w w:val="85"/>
          <w:sz w:val="12"/>
          <w:szCs w:val="12"/>
        </w:rPr>
        <w:t xml:space="preserve"> </w:t>
      </w:r>
      <w:r w:rsidR="002D0D3F">
        <w:rPr>
          <w:rFonts w:ascii="Bookman Old Style" w:eastAsia="Bookman Old Style" w:hAnsi="Bookman Old Style" w:cs="Bookman Old Style"/>
          <w:i/>
          <w:w w:val="85"/>
          <w:position w:val="-3"/>
          <w:sz w:val="12"/>
          <w:szCs w:val="12"/>
        </w:rPr>
        <w:t>k</w:t>
      </w:r>
    </w:p>
    <w:p w14:paraId="10FE3F7F" w14:textId="77777777" w:rsidR="00996552" w:rsidRDefault="002D0D3F">
      <w:pPr>
        <w:tabs>
          <w:tab w:val="left" w:pos="1498"/>
          <w:tab w:val="left" w:pos="1768"/>
        </w:tabs>
        <w:spacing w:line="43" w:lineRule="exact"/>
        <w:ind w:left="331"/>
        <w:rPr>
          <w:rFonts w:ascii="Bookman Old Style" w:eastAsia="Bookman Old Style" w:hAnsi="Bookman Old Style" w:cs="Bookman Old Style"/>
          <w:sz w:val="12"/>
          <w:szCs w:val="12"/>
        </w:rPr>
      </w:pPr>
      <w:r>
        <w:br w:type="column"/>
      </w:r>
      <w:r>
        <w:rPr>
          <w:rFonts w:ascii="Palatino Linotype"/>
          <w:sz w:val="12"/>
        </w:rPr>
        <w:lastRenderedPageBreak/>
        <w:t xml:space="preserve">1     </w:t>
      </w:r>
      <w:r>
        <w:rPr>
          <w:rFonts w:ascii="Palatino Linotype"/>
          <w:spacing w:val="5"/>
          <w:sz w:val="12"/>
        </w:rPr>
        <w:t xml:space="preserve"> </w:t>
      </w:r>
      <w:r>
        <w:rPr>
          <w:rFonts w:ascii="Palatino Linotype"/>
          <w:sz w:val="12"/>
        </w:rPr>
        <w:t xml:space="preserve">1     </w:t>
      </w:r>
      <w:r>
        <w:rPr>
          <w:rFonts w:ascii="Palatino Linotype"/>
          <w:spacing w:val="15"/>
          <w:sz w:val="12"/>
        </w:rPr>
        <w:t xml:space="preserve"> </w:t>
      </w:r>
      <w:r>
        <w:rPr>
          <w:rFonts w:ascii="Palatino Linotype"/>
          <w:sz w:val="12"/>
        </w:rPr>
        <w:t xml:space="preserve">2     </w:t>
      </w:r>
      <w:r>
        <w:rPr>
          <w:rFonts w:ascii="Palatino Linotype"/>
          <w:spacing w:val="5"/>
          <w:sz w:val="12"/>
        </w:rPr>
        <w:t xml:space="preserve"> </w:t>
      </w:r>
      <w:r>
        <w:rPr>
          <w:rFonts w:ascii="Palatino Linotype"/>
          <w:sz w:val="12"/>
        </w:rPr>
        <w:t>2</w:t>
      </w:r>
      <w:r>
        <w:rPr>
          <w:rFonts w:ascii="Palatino Linotype"/>
          <w:sz w:val="12"/>
        </w:rPr>
        <w:tab/>
      </w:r>
      <w:r>
        <w:rPr>
          <w:rFonts w:ascii="Bookman Old Style"/>
          <w:i/>
          <w:w w:val="90"/>
          <w:sz w:val="12"/>
        </w:rPr>
        <w:t>k</w:t>
      </w:r>
      <w:r>
        <w:rPr>
          <w:rFonts w:ascii="Bookman Old Style"/>
          <w:i/>
          <w:w w:val="90"/>
          <w:sz w:val="12"/>
        </w:rPr>
        <w:tab/>
      </w:r>
      <w:r>
        <w:rPr>
          <w:rFonts w:ascii="Bookman Old Style"/>
          <w:i/>
          <w:sz w:val="12"/>
        </w:rPr>
        <w:t>k</w:t>
      </w:r>
    </w:p>
    <w:p w14:paraId="04D6B29F" w14:textId="77777777" w:rsidR="00996552" w:rsidRDefault="00996552">
      <w:pPr>
        <w:spacing w:line="43" w:lineRule="exact"/>
        <w:rPr>
          <w:rFonts w:ascii="Bookman Old Style" w:eastAsia="Bookman Old Style" w:hAnsi="Bookman Old Style" w:cs="Bookman Old Style"/>
          <w:sz w:val="12"/>
          <w:szCs w:val="12"/>
        </w:rPr>
        <w:sectPr w:rsidR="00996552">
          <w:type w:val="continuous"/>
          <w:pgSz w:w="11910" w:h="16840"/>
          <w:pgMar w:top="1580" w:right="1540" w:bottom="280" w:left="1680" w:header="720" w:footer="720" w:gutter="0"/>
          <w:cols w:num="2" w:space="720" w:equalWidth="0">
            <w:col w:w="3845" w:space="40"/>
            <w:col w:w="4805"/>
          </w:cols>
        </w:sectPr>
      </w:pPr>
    </w:p>
    <w:p w14:paraId="3B8F3C2D" w14:textId="77777777" w:rsidR="00996552" w:rsidRDefault="002D0D3F">
      <w:pPr>
        <w:tabs>
          <w:tab w:val="left" w:pos="6035"/>
        </w:tabs>
        <w:spacing w:line="314" w:lineRule="exact"/>
        <w:ind w:left="4159"/>
        <w:rPr>
          <w:rFonts w:ascii="Times New Roman" w:eastAsia="Times New Roman" w:hAnsi="Times New Roman" w:cs="Times New Roman"/>
          <w:sz w:val="24"/>
          <w:szCs w:val="24"/>
        </w:rPr>
      </w:pPr>
      <w:r>
        <w:rPr>
          <w:rFonts w:ascii="Palatino Linotype" w:eastAsia="Palatino Linotype" w:hAnsi="Palatino Linotype" w:cs="Palatino Linotype"/>
          <w:spacing w:val="1"/>
          <w:position w:val="-7"/>
          <w:sz w:val="16"/>
          <w:szCs w:val="16"/>
        </w:rPr>
        <w:lastRenderedPageBreak/>
        <w:t>1</w:t>
      </w:r>
      <w:r>
        <w:rPr>
          <w:rFonts w:ascii="MS Gothic" w:eastAsia="MS Gothic" w:hAnsi="MS Gothic" w:cs="MS Gothic"/>
          <w:position w:val="-7"/>
          <w:sz w:val="16"/>
          <w:szCs w:val="16"/>
        </w:rPr>
        <w:t>−</w:t>
      </w:r>
      <w:r>
        <w:rPr>
          <w:rFonts w:ascii="Bookman Old Style" w:eastAsia="Bookman Old Style" w:hAnsi="Bookman Old Style" w:cs="Bookman Old Style"/>
          <w:i/>
          <w:position w:val="-7"/>
          <w:sz w:val="16"/>
          <w:szCs w:val="16"/>
        </w:rPr>
        <w:t>K</w:t>
      </w:r>
      <w:r>
        <w:rPr>
          <w:rFonts w:ascii="Bookman Old Style" w:eastAsia="Bookman Old Style" w:hAnsi="Bookman Old Style" w:cs="Bookman Old Style"/>
          <w:i/>
          <w:position w:val="-7"/>
          <w:sz w:val="16"/>
          <w:szCs w:val="16"/>
        </w:rPr>
        <w:tab/>
      </w:r>
      <w:r>
        <w:rPr>
          <w:rFonts w:ascii="Times New Roman" w:eastAsia="Times New Roman" w:hAnsi="Times New Roman" w:cs="Times New Roman"/>
          <w:i/>
          <w:sz w:val="24"/>
          <w:szCs w:val="24"/>
        </w:rPr>
        <w:t>A</w:t>
      </w:r>
      <w:r>
        <w:rPr>
          <w:rFonts w:ascii="Times New Roman" w:eastAsia="Times New Roman" w:hAnsi="Times New Roman" w:cs="Times New Roman"/>
          <w:i/>
          <w:spacing w:val="-36"/>
          <w:sz w:val="24"/>
          <w:szCs w:val="24"/>
        </w:rPr>
        <w:t xml:space="preserve"> </w:t>
      </w:r>
      <w:r>
        <w:rPr>
          <w:rFonts w:ascii="宋体" w:eastAsia="宋体" w:hAnsi="宋体" w:cs="宋体"/>
          <w:w w:val="95"/>
          <w:sz w:val="24"/>
          <w:szCs w:val="24"/>
        </w:rPr>
        <w:t>丰</w:t>
      </w:r>
      <w:r>
        <w:rPr>
          <w:rFonts w:ascii="宋体" w:eastAsia="宋体" w:hAnsi="宋体" w:cs="宋体"/>
          <w:spacing w:val="-87"/>
          <w:w w:val="95"/>
          <w:sz w:val="24"/>
          <w:szCs w:val="24"/>
        </w:rPr>
        <w:t xml:space="preserve"> </w:t>
      </w:r>
      <w:r>
        <w:rPr>
          <w:rFonts w:ascii="Times New Roman" w:eastAsia="Times New Roman" w:hAnsi="Times New Roman" w:cs="Times New Roman"/>
          <w:sz w:val="24"/>
          <w:szCs w:val="24"/>
        </w:rPr>
        <w:t>Θ</w:t>
      </w:r>
    </w:p>
    <w:p w14:paraId="01046FF4" w14:textId="77777777" w:rsidR="00996552" w:rsidRDefault="002D0D3F">
      <w:pPr>
        <w:pStyle w:val="a3"/>
        <w:spacing w:before="128" w:line="288" w:lineRule="auto"/>
        <w:ind w:left="597" w:right="83"/>
        <w:rPr>
          <w:lang w:eastAsia="zh-CN"/>
        </w:rPr>
      </w:pPr>
      <w:r>
        <w:rPr>
          <w:lang w:eastAsia="zh-CN"/>
        </w:rPr>
        <w:t>式</w:t>
      </w:r>
      <w:hyperlink w:anchor="_bookmark112" w:history="1">
        <w:r>
          <w:rPr>
            <w:rFonts w:ascii="Times New Roman" w:eastAsia="Times New Roman" w:hAnsi="Times New Roman" w:cs="Times New Roman"/>
            <w:lang w:eastAsia="zh-CN"/>
          </w:rPr>
          <w:t>4.23</w:t>
        </w:r>
      </w:hyperlink>
      <w:r>
        <w:rPr>
          <w:lang w:eastAsia="zh-CN"/>
        </w:rPr>
        <w:t>中，</w:t>
      </w:r>
      <w:r>
        <w:rPr>
          <w:rFonts w:ascii="Times New Roman" w:eastAsia="Times New Roman" w:hAnsi="Times New Roman" w:cs="Times New Roman"/>
          <w:i/>
          <w:lang w:eastAsia="zh-CN"/>
        </w:rPr>
        <w:t>K</w:t>
      </w:r>
      <w:r>
        <w:rPr>
          <w:rFonts w:ascii="Times New Roman" w:eastAsia="Times New Roman" w:hAnsi="Times New Roman" w:cs="Times New Roman"/>
          <w:i/>
          <w:spacing w:val="18"/>
          <w:lang w:eastAsia="zh-CN"/>
        </w:rPr>
        <w:t xml:space="preserve"> </w:t>
      </w:r>
      <w:r>
        <w:rPr>
          <w:lang w:eastAsia="zh-CN"/>
        </w:rPr>
        <w:t>表示证据间的冲突系数，表示证据间的冲突系数。</w:t>
      </w:r>
      <w:r>
        <w:rPr>
          <w:spacing w:val="23"/>
          <w:lang w:eastAsia="zh-CN"/>
        </w:rPr>
        <w:t xml:space="preserve"> </w:t>
      </w:r>
      <w:r>
        <w:rPr>
          <w:lang w:eastAsia="zh-CN"/>
        </w:rPr>
        <w:t>式</w:t>
      </w:r>
      <w:hyperlink w:anchor="_bookmark112" w:history="1">
        <w:r>
          <w:rPr>
            <w:rFonts w:ascii="Times New Roman" w:eastAsia="Times New Roman" w:hAnsi="Times New Roman" w:cs="Times New Roman"/>
            <w:lang w:eastAsia="zh-CN"/>
          </w:rPr>
          <w:t>4.23</w:t>
        </w:r>
      </w:hyperlink>
      <w:r>
        <w:rPr>
          <w:lang w:eastAsia="zh-CN"/>
        </w:rPr>
        <w:t>融合公式需要满足两个条件</w:t>
      </w:r>
      <w:r>
        <w:rPr>
          <w:rFonts w:ascii="Times New Roman" w:eastAsia="Times New Roman" w:hAnsi="Times New Roman" w:cs="Times New Roman"/>
          <w:position w:val="9"/>
          <w:sz w:val="16"/>
          <w:szCs w:val="16"/>
          <w:lang w:eastAsia="zh-CN"/>
        </w:rPr>
        <w:t>[</w:t>
      </w:r>
      <w:hyperlink w:anchor="_bookmark219" w:history="1">
        <w:r>
          <w:rPr>
            <w:rFonts w:ascii="Times New Roman" w:eastAsia="Times New Roman" w:hAnsi="Times New Roman" w:cs="Times New Roman"/>
            <w:position w:val="9"/>
            <w:sz w:val="16"/>
            <w:szCs w:val="16"/>
            <w:lang w:eastAsia="zh-CN"/>
          </w:rPr>
          <w:t>76</w:t>
        </w:r>
      </w:hyperlink>
      <w:r>
        <w:rPr>
          <w:rFonts w:ascii="Times New Roman" w:eastAsia="Times New Roman" w:hAnsi="Times New Roman" w:cs="Times New Roman"/>
          <w:position w:val="9"/>
          <w:sz w:val="16"/>
          <w:szCs w:val="16"/>
          <w:lang w:eastAsia="zh-CN"/>
        </w:rPr>
        <w:t>]</w:t>
      </w:r>
      <w:r>
        <w:rPr>
          <w:lang w:eastAsia="zh-CN"/>
        </w:rPr>
        <w:t>：</w:t>
      </w:r>
    </w:p>
    <w:p w14:paraId="2247A2CF" w14:textId="77777777" w:rsidR="00996552" w:rsidRDefault="002D0D3F">
      <w:pPr>
        <w:pStyle w:val="a3"/>
        <w:spacing w:before="9"/>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7"/>
          <w:w w:val="90"/>
          <w:lang w:eastAsia="zh-CN"/>
        </w:rPr>
        <w:t xml:space="preserve"> </w:t>
      </w:r>
      <w:r>
        <w:rPr>
          <w:w w:val="90"/>
          <w:lang w:eastAsia="zh-CN"/>
        </w:rPr>
        <w:t>各证据间互不影响，数据信息相互独立。</w:t>
      </w:r>
    </w:p>
    <w:p w14:paraId="313D9766" w14:textId="77777777" w:rsidR="00996552" w:rsidRDefault="002D0D3F">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7"/>
          <w:w w:val="90"/>
          <w:lang w:eastAsia="zh-CN"/>
        </w:rPr>
        <w:t xml:space="preserve"> </w:t>
      </w:r>
      <w:r>
        <w:rPr>
          <w:w w:val="90"/>
          <w:lang w:eastAsia="zh-CN"/>
        </w:rPr>
        <w:t>辨识框架中各事件具有互斥性和完备性。</w:t>
      </w:r>
    </w:p>
    <w:p w14:paraId="22E5EBE0" w14:textId="77777777" w:rsidR="00996552" w:rsidRDefault="00996552">
      <w:pPr>
        <w:rPr>
          <w:lang w:eastAsia="zh-CN"/>
        </w:rPr>
        <w:sectPr w:rsidR="00996552">
          <w:type w:val="continuous"/>
          <w:pgSz w:w="11910" w:h="16840"/>
          <w:pgMar w:top="1580" w:right="1540" w:bottom="280" w:left="1680" w:header="720" w:footer="720" w:gutter="0"/>
          <w:cols w:space="720"/>
        </w:sectPr>
      </w:pPr>
    </w:p>
    <w:p w14:paraId="6996BAF7" w14:textId="77777777" w:rsidR="00996552" w:rsidRDefault="00996552">
      <w:pPr>
        <w:rPr>
          <w:rFonts w:ascii="宋体" w:eastAsia="宋体" w:hAnsi="宋体" w:cs="宋体"/>
          <w:sz w:val="15"/>
          <w:szCs w:val="15"/>
          <w:lang w:eastAsia="zh-CN"/>
        </w:rPr>
      </w:pPr>
    </w:p>
    <w:p w14:paraId="568F7BF8" w14:textId="77777777" w:rsidR="00996552" w:rsidRDefault="002D0D3F">
      <w:pPr>
        <w:tabs>
          <w:tab w:val="left" w:pos="997"/>
        </w:tabs>
        <w:spacing w:before="13"/>
        <w:ind w:left="597" w:hanging="480"/>
        <w:rPr>
          <w:rFonts w:ascii="宋体" w:eastAsia="宋体" w:hAnsi="宋体" w:cs="宋体"/>
          <w:sz w:val="28"/>
          <w:szCs w:val="28"/>
          <w:lang w:eastAsia="zh-CN"/>
        </w:rPr>
      </w:pPr>
      <w:bookmarkStart w:id="177" w:name="4.4.2_脆弱性量化评估一级指标融合"/>
      <w:bookmarkStart w:id="178" w:name="_bookmark113"/>
      <w:bookmarkEnd w:id="177"/>
      <w:bookmarkEnd w:id="178"/>
      <w:r>
        <w:rPr>
          <w:rFonts w:ascii="Times New Roman" w:eastAsia="Times New Roman" w:hAnsi="Times New Roman" w:cs="Times New Roman"/>
          <w:sz w:val="30"/>
          <w:szCs w:val="30"/>
          <w:lang w:eastAsia="zh-CN"/>
        </w:rPr>
        <w:t>4.4.2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脆弱性量化评估一级指标融合</w:t>
      </w:r>
    </w:p>
    <w:p w14:paraId="5993C058" w14:textId="77777777" w:rsidR="00996552" w:rsidRDefault="00996552">
      <w:pPr>
        <w:rPr>
          <w:rFonts w:ascii="宋体" w:eastAsia="宋体" w:hAnsi="宋体" w:cs="宋体"/>
          <w:sz w:val="21"/>
          <w:szCs w:val="21"/>
          <w:lang w:eastAsia="zh-CN"/>
        </w:rPr>
      </w:pPr>
    </w:p>
    <w:p w14:paraId="1446D55A" w14:textId="77777777" w:rsidR="00996552" w:rsidRDefault="002D0D3F">
      <w:pPr>
        <w:pStyle w:val="a3"/>
        <w:spacing w:line="400" w:lineRule="exact"/>
        <w:ind w:right="115" w:firstLine="480"/>
        <w:jc w:val="both"/>
        <w:rPr>
          <w:lang w:eastAsia="zh-CN"/>
        </w:rPr>
      </w:pPr>
      <w:r>
        <w:rPr>
          <w:lang w:eastAsia="zh-CN"/>
        </w:rPr>
        <w:t>在本文中</w:t>
      </w:r>
      <w:r>
        <w:rPr>
          <w:spacing w:val="-45"/>
          <w:lang w:eastAsia="zh-CN"/>
        </w:rPr>
        <w:t>，</w:t>
      </w:r>
      <w:r>
        <w:rPr>
          <w:lang w:eastAsia="zh-CN"/>
        </w:rPr>
        <w:t>电力系统脆弱性分结构和状态两方面进行研究</w:t>
      </w:r>
      <w:r>
        <w:rPr>
          <w:spacing w:val="-45"/>
          <w:lang w:eastAsia="zh-CN"/>
        </w:rPr>
        <w:t>，</w:t>
      </w:r>
      <w:r>
        <w:rPr>
          <w:lang w:eastAsia="zh-CN"/>
        </w:rPr>
        <w:t>通过客观赋权融 合方法分别得到结构指标</w:t>
      </w:r>
      <w:r>
        <w:rPr>
          <w:spacing w:val="-66"/>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32"/>
          <w:position w:val="-3"/>
          <w:sz w:val="16"/>
          <w:szCs w:val="16"/>
          <w:lang w:eastAsia="zh-CN"/>
        </w:rPr>
        <w:t xml:space="preserve"> </w:t>
      </w:r>
      <w:r>
        <w:rPr>
          <w:lang w:eastAsia="zh-CN"/>
        </w:rPr>
        <w:t>和状态指标</w:t>
      </w:r>
      <w:r>
        <w:rPr>
          <w:spacing w:val="-64"/>
          <w:lang w:eastAsia="zh-CN"/>
        </w:rPr>
        <w:t xml:space="preserve"> </w:t>
      </w:r>
      <w:r>
        <w:rPr>
          <w:rFonts w:ascii="Times New Roman" w:eastAsia="Times New Roman" w:hAnsi="Times New Roman" w:cs="Times New Roman"/>
          <w:i/>
          <w:spacing w:val="-1"/>
          <w:lang w:eastAsia="zh-CN"/>
        </w:rPr>
        <w:t>V</w:t>
      </w:r>
      <w:r>
        <w:rPr>
          <w:rFonts w:ascii="Palatino Linotype" w:eastAsia="Palatino Linotype" w:hAnsi="Palatino Linotype" w:cs="Palatino Linotype"/>
          <w:spacing w:val="-1"/>
          <w:position w:val="-3"/>
          <w:sz w:val="16"/>
          <w:szCs w:val="16"/>
          <w:lang w:eastAsia="zh-CN"/>
        </w:rPr>
        <w:t>2</w:t>
      </w:r>
      <w:r>
        <w:rPr>
          <w:spacing w:val="-1"/>
          <w:lang w:eastAsia="zh-CN"/>
        </w:rPr>
        <w:t>，这两个指标分别从两个完全不同的</w:t>
      </w:r>
      <w:r>
        <w:rPr>
          <w:spacing w:val="27"/>
          <w:lang w:eastAsia="zh-CN"/>
        </w:rPr>
        <w:t xml:space="preserve"> </w:t>
      </w:r>
      <w:r>
        <w:rPr>
          <w:lang w:eastAsia="zh-CN"/>
        </w:rPr>
        <w:t>方面对系统脆弱性问题展开分析的</w:t>
      </w:r>
      <w:r>
        <w:rPr>
          <w:spacing w:val="-45"/>
          <w:lang w:eastAsia="zh-CN"/>
        </w:rPr>
        <w:t>，</w:t>
      </w:r>
      <w:r>
        <w:rPr>
          <w:lang w:eastAsia="zh-CN"/>
        </w:rPr>
        <w:t>因此</w:t>
      </w:r>
      <w:r>
        <w:rPr>
          <w:spacing w:val="-45"/>
          <w:lang w:eastAsia="zh-CN"/>
        </w:rPr>
        <w:t>，</w:t>
      </w:r>
      <w:r>
        <w:rPr>
          <w:lang w:eastAsia="zh-CN"/>
        </w:rPr>
        <w:t>可将这两个一级指标视为两条独立的 证据</w:t>
      </w:r>
      <w:r>
        <w:rPr>
          <w:spacing w:val="-48"/>
          <w:lang w:eastAsia="zh-CN"/>
        </w:rPr>
        <w:t>，</w:t>
      </w:r>
      <w:r>
        <w:rPr>
          <w:lang w:eastAsia="zh-CN"/>
        </w:rPr>
        <w:t>它们分别从不同方面对系统脆弱性这一不确定性事件进行描述评估</w:t>
      </w:r>
      <w:r>
        <w:rPr>
          <w:spacing w:val="-41"/>
          <w:lang w:eastAsia="zh-CN"/>
        </w:rPr>
        <w:t>。</w:t>
      </w:r>
      <w:r>
        <w:rPr>
          <w:lang w:eastAsia="zh-CN"/>
        </w:rPr>
        <w:t xml:space="preserve">鉴于 </w:t>
      </w:r>
      <w:r>
        <w:rPr>
          <w:rFonts w:ascii="Times New Roman" w:eastAsia="Times New Roman" w:hAnsi="Times New Roman" w:cs="Times New Roman"/>
          <w:lang w:eastAsia="zh-CN"/>
        </w:rPr>
        <w:t>D-S</w:t>
      </w:r>
      <w:r>
        <w:rPr>
          <w:rFonts w:ascii="Times New Roman" w:eastAsia="Times New Roman" w:hAnsi="Times New Roman" w:cs="Times New Roman"/>
          <w:spacing w:val="-8"/>
          <w:lang w:eastAsia="zh-CN"/>
        </w:rPr>
        <w:t xml:space="preserve"> </w:t>
      </w:r>
      <w:r>
        <w:rPr>
          <w:lang w:eastAsia="zh-CN"/>
        </w:rPr>
        <w:t>证据理论是用于处理不确定性问题的完备理论</w:t>
      </w:r>
      <w:r>
        <w:rPr>
          <w:spacing w:val="-48"/>
          <w:lang w:eastAsia="zh-CN"/>
        </w:rPr>
        <w:t>，</w:t>
      </w:r>
      <w:r>
        <w:rPr>
          <w:lang w:eastAsia="zh-CN"/>
        </w:rPr>
        <w:t>所以对于电力系统脆弱性的 综合评价问题满足</w:t>
      </w:r>
      <w:r>
        <w:rPr>
          <w:spacing w:val="-60"/>
          <w:lang w:eastAsia="zh-CN"/>
        </w:rPr>
        <w:t xml:space="preserve"> </w:t>
      </w:r>
      <w:r>
        <w:rPr>
          <w:rFonts w:ascii="Times New Roman" w:eastAsia="Times New Roman" w:hAnsi="Times New Roman" w:cs="Times New Roman"/>
          <w:lang w:eastAsia="zh-CN"/>
        </w:rPr>
        <w:t xml:space="preserve">D-S </w:t>
      </w:r>
      <w:r>
        <w:rPr>
          <w:lang w:eastAsia="zh-CN"/>
        </w:rPr>
        <w:t>证据理论的约束条件。</w:t>
      </w:r>
    </w:p>
    <w:p w14:paraId="7C7387F4" w14:textId="77777777" w:rsidR="00996552" w:rsidRDefault="002D0D3F">
      <w:pPr>
        <w:pStyle w:val="a3"/>
        <w:spacing w:before="39" w:line="305" w:lineRule="auto"/>
        <w:ind w:right="115" w:firstLine="480"/>
        <w:jc w:val="both"/>
        <w:rPr>
          <w:lang w:eastAsia="zh-CN"/>
        </w:rPr>
      </w:pPr>
      <w:r>
        <w:rPr>
          <w:lang w:eastAsia="zh-CN"/>
        </w:rPr>
        <w:t>由上述分析可知</w:t>
      </w:r>
      <w:r>
        <w:rPr>
          <w:spacing w:val="-45"/>
          <w:lang w:eastAsia="zh-CN"/>
        </w:rPr>
        <w:t>，</w:t>
      </w:r>
      <w:r>
        <w:rPr>
          <w:lang w:eastAsia="zh-CN"/>
        </w:rPr>
        <w:t>电力系统脆弱性辨识框架由两个事件构成完备事件集</w:t>
      </w:r>
      <w:r>
        <w:rPr>
          <w:spacing w:val="-45"/>
          <w:lang w:eastAsia="zh-CN"/>
        </w:rPr>
        <w:t>：</w:t>
      </w:r>
      <w:r>
        <w:rPr>
          <w:lang w:eastAsia="zh-CN"/>
        </w:rPr>
        <w:t xml:space="preserve">脆 </w:t>
      </w:r>
      <w:r>
        <w:rPr>
          <w:spacing w:val="3"/>
          <w:lang w:eastAsia="zh-CN"/>
        </w:rPr>
        <w:t>弱和非脆弱。结构脆弱性指标和状态脆弱性指标可作为指向系统脆弱性的两条</w:t>
      </w:r>
      <w:r>
        <w:rPr>
          <w:spacing w:val="51"/>
          <w:lang w:eastAsia="zh-CN"/>
        </w:rPr>
        <w:t xml:space="preserve"> </w:t>
      </w:r>
      <w:r>
        <w:rPr>
          <w:lang w:eastAsia="zh-CN"/>
        </w:rPr>
        <w:t>独立的证据，其中概率赋值函数（</w:t>
      </w:r>
      <w:r>
        <w:rPr>
          <w:rFonts w:ascii="Times New Roman" w:eastAsia="Times New Roman" w:hAnsi="Times New Roman" w:cs="Times New Roman"/>
          <w:lang w:eastAsia="zh-CN"/>
        </w:rPr>
        <w:t>B</w:t>
      </w:r>
      <w:r>
        <w:rPr>
          <w:rFonts w:ascii="Times New Roman" w:eastAsia="Times New Roman" w:hAnsi="Times New Roman" w:cs="Times New Roman"/>
          <w:spacing w:val="-22"/>
          <w:lang w:eastAsia="zh-CN"/>
        </w:rPr>
        <w:t>P</w:t>
      </w:r>
      <w:r>
        <w:rPr>
          <w:rFonts w:ascii="Times New Roman" w:eastAsia="Times New Roman" w:hAnsi="Times New Roman" w:cs="Times New Roman"/>
          <w:spacing w:val="-1"/>
          <w:lang w:eastAsia="zh-CN"/>
        </w:rPr>
        <w:t>A</w:t>
      </w:r>
      <w:r>
        <w:rPr>
          <w:lang w:eastAsia="zh-CN"/>
        </w:rPr>
        <w:t>）可用指标概率值</w:t>
      </w:r>
      <w:r>
        <w:rPr>
          <w:spacing w:val="-54"/>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6"/>
          <w:lang w:eastAsia="zh-CN"/>
        </w:rPr>
        <w:t xml:space="preserve"> </w:t>
      </w:r>
      <w:r>
        <w:rPr>
          <w:lang w:eastAsia="zh-CN"/>
        </w:rPr>
        <w:t>表示：</w:t>
      </w:r>
    </w:p>
    <w:p w14:paraId="7733868F" w14:textId="77777777" w:rsidR="00996552" w:rsidRDefault="002D0D3F">
      <w:pPr>
        <w:spacing w:line="392" w:lineRule="exact"/>
        <w:ind w:left="345" w:right="414"/>
        <w:jc w:val="center"/>
        <w:rPr>
          <w:rFonts w:ascii="Palatino Linotype" w:eastAsia="Palatino Linotype" w:hAnsi="Palatino Linotype" w:cs="Palatino Linotype"/>
          <w:sz w:val="24"/>
          <w:szCs w:val="24"/>
          <w:lang w:eastAsia="zh-CN"/>
        </w:rPr>
      </w:pPr>
      <w:bookmarkStart w:id="179" w:name="_bookmark114"/>
      <w:bookmarkEnd w:id="179"/>
      <w:r>
        <w:rPr>
          <w:rFonts w:ascii="宋体" w:eastAsia="宋体" w:hAnsi="宋体" w:cs="宋体"/>
          <w:position w:val="23"/>
          <w:sz w:val="24"/>
          <w:szCs w:val="24"/>
          <w:lang w:eastAsia="zh-CN"/>
        </w:rPr>
        <w:t>(</w:t>
      </w:r>
      <w:r>
        <w:rPr>
          <w:rFonts w:ascii="宋体" w:eastAsia="宋体" w:hAnsi="宋体" w:cs="宋体"/>
          <w:spacing w:val="-46"/>
          <w:position w:val="23"/>
          <w:sz w:val="24"/>
          <w:szCs w:val="24"/>
          <w:lang w:eastAsia="zh-CN"/>
        </w:rPr>
        <w:t xml:space="preserve"> </w:t>
      </w:r>
      <w:r>
        <w:rPr>
          <w:rFonts w:ascii="Times New Roman" w:eastAsia="Times New Roman" w:hAnsi="Times New Roman" w:cs="Times New Roman"/>
          <w:i/>
          <w:spacing w:val="-10"/>
          <w:sz w:val="24"/>
          <w:szCs w:val="24"/>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19"/>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
          <w:sz w:val="24"/>
          <w:szCs w:val="24"/>
          <w:lang w:eastAsia="zh-CN"/>
        </w:rPr>
        <w:t xml:space="preserve"> </w:t>
      </w:r>
      <w:r>
        <w:rPr>
          <w:rFonts w:ascii="Times New Roman" w:eastAsia="Times New Roman" w:hAnsi="Times New Roman" w:cs="Times New Roman"/>
          <w:i/>
          <w:spacing w:val="-4"/>
          <w:sz w:val="24"/>
          <w:szCs w:val="24"/>
          <w:lang w:eastAsia="zh-CN"/>
        </w:rPr>
        <w:t>P</w:t>
      </w:r>
      <w:r>
        <w:rPr>
          <w:rFonts w:ascii="Palatino Linotype" w:eastAsia="Palatino Linotype" w:hAnsi="Palatino Linotype" w:cs="Palatino Linotype"/>
          <w:spacing w:val="-5"/>
          <w:position w:val="-3"/>
          <w:sz w:val="16"/>
          <w:szCs w:val="16"/>
          <w:lang w:eastAsia="zh-CN"/>
        </w:rPr>
        <w:t>1</w:t>
      </w:r>
      <w:r>
        <w:rPr>
          <w:rFonts w:ascii="Palatino Linotype" w:eastAsia="Palatino Linotype" w:hAnsi="Palatino Linotype" w:cs="Palatino Linotype"/>
          <w:spacing w:val="9"/>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79"/>
          <w:sz w:val="24"/>
          <w:szCs w:val="24"/>
          <w:lang w:eastAsia="zh-CN"/>
        </w:rPr>
        <w:t xml:space="preserve"> </w:t>
      </w:r>
      <w:r>
        <w:rPr>
          <w:rFonts w:ascii="Palatino Linotype" w:eastAsia="Palatino Linotype" w:hAnsi="Palatino Linotype" w:cs="Palatino Linotype"/>
          <w:sz w:val="24"/>
          <w:szCs w:val="24"/>
          <w:lang w:eastAsia="zh-CN"/>
        </w:rPr>
        <w:t>100%</w:t>
      </w:r>
    </w:p>
    <w:p w14:paraId="0EBE23F3" w14:textId="77777777" w:rsidR="00996552" w:rsidRDefault="00996552">
      <w:pPr>
        <w:spacing w:line="392" w:lineRule="exact"/>
        <w:jc w:val="center"/>
        <w:rPr>
          <w:rFonts w:ascii="Palatino Linotype" w:eastAsia="Palatino Linotype" w:hAnsi="Palatino Linotype" w:cs="Palatino Linotype"/>
          <w:sz w:val="24"/>
          <w:szCs w:val="24"/>
          <w:lang w:eastAsia="zh-CN"/>
        </w:rPr>
        <w:sectPr w:rsidR="00996552">
          <w:pgSz w:w="11910" w:h="16840"/>
          <w:pgMar w:top="1140" w:right="1680" w:bottom="1280" w:left="1680" w:header="871" w:footer="1095" w:gutter="0"/>
          <w:cols w:space="720"/>
        </w:sectPr>
      </w:pPr>
    </w:p>
    <w:p w14:paraId="2F75C877" w14:textId="77777777" w:rsidR="00996552" w:rsidRDefault="002D0D3F">
      <w:pPr>
        <w:spacing w:before="127"/>
        <w:jc w:val="right"/>
        <w:rPr>
          <w:rFonts w:ascii="Palatino Linotype" w:eastAsia="Palatino Linotype" w:hAnsi="Palatino Linotype" w:cs="Palatino Linotype"/>
          <w:sz w:val="24"/>
          <w:szCs w:val="24"/>
          <w:lang w:eastAsia="zh-CN"/>
        </w:rPr>
      </w:pPr>
      <w:r>
        <w:rPr>
          <w:rFonts w:ascii="Times New Roman" w:eastAsia="Times New Roman" w:hAnsi="Times New Roman" w:cs="Times New Roman"/>
          <w:i/>
          <w:spacing w:val="-10"/>
          <w:sz w:val="24"/>
          <w:szCs w:val="24"/>
          <w:lang w:eastAsia="zh-CN"/>
        </w:rPr>
        <w:lastRenderedPageBreak/>
        <w:t>V</w:t>
      </w:r>
      <w:r>
        <w:rPr>
          <w:rFonts w:ascii="Palatino Linotype" w:eastAsia="Palatino Linotype" w:hAnsi="Palatino Linotype" w:cs="Palatino Linotype"/>
          <w:spacing w:val="-11"/>
          <w:position w:val="-3"/>
          <w:sz w:val="16"/>
          <w:szCs w:val="16"/>
          <w:lang w:eastAsia="zh-CN"/>
        </w:rPr>
        <w:t>2</w:t>
      </w:r>
      <w:r>
        <w:rPr>
          <w:rFonts w:ascii="Palatino Linotype" w:eastAsia="Palatino Linotype" w:hAnsi="Palatino Linotype" w:cs="Palatino Linotype"/>
          <w:spacing w:val="8"/>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2"/>
          <w:sz w:val="24"/>
          <w:szCs w:val="24"/>
          <w:lang w:eastAsia="zh-CN"/>
        </w:rPr>
        <w:t xml:space="preserve"> </w:t>
      </w:r>
      <w:r>
        <w:rPr>
          <w:rFonts w:ascii="Times New Roman" w:eastAsia="Times New Roman" w:hAnsi="Times New Roman" w:cs="Times New Roman"/>
          <w:i/>
          <w:spacing w:val="-4"/>
          <w:sz w:val="24"/>
          <w:szCs w:val="24"/>
          <w:lang w:eastAsia="zh-CN"/>
        </w:rPr>
        <w:t>P</w:t>
      </w:r>
      <w:r>
        <w:rPr>
          <w:rFonts w:ascii="Palatino Linotype" w:eastAsia="Palatino Linotype" w:hAnsi="Palatino Linotype" w:cs="Palatino Linotype"/>
          <w:spacing w:val="-5"/>
          <w:position w:val="-3"/>
          <w:sz w:val="16"/>
          <w:szCs w:val="16"/>
          <w:lang w:eastAsia="zh-CN"/>
        </w:rPr>
        <w:t>2</w:t>
      </w:r>
      <w:r>
        <w:rPr>
          <w:rFonts w:ascii="Palatino Linotype" w:eastAsia="Palatino Linotype" w:hAnsi="Palatino Linotype" w:cs="Palatino Linotype"/>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87"/>
          <w:sz w:val="24"/>
          <w:szCs w:val="24"/>
          <w:lang w:eastAsia="zh-CN"/>
        </w:rPr>
        <w:t xml:space="preserve"> </w:t>
      </w:r>
      <w:r>
        <w:rPr>
          <w:rFonts w:ascii="Palatino Linotype" w:eastAsia="Palatino Linotype" w:hAnsi="Palatino Linotype" w:cs="Palatino Linotype"/>
          <w:sz w:val="24"/>
          <w:szCs w:val="24"/>
          <w:lang w:eastAsia="zh-CN"/>
        </w:rPr>
        <w:t>100%</w:t>
      </w:r>
    </w:p>
    <w:p w14:paraId="549856FE" w14:textId="77777777" w:rsidR="00996552" w:rsidRDefault="002D0D3F">
      <w:pPr>
        <w:pStyle w:val="a3"/>
        <w:spacing w:before="169" w:line="260" w:lineRule="auto"/>
        <w:ind w:left="597" w:right="480"/>
        <w:rPr>
          <w:lang w:eastAsia="zh-CN"/>
        </w:rPr>
      </w:pPr>
      <w:r>
        <w:rPr>
          <w:lang w:eastAsia="zh-CN"/>
        </w:rPr>
        <w:t>式</w:t>
      </w:r>
      <w:hyperlink w:anchor="_bookmark114" w:history="1">
        <w:r>
          <w:rPr>
            <w:rFonts w:ascii="Times New Roman" w:eastAsia="Times New Roman" w:hAnsi="Times New Roman" w:cs="Times New Roman"/>
            <w:lang w:eastAsia="zh-CN"/>
          </w:rPr>
          <w:t>4.24</w:t>
        </w:r>
      </w:hyperlink>
      <w:r>
        <w:rPr>
          <w:lang w:eastAsia="zh-CN"/>
        </w:rPr>
        <w:t>中，指标概率值</w:t>
      </w:r>
      <w:r>
        <w:rPr>
          <w:spacing w:val="-72"/>
          <w:lang w:eastAsia="zh-CN"/>
        </w:rPr>
        <w:t xml:space="preserve"> </w:t>
      </w:r>
      <w:r>
        <w:rPr>
          <w:rFonts w:ascii="Times New Roman" w:eastAsia="Times New Roman" w:hAnsi="Times New Roman" w:cs="Times New Roman"/>
          <w:i/>
          <w:spacing w:val="-3"/>
          <w:lang w:eastAsia="zh-CN"/>
        </w:rPr>
        <w:t>P</w:t>
      </w:r>
      <w:r>
        <w:rPr>
          <w:rFonts w:ascii="Palatino Linotype" w:eastAsia="Palatino Linotype" w:hAnsi="Palatino Linotype" w:cs="Palatino Linotype"/>
          <w:spacing w:val="-3"/>
          <w:position w:val="-3"/>
          <w:sz w:val="16"/>
          <w:szCs w:val="16"/>
          <w:lang w:eastAsia="zh-CN"/>
        </w:rPr>
        <w:t>1</w:t>
      </w:r>
      <w:r>
        <w:rPr>
          <w:rFonts w:ascii="Times New Roman" w:eastAsia="Times New Roman" w:hAnsi="Times New Roman" w:cs="Times New Roman"/>
          <w:spacing w:val="-3"/>
          <w:lang w:eastAsia="zh-CN"/>
        </w:rPr>
        <w:t>,</w:t>
      </w:r>
      <w:r>
        <w:rPr>
          <w:rFonts w:ascii="Times New Roman" w:eastAsia="Times New Roman" w:hAnsi="Times New Roman" w:cs="Times New Roman"/>
          <w:spacing w:val="-33"/>
          <w:lang w:eastAsia="zh-CN"/>
        </w:rPr>
        <w:t xml:space="preserve"> </w:t>
      </w:r>
      <w:r>
        <w:rPr>
          <w:rFonts w:ascii="Times New Roman" w:eastAsia="Times New Roman" w:hAnsi="Times New Roman" w:cs="Times New Roman"/>
          <w:i/>
          <w:spacing w:val="-4"/>
          <w:lang w:eastAsia="zh-CN"/>
        </w:rPr>
        <w:t>P</w:t>
      </w:r>
      <w:r>
        <w:rPr>
          <w:rFonts w:ascii="Palatino Linotype" w:eastAsia="Palatino Linotype" w:hAnsi="Palatino Linotype" w:cs="Palatino Linotype"/>
          <w:spacing w:val="-5"/>
          <w:position w:val="-3"/>
          <w:sz w:val="16"/>
          <w:szCs w:val="16"/>
          <w:lang w:eastAsia="zh-CN"/>
        </w:rPr>
        <w:t>2</w:t>
      </w:r>
      <w:r>
        <w:rPr>
          <w:rFonts w:ascii="Palatino Linotype" w:eastAsia="Palatino Linotype" w:hAnsi="Palatino Linotype" w:cs="Palatino Linotype"/>
          <w:spacing w:val="15"/>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72"/>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38"/>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lang w:eastAsia="zh-CN"/>
        </w:rPr>
        <w:t>。</w:t>
      </w:r>
      <w:r>
        <w:rPr>
          <w:spacing w:val="24"/>
          <w:lang w:eastAsia="zh-CN"/>
        </w:rPr>
        <w:t xml:space="preserve"> </w:t>
      </w:r>
      <w:r>
        <w:rPr>
          <w:lang w:eastAsia="zh-CN"/>
        </w:rPr>
        <w:t>电力系统脆弱性辨识框架可定义为：</w:t>
      </w:r>
    </w:p>
    <w:p w14:paraId="734E3F56" w14:textId="77777777" w:rsidR="00996552" w:rsidRDefault="002D0D3F">
      <w:pPr>
        <w:pStyle w:val="a3"/>
        <w:spacing w:line="241" w:lineRule="exact"/>
        <w:ind w:left="597"/>
        <w:rPr>
          <w:rFonts w:ascii="Times New Roman" w:eastAsia="Times New Roman" w:hAnsi="Times New Roman" w:cs="Times New Roman"/>
        </w:rPr>
      </w:pPr>
      <w:r>
        <w:rPr>
          <w:lang w:eastAsia="zh-CN"/>
        </w:rPr>
        <w:br w:type="column"/>
      </w:r>
      <w:r>
        <w:rPr>
          <w:rFonts w:ascii="Times New Roman"/>
        </w:rPr>
        <w:lastRenderedPageBreak/>
        <w:t>(4.24)</w:t>
      </w:r>
    </w:p>
    <w:p w14:paraId="1BE0CA1E" w14:textId="77777777" w:rsidR="00996552" w:rsidRDefault="00996552">
      <w:pPr>
        <w:spacing w:line="241" w:lineRule="exac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5133" w:space="2119"/>
            <w:col w:w="1298"/>
          </w:cols>
        </w:sectPr>
      </w:pPr>
    </w:p>
    <w:p w14:paraId="19B6AEC0" w14:textId="77777777" w:rsidR="00996552" w:rsidRDefault="00996552">
      <w:pPr>
        <w:spacing w:before="3"/>
        <w:rPr>
          <w:rFonts w:ascii="Times New Roman" w:eastAsia="Times New Roman" w:hAnsi="Times New Roman" w:cs="Times New Roman"/>
        </w:rPr>
      </w:pPr>
    </w:p>
    <w:p w14:paraId="105ACB07" w14:textId="77777777" w:rsidR="00996552" w:rsidRDefault="002D0D3F">
      <w:pPr>
        <w:tabs>
          <w:tab w:val="left" w:pos="7848"/>
        </w:tabs>
        <w:spacing w:before="5"/>
        <w:ind w:left="2813"/>
        <w:rPr>
          <w:rFonts w:ascii="Times New Roman" w:eastAsia="Times New Roman" w:hAnsi="Times New Roman" w:cs="Times New Roman"/>
          <w:sz w:val="24"/>
          <w:szCs w:val="24"/>
        </w:rPr>
      </w:pPr>
      <w:r>
        <w:rPr>
          <w:rFonts w:ascii="Times New Roman" w:hAnsi="Times New Roman"/>
          <w:position w:val="4"/>
          <w:sz w:val="24"/>
        </w:rPr>
        <w:t>Θ</w:t>
      </w:r>
      <w:r>
        <w:rPr>
          <w:rFonts w:ascii="Times New Roman" w:hAnsi="Times New Roman"/>
          <w:spacing w:val="-34"/>
          <w:position w:val="4"/>
          <w:sz w:val="24"/>
        </w:rPr>
        <w:t xml:space="preserve"> </w:t>
      </w:r>
      <w:r>
        <w:rPr>
          <w:rFonts w:ascii="Georgia" w:hAnsi="Georgia"/>
          <w:position w:val="4"/>
          <w:sz w:val="24"/>
        </w:rPr>
        <w:t>=</w:t>
      </w:r>
      <w:r>
        <w:rPr>
          <w:rFonts w:ascii="Georgia" w:hAnsi="Georgia"/>
          <w:spacing w:val="-29"/>
          <w:position w:val="4"/>
          <w:sz w:val="24"/>
        </w:rPr>
        <w:t xml:space="preserve"> </w:t>
      </w:r>
      <w:r>
        <w:rPr>
          <w:rFonts w:ascii="MS Gothic" w:hAnsi="MS Gothic"/>
          <w:spacing w:val="-3"/>
          <w:position w:val="4"/>
          <w:sz w:val="24"/>
        </w:rPr>
        <w:t>{</w:t>
      </w:r>
      <w:r>
        <w:rPr>
          <w:rFonts w:ascii="Times New Roman" w:hAnsi="Times New Roman"/>
          <w:i/>
          <w:spacing w:val="-18"/>
          <w:position w:val="4"/>
          <w:sz w:val="24"/>
        </w:rPr>
        <w:t>V</w:t>
      </w:r>
      <w:r>
        <w:rPr>
          <w:rFonts w:ascii="Bookman Old Style" w:hAnsi="Bookman Old Style"/>
          <w:i/>
          <w:spacing w:val="6"/>
          <w:sz w:val="16"/>
        </w:rPr>
        <w:t>v</w:t>
      </w:r>
      <w:r>
        <w:rPr>
          <w:rFonts w:ascii="Bookman Old Style" w:hAnsi="Bookman Old Style"/>
          <w:i/>
          <w:spacing w:val="5"/>
          <w:sz w:val="16"/>
        </w:rPr>
        <w:t>u</w:t>
      </w:r>
      <w:r>
        <w:rPr>
          <w:rFonts w:ascii="Bookman Old Style" w:hAnsi="Bookman Old Style"/>
          <w:i/>
          <w:spacing w:val="7"/>
          <w:sz w:val="16"/>
        </w:rPr>
        <w:t>l</w:t>
      </w:r>
      <w:r>
        <w:rPr>
          <w:rFonts w:ascii="Bookman Old Style" w:hAnsi="Bookman Old Style"/>
          <w:i/>
          <w:spacing w:val="3"/>
          <w:sz w:val="16"/>
        </w:rPr>
        <w:t>n</w:t>
      </w:r>
      <w:r>
        <w:rPr>
          <w:rFonts w:ascii="Bookman Old Style" w:hAnsi="Bookman Old Style"/>
          <w:i/>
          <w:spacing w:val="1"/>
          <w:sz w:val="16"/>
        </w:rPr>
        <w:t>e</w:t>
      </w:r>
      <w:r>
        <w:rPr>
          <w:rFonts w:ascii="Bookman Old Style" w:hAnsi="Bookman Old Style"/>
          <w:i/>
          <w:spacing w:val="17"/>
          <w:sz w:val="16"/>
        </w:rPr>
        <w:t>r</w:t>
      </w:r>
      <w:r>
        <w:rPr>
          <w:rFonts w:ascii="Bookman Old Style" w:hAnsi="Bookman Old Style"/>
          <w:i/>
          <w:spacing w:val="7"/>
          <w:sz w:val="16"/>
        </w:rPr>
        <w:t>a</w:t>
      </w:r>
      <w:r>
        <w:rPr>
          <w:rFonts w:ascii="Bookman Old Style" w:hAnsi="Bookman Old Style"/>
          <w:i/>
          <w:spacing w:val="4"/>
          <w:sz w:val="16"/>
        </w:rPr>
        <w:t>b</w:t>
      </w:r>
      <w:r>
        <w:rPr>
          <w:rFonts w:ascii="Bookman Old Style" w:hAnsi="Bookman Old Style"/>
          <w:i/>
          <w:spacing w:val="6"/>
          <w:sz w:val="16"/>
        </w:rPr>
        <w:t>l</w:t>
      </w:r>
      <w:r>
        <w:rPr>
          <w:rFonts w:ascii="Bookman Old Style" w:hAnsi="Bookman Old Style"/>
          <w:i/>
          <w:spacing w:val="3"/>
          <w:sz w:val="16"/>
        </w:rPr>
        <w:t>e</w:t>
      </w:r>
      <w:r>
        <w:rPr>
          <w:rFonts w:ascii="Times New Roman" w:hAnsi="Times New Roman"/>
          <w:position w:val="4"/>
          <w:sz w:val="24"/>
        </w:rPr>
        <w:t>,</w:t>
      </w:r>
      <w:r>
        <w:rPr>
          <w:rFonts w:ascii="Times New Roman" w:hAnsi="Times New Roman"/>
          <w:spacing w:val="-51"/>
          <w:position w:val="4"/>
          <w:sz w:val="24"/>
        </w:rPr>
        <w:t xml:space="preserve"> </w:t>
      </w:r>
      <w:r>
        <w:rPr>
          <w:rFonts w:ascii="Times New Roman" w:hAnsi="Times New Roman"/>
          <w:i/>
          <w:spacing w:val="-20"/>
          <w:position w:val="4"/>
          <w:sz w:val="24"/>
        </w:rPr>
        <w:t>V</w:t>
      </w:r>
      <w:r>
        <w:rPr>
          <w:rFonts w:ascii="Bookman Old Style" w:hAnsi="Bookman Old Style"/>
          <w:i/>
          <w:spacing w:val="9"/>
          <w:sz w:val="16"/>
        </w:rPr>
        <w:t>u</w:t>
      </w:r>
      <w:r>
        <w:rPr>
          <w:rFonts w:ascii="Bookman Old Style" w:hAnsi="Bookman Old Style"/>
          <w:i/>
          <w:spacing w:val="3"/>
          <w:sz w:val="16"/>
        </w:rPr>
        <w:t>n</w:t>
      </w:r>
      <w:r>
        <w:rPr>
          <w:rFonts w:ascii="Bookman Old Style" w:hAnsi="Bookman Old Style"/>
          <w:i/>
          <w:spacing w:val="6"/>
          <w:sz w:val="16"/>
        </w:rPr>
        <w:t>v</w:t>
      </w:r>
      <w:r>
        <w:rPr>
          <w:rFonts w:ascii="Bookman Old Style" w:hAnsi="Bookman Old Style"/>
          <w:i/>
          <w:spacing w:val="5"/>
          <w:sz w:val="16"/>
        </w:rPr>
        <w:t>u</w:t>
      </w:r>
      <w:r>
        <w:rPr>
          <w:rFonts w:ascii="Bookman Old Style" w:hAnsi="Bookman Old Style"/>
          <w:i/>
          <w:spacing w:val="7"/>
          <w:sz w:val="16"/>
        </w:rPr>
        <w:t>l</w:t>
      </w:r>
      <w:r>
        <w:rPr>
          <w:rFonts w:ascii="Bookman Old Style" w:hAnsi="Bookman Old Style"/>
          <w:i/>
          <w:spacing w:val="3"/>
          <w:sz w:val="16"/>
        </w:rPr>
        <w:t>n</w:t>
      </w:r>
      <w:r>
        <w:rPr>
          <w:rFonts w:ascii="Bookman Old Style" w:hAnsi="Bookman Old Style"/>
          <w:i/>
          <w:spacing w:val="1"/>
          <w:sz w:val="16"/>
        </w:rPr>
        <w:t>e</w:t>
      </w:r>
      <w:r>
        <w:rPr>
          <w:rFonts w:ascii="Bookman Old Style" w:hAnsi="Bookman Old Style"/>
          <w:i/>
          <w:spacing w:val="17"/>
          <w:sz w:val="16"/>
        </w:rPr>
        <w:t>r</w:t>
      </w:r>
      <w:r>
        <w:rPr>
          <w:rFonts w:ascii="Bookman Old Style" w:hAnsi="Bookman Old Style"/>
          <w:i/>
          <w:spacing w:val="7"/>
          <w:sz w:val="16"/>
        </w:rPr>
        <w:t>a</w:t>
      </w:r>
      <w:r>
        <w:rPr>
          <w:rFonts w:ascii="Bookman Old Style" w:hAnsi="Bookman Old Style"/>
          <w:i/>
          <w:spacing w:val="4"/>
          <w:sz w:val="16"/>
        </w:rPr>
        <w:t>b</w:t>
      </w:r>
      <w:r>
        <w:rPr>
          <w:rFonts w:ascii="Bookman Old Style" w:hAnsi="Bookman Old Style"/>
          <w:i/>
          <w:spacing w:val="6"/>
          <w:sz w:val="16"/>
        </w:rPr>
        <w:t>l</w:t>
      </w:r>
      <w:r>
        <w:rPr>
          <w:rFonts w:ascii="Bookman Old Style" w:hAnsi="Bookman Old Style"/>
          <w:i/>
          <w:sz w:val="16"/>
        </w:rPr>
        <w:t>e</w:t>
      </w:r>
      <w:r>
        <w:rPr>
          <w:rFonts w:ascii="Bookman Old Style" w:hAnsi="Bookman Old Style"/>
          <w:i/>
          <w:spacing w:val="-41"/>
          <w:sz w:val="16"/>
        </w:rPr>
        <w:t xml:space="preserve"> </w:t>
      </w:r>
      <w:r>
        <w:rPr>
          <w:rFonts w:ascii="MS Gothic" w:hAnsi="MS Gothic"/>
          <w:position w:val="4"/>
          <w:sz w:val="24"/>
        </w:rPr>
        <w:t>}</w:t>
      </w:r>
      <w:r>
        <w:rPr>
          <w:rFonts w:ascii="MS Gothic" w:hAnsi="MS Gothic"/>
          <w:position w:val="4"/>
          <w:sz w:val="24"/>
        </w:rPr>
        <w:tab/>
      </w:r>
      <w:r>
        <w:rPr>
          <w:rFonts w:ascii="Times New Roman" w:hAnsi="Times New Roman"/>
          <w:position w:val="4"/>
          <w:sz w:val="24"/>
        </w:rPr>
        <w:t>(4.25)</w:t>
      </w:r>
    </w:p>
    <w:p w14:paraId="062B85C4" w14:textId="77777777" w:rsidR="00996552" w:rsidRDefault="00996552">
      <w:pPr>
        <w:spacing w:before="2"/>
        <w:rPr>
          <w:rFonts w:ascii="Times New Roman" w:eastAsia="Times New Roman" w:hAnsi="Times New Roman" w:cs="Times New Roman"/>
          <w:sz w:val="19"/>
          <w:szCs w:val="19"/>
        </w:rPr>
      </w:pPr>
    </w:p>
    <w:p w14:paraId="4EB768D9" w14:textId="77777777" w:rsidR="00996552" w:rsidRDefault="00996552">
      <w:pPr>
        <w:rPr>
          <w:rFonts w:ascii="Times New Roman" w:eastAsia="Times New Roman" w:hAnsi="Times New Roman" w:cs="Times New Roman"/>
          <w:sz w:val="19"/>
          <w:szCs w:val="19"/>
        </w:rPr>
        <w:sectPr w:rsidR="00996552">
          <w:type w:val="continuous"/>
          <w:pgSz w:w="11910" w:h="16840"/>
          <w:pgMar w:top="1580" w:right="1680" w:bottom="280" w:left="1680" w:header="720" w:footer="720" w:gutter="0"/>
          <w:cols w:space="720"/>
        </w:sectPr>
      </w:pPr>
    </w:p>
    <w:p w14:paraId="6D3E32F5" w14:textId="77777777" w:rsidR="00996552" w:rsidRDefault="002D0D3F">
      <w:pPr>
        <w:pStyle w:val="a3"/>
        <w:spacing w:before="26" w:line="317" w:lineRule="exact"/>
        <w:ind w:left="597"/>
      </w:pPr>
      <w:r>
        <w:rPr>
          <w:spacing w:val="-2"/>
        </w:rPr>
        <w:lastRenderedPageBreak/>
        <w:t>各证据的基本概率赋值函数（</w:t>
      </w:r>
      <w:r>
        <w:rPr>
          <w:rFonts w:ascii="Times New Roman" w:eastAsia="Times New Roman" w:hAnsi="Times New Roman" w:cs="Times New Roman"/>
          <w:spacing w:val="-2"/>
        </w:rPr>
        <w:t>BPA</w:t>
      </w:r>
      <w:r>
        <w:rPr>
          <w:spacing w:val="-2"/>
        </w:rPr>
        <w:t>）可定义为：</w:t>
      </w:r>
    </w:p>
    <w:p w14:paraId="0635D0F3" w14:textId="77777777" w:rsidR="00996552" w:rsidRDefault="002D0D3F">
      <w:pPr>
        <w:spacing w:line="573" w:lineRule="exact"/>
        <w:ind w:left="2123" w:hanging="241"/>
        <w:rPr>
          <w:rFonts w:ascii="MS Gothic" w:eastAsia="MS Gothic" w:hAnsi="MS Gothic" w:cs="MS Gothic"/>
          <w:sz w:val="24"/>
          <w:szCs w:val="24"/>
        </w:rPr>
      </w:pPr>
      <w:r>
        <w:rPr>
          <w:rFonts w:ascii="宋体" w:eastAsia="宋体" w:hAnsi="宋体" w:cs="宋体"/>
          <w:position w:val="26"/>
          <w:sz w:val="24"/>
          <w:szCs w:val="24"/>
        </w:rPr>
        <w:t>(</w:t>
      </w:r>
      <w:r>
        <w:rPr>
          <w:rFonts w:ascii="宋体" w:eastAsia="宋体" w:hAnsi="宋体" w:cs="宋体"/>
          <w:spacing w:val="-73"/>
          <w:position w:val="26"/>
          <w:sz w:val="24"/>
          <w:szCs w:val="24"/>
        </w:rPr>
        <w:t xml:space="preserve"> </w:t>
      </w:r>
      <w:r>
        <w:rPr>
          <w:rFonts w:ascii="Times New Roman" w:eastAsia="Times New Roman" w:hAnsi="Times New Roman" w:cs="Times New Roman"/>
          <w:i/>
          <w:spacing w:val="-2"/>
          <w:position w:val="4"/>
          <w:sz w:val="24"/>
          <w:szCs w:val="24"/>
        </w:rPr>
        <w:t>m</w:t>
      </w:r>
      <w:r>
        <w:rPr>
          <w:rFonts w:ascii="Palatino Linotype" w:eastAsia="Palatino Linotype" w:hAnsi="Palatino Linotype" w:cs="Palatino Linotype"/>
          <w:spacing w:val="9"/>
          <w:sz w:val="16"/>
          <w:szCs w:val="16"/>
        </w:rPr>
        <w:t>1</w:t>
      </w:r>
      <w:r>
        <w:rPr>
          <w:rFonts w:ascii="MS Gothic" w:eastAsia="MS Gothic" w:hAnsi="MS Gothic" w:cs="MS Gothic"/>
          <w:spacing w:val="9"/>
          <w:position w:val="4"/>
          <w:sz w:val="24"/>
          <w:szCs w:val="24"/>
        </w:rPr>
        <w:t>(</w:t>
      </w:r>
      <w:r>
        <w:rPr>
          <w:rFonts w:ascii="MS Gothic" w:eastAsia="MS Gothic" w:hAnsi="MS Gothic" w:cs="MS Gothic"/>
          <w:spacing w:val="-3"/>
          <w:position w:val="4"/>
          <w:sz w:val="24"/>
          <w:szCs w:val="24"/>
        </w:rPr>
        <w:t>{</w:t>
      </w:r>
      <w:r>
        <w:rPr>
          <w:rFonts w:ascii="Times New Roman" w:eastAsia="Times New Roman" w:hAnsi="Times New Roman" w:cs="Times New Roman"/>
          <w:i/>
          <w:spacing w:val="-18"/>
          <w:position w:val="4"/>
          <w:sz w:val="24"/>
          <w:szCs w:val="24"/>
        </w:rPr>
        <w:t>V</w:t>
      </w:r>
      <w:r>
        <w:rPr>
          <w:rFonts w:ascii="Bookman Old Style" w:eastAsia="Bookman Old Style" w:hAnsi="Bookman Old Style" w:cs="Bookman Old Style"/>
          <w:i/>
          <w:spacing w:val="6"/>
          <w:sz w:val="16"/>
          <w:szCs w:val="16"/>
        </w:rPr>
        <w:t>v</w:t>
      </w:r>
      <w:r>
        <w:rPr>
          <w:rFonts w:ascii="Bookman Old Style" w:eastAsia="Bookman Old Style" w:hAnsi="Bookman Old Style" w:cs="Bookman Old Style"/>
          <w:i/>
          <w:spacing w:val="5"/>
          <w:sz w:val="16"/>
          <w:szCs w:val="16"/>
        </w:rPr>
        <w:t>u</w:t>
      </w:r>
      <w:r>
        <w:rPr>
          <w:rFonts w:ascii="Bookman Old Style" w:eastAsia="Bookman Old Style" w:hAnsi="Bookman Old Style" w:cs="Bookman Old Style"/>
          <w:i/>
          <w:spacing w:val="7"/>
          <w:sz w:val="16"/>
          <w:szCs w:val="16"/>
        </w:rPr>
        <w:t>l</w:t>
      </w:r>
      <w:r>
        <w:rPr>
          <w:rFonts w:ascii="Bookman Old Style" w:eastAsia="Bookman Old Style" w:hAnsi="Bookman Old Style" w:cs="Bookman Old Style"/>
          <w:i/>
          <w:spacing w:val="3"/>
          <w:sz w:val="16"/>
          <w:szCs w:val="16"/>
        </w:rPr>
        <w:t>n</w:t>
      </w:r>
      <w:r>
        <w:rPr>
          <w:rFonts w:ascii="Bookman Old Style" w:eastAsia="Bookman Old Style" w:hAnsi="Bookman Old Style" w:cs="Bookman Old Style"/>
          <w:i/>
          <w:spacing w:val="1"/>
          <w:sz w:val="16"/>
          <w:szCs w:val="16"/>
        </w:rPr>
        <w:t>e</w:t>
      </w:r>
      <w:r>
        <w:rPr>
          <w:rFonts w:ascii="Bookman Old Style" w:eastAsia="Bookman Old Style" w:hAnsi="Bookman Old Style" w:cs="Bookman Old Style"/>
          <w:i/>
          <w:spacing w:val="17"/>
          <w:sz w:val="16"/>
          <w:szCs w:val="16"/>
        </w:rPr>
        <w:t>r</w:t>
      </w:r>
      <w:r>
        <w:rPr>
          <w:rFonts w:ascii="Bookman Old Style" w:eastAsia="Bookman Old Style" w:hAnsi="Bookman Old Style" w:cs="Bookman Old Style"/>
          <w:i/>
          <w:spacing w:val="7"/>
          <w:sz w:val="16"/>
          <w:szCs w:val="16"/>
        </w:rPr>
        <w:t>a</w:t>
      </w:r>
      <w:r>
        <w:rPr>
          <w:rFonts w:ascii="Bookman Old Style" w:eastAsia="Bookman Old Style" w:hAnsi="Bookman Old Style" w:cs="Bookman Old Style"/>
          <w:i/>
          <w:spacing w:val="4"/>
          <w:sz w:val="16"/>
          <w:szCs w:val="16"/>
        </w:rPr>
        <w:t>b</w:t>
      </w:r>
      <w:r>
        <w:rPr>
          <w:rFonts w:ascii="Bookman Old Style" w:eastAsia="Bookman Old Style" w:hAnsi="Bookman Old Style" w:cs="Bookman Old Style"/>
          <w:i/>
          <w:spacing w:val="6"/>
          <w:sz w:val="16"/>
          <w:szCs w:val="16"/>
        </w:rPr>
        <w:t>l</w:t>
      </w:r>
      <w:r>
        <w:rPr>
          <w:rFonts w:ascii="Bookman Old Style" w:eastAsia="Bookman Old Style" w:hAnsi="Bookman Old Style" w:cs="Bookman Old Style"/>
          <w:i/>
          <w:sz w:val="16"/>
          <w:szCs w:val="16"/>
        </w:rPr>
        <w:t>e</w:t>
      </w:r>
      <w:r>
        <w:rPr>
          <w:rFonts w:ascii="Bookman Old Style" w:eastAsia="Bookman Old Style" w:hAnsi="Bookman Old Style" w:cs="Bookman Old Style"/>
          <w:i/>
          <w:spacing w:val="-40"/>
          <w:sz w:val="16"/>
          <w:szCs w:val="16"/>
        </w:rPr>
        <w:t xml:space="preserve"> </w:t>
      </w:r>
      <w:r>
        <w:rPr>
          <w:rFonts w:ascii="MS Gothic" w:eastAsia="MS Gothic" w:hAnsi="MS Gothic" w:cs="MS Gothic"/>
          <w:position w:val="4"/>
          <w:sz w:val="24"/>
          <w:szCs w:val="24"/>
        </w:rPr>
        <w:t>}</w:t>
      </w:r>
      <w:r>
        <w:rPr>
          <w:rFonts w:ascii="MS Gothic" w:eastAsia="MS Gothic" w:hAnsi="MS Gothic" w:cs="MS Gothic"/>
          <w:spacing w:val="-104"/>
          <w:position w:val="4"/>
          <w:sz w:val="24"/>
          <w:szCs w:val="24"/>
        </w:rPr>
        <w:t xml:space="preserve"> </w:t>
      </w:r>
      <w:r>
        <w:rPr>
          <w:rFonts w:ascii="Times New Roman" w:eastAsia="Times New Roman" w:hAnsi="Times New Roman" w:cs="Times New Roman"/>
          <w:position w:val="4"/>
          <w:sz w:val="24"/>
          <w:szCs w:val="24"/>
        </w:rPr>
        <w:t>,</w:t>
      </w:r>
      <w:r>
        <w:rPr>
          <w:rFonts w:ascii="Times New Roman" w:eastAsia="Times New Roman" w:hAnsi="Times New Roman" w:cs="Times New Roman"/>
          <w:spacing w:val="-44"/>
          <w:position w:val="4"/>
          <w:sz w:val="24"/>
          <w:szCs w:val="24"/>
        </w:rPr>
        <w:t xml:space="preserve"> </w:t>
      </w:r>
      <w:r>
        <w:rPr>
          <w:rFonts w:ascii="MS Gothic" w:eastAsia="MS Gothic" w:hAnsi="MS Gothic" w:cs="MS Gothic"/>
          <w:spacing w:val="-3"/>
          <w:position w:val="4"/>
          <w:sz w:val="24"/>
          <w:szCs w:val="24"/>
        </w:rPr>
        <w:t>{</w:t>
      </w:r>
      <w:r>
        <w:rPr>
          <w:rFonts w:ascii="Times New Roman" w:eastAsia="Times New Roman" w:hAnsi="Times New Roman" w:cs="Times New Roman"/>
          <w:i/>
          <w:spacing w:val="-20"/>
          <w:position w:val="4"/>
          <w:sz w:val="24"/>
          <w:szCs w:val="24"/>
        </w:rPr>
        <w:t>V</w:t>
      </w:r>
      <w:r>
        <w:rPr>
          <w:rFonts w:ascii="Bookman Old Style" w:eastAsia="Bookman Old Style" w:hAnsi="Bookman Old Style" w:cs="Bookman Old Style"/>
          <w:i/>
          <w:spacing w:val="9"/>
          <w:sz w:val="16"/>
          <w:szCs w:val="16"/>
        </w:rPr>
        <w:t>u</w:t>
      </w:r>
      <w:r>
        <w:rPr>
          <w:rFonts w:ascii="Bookman Old Style" w:eastAsia="Bookman Old Style" w:hAnsi="Bookman Old Style" w:cs="Bookman Old Style"/>
          <w:i/>
          <w:spacing w:val="3"/>
          <w:sz w:val="16"/>
          <w:szCs w:val="16"/>
        </w:rPr>
        <w:t>n</w:t>
      </w:r>
      <w:r>
        <w:rPr>
          <w:rFonts w:ascii="Bookman Old Style" w:eastAsia="Bookman Old Style" w:hAnsi="Bookman Old Style" w:cs="Bookman Old Style"/>
          <w:i/>
          <w:spacing w:val="6"/>
          <w:sz w:val="16"/>
          <w:szCs w:val="16"/>
        </w:rPr>
        <w:t>v</w:t>
      </w:r>
      <w:r>
        <w:rPr>
          <w:rFonts w:ascii="Bookman Old Style" w:eastAsia="Bookman Old Style" w:hAnsi="Bookman Old Style" w:cs="Bookman Old Style"/>
          <w:i/>
          <w:spacing w:val="5"/>
          <w:sz w:val="16"/>
          <w:szCs w:val="16"/>
        </w:rPr>
        <w:t>u</w:t>
      </w:r>
      <w:r>
        <w:rPr>
          <w:rFonts w:ascii="Bookman Old Style" w:eastAsia="Bookman Old Style" w:hAnsi="Bookman Old Style" w:cs="Bookman Old Style"/>
          <w:i/>
          <w:spacing w:val="7"/>
          <w:sz w:val="16"/>
          <w:szCs w:val="16"/>
        </w:rPr>
        <w:t>l</w:t>
      </w:r>
      <w:r>
        <w:rPr>
          <w:rFonts w:ascii="Bookman Old Style" w:eastAsia="Bookman Old Style" w:hAnsi="Bookman Old Style" w:cs="Bookman Old Style"/>
          <w:i/>
          <w:spacing w:val="3"/>
          <w:sz w:val="16"/>
          <w:szCs w:val="16"/>
        </w:rPr>
        <w:t>n</w:t>
      </w:r>
      <w:r>
        <w:rPr>
          <w:rFonts w:ascii="Bookman Old Style" w:eastAsia="Bookman Old Style" w:hAnsi="Bookman Old Style" w:cs="Bookman Old Style"/>
          <w:i/>
          <w:spacing w:val="1"/>
          <w:sz w:val="16"/>
          <w:szCs w:val="16"/>
        </w:rPr>
        <w:t>e</w:t>
      </w:r>
      <w:r>
        <w:rPr>
          <w:rFonts w:ascii="Bookman Old Style" w:eastAsia="Bookman Old Style" w:hAnsi="Bookman Old Style" w:cs="Bookman Old Style"/>
          <w:i/>
          <w:spacing w:val="17"/>
          <w:sz w:val="16"/>
          <w:szCs w:val="16"/>
        </w:rPr>
        <w:t>r</w:t>
      </w:r>
      <w:r>
        <w:rPr>
          <w:rFonts w:ascii="Bookman Old Style" w:eastAsia="Bookman Old Style" w:hAnsi="Bookman Old Style" w:cs="Bookman Old Style"/>
          <w:i/>
          <w:spacing w:val="7"/>
          <w:sz w:val="16"/>
          <w:szCs w:val="16"/>
        </w:rPr>
        <w:t>a</w:t>
      </w:r>
      <w:r>
        <w:rPr>
          <w:rFonts w:ascii="Bookman Old Style" w:eastAsia="Bookman Old Style" w:hAnsi="Bookman Old Style" w:cs="Bookman Old Style"/>
          <w:i/>
          <w:spacing w:val="4"/>
          <w:sz w:val="16"/>
          <w:szCs w:val="16"/>
        </w:rPr>
        <w:t>b</w:t>
      </w:r>
      <w:r>
        <w:rPr>
          <w:rFonts w:ascii="Bookman Old Style" w:eastAsia="Bookman Old Style" w:hAnsi="Bookman Old Style" w:cs="Bookman Old Style"/>
          <w:i/>
          <w:spacing w:val="6"/>
          <w:sz w:val="16"/>
          <w:szCs w:val="16"/>
        </w:rPr>
        <w:t>l</w:t>
      </w:r>
      <w:r>
        <w:rPr>
          <w:rFonts w:ascii="Bookman Old Style" w:eastAsia="Bookman Old Style" w:hAnsi="Bookman Old Style" w:cs="Bookman Old Style"/>
          <w:i/>
          <w:sz w:val="16"/>
          <w:szCs w:val="16"/>
        </w:rPr>
        <w:t>e</w:t>
      </w:r>
      <w:r>
        <w:rPr>
          <w:rFonts w:ascii="Bookman Old Style" w:eastAsia="Bookman Old Style" w:hAnsi="Bookman Old Style" w:cs="Bookman Old Style"/>
          <w:i/>
          <w:spacing w:val="-39"/>
          <w:sz w:val="16"/>
          <w:szCs w:val="16"/>
        </w:rPr>
        <w:t xml:space="preserve"> </w:t>
      </w:r>
      <w:r>
        <w:rPr>
          <w:rFonts w:ascii="MS Gothic" w:eastAsia="MS Gothic" w:hAnsi="MS Gothic" w:cs="MS Gothic"/>
          <w:spacing w:val="3"/>
          <w:position w:val="4"/>
          <w:sz w:val="24"/>
          <w:szCs w:val="24"/>
        </w:rPr>
        <w:t>}</w:t>
      </w:r>
      <w:r>
        <w:rPr>
          <w:rFonts w:ascii="MS Gothic" w:eastAsia="MS Gothic" w:hAnsi="MS Gothic" w:cs="MS Gothic"/>
          <w:spacing w:val="4"/>
          <w:position w:val="4"/>
          <w:sz w:val="24"/>
          <w:szCs w:val="24"/>
        </w:rPr>
        <w:t>)</w:t>
      </w:r>
      <w:r>
        <w:rPr>
          <w:rFonts w:ascii="MS Gothic" w:eastAsia="MS Gothic" w:hAnsi="MS Gothic" w:cs="MS Gothic"/>
          <w:spacing w:val="-91"/>
          <w:position w:val="4"/>
          <w:sz w:val="24"/>
          <w:szCs w:val="24"/>
        </w:rPr>
        <w:t xml:space="preserve"> </w:t>
      </w:r>
      <w:r>
        <w:rPr>
          <w:rFonts w:ascii="Georgia" w:eastAsia="Georgia" w:hAnsi="Georgia" w:cs="Georgia"/>
          <w:position w:val="4"/>
          <w:sz w:val="24"/>
          <w:szCs w:val="24"/>
        </w:rPr>
        <w:t>=</w:t>
      </w:r>
      <w:r>
        <w:rPr>
          <w:rFonts w:ascii="Georgia" w:eastAsia="Georgia" w:hAnsi="Georgia" w:cs="Georgia"/>
          <w:spacing w:val="-28"/>
          <w:position w:val="4"/>
          <w:sz w:val="24"/>
          <w:szCs w:val="24"/>
        </w:rPr>
        <w:t xml:space="preserve"> </w:t>
      </w:r>
      <w:r>
        <w:rPr>
          <w:rFonts w:ascii="MS Gothic" w:eastAsia="MS Gothic" w:hAnsi="MS Gothic" w:cs="MS Gothic"/>
          <w:spacing w:val="-11"/>
          <w:position w:val="4"/>
          <w:sz w:val="24"/>
          <w:szCs w:val="24"/>
        </w:rPr>
        <w:t>(</w:t>
      </w:r>
      <w:r>
        <w:rPr>
          <w:rFonts w:ascii="Times New Roman" w:eastAsia="Times New Roman" w:hAnsi="Times New Roman" w:cs="Times New Roman"/>
          <w:i/>
          <w:spacing w:val="-7"/>
          <w:position w:val="4"/>
          <w:sz w:val="24"/>
          <w:szCs w:val="24"/>
        </w:rPr>
        <w:t>V</w:t>
      </w:r>
      <w:r>
        <w:rPr>
          <w:rFonts w:ascii="Palatino Linotype" w:eastAsia="Palatino Linotype" w:hAnsi="Palatino Linotype" w:cs="Palatino Linotype"/>
          <w:spacing w:val="-8"/>
          <w:sz w:val="16"/>
          <w:szCs w:val="16"/>
        </w:rPr>
        <w:t>1</w:t>
      </w:r>
      <w:r>
        <w:rPr>
          <w:rFonts w:ascii="Times New Roman" w:eastAsia="Times New Roman" w:hAnsi="Times New Roman" w:cs="Times New Roman"/>
          <w:spacing w:val="-7"/>
          <w:position w:val="4"/>
          <w:sz w:val="24"/>
          <w:szCs w:val="24"/>
        </w:rPr>
        <w:t>,</w:t>
      </w:r>
      <w:r>
        <w:rPr>
          <w:rFonts w:ascii="Times New Roman" w:eastAsia="Times New Roman" w:hAnsi="Times New Roman" w:cs="Times New Roman"/>
          <w:spacing w:val="-47"/>
          <w:position w:val="4"/>
          <w:sz w:val="24"/>
          <w:szCs w:val="24"/>
        </w:rPr>
        <w:t xml:space="preserve"> </w:t>
      </w:r>
      <w:r>
        <w:rPr>
          <w:rFonts w:ascii="Palatino Linotype" w:eastAsia="Palatino Linotype" w:hAnsi="Palatino Linotype" w:cs="Palatino Linotype"/>
          <w:position w:val="4"/>
          <w:sz w:val="24"/>
          <w:szCs w:val="24"/>
        </w:rPr>
        <w:t>1</w:t>
      </w:r>
      <w:r>
        <w:rPr>
          <w:rFonts w:ascii="Palatino Linotype" w:eastAsia="Palatino Linotype" w:hAnsi="Palatino Linotype" w:cs="Palatino Linotype"/>
          <w:spacing w:val="-36"/>
          <w:position w:val="4"/>
          <w:sz w:val="24"/>
          <w:szCs w:val="24"/>
        </w:rPr>
        <w:t xml:space="preserve"> </w:t>
      </w:r>
      <w:r>
        <w:rPr>
          <w:rFonts w:ascii="MS Gothic" w:eastAsia="MS Gothic" w:hAnsi="MS Gothic" w:cs="MS Gothic"/>
          <w:position w:val="4"/>
          <w:sz w:val="24"/>
          <w:szCs w:val="24"/>
        </w:rPr>
        <w:t>−</w:t>
      </w:r>
      <w:r>
        <w:rPr>
          <w:rFonts w:ascii="MS Gothic" w:eastAsia="MS Gothic" w:hAnsi="MS Gothic" w:cs="MS Gothic"/>
          <w:spacing w:val="-100"/>
          <w:position w:val="4"/>
          <w:sz w:val="24"/>
          <w:szCs w:val="24"/>
        </w:rPr>
        <w:t xml:space="preserve"> </w:t>
      </w:r>
      <w:r>
        <w:rPr>
          <w:rFonts w:ascii="Times New Roman" w:eastAsia="Times New Roman" w:hAnsi="Times New Roman" w:cs="Times New Roman"/>
          <w:i/>
          <w:spacing w:val="-4"/>
          <w:position w:val="4"/>
          <w:sz w:val="24"/>
          <w:szCs w:val="24"/>
        </w:rPr>
        <w:t>V</w:t>
      </w:r>
      <w:r>
        <w:rPr>
          <w:rFonts w:ascii="Palatino Linotype" w:eastAsia="Palatino Linotype" w:hAnsi="Palatino Linotype" w:cs="Palatino Linotype"/>
          <w:spacing w:val="-5"/>
          <w:sz w:val="16"/>
          <w:szCs w:val="16"/>
        </w:rPr>
        <w:t>1</w:t>
      </w:r>
      <w:r>
        <w:rPr>
          <w:rFonts w:ascii="MS Gothic" w:eastAsia="MS Gothic" w:hAnsi="MS Gothic" w:cs="MS Gothic"/>
          <w:spacing w:val="-7"/>
          <w:position w:val="4"/>
          <w:sz w:val="24"/>
          <w:szCs w:val="24"/>
        </w:rPr>
        <w:t>)</w:t>
      </w:r>
    </w:p>
    <w:p w14:paraId="599DBC23" w14:textId="77777777" w:rsidR="00996552" w:rsidRDefault="002D0D3F">
      <w:pPr>
        <w:spacing w:before="31"/>
        <w:ind w:left="2123"/>
        <w:rPr>
          <w:rFonts w:ascii="MS Gothic" w:eastAsia="MS Gothic" w:hAnsi="MS Gothic" w:cs="MS Gothic"/>
          <w:sz w:val="24"/>
          <w:szCs w:val="24"/>
        </w:rPr>
      </w:pPr>
      <w:r>
        <w:rPr>
          <w:rFonts w:ascii="Times New Roman" w:eastAsia="Times New Roman" w:hAnsi="Times New Roman" w:cs="Times New Roman"/>
          <w:i/>
          <w:spacing w:val="-2"/>
          <w:w w:val="95"/>
          <w:position w:val="4"/>
          <w:sz w:val="24"/>
          <w:szCs w:val="24"/>
        </w:rPr>
        <w:t>m</w:t>
      </w:r>
      <w:r>
        <w:rPr>
          <w:rFonts w:ascii="Palatino Linotype" w:eastAsia="Palatino Linotype" w:hAnsi="Palatino Linotype" w:cs="Palatino Linotype"/>
          <w:spacing w:val="8"/>
          <w:w w:val="95"/>
          <w:sz w:val="16"/>
          <w:szCs w:val="16"/>
        </w:rPr>
        <w:t>2</w:t>
      </w:r>
      <w:r>
        <w:rPr>
          <w:rFonts w:ascii="MS Gothic" w:eastAsia="MS Gothic" w:hAnsi="MS Gothic" w:cs="MS Gothic"/>
          <w:spacing w:val="8"/>
          <w:w w:val="95"/>
          <w:position w:val="4"/>
          <w:sz w:val="24"/>
          <w:szCs w:val="24"/>
        </w:rPr>
        <w:t>(</w:t>
      </w:r>
      <w:r>
        <w:rPr>
          <w:rFonts w:ascii="MS Gothic" w:eastAsia="MS Gothic" w:hAnsi="MS Gothic" w:cs="MS Gothic"/>
          <w:spacing w:val="-3"/>
          <w:w w:val="95"/>
          <w:position w:val="4"/>
          <w:sz w:val="24"/>
          <w:szCs w:val="24"/>
        </w:rPr>
        <w:t>{</w:t>
      </w:r>
      <w:r>
        <w:rPr>
          <w:rFonts w:ascii="Times New Roman" w:eastAsia="Times New Roman" w:hAnsi="Times New Roman" w:cs="Times New Roman"/>
          <w:i/>
          <w:spacing w:val="-18"/>
          <w:w w:val="95"/>
          <w:position w:val="4"/>
          <w:sz w:val="24"/>
          <w:szCs w:val="24"/>
        </w:rPr>
        <w:t>V</w:t>
      </w:r>
      <w:r>
        <w:rPr>
          <w:rFonts w:ascii="Bookman Old Style" w:eastAsia="Bookman Old Style" w:hAnsi="Bookman Old Style" w:cs="Bookman Old Style"/>
          <w:i/>
          <w:spacing w:val="6"/>
          <w:w w:val="95"/>
          <w:sz w:val="16"/>
          <w:szCs w:val="16"/>
        </w:rPr>
        <w:t>v</w:t>
      </w:r>
      <w:r>
        <w:rPr>
          <w:rFonts w:ascii="Bookman Old Style" w:eastAsia="Bookman Old Style" w:hAnsi="Bookman Old Style" w:cs="Bookman Old Style"/>
          <w:i/>
          <w:spacing w:val="5"/>
          <w:w w:val="95"/>
          <w:sz w:val="16"/>
          <w:szCs w:val="16"/>
        </w:rPr>
        <w:t>u</w:t>
      </w:r>
      <w:r>
        <w:rPr>
          <w:rFonts w:ascii="Bookman Old Style" w:eastAsia="Bookman Old Style" w:hAnsi="Bookman Old Style" w:cs="Bookman Old Style"/>
          <w:i/>
          <w:spacing w:val="7"/>
          <w:w w:val="95"/>
          <w:sz w:val="16"/>
          <w:szCs w:val="16"/>
        </w:rPr>
        <w:t>l</w:t>
      </w:r>
      <w:r>
        <w:rPr>
          <w:rFonts w:ascii="Bookman Old Style" w:eastAsia="Bookman Old Style" w:hAnsi="Bookman Old Style" w:cs="Bookman Old Style"/>
          <w:i/>
          <w:spacing w:val="3"/>
          <w:w w:val="95"/>
          <w:sz w:val="16"/>
          <w:szCs w:val="16"/>
        </w:rPr>
        <w:t>n</w:t>
      </w:r>
      <w:r>
        <w:rPr>
          <w:rFonts w:ascii="Bookman Old Style" w:eastAsia="Bookman Old Style" w:hAnsi="Bookman Old Style" w:cs="Bookman Old Style"/>
          <w:i/>
          <w:spacing w:val="1"/>
          <w:w w:val="95"/>
          <w:sz w:val="16"/>
          <w:szCs w:val="16"/>
        </w:rPr>
        <w:t>e</w:t>
      </w:r>
      <w:r>
        <w:rPr>
          <w:rFonts w:ascii="Bookman Old Style" w:eastAsia="Bookman Old Style" w:hAnsi="Bookman Old Style" w:cs="Bookman Old Style"/>
          <w:i/>
          <w:spacing w:val="16"/>
          <w:w w:val="95"/>
          <w:sz w:val="16"/>
          <w:szCs w:val="16"/>
        </w:rPr>
        <w:t>r</w:t>
      </w:r>
      <w:r>
        <w:rPr>
          <w:rFonts w:ascii="Bookman Old Style" w:eastAsia="Bookman Old Style" w:hAnsi="Bookman Old Style" w:cs="Bookman Old Style"/>
          <w:i/>
          <w:spacing w:val="7"/>
          <w:w w:val="95"/>
          <w:sz w:val="16"/>
          <w:szCs w:val="16"/>
        </w:rPr>
        <w:t>a</w:t>
      </w:r>
      <w:r>
        <w:rPr>
          <w:rFonts w:ascii="Bookman Old Style" w:eastAsia="Bookman Old Style" w:hAnsi="Bookman Old Style" w:cs="Bookman Old Style"/>
          <w:i/>
          <w:spacing w:val="4"/>
          <w:w w:val="95"/>
          <w:sz w:val="16"/>
          <w:szCs w:val="16"/>
        </w:rPr>
        <w:t>b</w:t>
      </w:r>
      <w:r>
        <w:rPr>
          <w:rFonts w:ascii="Bookman Old Style" w:eastAsia="Bookman Old Style" w:hAnsi="Bookman Old Style" w:cs="Bookman Old Style"/>
          <w:i/>
          <w:spacing w:val="5"/>
          <w:w w:val="95"/>
          <w:sz w:val="16"/>
          <w:szCs w:val="16"/>
        </w:rPr>
        <w:t>l</w:t>
      </w:r>
      <w:r>
        <w:rPr>
          <w:rFonts w:ascii="Bookman Old Style" w:eastAsia="Bookman Old Style" w:hAnsi="Bookman Old Style" w:cs="Bookman Old Style"/>
          <w:i/>
          <w:w w:val="95"/>
          <w:sz w:val="16"/>
          <w:szCs w:val="16"/>
        </w:rPr>
        <w:t>e</w:t>
      </w:r>
      <w:r>
        <w:rPr>
          <w:rFonts w:ascii="Bookman Old Style" w:eastAsia="Bookman Old Style" w:hAnsi="Bookman Old Style" w:cs="Bookman Old Style"/>
          <w:i/>
          <w:spacing w:val="-30"/>
          <w:w w:val="95"/>
          <w:sz w:val="16"/>
          <w:szCs w:val="16"/>
        </w:rPr>
        <w:t xml:space="preserve"> </w:t>
      </w:r>
      <w:r>
        <w:rPr>
          <w:rFonts w:ascii="MS Gothic" w:eastAsia="MS Gothic" w:hAnsi="MS Gothic" w:cs="MS Gothic"/>
          <w:w w:val="95"/>
          <w:position w:val="4"/>
          <w:sz w:val="24"/>
          <w:szCs w:val="24"/>
        </w:rPr>
        <w:t>}</w:t>
      </w:r>
      <w:r>
        <w:rPr>
          <w:rFonts w:ascii="MS Gothic" w:eastAsia="MS Gothic" w:hAnsi="MS Gothic" w:cs="MS Gothic"/>
          <w:spacing w:val="-84"/>
          <w:w w:val="95"/>
          <w:position w:val="4"/>
          <w:sz w:val="24"/>
          <w:szCs w:val="24"/>
        </w:rPr>
        <w:t xml:space="preserve"> </w:t>
      </w:r>
      <w:r>
        <w:rPr>
          <w:rFonts w:ascii="Times New Roman" w:eastAsia="Times New Roman" w:hAnsi="Times New Roman" w:cs="Times New Roman"/>
          <w:w w:val="95"/>
          <w:position w:val="4"/>
          <w:sz w:val="24"/>
          <w:szCs w:val="24"/>
        </w:rPr>
        <w:t>,</w:t>
      </w:r>
      <w:r>
        <w:rPr>
          <w:rFonts w:ascii="Times New Roman" w:eastAsia="Times New Roman" w:hAnsi="Times New Roman" w:cs="Times New Roman"/>
          <w:spacing w:val="-27"/>
          <w:w w:val="95"/>
          <w:position w:val="4"/>
          <w:sz w:val="24"/>
          <w:szCs w:val="24"/>
        </w:rPr>
        <w:t xml:space="preserve"> </w:t>
      </w:r>
      <w:r>
        <w:rPr>
          <w:rFonts w:ascii="MS Gothic" w:eastAsia="MS Gothic" w:hAnsi="MS Gothic" w:cs="MS Gothic"/>
          <w:spacing w:val="-3"/>
          <w:w w:val="95"/>
          <w:position w:val="4"/>
          <w:sz w:val="24"/>
          <w:szCs w:val="24"/>
        </w:rPr>
        <w:t>{</w:t>
      </w:r>
      <w:r>
        <w:rPr>
          <w:rFonts w:ascii="Times New Roman" w:eastAsia="Times New Roman" w:hAnsi="Times New Roman" w:cs="Times New Roman"/>
          <w:i/>
          <w:spacing w:val="-19"/>
          <w:w w:val="95"/>
          <w:position w:val="4"/>
          <w:sz w:val="24"/>
          <w:szCs w:val="24"/>
        </w:rPr>
        <w:t>V</w:t>
      </w:r>
      <w:r>
        <w:rPr>
          <w:rFonts w:ascii="Bookman Old Style" w:eastAsia="Bookman Old Style" w:hAnsi="Bookman Old Style" w:cs="Bookman Old Style"/>
          <w:i/>
          <w:spacing w:val="9"/>
          <w:w w:val="95"/>
          <w:sz w:val="16"/>
          <w:szCs w:val="16"/>
        </w:rPr>
        <w:t>u</w:t>
      </w:r>
      <w:r>
        <w:rPr>
          <w:rFonts w:ascii="Bookman Old Style" w:eastAsia="Bookman Old Style" w:hAnsi="Bookman Old Style" w:cs="Bookman Old Style"/>
          <w:i/>
          <w:spacing w:val="3"/>
          <w:w w:val="95"/>
          <w:sz w:val="16"/>
          <w:szCs w:val="16"/>
        </w:rPr>
        <w:t>n</w:t>
      </w:r>
      <w:r>
        <w:rPr>
          <w:rFonts w:ascii="Bookman Old Style" w:eastAsia="Bookman Old Style" w:hAnsi="Bookman Old Style" w:cs="Bookman Old Style"/>
          <w:i/>
          <w:spacing w:val="6"/>
          <w:w w:val="95"/>
          <w:sz w:val="16"/>
          <w:szCs w:val="16"/>
        </w:rPr>
        <w:t>v</w:t>
      </w:r>
      <w:r>
        <w:rPr>
          <w:rFonts w:ascii="Bookman Old Style" w:eastAsia="Bookman Old Style" w:hAnsi="Bookman Old Style" w:cs="Bookman Old Style"/>
          <w:i/>
          <w:spacing w:val="5"/>
          <w:w w:val="95"/>
          <w:sz w:val="16"/>
          <w:szCs w:val="16"/>
        </w:rPr>
        <w:t>u</w:t>
      </w:r>
      <w:r>
        <w:rPr>
          <w:rFonts w:ascii="Bookman Old Style" w:eastAsia="Bookman Old Style" w:hAnsi="Bookman Old Style" w:cs="Bookman Old Style"/>
          <w:i/>
          <w:spacing w:val="7"/>
          <w:w w:val="95"/>
          <w:sz w:val="16"/>
          <w:szCs w:val="16"/>
        </w:rPr>
        <w:t>l</w:t>
      </w:r>
      <w:r>
        <w:rPr>
          <w:rFonts w:ascii="Bookman Old Style" w:eastAsia="Bookman Old Style" w:hAnsi="Bookman Old Style" w:cs="Bookman Old Style"/>
          <w:i/>
          <w:spacing w:val="3"/>
          <w:w w:val="95"/>
          <w:sz w:val="16"/>
          <w:szCs w:val="16"/>
        </w:rPr>
        <w:t>n</w:t>
      </w:r>
      <w:r>
        <w:rPr>
          <w:rFonts w:ascii="Bookman Old Style" w:eastAsia="Bookman Old Style" w:hAnsi="Bookman Old Style" w:cs="Bookman Old Style"/>
          <w:i/>
          <w:spacing w:val="1"/>
          <w:w w:val="95"/>
          <w:sz w:val="16"/>
          <w:szCs w:val="16"/>
        </w:rPr>
        <w:t>e</w:t>
      </w:r>
      <w:r>
        <w:rPr>
          <w:rFonts w:ascii="Bookman Old Style" w:eastAsia="Bookman Old Style" w:hAnsi="Bookman Old Style" w:cs="Bookman Old Style"/>
          <w:i/>
          <w:spacing w:val="16"/>
          <w:w w:val="95"/>
          <w:sz w:val="16"/>
          <w:szCs w:val="16"/>
        </w:rPr>
        <w:t>r</w:t>
      </w:r>
      <w:r>
        <w:rPr>
          <w:rFonts w:ascii="Bookman Old Style" w:eastAsia="Bookman Old Style" w:hAnsi="Bookman Old Style" w:cs="Bookman Old Style"/>
          <w:i/>
          <w:spacing w:val="7"/>
          <w:w w:val="95"/>
          <w:sz w:val="16"/>
          <w:szCs w:val="16"/>
        </w:rPr>
        <w:t>a</w:t>
      </w:r>
      <w:r>
        <w:rPr>
          <w:rFonts w:ascii="Bookman Old Style" w:eastAsia="Bookman Old Style" w:hAnsi="Bookman Old Style" w:cs="Bookman Old Style"/>
          <w:i/>
          <w:spacing w:val="4"/>
          <w:w w:val="95"/>
          <w:sz w:val="16"/>
          <w:szCs w:val="16"/>
        </w:rPr>
        <w:t>b</w:t>
      </w:r>
      <w:r>
        <w:rPr>
          <w:rFonts w:ascii="Bookman Old Style" w:eastAsia="Bookman Old Style" w:hAnsi="Bookman Old Style" w:cs="Bookman Old Style"/>
          <w:i/>
          <w:spacing w:val="5"/>
          <w:w w:val="95"/>
          <w:sz w:val="16"/>
          <w:szCs w:val="16"/>
        </w:rPr>
        <w:t>l</w:t>
      </w:r>
      <w:r>
        <w:rPr>
          <w:rFonts w:ascii="Bookman Old Style" w:eastAsia="Bookman Old Style" w:hAnsi="Bookman Old Style" w:cs="Bookman Old Style"/>
          <w:i/>
          <w:w w:val="95"/>
          <w:sz w:val="16"/>
          <w:szCs w:val="16"/>
        </w:rPr>
        <w:t>e</w:t>
      </w:r>
      <w:r>
        <w:rPr>
          <w:rFonts w:ascii="Bookman Old Style" w:eastAsia="Bookman Old Style" w:hAnsi="Bookman Old Style" w:cs="Bookman Old Style"/>
          <w:i/>
          <w:spacing w:val="-30"/>
          <w:w w:val="95"/>
          <w:sz w:val="16"/>
          <w:szCs w:val="16"/>
        </w:rPr>
        <w:t xml:space="preserve"> </w:t>
      </w:r>
      <w:r>
        <w:rPr>
          <w:rFonts w:ascii="MS Gothic" w:eastAsia="MS Gothic" w:hAnsi="MS Gothic" w:cs="MS Gothic"/>
          <w:spacing w:val="3"/>
          <w:w w:val="95"/>
          <w:position w:val="4"/>
          <w:sz w:val="24"/>
          <w:szCs w:val="24"/>
        </w:rPr>
        <w:t>}</w:t>
      </w:r>
      <w:r>
        <w:rPr>
          <w:rFonts w:ascii="MS Gothic" w:eastAsia="MS Gothic" w:hAnsi="MS Gothic" w:cs="MS Gothic"/>
          <w:spacing w:val="4"/>
          <w:w w:val="95"/>
          <w:position w:val="4"/>
          <w:sz w:val="24"/>
          <w:szCs w:val="24"/>
        </w:rPr>
        <w:t>)</w:t>
      </w:r>
      <w:r>
        <w:rPr>
          <w:rFonts w:ascii="MS Gothic" w:eastAsia="MS Gothic" w:hAnsi="MS Gothic" w:cs="MS Gothic"/>
          <w:spacing w:val="-59"/>
          <w:w w:val="95"/>
          <w:position w:val="4"/>
          <w:sz w:val="24"/>
          <w:szCs w:val="24"/>
        </w:rPr>
        <w:t xml:space="preserve"> </w:t>
      </w:r>
      <w:r>
        <w:rPr>
          <w:rFonts w:ascii="Georgia" w:eastAsia="Georgia" w:hAnsi="Georgia" w:cs="Georgia"/>
          <w:w w:val="95"/>
          <w:position w:val="4"/>
          <w:sz w:val="24"/>
          <w:szCs w:val="24"/>
        </w:rPr>
        <w:t xml:space="preserve">= </w:t>
      </w:r>
      <w:r>
        <w:rPr>
          <w:rFonts w:ascii="MS Gothic" w:eastAsia="MS Gothic" w:hAnsi="MS Gothic" w:cs="MS Gothic"/>
          <w:spacing w:val="-11"/>
          <w:w w:val="95"/>
          <w:position w:val="4"/>
          <w:sz w:val="24"/>
          <w:szCs w:val="24"/>
        </w:rPr>
        <w:t>(</w:t>
      </w:r>
      <w:r>
        <w:rPr>
          <w:rFonts w:ascii="Times New Roman" w:eastAsia="Times New Roman" w:hAnsi="Times New Roman" w:cs="Times New Roman"/>
          <w:i/>
          <w:spacing w:val="-7"/>
          <w:w w:val="95"/>
          <w:position w:val="4"/>
          <w:sz w:val="24"/>
          <w:szCs w:val="24"/>
        </w:rPr>
        <w:t>V</w:t>
      </w:r>
      <w:r>
        <w:rPr>
          <w:rFonts w:ascii="Palatino Linotype" w:eastAsia="Palatino Linotype" w:hAnsi="Palatino Linotype" w:cs="Palatino Linotype"/>
          <w:spacing w:val="-7"/>
          <w:w w:val="95"/>
          <w:sz w:val="16"/>
          <w:szCs w:val="16"/>
        </w:rPr>
        <w:t>2</w:t>
      </w:r>
      <w:r>
        <w:rPr>
          <w:rFonts w:ascii="Times New Roman" w:eastAsia="Times New Roman" w:hAnsi="Times New Roman" w:cs="Times New Roman"/>
          <w:spacing w:val="-7"/>
          <w:w w:val="95"/>
          <w:position w:val="4"/>
          <w:sz w:val="24"/>
          <w:szCs w:val="24"/>
        </w:rPr>
        <w:t>,</w:t>
      </w:r>
      <w:r>
        <w:rPr>
          <w:rFonts w:ascii="Times New Roman" w:eastAsia="Times New Roman" w:hAnsi="Times New Roman" w:cs="Times New Roman"/>
          <w:spacing w:val="-32"/>
          <w:w w:val="95"/>
          <w:position w:val="4"/>
          <w:sz w:val="24"/>
          <w:szCs w:val="24"/>
        </w:rPr>
        <w:t xml:space="preserve"> </w:t>
      </w:r>
      <w:r>
        <w:rPr>
          <w:rFonts w:ascii="Palatino Linotype" w:eastAsia="Palatino Linotype" w:hAnsi="Palatino Linotype" w:cs="Palatino Linotype"/>
          <w:w w:val="95"/>
          <w:position w:val="4"/>
          <w:sz w:val="24"/>
          <w:szCs w:val="24"/>
        </w:rPr>
        <w:t>1</w:t>
      </w:r>
      <w:r>
        <w:rPr>
          <w:rFonts w:ascii="Palatino Linotype" w:eastAsia="Palatino Linotype" w:hAnsi="Palatino Linotype" w:cs="Palatino Linotype"/>
          <w:spacing w:val="-13"/>
          <w:w w:val="95"/>
          <w:position w:val="4"/>
          <w:sz w:val="24"/>
          <w:szCs w:val="24"/>
        </w:rPr>
        <w:t xml:space="preserve"> </w:t>
      </w:r>
      <w:r>
        <w:rPr>
          <w:rFonts w:ascii="MS Gothic" w:eastAsia="MS Gothic" w:hAnsi="MS Gothic" w:cs="MS Gothic"/>
          <w:w w:val="95"/>
          <w:position w:val="4"/>
          <w:sz w:val="24"/>
          <w:szCs w:val="24"/>
        </w:rPr>
        <w:t>−</w:t>
      </w:r>
      <w:r>
        <w:rPr>
          <w:rFonts w:ascii="MS Gothic" w:eastAsia="MS Gothic" w:hAnsi="MS Gothic" w:cs="MS Gothic"/>
          <w:spacing w:val="-76"/>
          <w:w w:val="95"/>
          <w:position w:val="4"/>
          <w:sz w:val="24"/>
          <w:szCs w:val="24"/>
        </w:rPr>
        <w:t xml:space="preserve"> </w:t>
      </w:r>
      <w:r>
        <w:rPr>
          <w:rFonts w:ascii="Times New Roman" w:eastAsia="Times New Roman" w:hAnsi="Times New Roman" w:cs="Times New Roman"/>
          <w:i/>
          <w:spacing w:val="-4"/>
          <w:w w:val="95"/>
          <w:position w:val="4"/>
          <w:sz w:val="24"/>
          <w:szCs w:val="24"/>
        </w:rPr>
        <w:t>V</w:t>
      </w:r>
      <w:r>
        <w:rPr>
          <w:rFonts w:ascii="Palatino Linotype" w:eastAsia="Palatino Linotype" w:hAnsi="Palatino Linotype" w:cs="Palatino Linotype"/>
          <w:spacing w:val="-4"/>
          <w:w w:val="95"/>
          <w:sz w:val="16"/>
          <w:szCs w:val="16"/>
        </w:rPr>
        <w:t>2</w:t>
      </w:r>
      <w:r>
        <w:rPr>
          <w:rFonts w:ascii="MS Gothic" w:eastAsia="MS Gothic" w:hAnsi="MS Gothic" w:cs="MS Gothic"/>
          <w:spacing w:val="-6"/>
          <w:w w:val="95"/>
          <w:position w:val="4"/>
          <w:sz w:val="24"/>
          <w:szCs w:val="24"/>
        </w:rPr>
        <w:t>)</w:t>
      </w:r>
    </w:p>
    <w:p w14:paraId="13477DF5" w14:textId="77777777" w:rsidR="00996552" w:rsidRDefault="002D0D3F">
      <w:pPr>
        <w:rPr>
          <w:rFonts w:ascii="MS Gothic" w:eastAsia="MS Gothic" w:hAnsi="MS Gothic" w:cs="MS Gothic"/>
          <w:sz w:val="24"/>
          <w:szCs w:val="24"/>
        </w:rPr>
      </w:pPr>
      <w:r>
        <w:br w:type="column"/>
      </w:r>
    </w:p>
    <w:p w14:paraId="38B7E16B" w14:textId="77777777" w:rsidR="00996552" w:rsidRDefault="00996552">
      <w:pPr>
        <w:rPr>
          <w:rFonts w:ascii="MS Gothic" w:eastAsia="MS Gothic" w:hAnsi="MS Gothic" w:cs="MS Gothic"/>
          <w:sz w:val="24"/>
          <w:szCs w:val="24"/>
        </w:rPr>
      </w:pPr>
    </w:p>
    <w:p w14:paraId="014F8F4E" w14:textId="77777777" w:rsidR="00996552" w:rsidRDefault="002D0D3F">
      <w:pPr>
        <w:pStyle w:val="a3"/>
        <w:spacing w:before="161"/>
        <w:ind w:left="597"/>
        <w:rPr>
          <w:rFonts w:ascii="Times New Roman" w:eastAsia="Times New Roman" w:hAnsi="Times New Roman" w:cs="Times New Roman"/>
          <w:lang w:eastAsia="zh-CN"/>
        </w:rPr>
      </w:pPr>
      <w:r>
        <w:rPr>
          <w:rFonts w:ascii="Times New Roman"/>
          <w:lang w:eastAsia="zh-CN"/>
        </w:rPr>
        <w:t>(4.26)</w:t>
      </w:r>
    </w:p>
    <w:p w14:paraId="6439571C" w14:textId="77777777" w:rsidR="00996552" w:rsidRDefault="00996552">
      <w:pPr>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6592" w:space="659"/>
            <w:col w:w="1299"/>
          </w:cols>
        </w:sectPr>
      </w:pPr>
    </w:p>
    <w:p w14:paraId="06CFBAB9" w14:textId="77777777" w:rsidR="00996552" w:rsidRDefault="00996552">
      <w:pPr>
        <w:spacing w:before="10"/>
        <w:rPr>
          <w:rFonts w:ascii="Times New Roman" w:eastAsia="Times New Roman" w:hAnsi="Times New Roman" w:cs="Times New Roman"/>
          <w:sz w:val="12"/>
          <w:szCs w:val="12"/>
          <w:lang w:eastAsia="zh-CN"/>
        </w:rPr>
      </w:pPr>
    </w:p>
    <w:p w14:paraId="6A3AF936" w14:textId="77777777" w:rsidR="00996552" w:rsidRDefault="002D0D3F">
      <w:pPr>
        <w:pStyle w:val="a3"/>
        <w:spacing w:before="26"/>
        <w:ind w:left="597"/>
        <w:rPr>
          <w:lang w:eastAsia="zh-CN"/>
        </w:rPr>
      </w:pPr>
      <w:r>
        <w:rPr>
          <w:lang w:eastAsia="zh-CN"/>
        </w:rPr>
        <w:t>根据</w:t>
      </w:r>
      <w:r>
        <w:rPr>
          <w:spacing w:val="-53"/>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7"/>
          <w:lang w:eastAsia="zh-CN"/>
        </w:rPr>
        <w:t xml:space="preserve"> </w:t>
      </w:r>
      <w:r>
        <w:rPr>
          <w:lang w:eastAsia="zh-CN"/>
        </w:rPr>
        <w:t>证据理论的合成规则</w:t>
      </w:r>
      <w:r>
        <w:rPr>
          <w:rFonts w:ascii="Times New Roman" w:eastAsia="Times New Roman" w:hAnsi="Times New Roman" w:cs="Times New Roman"/>
          <w:lang w:eastAsia="zh-CN"/>
        </w:rPr>
        <w:t>,</w:t>
      </w:r>
      <w:r>
        <w:rPr>
          <w:rFonts w:ascii="Times New Roman" w:eastAsia="Times New Roman" w:hAnsi="Times New Roman" w:cs="Times New Roman"/>
          <w:spacing w:val="7"/>
          <w:lang w:eastAsia="zh-CN"/>
        </w:rPr>
        <w:t xml:space="preserve"> </w:t>
      </w:r>
      <w:r>
        <w:rPr>
          <w:lang w:eastAsia="zh-CN"/>
        </w:rPr>
        <w:t>即式</w:t>
      </w:r>
      <w:hyperlink w:anchor="_bookmark112" w:history="1">
        <w:r>
          <w:rPr>
            <w:rFonts w:ascii="Times New Roman" w:eastAsia="Times New Roman" w:hAnsi="Times New Roman" w:cs="Times New Roman"/>
            <w:lang w:eastAsia="zh-CN"/>
          </w:rPr>
          <w:t>4.23</w:t>
        </w:r>
      </w:hyperlink>
      <w:r>
        <w:rPr>
          <w:lang w:eastAsia="zh-CN"/>
        </w:rPr>
        <w:t>，可得到两指标证据下脆弱事件的</w:t>
      </w:r>
    </w:p>
    <w:p w14:paraId="73777AAF" w14:textId="77777777" w:rsidR="00996552" w:rsidRDefault="002D0D3F">
      <w:pPr>
        <w:pStyle w:val="a3"/>
        <w:spacing w:before="67"/>
        <w:rPr>
          <w:rFonts w:ascii="Times New Roman" w:eastAsia="Times New Roman" w:hAnsi="Times New Roman" w:cs="Times New Roman"/>
          <w:lang w:eastAsia="zh-CN"/>
        </w:rPr>
      </w:pPr>
      <w:r>
        <w:rPr>
          <w:rFonts w:ascii="Times New Roman" w:eastAsia="Times New Roman" w:hAnsi="Times New Roman" w:cs="Times New Roman"/>
          <w:spacing w:val="-8"/>
          <w:lang w:eastAsia="zh-CN"/>
        </w:rPr>
        <w:t>BPA</w:t>
      </w:r>
      <w:r>
        <w:rPr>
          <w:rFonts w:ascii="Times New Roman" w:eastAsia="Times New Roman" w:hAnsi="Times New Roman" w:cs="Times New Roman"/>
          <w:spacing w:val="-4"/>
          <w:lang w:eastAsia="zh-CN"/>
        </w:rPr>
        <w:t xml:space="preserve"> </w:t>
      </w:r>
      <w:r>
        <w:rPr>
          <w:lang w:eastAsia="zh-CN"/>
        </w:rPr>
        <w:t>值，本文将其定义为脆弱性综合评价指数</w:t>
      </w:r>
      <w:r>
        <w:rPr>
          <w:spacing w:val="-58"/>
          <w:lang w:eastAsia="zh-CN"/>
        </w:rPr>
        <w:t xml:space="preserve"> </w:t>
      </w:r>
      <w:r>
        <w:rPr>
          <w:rFonts w:ascii="Times New Roman" w:eastAsia="Times New Roman" w:hAnsi="Times New Roman" w:cs="Times New Roman"/>
          <w:i/>
          <w:spacing w:val="2"/>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33"/>
          <w:position w:val="-3"/>
          <w:sz w:val="16"/>
          <w:szCs w:val="16"/>
          <w:lang w:eastAsia="zh-CN"/>
        </w:rPr>
        <w:t xml:space="preserve"> </w:t>
      </w:r>
      <w:r>
        <w:rPr>
          <w:rFonts w:ascii="Times New Roman" w:eastAsia="Times New Roman" w:hAnsi="Times New Roman" w:cs="Times New Roman"/>
          <w:lang w:eastAsia="zh-CN"/>
        </w:rPr>
        <w:t>:</w:t>
      </w:r>
    </w:p>
    <w:p w14:paraId="49AA8542" w14:textId="77777777" w:rsidR="00996552" w:rsidRDefault="002D0D3F">
      <w:pPr>
        <w:spacing w:before="181" w:line="279" w:lineRule="exact"/>
        <w:ind w:left="2562"/>
        <w:rPr>
          <w:rFonts w:ascii="MS Gothic" w:eastAsia="MS Gothic" w:hAnsi="MS Gothic" w:cs="MS Gothic"/>
          <w:sz w:val="24"/>
          <w:szCs w:val="24"/>
        </w:rPr>
      </w:pPr>
      <w:r>
        <w:rPr>
          <w:rFonts w:ascii="Times New Roman"/>
          <w:i/>
          <w:spacing w:val="2"/>
          <w:sz w:val="24"/>
        </w:rPr>
        <w:t>E</w:t>
      </w:r>
      <w:r>
        <w:rPr>
          <w:rFonts w:ascii="Bookman Old Style"/>
          <w:i/>
          <w:spacing w:val="2"/>
          <w:position w:val="-3"/>
          <w:sz w:val="16"/>
        </w:rPr>
        <w:t>vu</w:t>
      </w:r>
      <w:r>
        <w:rPr>
          <w:rFonts w:ascii="Bookman Old Style"/>
          <w:i/>
          <w:spacing w:val="1"/>
          <w:position w:val="-3"/>
          <w:sz w:val="16"/>
        </w:rPr>
        <w:t>l</w:t>
      </w:r>
      <w:r>
        <w:rPr>
          <w:rFonts w:ascii="Bookman Old Style"/>
          <w:i/>
          <w:spacing w:val="-19"/>
          <w:position w:val="-3"/>
          <w:sz w:val="16"/>
        </w:rPr>
        <w:t xml:space="preserve"> </w:t>
      </w:r>
      <w:r>
        <w:rPr>
          <w:rFonts w:ascii="Georgia"/>
          <w:sz w:val="24"/>
        </w:rPr>
        <w:t>=</w:t>
      </w:r>
      <w:r>
        <w:rPr>
          <w:rFonts w:ascii="Georgia"/>
          <w:spacing w:val="-34"/>
          <w:sz w:val="24"/>
        </w:rPr>
        <w:t xml:space="preserve"> </w:t>
      </w:r>
      <w:r>
        <w:rPr>
          <w:rFonts w:ascii="Times New Roman"/>
          <w:i/>
          <w:spacing w:val="6"/>
          <w:sz w:val="24"/>
        </w:rPr>
        <w:t>m</w:t>
      </w:r>
      <w:r>
        <w:rPr>
          <w:rFonts w:ascii="MS Gothic"/>
          <w:spacing w:val="9"/>
          <w:sz w:val="24"/>
        </w:rPr>
        <w:t>(</w:t>
      </w:r>
      <w:r>
        <w:rPr>
          <w:rFonts w:ascii="Times New Roman"/>
          <w:i/>
          <w:spacing w:val="6"/>
          <w:sz w:val="24"/>
        </w:rPr>
        <w:t>vulnerable</w:t>
      </w:r>
      <w:r>
        <w:rPr>
          <w:rFonts w:ascii="MS Gothic"/>
          <w:spacing w:val="9"/>
          <w:sz w:val="24"/>
        </w:rPr>
        <w:t>)</w:t>
      </w:r>
    </w:p>
    <w:p w14:paraId="2DC70E38" w14:textId="77777777" w:rsidR="00996552" w:rsidRDefault="002D0D3F">
      <w:pPr>
        <w:pStyle w:val="a3"/>
        <w:spacing w:line="185" w:lineRule="exact"/>
        <w:ind w:left="1412" w:right="3220"/>
        <w:jc w:val="center"/>
        <w:rPr>
          <w:rFonts w:cs="宋体"/>
        </w:rPr>
      </w:pPr>
      <w:bookmarkStart w:id="180" w:name="_bookmark115"/>
      <w:bookmarkEnd w:id="180"/>
      <w:r>
        <w:rPr>
          <w:w w:val="160"/>
        </w:rPr>
        <w:t>I</w:t>
      </w:r>
    </w:p>
    <w:p w14:paraId="48793AA2" w14:textId="77777777" w:rsidR="00996552" w:rsidRDefault="00996552">
      <w:pPr>
        <w:spacing w:line="185" w:lineRule="exact"/>
        <w:jc w:val="center"/>
        <w:rPr>
          <w:rFonts w:ascii="宋体" w:eastAsia="宋体" w:hAnsi="宋体" w:cs="宋体"/>
        </w:rPr>
        <w:sectPr w:rsidR="00996552">
          <w:type w:val="continuous"/>
          <w:pgSz w:w="11910" w:h="16840"/>
          <w:pgMar w:top="1580" w:right="1680" w:bottom="280" w:left="1680" w:header="720" w:footer="720" w:gutter="0"/>
          <w:cols w:space="720"/>
        </w:sectPr>
      </w:pPr>
    </w:p>
    <w:p w14:paraId="6DCB2CD8" w14:textId="77777777" w:rsidR="00996552" w:rsidRDefault="00025C9E">
      <w:pPr>
        <w:tabs>
          <w:tab w:val="left" w:pos="3469"/>
        </w:tabs>
        <w:spacing w:line="347" w:lineRule="exact"/>
        <w:ind w:left="3027"/>
        <w:rPr>
          <w:rFonts w:ascii="MS Gothic" w:eastAsia="MS Gothic" w:hAnsi="MS Gothic" w:cs="MS Gothic"/>
          <w:sz w:val="24"/>
          <w:szCs w:val="24"/>
        </w:rPr>
      </w:pPr>
      <w:r>
        <w:rPr>
          <w:rFonts w:eastAsiaTheme="minorHAnsi"/>
        </w:rPr>
        <w:lastRenderedPageBreak/>
        <w:pict w14:anchorId="506E2844">
          <v:group id="_x0000_s3302" style="position:absolute;left:0;text-align:left;margin-left:247.5pt;margin-top:15.85pt;width:134.75pt;height:.1pt;z-index:-277120;mso-position-horizontal-relative:page" coordorigin="4950,317" coordsize="2695,2">
            <v:shape id="_x0000_s3303" style="position:absolute;left:4950;top:317;width:2695;height:2" coordorigin="4950,317" coordsize="2695,0" path="m4950,317r2695,e" filled="f" strokeweight=".23706mm">
              <v:path arrowok="t"/>
            </v:shape>
            <w10:wrap anchorx="page"/>
          </v:group>
        </w:pict>
      </w:r>
      <w:r>
        <w:rPr>
          <w:rFonts w:eastAsiaTheme="minorHAnsi"/>
        </w:rPr>
        <w:pict w14:anchorId="2D0BA92C">
          <v:shape id="_x0000_s3301" type="#_x0000_t202" style="position:absolute;left:0;text-align:left;margin-left:265.7pt;margin-top:14.8pt;width:9.7pt;height:12pt;z-index:-277096;mso-position-horizontal-relative:page" filled="f" stroked="f">
            <v:textbox inset="0,0,0,0">
              <w:txbxContent>
                <w:p w14:paraId="28A1F3D6" w14:textId="77777777" w:rsidR="00025C9E" w:rsidRDefault="00025C9E">
                  <w:pPr>
                    <w:pStyle w:val="a3"/>
                    <w:spacing w:line="112" w:lineRule="exact"/>
                    <w:ind w:left="0"/>
                    <w:rPr>
                      <w:rFonts w:cs="宋体"/>
                    </w:rPr>
                  </w:pPr>
                  <w:r>
                    <w:rPr>
                      <w:w w:val="160"/>
                    </w:rPr>
                    <w:t>I</w:t>
                  </w:r>
                </w:p>
              </w:txbxContent>
            </v:textbox>
            <w10:wrap anchorx="page"/>
          </v:shape>
        </w:pict>
      </w:r>
      <w:r w:rsidR="002D0D3F">
        <w:rPr>
          <w:rFonts w:ascii="Georgia" w:eastAsia="Georgia" w:hAnsi="Georgia" w:cs="Georgia"/>
          <w:w w:val="95"/>
          <w:position w:val="-13"/>
          <w:sz w:val="24"/>
          <w:szCs w:val="24"/>
        </w:rPr>
        <w:t>=</w:t>
      </w:r>
      <w:r w:rsidR="002D0D3F">
        <w:rPr>
          <w:rFonts w:ascii="Georgia" w:eastAsia="Georgia" w:hAnsi="Georgia" w:cs="Georgia"/>
          <w:w w:val="95"/>
          <w:position w:val="-13"/>
          <w:sz w:val="24"/>
          <w:szCs w:val="24"/>
        </w:rPr>
        <w:tab/>
      </w:r>
      <w:r w:rsidR="002D0D3F">
        <w:rPr>
          <w:rFonts w:ascii="Bookman Old Style" w:eastAsia="Bookman Old Style" w:hAnsi="Bookman Old Style" w:cs="Bookman Old Style"/>
          <w:i/>
          <w:w w:val="90"/>
          <w:sz w:val="16"/>
          <w:szCs w:val="16"/>
        </w:rPr>
        <w:t>X</w:t>
      </w:r>
      <w:r w:rsidR="002D0D3F">
        <w:rPr>
          <w:rFonts w:ascii="MS Gothic" w:eastAsia="MS Gothic" w:hAnsi="MS Gothic" w:cs="MS Gothic"/>
          <w:w w:val="90"/>
          <w:sz w:val="16"/>
          <w:szCs w:val="16"/>
        </w:rPr>
        <w:t>∩</w:t>
      </w:r>
      <w:r w:rsidR="002D0D3F">
        <w:rPr>
          <w:rFonts w:ascii="Bookman Old Style" w:eastAsia="Bookman Old Style" w:hAnsi="Bookman Old Style" w:cs="Bookman Old Style"/>
          <w:i/>
          <w:w w:val="90"/>
          <w:sz w:val="16"/>
          <w:szCs w:val="16"/>
        </w:rPr>
        <w:t>Y</w:t>
      </w:r>
      <w:r w:rsidR="002D0D3F">
        <w:rPr>
          <w:rFonts w:ascii="Bookman Old Style" w:eastAsia="Bookman Old Style" w:hAnsi="Bookman Old Style" w:cs="Bookman Old Style"/>
          <w:i/>
          <w:spacing w:val="-29"/>
          <w:w w:val="90"/>
          <w:sz w:val="16"/>
          <w:szCs w:val="16"/>
        </w:rPr>
        <w:t xml:space="preserve"> </w:t>
      </w:r>
      <w:r w:rsidR="002D0D3F">
        <w:rPr>
          <w:rFonts w:ascii="Georgia" w:eastAsia="Georgia" w:hAnsi="Georgia" w:cs="Georgia"/>
          <w:spacing w:val="1"/>
          <w:w w:val="90"/>
          <w:sz w:val="16"/>
          <w:szCs w:val="16"/>
        </w:rPr>
        <w:t>=</w:t>
      </w:r>
      <w:r w:rsidR="002D0D3F">
        <w:rPr>
          <w:rFonts w:ascii="MS Gothic" w:eastAsia="MS Gothic" w:hAnsi="MS Gothic" w:cs="MS Gothic"/>
          <w:spacing w:val="2"/>
          <w:w w:val="90"/>
          <w:sz w:val="16"/>
          <w:szCs w:val="16"/>
        </w:rPr>
        <w:t>{</w:t>
      </w:r>
      <w:r w:rsidR="002D0D3F">
        <w:rPr>
          <w:rFonts w:ascii="Times New Roman" w:eastAsia="Times New Roman" w:hAnsi="Times New Roman" w:cs="Times New Roman"/>
          <w:spacing w:val="1"/>
          <w:w w:val="90"/>
          <w:sz w:val="16"/>
          <w:szCs w:val="16"/>
        </w:rPr>
        <w:t>vulnerable</w:t>
      </w:r>
      <w:r w:rsidR="002D0D3F">
        <w:rPr>
          <w:rFonts w:ascii="MS Gothic" w:eastAsia="MS Gothic" w:hAnsi="MS Gothic" w:cs="MS Gothic"/>
          <w:spacing w:val="2"/>
          <w:w w:val="90"/>
          <w:sz w:val="16"/>
          <w:szCs w:val="16"/>
        </w:rPr>
        <w:t>}</w:t>
      </w:r>
      <w:r w:rsidR="002D0D3F">
        <w:rPr>
          <w:rFonts w:ascii="MS Gothic" w:eastAsia="MS Gothic" w:hAnsi="MS Gothic" w:cs="MS Gothic"/>
          <w:spacing w:val="-13"/>
          <w:w w:val="90"/>
          <w:sz w:val="16"/>
          <w:szCs w:val="16"/>
        </w:rPr>
        <w:t xml:space="preserve"> </w:t>
      </w:r>
      <w:r w:rsidR="002D0D3F">
        <w:rPr>
          <w:rFonts w:ascii="Times New Roman" w:eastAsia="Times New Roman" w:hAnsi="Times New Roman" w:cs="Times New Roman"/>
          <w:i/>
          <w:spacing w:val="2"/>
          <w:w w:val="90"/>
          <w:position w:val="5"/>
          <w:sz w:val="24"/>
          <w:szCs w:val="24"/>
        </w:rPr>
        <w:t>m</w:t>
      </w:r>
      <w:r w:rsidR="002D0D3F">
        <w:rPr>
          <w:rFonts w:ascii="Palatino Linotype" w:eastAsia="Palatino Linotype" w:hAnsi="Palatino Linotype" w:cs="Palatino Linotype"/>
          <w:spacing w:val="2"/>
          <w:w w:val="90"/>
          <w:position w:val="2"/>
          <w:sz w:val="16"/>
          <w:szCs w:val="16"/>
        </w:rPr>
        <w:t>1</w:t>
      </w:r>
      <w:r w:rsidR="002D0D3F">
        <w:rPr>
          <w:rFonts w:ascii="MS Gothic" w:eastAsia="MS Gothic" w:hAnsi="MS Gothic" w:cs="MS Gothic"/>
          <w:spacing w:val="4"/>
          <w:w w:val="90"/>
          <w:position w:val="5"/>
          <w:sz w:val="24"/>
          <w:szCs w:val="24"/>
        </w:rPr>
        <w:t>(</w:t>
      </w:r>
      <w:r w:rsidR="002D0D3F">
        <w:rPr>
          <w:rFonts w:ascii="Times New Roman" w:eastAsia="Times New Roman" w:hAnsi="Times New Roman" w:cs="Times New Roman"/>
          <w:i/>
          <w:spacing w:val="2"/>
          <w:w w:val="90"/>
          <w:position w:val="5"/>
          <w:sz w:val="24"/>
          <w:szCs w:val="24"/>
        </w:rPr>
        <w:t>X</w:t>
      </w:r>
      <w:r w:rsidR="002D0D3F">
        <w:rPr>
          <w:rFonts w:ascii="MS Gothic" w:eastAsia="MS Gothic" w:hAnsi="MS Gothic" w:cs="MS Gothic"/>
          <w:spacing w:val="4"/>
          <w:w w:val="90"/>
          <w:position w:val="5"/>
          <w:sz w:val="24"/>
          <w:szCs w:val="24"/>
        </w:rPr>
        <w:t>)</w:t>
      </w:r>
      <w:r w:rsidR="002D0D3F">
        <w:rPr>
          <w:rFonts w:ascii="Times New Roman" w:eastAsia="Times New Roman" w:hAnsi="Times New Roman" w:cs="Times New Roman"/>
          <w:i/>
          <w:spacing w:val="2"/>
          <w:w w:val="90"/>
          <w:position w:val="5"/>
          <w:sz w:val="24"/>
          <w:szCs w:val="24"/>
        </w:rPr>
        <w:t>m</w:t>
      </w:r>
      <w:r w:rsidR="002D0D3F">
        <w:rPr>
          <w:rFonts w:ascii="Palatino Linotype" w:eastAsia="Palatino Linotype" w:hAnsi="Palatino Linotype" w:cs="Palatino Linotype"/>
          <w:spacing w:val="2"/>
          <w:w w:val="90"/>
          <w:position w:val="2"/>
          <w:sz w:val="16"/>
          <w:szCs w:val="16"/>
        </w:rPr>
        <w:t>2</w:t>
      </w:r>
      <w:r w:rsidR="002D0D3F">
        <w:rPr>
          <w:rFonts w:ascii="MS Gothic" w:eastAsia="MS Gothic" w:hAnsi="MS Gothic" w:cs="MS Gothic"/>
          <w:spacing w:val="4"/>
          <w:w w:val="90"/>
          <w:position w:val="5"/>
          <w:sz w:val="24"/>
          <w:szCs w:val="24"/>
        </w:rPr>
        <w:t>(</w:t>
      </w:r>
      <w:r w:rsidR="002D0D3F">
        <w:rPr>
          <w:rFonts w:ascii="Times New Roman" w:eastAsia="Times New Roman" w:hAnsi="Times New Roman" w:cs="Times New Roman"/>
          <w:i/>
          <w:spacing w:val="2"/>
          <w:w w:val="90"/>
          <w:position w:val="5"/>
          <w:sz w:val="24"/>
          <w:szCs w:val="24"/>
        </w:rPr>
        <w:t>Y</w:t>
      </w:r>
      <w:r w:rsidR="002D0D3F">
        <w:rPr>
          <w:rFonts w:ascii="Times New Roman" w:eastAsia="Times New Roman" w:hAnsi="Times New Roman" w:cs="Times New Roman"/>
          <w:i/>
          <w:spacing w:val="-28"/>
          <w:w w:val="90"/>
          <w:position w:val="5"/>
          <w:sz w:val="24"/>
          <w:szCs w:val="24"/>
        </w:rPr>
        <w:t xml:space="preserve"> </w:t>
      </w:r>
      <w:r w:rsidR="002D0D3F">
        <w:rPr>
          <w:rFonts w:ascii="MS Gothic" w:eastAsia="MS Gothic" w:hAnsi="MS Gothic" w:cs="MS Gothic"/>
          <w:w w:val="90"/>
          <w:position w:val="5"/>
          <w:sz w:val="24"/>
          <w:szCs w:val="24"/>
        </w:rPr>
        <w:t>)</w:t>
      </w:r>
    </w:p>
    <w:p w14:paraId="26844C10" w14:textId="77777777" w:rsidR="00996552" w:rsidRDefault="002D0D3F">
      <w:pPr>
        <w:spacing w:line="249" w:lineRule="exact"/>
        <w:ind w:left="3833"/>
        <w:rPr>
          <w:rFonts w:ascii="MS Gothic" w:eastAsia="MS Gothic" w:hAnsi="MS Gothic" w:cs="MS Gothic"/>
          <w:sz w:val="24"/>
          <w:szCs w:val="24"/>
        </w:rPr>
      </w:pPr>
      <w:r>
        <w:rPr>
          <w:rFonts w:ascii="Bookman Old Style" w:eastAsia="Bookman Old Style" w:hAnsi="Bookman Old Style" w:cs="Bookman Old Style"/>
          <w:i/>
          <w:w w:val="85"/>
          <w:position w:val="-4"/>
          <w:sz w:val="16"/>
          <w:szCs w:val="16"/>
        </w:rPr>
        <w:t>X</w:t>
      </w:r>
      <w:r>
        <w:rPr>
          <w:rFonts w:ascii="MS Gothic" w:eastAsia="MS Gothic" w:hAnsi="MS Gothic" w:cs="MS Gothic"/>
          <w:w w:val="85"/>
          <w:position w:val="-4"/>
          <w:sz w:val="16"/>
          <w:szCs w:val="16"/>
        </w:rPr>
        <w:t>∩</w:t>
      </w:r>
      <w:r>
        <w:rPr>
          <w:rFonts w:ascii="Bookman Old Style" w:eastAsia="Bookman Old Style" w:hAnsi="Bookman Old Style" w:cs="Bookman Old Style"/>
          <w:i/>
          <w:w w:val="85"/>
          <w:position w:val="-4"/>
          <w:sz w:val="16"/>
          <w:szCs w:val="16"/>
        </w:rPr>
        <w:t>Y</w:t>
      </w:r>
      <w:r>
        <w:rPr>
          <w:rFonts w:ascii="Bookman Old Style" w:eastAsia="Bookman Old Style" w:hAnsi="Bookman Old Style" w:cs="Bookman Old Style"/>
          <w:i/>
          <w:spacing w:val="-33"/>
          <w:w w:val="85"/>
          <w:position w:val="-4"/>
          <w:sz w:val="16"/>
          <w:szCs w:val="16"/>
        </w:rPr>
        <w:t xml:space="preserve"> </w:t>
      </w:r>
      <w:r>
        <w:rPr>
          <w:rFonts w:ascii="宋体" w:eastAsia="宋体" w:hAnsi="宋体" w:cs="宋体"/>
          <w:w w:val="85"/>
          <w:position w:val="-4"/>
          <w:sz w:val="16"/>
          <w:szCs w:val="16"/>
        </w:rPr>
        <w:t>丰</w:t>
      </w:r>
      <w:r>
        <w:rPr>
          <w:rFonts w:ascii="MS Gothic" w:eastAsia="MS Gothic" w:hAnsi="MS Gothic" w:cs="MS Gothic"/>
          <w:w w:val="85"/>
          <w:position w:val="-4"/>
          <w:sz w:val="16"/>
          <w:szCs w:val="16"/>
        </w:rPr>
        <w:t>②</w:t>
      </w:r>
      <w:r>
        <w:rPr>
          <w:rFonts w:ascii="MS Gothic" w:eastAsia="MS Gothic" w:hAnsi="MS Gothic" w:cs="MS Gothic"/>
          <w:spacing w:val="-37"/>
          <w:w w:val="85"/>
          <w:position w:val="-4"/>
          <w:sz w:val="16"/>
          <w:szCs w:val="16"/>
        </w:rPr>
        <w:t xml:space="preserve"> </w:t>
      </w:r>
      <w:r>
        <w:rPr>
          <w:rFonts w:ascii="Times New Roman" w:eastAsia="Times New Roman" w:hAnsi="Times New Roman" w:cs="Times New Roman"/>
          <w:i/>
          <w:spacing w:val="2"/>
          <w:w w:val="85"/>
          <w:sz w:val="24"/>
          <w:szCs w:val="24"/>
        </w:rPr>
        <w:t>m</w:t>
      </w:r>
      <w:r>
        <w:rPr>
          <w:rFonts w:ascii="Palatino Linotype" w:eastAsia="Palatino Linotype" w:hAnsi="Palatino Linotype" w:cs="Palatino Linotype"/>
          <w:spacing w:val="2"/>
          <w:w w:val="85"/>
          <w:position w:val="-3"/>
          <w:sz w:val="16"/>
          <w:szCs w:val="16"/>
        </w:rPr>
        <w:t>1</w:t>
      </w:r>
      <w:r>
        <w:rPr>
          <w:rFonts w:ascii="MS Gothic" w:eastAsia="MS Gothic" w:hAnsi="MS Gothic" w:cs="MS Gothic"/>
          <w:spacing w:val="3"/>
          <w:w w:val="85"/>
          <w:sz w:val="24"/>
          <w:szCs w:val="24"/>
        </w:rPr>
        <w:t>(</w:t>
      </w:r>
      <w:r>
        <w:rPr>
          <w:rFonts w:ascii="Times New Roman" w:eastAsia="Times New Roman" w:hAnsi="Times New Roman" w:cs="Times New Roman"/>
          <w:i/>
          <w:spacing w:val="2"/>
          <w:w w:val="85"/>
          <w:sz w:val="24"/>
          <w:szCs w:val="24"/>
        </w:rPr>
        <w:t>X</w:t>
      </w:r>
      <w:r>
        <w:rPr>
          <w:rFonts w:ascii="MS Gothic" w:eastAsia="MS Gothic" w:hAnsi="MS Gothic" w:cs="MS Gothic"/>
          <w:spacing w:val="3"/>
          <w:w w:val="85"/>
          <w:sz w:val="24"/>
          <w:szCs w:val="24"/>
        </w:rPr>
        <w:t>)</w:t>
      </w:r>
      <w:r>
        <w:rPr>
          <w:rFonts w:ascii="Times New Roman" w:eastAsia="Times New Roman" w:hAnsi="Times New Roman" w:cs="Times New Roman"/>
          <w:i/>
          <w:spacing w:val="2"/>
          <w:w w:val="85"/>
          <w:sz w:val="24"/>
          <w:szCs w:val="24"/>
        </w:rPr>
        <w:t>m</w:t>
      </w:r>
      <w:r>
        <w:rPr>
          <w:rFonts w:ascii="Palatino Linotype" w:eastAsia="Palatino Linotype" w:hAnsi="Palatino Linotype" w:cs="Palatino Linotype"/>
          <w:spacing w:val="2"/>
          <w:w w:val="85"/>
          <w:position w:val="-3"/>
          <w:sz w:val="16"/>
          <w:szCs w:val="16"/>
        </w:rPr>
        <w:t>2</w:t>
      </w:r>
      <w:r>
        <w:rPr>
          <w:rFonts w:ascii="MS Gothic" w:eastAsia="MS Gothic" w:hAnsi="MS Gothic" w:cs="MS Gothic"/>
          <w:spacing w:val="3"/>
          <w:w w:val="85"/>
          <w:sz w:val="24"/>
          <w:szCs w:val="24"/>
        </w:rPr>
        <w:t>(</w:t>
      </w:r>
      <w:r>
        <w:rPr>
          <w:rFonts w:ascii="Times New Roman" w:eastAsia="Times New Roman" w:hAnsi="Times New Roman" w:cs="Times New Roman"/>
          <w:i/>
          <w:spacing w:val="2"/>
          <w:w w:val="85"/>
          <w:sz w:val="24"/>
          <w:szCs w:val="24"/>
        </w:rPr>
        <w:t>Y</w:t>
      </w:r>
      <w:r>
        <w:rPr>
          <w:rFonts w:ascii="Times New Roman" w:eastAsia="Times New Roman" w:hAnsi="Times New Roman" w:cs="Times New Roman"/>
          <w:i/>
          <w:spacing w:val="-36"/>
          <w:w w:val="85"/>
          <w:sz w:val="24"/>
          <w:szCs w:val="24"/>
        </w:rPr>
        <w:t xml:space="preserve"> </w:t>
      </w:r>
      <w:r>
        <w:rPr>
          <w:rFonts w:ascii="MS Gothic" w:eastAsia="MS Gothic" w:hAnsi="MS Gothic" w:cs="MS Gothic"/>
          <w:w w:val="85"/>
          <w:sz w:val="24"/>
          <w:szCs w:val="24"/>
        </w:rPr>
        <w:t>)</w:t>
      </w:r>
    </w:p>
    <w:p w14:paraId="3C66C360" w14:textId="77777777" w:rsidR="00996552" w:rsidRDefault="002D0D3F">
      <w:pPr>
        <w:tabs>
          <w:tab w:val="left" w:pos="4271"/>
          <w:tab w:val="left" w:pos="6000"/>
        </w:tabs>
        <w:spacing w:line="375" w:lineRule="exact"/>
        <w:ind w:left="3027"/>
        <w:rPr>
          <w:rFonts w:ascii="Times New Roman" w:eastAsia="Times New Roman" w:hAnsi="Times New Roman" w:cs="Times New Roman"/>
          <w:sz w:val="16"/>
          <w:szCs w:val="16"/>
        </w:rPr>
      </w:pPr>
      <w:r>
        <w:rPr>
          <w:rFonts w:ascii="Georgia" w:eastAsia="Georgia" w:hAnsi="Georgia" w:cs="Georgia"/>
          <w:w w:val="95"/>
          <w:position w:val="-15"/>
          <w:sz w:val="24"/>
          <w:szCs w:val="24"/>
        </w:rPr>
        <w:t>=</w:t>
      </w:r>
      <w:r>
        <w:rPr>
          <w:rFonts w:ascii="Times New Roman" w:eastAsia="Times New Roman" w:hAnsi="Times New Roman" w:cs="Times New Roman"/>
          <w:w w:val="95"/>
          <w:sz w:val="24"/>
          <w:szCs w:val="24"/>
          <w:u w:val="single" w:color="000000"/>
        </w:rPr>
        <w:tab/>
      </w:r>
      <w:r>
        <w:rPr>
          <w:rFonts w:ascii="Times New Roman" w:eastAsia="Times New Roman" w:hAnsi="Times New Roman" w:cs="Times New Roman"/>
          <w:i/>
          <w:spacing w:val="-10"/>
          <w:w w:val="95"/>
          <w:sz w:val="24"/>
          <w:szCs w:val="24"/>
          <w:u w:val="single" w:color="000000"/>
        </w:rPr>
        <w:t>V</w:t>
      </w:r>
      <w:r>
        <w:rPr>
          <w:rFonts w:ascii="Palatino Linotype" w:eastAsia="Palatino Linotype" w:hAnsi="Palatino Linotype" w:cs="Palatino Linotype"/>
          <w:spacing w:val="-10"/>
          <w:w w:val="95"/>
          <w:position w:val="-3"/>
          <w:sz w:val="16"/>
          <w:szCs w:val="16"/>
          <w:u w:val="single" w:color="000000"/>
        </w:rPr>
        <w:t>1</w:t>
      </w:r>
      <w:r>
        <w:rPr>
          <w:rFonts w:ascii="Palatino Linotype" w:eastAsia="Palatino Linotype" w:hAnsi="Palatino Linotype" w:cs="Palatino Linotype"/>
          <w:spacing w:val="-8"/>
          <w:w w:val="95"/>
          <w:position w:val="-3"/>
          <w:sz w:val="16"/>
          <w:szCs w:val="16"/>
          <w:u w:val="single" w:color="000000"/>
        </w:rPr>
        <w:t xml:space="preserve"> </w:t>
      </w:r>
      <w:r>
        <w:rPr>
          <w:rFonts w:ascii="MS Gothic" w:eastAsia="MS Gothic" w:hAnsi="MS Gothic" w:cs="MS Gothic"/>
          <w:w w:val="95"/>
          <w:sz w:val="24"/>
          <w:szCs w:val="24"/>
          <w:u w:val="single" w:color="000000"/>
        </w:rPr>
        <w:t>×</w:t>
      </w:r>
      <w:r>
        <w:rPr>
          <w:rFonts w:ascii="MS Gothic" w:eastAsia="MS Gothic" w:hAnsi="MS Gothic" w:cs="MS Gothic"/>
          <w:spacing w:val="-92"/>
          <w:w w:val="95"/>
          <w:sz w:val="24"/>
          <w:szCs w:val="24"/>
          <w:u w:val="single" w:color="000000"/>
        </w:rPr>
        <w:t xml:space="preserve"> </w:t>
      </w:r>
      <w:r>
        <w:rPr>
          <w:rFonts w:ascii="Times New Roman" w:eastAsia="Times New Roman" w:hAnsi="Times New Roman" w:cs="Times New Roman"/>
          <w:i/>
          <w:spacing w:val="-10"/>
          <w:w w:val="95"/>
          <w:sz w:val="24"/>
          <w:szCs w:val="24"/>
          <w:u w:val="single" w:color="000000"/>
        </w:rPr>
        <w:t>V</w:t>
      </w:r>
      <w:r>
        <w:rPr>
          <w:rFonts w:ascii="Palatino Linotype" w:eastAsia="Palatino Linotype" w:hAnsi="Palatino Linotype" w:cs="Palatino Linotype"/>
          <w:spacing w:val="-10"/>
          <w:w w:val="95"/>
          <w:position w:val="-3"/>
          <w:sz w:val="16"/>
          <w:szCs w:val="16"/>
          <w:u w:val="single" w:color="000000"/>
        </w:rPr>
        <w:t>2</w:t>
      </w:r>
      <w:r>
        <w:rPr>
          <w:rFonts w:ascii="Times New Roman" w:eastAsia="Times New Roman" w:hAnsi="Times New Roman" w:cs="Times New Roman"/>
          <w:w w:val="99"/>
          <w:position w:val="-3"/>
          <w:sz w:val="16"/>
          <w:szCs w:val="16"/>
          <w:u w:val="single" w:color="000000"/>
        </w:rPr>
        <w:t xml:space="preserve"> </w:t>
      </w:r>
      <w:r>
        <w:rPr>
          <w:rFonts w:ascii="Times New Roman" w:eastAsia="Times New Roman" w:hAnsi="Times New Roman" w:cs="Times New Roman"/>
          <w:position w:val="-3"/>
          <w:sz w:val="16"/>
          <w:szCs w:val="16"/>
          <w:u w:val="single" w:color="000000"/>
        </w:rPr>
        <w:tab/>
      </w:r>
    </w:p>
    <w:p w14:paraId="4D62113E" w14:textId="77777777" w:rsidR="00996552" w:rsidRDefault="002D0D3F">
      <w:pPr>
        <w:spacing w:line="285" w:lineRule="exact"/>
        <w:ind w:left="3263"/>
        <w:rPr>
          <w:rFonts w:ascii="MS Gothic" w:eastAsia="MS Gothic" w:hAnsi="MS Gothic" w:cs="MS Gothic"/>
          <w:sz w:val="24"/>
          <w:szCs w:val="24"/>
          <w:lang w:eastAsia="zh-CN"/>
        </w:rPr>
      </w:pPr>
      <w:r>
        <w:rPr>
          <w:rFonts w:ascii="Times New Roman" w:eastAsia="Times New Roman" w:hAnsi="Times New Roman" w:cs="Times New Roman"/>
          <w:i/>
          <w:spacing w:val="-10"/>
          <w:w w:val="95"/>
          <w:sz w:val="24"/>
          <w:szCs w:val="24"/>
          <w:lang w:eastAsia="zh-CN"/>
        </w:rPr>
        <w:t>V</w:t>
      </w:r>
      <w:r>
        <w:rPr>
          <w:rFonts w:ascii="Palatino Linotype" w:eastAsia="Palatino Linotype" w:hAnsi="Palatino Linotype" w:cs="Palatino Linotype"/>
          <w:spacing w:val="-10"/>
          <w:w w:val="95"/>
          <w:position w:val="-3"/>
          <w:sz w:val="16"/>
          <w:szCs w:val="16"/>
          <w:lang w:eastAsia="zh-CN"/>
        </w:rPr>
        <w:t>1</w:t>
      </w:r>
      <w:r>
        <w:rPr>
          <w:rFonts w:ascii="Palatino Linotype" w:eastAsia="Palatino Linotype" w:hAnsi="Palatino Linotype" w:cs="Palatino Linotype"/>
          <w:spacing w:val="3"/>
          <w:w w:val="95"/>
          <w:position w:val="-3"/>
          <w:sz w:val="16"/>
          <w:szCs w:val="16"/>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83"/>
          <w:w w:val="95"/>
          <w:sz w:val="24"/>
          <w:szCs w:val="24"/>
          <w:lang w:eastAsia="zh-CN"/>
        </w:rPr>
        <w:t xml:space="preserve"> </w:t>
      </w:r>
      <w:r>
        <w:rPr>
          <w:rFonts w:ascii="Times New Roman" w:eastAsia="Times New Roman" w:hAnsi="Times New Roman" w:cs="Times New Roman"/>
          <w:i/>
          <w:spacing w:val="-10"/>
          <w:w w:val="95"/>
          <w:sz w:val="24"/>
          <w:szCs w:val="24"/>
          <w:lang w:eastAsia="zh-CN"/>
        </w:rPr>
        <w:t>V</w:t>
      </w:r>
      <w:r>
        <w:rPr>
          <w:rFonts w:ascii="Palatino Linotype" w:eastAsia="Palatino Linotype" w:hAnsi="Palatino Linotype" w:cs="Palatino Linotype"/>
          <w:spacing w:val="-10"/>
          <w:w w:val="95"/>
          <w:position w:val="-3"/>
          <w:sz w:val="16"/>
          <w:szCs w:val="16"/>
          <w:lang w:eastAsia="zh-CN"/>
        </w:rPr>
        <w:t>2</w:t>
      </w:r>
      <w:r>
        <w:rPr>
          <w:rFonts w:ascii="Palatino Linotype" w:eastAsia="Palatino Linotype" w:hAnsi="Palatino Linotype" w:cs="Palatino Linotype"/>
          <w:spacing w:val="4"/>
          <w:w w:val="95"/>
          <w:position w:val="-3"/>
          <w:sz w:val="16"/>
          <w:szCs w:val="16"/>
          <w:lang w:eastAsia="zh-CN"/>
        </w:rPr>
        <w:t xml:space="preserve"> </w:t>
      </w:r>
      <w:r>
        <w:rPr>
          <w:rFonts w:ascii="Georgia" w:eastAsia="Georgia" w:hAnsi="Georgia" w:cs="Georgia"/>
          <w:w w:val="95"/>
          <w:sz w:val="24"/>
          <w:szCs w:val="24"/>
          <w:lang w:eastAsia="zh-CN"/>
        </w:rPr>
        <w:t>+</w:t>
      </w:r>
      <w:r>
        <w:rPr>
          <w:rFonts w:ascii="Georgia" w:eastAsia="Georgia" w:hAnsi="Georgia" w:cs="Georgia"/>
          <w:spacing w:val="-20"/>
          <w:w w:val="95"/>
          <w:sz w:val="24"/>
          <w:szCs w:val="24"/>
          <w:lang w:eastAsia="zh-CN"/>
        </w:rPr>
        <w:t xml:space="preserve"> </w:t>
      </w:r>
      <w:r>
        <w:rPr>
          <w:rFonts w:ascii="MS Gothic" w:eastAsia="MS Gothic" w:hAnsi="MS Gothic" w:cs="MS Gothic"/>
          <w:w w:val="95"/>
          <w:sz w:val="24"/>
          <w:szCs w:val="24"/>
          <w:lang w:eastAsia="zh-CN"/>
        </w:rPr>
        <w:t>(</w:t>
      </w:r>
      <w:r>
        <w:rPr>
          <w:rFonts w:ascii="Palatino Linotype" w:eastAsia="Palatino Linotype" w:hAnsi="Palatino Linotype" w:cs="Palatino Linotype"/>
          <w:w w:val="95"/>
          <w:sz w:val="24"/>
          <w:szCs w:val="24"/>
          <w:lang w:eastAsia="zh-CN"/>
        </w:rPr>
        <w:t>1</w:t>
      </w:r>
      <w:r>
        <w:rPr>
          <w:rFonts w:ascii="Palatino Linotype" w:eastAsia="Palatino Linotype" w:hAnsi="Palatino Linotype" w:cs="Palatino Linotype"/>
          <w:spacing w:val="-22"/>
          <w:w w:val="95"/>
          <w:sz w:val="24"/>
          <w:szCs w:val="24"/>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5"/>
          <w:w w:val="105"/>
          <w:sz w:val="24"/>
          <w:szCs w:val="24"/>
          <w:lang w:eastAsia="zh-CN"/>
        </w:rPr>
        <w:t xml:space="preserve"> </w:t>
      </w:r>
      <w:r>
        <w:rPr>
          <w:rFonts w:ascii="Times New Roman" w:eastAsia="Times New Roman" w:hAnsi="Times New Roman" w:cs="Times New Roman"/>
          <w:i/>
          <w:spacing w:val="-4"/>
          <w:w w:val="95"/>
          <w:sz w:val="24"/>
          <w:szCs w:val="24"/>
          <w:lang w:eastAsia="zh-CN"/>
        </w:rPr>
        <w:t>V</w:t>
      </w:r>
      <w:r>
        <w:rPr>
          <w:rFonts w:ascii="Palatino Linotype" w:eastAsia="Palatino Linotype" w:hAnsi="Palatino Linotype" w:cs="Palatino Linotype"/>
          <w:spacing w:val="-4"/>
          <w:w w:val="95"/>
          <w:position w:val="-3"/>
          <w:sz w:val="16"/>
          <w:szCs w:val="16"/>
          <w:lang w:eastAsia="zh-CN"/>
        </w:rPr>
        <w:t>1</w:t>
      </w:r>
      <w:r>
        <w:rPr>
          <w:rFonts w:ascii="MS Gothic" w:eastAsia="MS Gothic" w:hAnsi="MS Gothic" w:cs="MS Gothic"/>
          <w:spacing w:val="-6"/>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5"/>
          <w:sz w:val="24"/>
          <w:szCs w:val="24"/>
          <w:lang w:eastAsia="zh-CN"/>
        </w:rPr>
        <w:t>(</w:t>
      </w:r>
      <w:r>
        <w:rPr>
          <w:rFonts w:ascii="Palatino Linotype" w:eastAsia="Palatino Linotype" w:hAnsi="Palatino Linotype" w:cs="Palatino Linotype"/>
          <w:w w:val="95"/>
          <w:sz w:val="24"/>
          <w:szCs w:val="24"/>
          <w:lang w:eastAsia="zh-CN"/>
        </w:rPr>
        <w:t>1</w:t>
      </w:r>
      <w:r>
        <w:rPr>
          <w:rFonts w:ascii="Palatino Linotype" w:eastAsia="Palatino Linotype" w:hAnsi="Palatino Linotype" w:cs="Palatino Linotype"/>
          <w:spacing w:val="-21"/>
          <w:w w:val="95"/>
          <w:sz w:val="24"/>
          <w:szCs w:val="24"/>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6"/>
          <w:w w:val="105"/>
          <w:sz w:val="24"/>
          <w:szCs w:val="24"/>
          <w:lang w:eastAsia="zh-CN"/>
        </w:rPr>
        <w:t xml:space="preserve"> </w:t>
      </w:r>
      <w:r>
        <w:rPr>
          <w:rFonts w:ascii="Times New Roman" w:eastAsia="Times New Roman" w:hAnsi="Times New Roman" w:cs="Times New Roman"/>
          <w:i/>
          <w:spacing w:val="-4"/>
          <w:w w:val="95"/>
          <w:sz w:val="24"/>
          <w:szCs w:val="24"/>
          <w:lang w:eastAsia="zh-CN"/>
        </w:rPr>
        <w:t>V</w:t>
      </w:r>
      <w:r>
        <w:rPr>
          <w:rFonts w:ascii="Palatino Linotype" w:eastAsia="Palatino Linotype" w:hAnsi="Palatino Linotype" w:cs="Palatino Linotype"/>
          <w:spacing w:val="-4"/>
          <w:w w:val="95"/>
          <w:position w:val="-3"/>
          <w:sz w:val="16"/>
          <w:szCs w:val="16"/>
          <w:lang w:eastAsia="zh-CN"/>
        </w:rPr>
        <w:t>2</w:t>
      </w:r>
      <w:r>
        <w:rPr>
          <w:rFonts w:ascii="MS Gothic" w:eastAsia="MS Gothic" w:hAnsi="MS Gothic" w:cs="MS Gothic"/>
          <w:spacing w:val="-6"/>
          <w:w w:val="95"/>
          <w:sz w:val="24"/>
          <w:szCs w:val="24"/>
          <w:lang w:eastAsia="zh-CN"/>
        </w:rPr>
        <w:t>)</w:t>
      </w:r>
    </w:p>
    <w:p w14:paraId="463C496C" w14:textId="77777777" w:rsidR="00996552" w:rsidRDefault="002D0D3F">
      <w:pPr>
        <w:pStyle w:val="a3"/>
        <w:spacing w:before="213"/>
        <w:ind w:left="0" w:right="11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(4.27)</w:t>
      </w:r>
    </w:p>
    <w:p w14:paraId="11D97C2B"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6002" w:space="40"/>
            <w:col w:w="2508"/>
          </w:cols>
        </w:sectPr>
      </w:pPr>
    </w:p>
    <w:p w14:paraId="5F7D3F7B" w14:textId="77777777" w:rsidR="00996552" w:rsidRDefault="002D0D3F">
      <w:pPr>
        <w:spacing w:before="57" w:line="400" w:lineRule="exact"/>
        <w:ind w:left="117" w:right="115" w:firstLine="480"/>
        <w:jc w:val="both"/>
        <w:rPr>
          <w:rFonts w:ascii="宋体" w:eastAsia="宋体" w:hAnsi="宋体" w:cs="宋体"/>
          <w:sz w:val="24"/>
          <w:szCs w:val="24"/>
          <w:lang w:eastAsia="zh-CN"/>
        </w:rPr>
      </w:pPr>
      <w:r>
        <w:rPr>
          <w:rFonts w:ascii="宋体" w:eastAsia="宋体" w:hAnsi="宋体" w:cs="宋体"/>
          <w:sz w:val="24"/>
          <w:szCs w:val="24"/>
          <w:lang w:eastAsia="zh-CN"/>
        </w:rPr>
        <w:lastRenderedPageBreak/>
        <w:t>式</w:t>
      </w:r>
      <w:hyperlink w:anchor="_bookmark115" w:history="1">
        <w:r>
          <w:rPr>
            <w:rFonts w:ascii="Times New Roman" w:eastAsia="Times New Roman" w:hAnsi="Times New Roman" w:cs="Times New Roman"/>
            <w:sz w:val="24"/>
            <w:szCs w:val="24"/>
            <w:lang w:eastAsia="zh-CN"/>
          </w:rPr>
          <w:t>4.27</w:t>
        </w:r>
      </w:hyperlink>
      <w:r>
        <w:rPr>
          <w:rFonts w:ascii="宋体" w:eastAsia="宋体" w:hAnsi="宋体" w:cs="宋体"/>
          <w:sz w:val="24"/>
          <w:szCs w:val="24"/>
          <w:lang w:eastAsia="zh-CN"/>
        </w:rPr>
        <w:t>中，两条指标证据对应的概率赋值函数分别为</w:t>
      </w:r>
      <w:r>
        <w:rPr>
          <w:rFonts w:ascii="宋体" w:eastAsia="宋体" w:hAnsi="宋体" w:cs="宋体"/>
          <w:spacing w:val="-93"/>
          <w:sz w:val="24"/>
          <w:szCs w:val="24"/>
          <w:lang w:eastAsia="zh-CN"/>
        </w:rPr>
        <w:t xml:space="preserve"> </w:t>
      </w:r>
      <w:r>
        <w:rPr>
          <w:rFonts w:ascii="Times New Roman" w:eastAsia="Times New Roman" w:hAnsi="Times New Roman" w:cs="Times New Roman"/>
          <w:i/>
          <w:spacing w:val="7"/>
          <w:sz w:val="24"/>
          <w:szCs w:val="24"/>
          <w:lang w:eastAsia="zh-CN"/>
        </w:rPr>
        <w:t>m</w:t>
      </w:r>
      <w:r>
        <w:rPr>
          <w:rFonts w:ascii="Palatino Linotype" w:eastAsia="Palatino Linotype" w:hAnsi="Palatino Linotype" w:cs="Palatino Linotype"/>
          <w:spacing w:val="7"/>
          <w:position w:val="-3"/>
          <w:sz w:val="16"/>
          <w:szCs w:val="16"/>
          <w:lang w:eastAsia="zh-CN"/>
        </w:rPr>
        <w:t>1</w:t>
      </w:r>
      <w:r>
        <w:rPr>
          <w:rFonts w:ascii="MS Gothic" w:eastAsia="MS Gothic" w:hAnsi="MS Gothic" w:cs="MS Gothic"/>
          <w:spacing w:val="10"/>
          <w:sz w:val="24"/>
          <w:szCs w:val="24"/>
          <w:lang w:eastAsia="zh-CN"/>
        </w:rPr>
        <w:t>(</w:t>
      </w:r>
      <w:r>
        <w:rPr>
          <w:rFonts w:ascii="Times New Roman" w:eastAsia="Times New Roman" w:hAnsi="Times New Roman" w:cs="Times New Roman"/>
          <w:i/>
          <w:spacing w:val="7"/>
          <w:sz w:val="24"/>
          <w:szCs w:val="24"/>
          <w:lang w:eastAsia="zh-CN"/>
        </w:rPr>
        <w:t>X</w:t>
      </w:r>
      <w:r>
        <w:rPr>
          <w:rFonts w:ascii="MS Gothic" w:eastAsia="MS Gothic" w:hAnsi="MS Gothic" w:cs="MS Gothic"/>
          <w:spacing w:val="10"/>
          <w:sz w:val="24"/>
          <w:szCs w:val="24"/>
          <w:lang w:eastAsia="zh-CN"/>
        </w:rPr>
        <w:t>)</w:t>
      </w:r>
      <w:r>
        <w:rPr>
          <w:rFonts w:ascii="MS Gothic" w:eastAsia="MS Gothic" w:hAnsi="MS Gothic" w:cs="MS Gothic"/>
          <w:spacing w:val="-93"/>
          <w:sz w:val="24"/>
          <w:szCs w:val="24"/>
          <w:lang w:eastAsia="zh-CN"/>
        </w:rPr>
        <w:t xml:space="preserve"> </w:t>
      </w:r>
      <w:r>
        <w:rPr>
          <w:rFonts w:ascii="宋体" w:eastAsia="宋体" w:hAnsi="宋体" w:cs="宋体"/>
          <w:sz w:val="24"/>
          <w:szCs w:val="24"/>
          <w:lang w:eastAsia="zh-CN"/>
        </w:rPr>
        <w:t>和</w:t>
      </w:r>
      <w:r>
        <w:rPr>
          <w:rFonts w:ascii="宋体" w:eastAsia="宋体" w:hAnsi="宋体" w:cs="宋体"/>
          <w:spacing w:val="-92"/>
          <w:sz w:val="24"/>
          <w:szCs w:val="24"/>
          <w:lang w:eastAsia="zh-CN"/>
        </w:rPr>
        <w:t xml:space="preserve"> </w:t>
      </w:r>
      <w:r>
        <w:rPr>
          <w:rFonts w:ascii="Times New Roman" w:eastAsia="Times New Roman" w:hAnsi="Times New Roman" w:cs="Times New Roman"/>
          <w:i/>
          <w:spacing w:val="-2"/>
          <w:sz w:val="24"/>
          <w:szCs w:val="24"/>
          <w:lang w:eastAsia="zh-CN"/>
        </w:rPr>
        <w:t>m</w:t>
      </w:r>
      <w:r>
        <w:rPr>
          <w:rFonts w:ascii="Palatino Linotype" w:eastAsia="Palatino Linotype" w:hAnsi="Palatino Linotype" w:cs="Palatino Linotype"/>
          <w:spacing w:val="-2"/>
          <w:position w:val="-3"/>
          <w:sz w:val="16"/>
          <w:szCs w:val="16"/>
          <w:lang w:eastAsia="zh-CN"/>
        </w:rPr>
        <w:t>2</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Y</w:t>
      </w:r>
      <w:r>
        <w:rPr>
          <w:rFonts w:ascii="Times New Roman" w:eastAsia="Times New Roman" w:hAnsi="Times New Roman" w:cs="Times New Roman"/>
          <w:i/>
          <w:spacing w:val="-50"/>
          <w:sz w:val="24"/>
          <w:szCs w:val="24"/>
          <w:lang w:eastAsia="zh-CN"/>
        </w:rPr>
        <w:t xml:space="preserve"> </w:t>
      </w:r>
      <w:r>
        <w:rPr>
          <w:rFonts w:ascii="MS Gothic" w:eastAsia="MS Gothic" w:hAnsi="MS Gothic" w:cs="MS Gothic"/>
          <w:sz w:val="24"/>
          <w:szCs w:val="24"/>
          <w:lang w:eastAsia="zh-CN"/>
        </w:rPr>
        <w:t>)</w:t>
      </w:r>
      <w:r>
        <w:rPr>
          <w:rFonts w:ascii="宋体" w:eastAsia="宋体" w:hAnsi="宋体" w:cs="宋体"/>
          <w:sz w:val="24"/>
          <w:szCs w:val="24"/>
          <w:lang w:eastAsia="zh-CN"/>
        </w:rPr>
        <w:t>，其子</w:t>
      </w:r>
      <w:r>
        <w:rPr>
          <w:rFonts w:ascii="宋体" w:eastAsia="宋体" w:hAnsi="宋体" w:cs="宋体"/>
          <w:spacing w:val="50"/>
          <w:sz w:val="24"/>
          <w:szCs w:val="24"/>
          <w:lang w:eastAsia="zh-CN"/>
        </w:rPr>
        <w:t xml:space="preserve"> </w:t>
      </w:r>
      <w:r>
        <w:rPr>
          <w:rFonts w:ascii="宋体" w:eastAsia="宋体" w:hAnsi="宋体" w:cs="宋体"/>
          <w:sz w:val="24"/>
          <w:szCs w:val="24"/>
          <w:lang w:eastAsia="zh-CN"/>
        </w:rPr>
        <w:t>集均为</w:t>
      </w:r>
      <w:r>
        <w:rPr>
          <w:rFonts w:ascii="宋体" w:eastAsia="宋体" w:hAnsi="宋体" w:cs="宋体"/>
          <w:spacing w:val="-82"/>
          <w:sz w:val="24"/>
          <w:szCs w:val="24"/>
          <w:lang w:eastAsia="zh-CN"/>
        </w:rPr>
        <w:t xml:space="preserve"> </w:t>
      </w:r>
      <w:r>
        <w:rPr>
          <w:rFonts w:ascii="MS Gothic" w:eastAsia="MS Gothic" w:hAnsi="MS Gothic" w:cs="MS Gothic"/>
          <w:spacing w:val="-3"/>
          <w:sz w:val="24"/>
          <w:szCs w:val="24"/>
          <w:lang w:eastAsia="zh-CN"/>
        </w:rPr>
        <w:t>{</w:t>
      </w:r>
      <w:r>
        <w:rPr>
          <w:rFonts w:ascii="Times New Roman" w:eastAsia="Times New Roman" w:hAnsi="Times New Roman" w:cs="Times New Roman"/>
          <w:i/>
          <w:spacing w:val="-18"/>
          <w:sz w:val="24"/>
          <w:szCs w:val="24"/>
          <w:lang w:eastAsia="zh-CN"/>
        </w:rPr>
        <w:t>V</w:t>
      </w:r>
      <w:r>
        <w:rPr>
          <w:rFonts w:ascii="Bookman Old Style" w:eastAsia="Bookman Old Style" w:hAnsi="Bookman Old Style" w:cs="Bookman Old Style"/>
          <w:i/>
          <w:spacing w:val="6"/>
          <w:position w:val="-3"/>
          <w:sz w:val="16"/>
          <w:szCs w:val="16"/>
          <w:lang w:eastAsia="zh-CN"/>
        </w:rPr>
        <w:t>v</w:t>
      </w:r>
      <w:r>
        <w:rPr>
          <w:rFonts w:ascii="Bookman Old Style" w:eastAsia="Bookman Old Style" w:hAnsi="Bookman Old Style" w:cs="Bookman Old Style"/>
          <w:i/>
          <w:spacing w:val="5"/>
          <w:position w:val="-3"/>
          <w:sz w:val="16"/>
          <w:szCs w:val="16"/>
          <w:lang w:eastAsia="zh-CN"/>
        </w:rPr>
        <w:t>u</w:t>
      </w:r>
      <w:r>
        <w:rPr>
          <w:rFonts w:ascii="Bookman Old Style" w:eastAsia="Bookman Old Style" w:hAnsi="Bookman Old Style" w:cs="Bookman Old Style"/>
          <w:i/>
          <w:spacing w:val="7"/>
          <w:position w:val="-3"/>
          <w:sz w:val="16"/>
          <w:szCs w:val="16"/>
          <w:lang w:eastAsia="zh-CN"/>
        </w:rPr>
        <w:t>l</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1"/>
          <w:position w:val="-3"/>
          <w:sz w:val="16"/>
          <w:szCs w:val="16"/>
          <w:lang w:eastAsia="zh-CN"/>
        </w:rPr>
        <w:t>e</w:t>
      </w:r>
      <w:r>
        <w:rPr>
          <w:rFonts w:ascii="Bookman Old Style" w:eastAsia="Bookman Old Style" w:hAnsi="Bookman Old Style" w:cs="Bookman Old Style"/>
          <w:i/>
          <w:spacing w:val="17"/>
          <w:position w:val="-3"/>
          <w:sz w:val="16"/>
          <w:szCs w:val="16"/>
          <w:lang w:eastAsia="zh-CN"/>
        </w:rPr>
        <w:t>r</w:t>
      </w:r>
      <w:r>
        <w:rPr>
          <w:rFonts w:ascii="Bookman Old Style" w:eastAsia="Bookman Old Style" w:hAnsi="Bookman Old Style" w:cs="Bookman Old Style"/>
          <w:i/>
          <w:spacing w:val="7"/>
          <w:position w:val="-3"/>
          <w:sz w:val="16"/>
          <w:szCs w:val="16"/>
          <w:lang w:eastAsia="zh-CN"/>
        </w:rPr>
        <w:t>a</w:t>
      </w:r>
      <w:r>
        <w:rPr>
          <w:rFonts w:ascii="Bookman Old Style" w:eastAsia="Bookman Old Style" w:hAnsi="Bookman Old Style" w:cs="Bookman Old Style"/>
          <w:i/>
          <w:spacing w:val="4"/>
          <w:position w:val="-3"/>
          <w:sz w:val="16"/>
          <w:szCs w:val="16"/>
          <w:lang w:eastAsia="zh-CN"/>
        </w:rPr>
        <w:t>b</w:t>
      </w:r>
      <w:r>
        <w:rPr>
          <w:rFonts w:ascii="Bookman Old Style" w:eastAsia="Bookman Old Style" w:hAnsi="Bookman Old Style" w:cs="Bookman Old Style"/>
          <w:i/>
          <w:spacing w:val="6"/>
          <w:position w:val="-3"/>
          <w:sz w:val="16"/>
          <w:szCs w:val="16"/>
          <w:lang w:eastAsia="zh-CN"/>
        </w:rPr>
        <w:t>l</w:t>
      </w:r>
      <w:r>
        <w:rPr>
          <w:rFonts w:ascii="Bookman Old Style" w:eastAsia="Bookman Old Style" w:hAnsi="Bookman Old Style" w:cs="Bookman Old Style"/>
          <w:i/>
          <w:spacing w:val="3"/>
          <w:position w:val="-3"/>
          <w:sz w:val="16"/>
          <w:szCs w:val="16"/>
          <w:lang w:eastAsia="zh-CN"/>
        </w:rPr>
        <w:t>e</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i/>
          <w:spacing w:val="-20"/>
          <w:sz w:val="24"/>
          <w:szCs w:val="24"/>
          <w:lang w:eastAsia="zh-CN"/>
        </w:rPr>
        <w:t>V</w:t>
      </w:r>
      <w:r>
        <w:rPr>
          <w:rFonts w:ascii="Bookman Old Style" w:eastAsia="Bookman Old Style" w:hAnsi="Bookman Old Style" w:cs="Bookman Old Style"/>
          <w:i/>
          <w:spacing w:val="9"/>
          <w:position w:val="-3"/>
          <w:sz w:val="16"/>
          <w:szCs w:val="16"/>
          <w:lang w:eastAsia="zh-CN"/>
        </w:rPr>
        <w:t>u</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6"/>
          <w:position w:val="-3"/>
          <w:sz w:val="16"/>
          <w:szCs w:val="16"/>
          <w:lang w:eastAsia="zh-CN"/>
        </w:rPr>
        <w:t>v</w:t>
      </w:r>
      <w:r>
        <w:rPr>
          <w:rFonts w:ascii="Bookman Old Style" w:eastAsia="Bookman Old Style" w:hAnsi="Bookman Old Style" w:cs="Bookman Old Style"/>
          <w:i/>
          <w:spacing w:val="5"/>
          <w:position w:val="-3"/>
          <w:sz w:val="16"/>
          <w:szCs w:val="16"/>
          <w:lang w:eastAsia="zh-CN"/>
        </w:rPr>
        <w:t>u</w:t>
      </w:r>
      <w:r>
        <w:rPr>
          <w:rFonts w:ascii="Bookman Old Style" w:eastAsia="Bookman Old Style" w:hAnsi="Bookman Old Style" w:cs="Bookman Old Style"/>
          <w:i/>
          <w:spacing w:val="7"/>
          <w:position w:val="-3"/>
          <w:sz w:val="16"/>
          <w:szCs w:val="16"/>
          <w:lang w:eastAsia="zh-CN"/>
        </w:rPr>
        <w:t>l</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1"/>
          <w:position w:val="-3"/>
          <w:sz w:val="16"/>
          <w:szCs w:val="16"/>
          <w:lang w:eastAsia="zh-CN"/>
        </w:rPr>
        <w:t>e</w:t>
      </w:r>
      <w:r>
        <w:rPr>
          <w:rFonts w:ascii="Bookman Old Style" w:eastAsia="Bookman Old Style" w:hAnsi="Bookman Old Style" w:cs="Bookman Old Style"/>
          <w:i/>
          <w:spacing w:val="17"/>
          <w:position w:val="-3"/>
          <w:sz w:val="16"/>
          <w:szCs w:val="16"/>
          <w:lang w:eastAsia="zh-CN"/>
        </w:rPr>
        <w:t>r</w:t>
      </w:r>
      <w:r>
        <w:rPr>
          <w:rFonts w:ascii="Bookman Old Style" w:eastAsia="Bookman Old Style" w:hAnsi="Bookman Old Style" w:cs="Bookman Old Style"/>
          <w:i/>
          <w:spacing w:val="7"/>
          <w:position w:val="-3"/>
          <w:sz w:val="16"/>
          <w:szCs w:val="16"/>
          <w:lang w:eastAsia="zh-CN"/>
        </w:rPr>
        <w:t>a</w:t>
      </w:r>
      <w:r>
        <w:rPr>
          <w:rFonts w:ascii="Bookman Old Style" w:eastAsia="Bookman Old Style" w:hAnsi="Bookman Old Style" w:cs="Bookman Old Style"/>
          <w:i/>
          <w:spacing w:val="4"/>
          <w:position w:val="-3"/>
          <w:sz w:val="16"/>
          <w:szCs w:val="16"/>
          <w:lang w:eastAsia="zh-CN"/>
        </w:rPr>
        <w:t>b</w:t>
      </w:r>
      <w:r>
        <w:rPr>
          <w:rFonts w:ascii="Bookman Old Style" w:eastAsia="Bookman Old Style" w:hAnsi="Bookman Old Style" w:cs="Bookman Old Style"/>
          <w:i/>
          <w:spacing w:val="6"/>
          <w:position w:val="-3"/>
          <w:sz w:val="16"/>
          <w:szCs w:val="16"/>
          <w:lang w:eastAsia="zh-CN"/>
        </w:rPr>
        <w:t>l</w:t>
      </w:r>
      <w:r>
        <w:rPr>
          <w:rFonts w:ascii="Bookman Old Style" w:eastAsia="Bookman Old Style" w:hAnsi="Bookman Old Style" w:cs="Bookman Old Style"/>
          <w:i/>
          <w:position w:val="-3"/>
          <w:sz w:val="16"/>
          <w:szCs w:val="16"/>
          <w:lang w:eastAsia="zh-CN"/>
        </w:rPr>
        <w:t>e</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spacing w:val="-2"/>
          <w:sz w:val="24"/>
          <w:szCs w:val="24"/>
          <w:lang w:eastAsia="zh-CN"/>
        </w:rPr>
        <w:t>}</w:t>
      </w:r>
      <w:r>
        <w:rPr>
          <w:rFonts w:ascii="宋体" w:eastAsia="宋体" w:hAnsi="宋体" w:cs="宋体"/>
          <w:spacing w:val="-1"/>
          <w:sz w:val="24"/>
          <w:szCs w:val="24"/>
          <w:lang w:eastAsia="zh-CN"/>
        </w:rPr>
        <w:t>，脆弱性综合评价指数</w:t>
      </w:r>
      <w:r>
        <w:rPr>
          <w:rFonts w:ascii="宋体" w:eastAsia="宋体" w:hAnsi="宋体" w:cs="宋体"/>
          <w:spacing w:val="-81"/>
          <w:sz w:val="24"/>
          <w:szCs w:val="24"/>
          <w:lang w:eastAsia="zh-CN"/>
        </w:rPr>
        <w:t xml:space="preserve"> </w:t>
      </w:r>
      <w:r>
        <w:rPr>
          <w:rFonts w:ascii="Times New Roman" w:eastAsia="Times New Roman" w:hAnsi="Times New Roman" w:cs="Times New Roman"/>
          <w:i/>
          <w:spacing w:val="2"/>
          <w:sz w:val="24"/>
          <w:szCs w:val="24"/>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3"/>
          <w:position w:val="-3"/>
          <w:sz w:val="16"/>
          <w:szCs w:val="16"/>
          <w:lang w:eastAsia="zh-CN"/>
        </w:rPr>
        <w:t xml:space="preserve"> </w:t>
      </w:r>
      <w:r>
        <w:rPr>
          <w:rFonts w:ascii="宋体" w:eastAsia="宋体" w:hAnsi="宋体" w:cs="宋体"/>
          <w:sz w:val="24"/>
          <w:szCs w:val="24"/>
          <w:lang w:eastAsia="zh-CN"/>
        </w:rPr>
        <w:t>是由系统结构和状态</w:t>
      </w:r>
      <w:r>
        <w:rPr>
          <w:rFonts w:ascii="宋体" w:eastAsia="宋体" w:hAnsi="宋体" w:cs="宋体"/>
          <w:spacing w:val="216"/>
          <w:sz w:val="24"/>
          <w:szCs w:val="24"/>
          <w:lang w:eastAsia="zh-CN"/>
        </w:rPr>
        <w:t xml:space="preserve"> </w:t>
      </w:r>
      <w:r>
        <w:rPr>
          <w:rFonts w:ascii="宋体" w:eastAsia="宋体" w:hAnsi="宋体" w:cs="宋体"/>
          <w:sz w:val="24"/>
          <w:szCs w:val="24"/>
          <w:lang w:eastAsia="zh-CN"/>
        </w:rPr>
        <w:t>两方面指标得出</w:t>
      </w:r>
      <w:r>
        <w:rPr>
          <w:rFonts w:ascii="宋体" w:eastAsia="宋体" w:hAnsi="宋体" w:cs="宋体"/>
          <w:spacing w:val="-45"/>
          <w:sz w:val="24"/>
          <w:szCs w:val="24"/>
          <w:lang w:eastAsia="zh-CN"/>
        </w:rPr>
        <w:t>，</w:t>
      </w:r>
      <w:r>
        <w:rPr>
          <w:rFonts w:ascii="宋体" w:eastAsia="宋体" w:hAnsi="宋体" w:cs="宋体"/>
          <w:sz w:val="24"/>
          <w:szCs w:val="24"/>
          <w:lang w:eastAsia="zh-CN"/>
        </w:rPr>
        <w:t>可综合评价电力系统各节点的脆弱程度</w:t>
      </w:r>
      <w:r>
        <w:rPr>
          <w:rFonts w:ascii="宋体" w:eastAsia="宋体" w:hAnsi="宋体" w:cs="宋体"/>
          <w:spacing w:val="-45"/>
          <w:sz w:val="24"/>
          <w:szCs w:val="24"/>
          <w:lang w:eastAsia="zh-CN"/>
        </w:rPr>
        <w:t>，</w:t>
      </w:r>
      <w:r>
        <w:rPr>
          <w:rFonts w:ascii="宋体" w:eastAsia="宋体" w:hAnsi="宋体" w:cs="宋体"/>
          <w:sz w:val="24"/>
          <w:szCs w:val="24"/>
          <w:lang w:eastAsia="zh-CN"/>
        </w:rPr>
        <w:t xml:space="preserve">脆弱性综合评价指数 </w:t>
      </w:r>
      <w:r>
        <w:rPr>
          <w:rFonts w:ascii="Times New Roman" w:eastAsia="Times New Roman" w:hAnsi="Times New Roman" w:cs="Times New Roman"/>
          <w:i/>
          <w:spacing w:val="2"/>
          <w:sz w:val="24"/>
          <w:szCs w:val="24"/>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20"/>
          <w:position w:val="-3"/>
          <w:sz w:val="16"/>
          <w:szCs w:val="16"/>
          <w:lang w:eastAsia="zh-CN"/>
        </w:rPr>
        <w:t xml:space="preserve"> </w:t>
      </w:r>
      <w:r>
        <w:rPr>
          <w:rFonts w:ascii="宋体" w:eastAsia="宋体" w:hAnsi="宋体" w:cs="宋体"/>
          <w:sz w:val="24"/>
          <w:szCs w:val="24"/>
          <w:lang w:eastAsia="zh-CN"/>
        </w:rPr>
        <w:t>越大，表示节点在系统中的脆弱程度越高，系统越差。</w:t>
      </w:r>
    </w:p>
    <w:p w14:paraId="62F944EC" w14:textId="77777777" w:rsidR="00996552" w:rsidRDefault="002D0D3F">
      <w:pPr>
        <w:pStyle w:val="a3"/>
        <w:spacing w:before="39" w:line="288" w:lineRule="auto"/>
        <w:ind w:right="115" w:firstLine="480"/>
        <w:jc w:val="both"/>
        <w:rPr>
          <w:lang w:eastAsia="zh-CN"/>
        </w:rPr>
      </w:pPr>
      <w:r>
        <w:rPr>
          <w:lang w:eastAsia="zh-CN"/>
        </w:rPr>
        <w:t>对于脆弱性的不确定性描述问题</w:t>
      </w:r>
      <w:r>
        <w:rPr>
          <w:spacing w:val="-42"/>
          <w:lang w:eastAsia="zh-CN"/>
        </w:rPr>
        <w:t>，</w:t>
      </w:r>
      <w:r>
        <w:rPr>
          <w:lang w:eastAsia="zh-CN"/>
        </w:rPr>
        <w:t>在辨识框架中</w:t>
      </w:r>
      <w:r>
        <w:rPr>
          <w:spacing w:val="-42"/>
          <w:lang w:eastAsia="zh-CN"/>
        </w:rPr>
        <w:t>，</w:t>
      </w:r>
      <w:r>
        <w:rPr>
          <w:lang w:eastAsia="zh-CN"/>
        </w:rPr>
        <w:t>脆</w:t>
      </w:r>
      <w:r>
        <w:rPr>
          <w:spacing w:val="-30"/>
          <w:lang w:eastAsia="zh-CN"/>
        </w:rPr>
        <w:t>弱</w:t>
      </w:r>
      <w:r>
        <w:rPr>
          <w:spacing w:val="-1"/>
          <w:lang w:eastAsia="zh-CN"/>
        </w:rPr>
        <w:t>（</w:t>
      </w:r>
      <w:r>
        <w:rPr>
          <w:rFonts w:ascii="Times New Roman" w:eastAsia="Times New Roman" w:hAnsi="Times New Roman" w:cs="Times New Roman"/>
          <w:lang w:eastAsia="zh-CN"/>
        </w:rPr>
        <w:t>vulnerable</w:t>
      </w:r>
      <w:r>
        <w:rPr>
          <w:spacing w:val="-30"/>
          <w:lang w:eastAsia="zh-CN"/>
        </w:rPr>
        <w:t>）</w:t>
      </w:r>
      <w:r>
        <w:rPr>
          <w:lang w:eastAsia="zh-CN"/>
        </w:rPr>
        <w:t xml:space="preserve">和非脆 </w:t>
      </w:r>
      <w:r>
        <w:rPr>
          <w:spacing w:val="-28"/>
          <w:lang w:eastAsia="zh-CN"/>
        </w:rPr>
        <w:t>弱</w:t>
      </w:r>
      <w:r>
        <w:rPr>
          <w:spacing w:val="-1"/>
          <w:lang w:eastAsia="zh-CN"/>
        </w:rPr>
        <w:t>（</w:t>
      </w:r>
      <w:r>
        <w:rPr>
          <w:rFonts w:ascii="Times New Roman" w:eastAsia="Times New Roman" w:hAnsi="Times New Roman" w:cs="Times New Roman"/>
          <w:lang w:eastAsia="zh-CN"/>
        </w:rPr>
        <w:t>u</w:t>
      </w:r>
      <w:r>
        <w:rPr>
          <w:rFonts w:ascii="Times New Roman" w:eastAsia="Times New Roman" w:hAnsi="Times New Roman" w:cs="Times New Roman"/>
          <w:spacing w:val="-8"/>
          <w:lang w:eastAsia="zh-CN"/>
        </w:rPr>
        <w:t>n</w:t>
      </w:r>
      <w:r>
        <w:rPr>
          <w:rFonts w:ascii="Times New Roman" w:eastAsia="Times New Roman" w:hAnsi="Times New Roman" w:cs="Times New Roman"/>
          <w:lang w:eastAsia="zh-CN"/>
        </w:rPr>
        <w:t>vulnerable</w:t>
      </w:r>
      <w:r>
        <w:rPr>
          <w:spacing w:val="-28"/>
          <w:lang w:eastAsia="zh-CN"/>
        </w:rPr>
        <w:t>）</w:t>
      </w:r>
      <w:r>
        <w:rPr>
          <w:lang w:eastAsia="zh-CN"/>
        </w:rPr>
        <w:t>构成完备事件集</w:t>
      </w:r>
      <w:r>
        <w:rPr>
          <w:spacing w:val="-40"/>
          <w:lang w:eastAsia="zh-CN"/>
        </w:rPr>
        <w:t>，</w:t>
      </w:r>
      <w:r>
        <w:rPr>
          <w:lang w:eastAsia="zh-CN"/>
        </w:rPr>
        <w:t>这两个事件属于对立事件</w:t>
      </w:r>
      <w:r>
        <w:rPr>
          <w:spacing w:val="-40"/>
          <w:lang w:eastAsia="zh-CN"/>
        </w:rPr>
        <w:t>，</w:t>
      </w:r>
      <w:r>
        <w:rPr>
          <w:lang w:eastAsia="zh-CN"/>
        </w:rPr>
        <w:t>不存在子集和包 含关系</w:t>
      </w:r>
      <w:r>
        <w:rPr>
          <w:spacing w:val="-33"/>
          <w:lang w:eastAsia="zh-CN"/>
        </w:rPr>
        <w:t>，</w:t>
      </w:r>
      <w:r>
        <w:rPr>
          <w:lang w:eastAsia="zh-CN"/>
        </w:rPr>
        <w:t>且两指标证据的识别框架完全相同</w:t>
      </w:r>
      <w:r>
        <w:rPr>
          <w:spacing w:val="-20"/>
          <w:lang w:eastAsia="zh-CN"/>
        </w:rPr>
        <w:t>，</w:t>
      </w:r>
      <w:r>
        <w:rPr>
          <w:rFonts w:ascii="Times New Roman" w:eastAsia="Times New Roman" w:hAnsi="Times New Roman" w:cs="Times New Roman"/>
          <w:i/>
          <w:lang w:eastAsia="zh-CN"/>
        </w:rPr>
        <w:t>X</w:t>
      </w:r>
      <w:r>
        <w:rPr>
          <w:rFonts w:ascii="Times New Roman" w:eastAsia="Times New Roman" w:hAnsi="Times New Roman" w:cs="Times New Roman"/>
          <w:i/>
          <w:spacing w:val="13"/>
          <w:lang w:eastAsia="zh-CN"/>
        </w:rPr>
        <w:t xml:space="preserve"> </w:t>
      </w:r>
      <w:r>
        <w:rPr>
          <w:lang w:eastAsia="zh-CN"/>
        </w:rPr>
        <w:t>和</w:t>
      </w:r>
      <w:r>
        <w:rPr>
          <w:spacing w:val="-79"/>
          <w:lang w:eastAsia="zh-CN"/>
        </w:rPr>
        <w:t xml:space="preserve"> </w:t>
      </w:r>
      <w:r>
        <w:rPr>
          <w:rFonts w:ascii="Times New Roman" w:eastAsia="Times New Roman" w:hAnsi="Times New Roman" w:cs="Times New Roman"/>
          <w:i/>
          <w:lang w:eastAsia="zh-CN"/>
        </w:rPr>
        <w:t>Y</w:t>
      </w:r>
      <w:r>
        <w:rPr>
          <w:rFonts w:ascii="Times New Roman" w:eastAsia="Times New Roman" w:hAnsi="Times New Roman" w:cs="Times New Roman"/>
          <w:i/>
          <w:spacing w:val="20"/>
          <w:lang w:eastAsia="zh-CN"/>
        </w:rPr>
        <w:t xml:space="preserve"> </w:t>
      </w:r>
      <w:r>
        <w:rPr>
          <w:lang w:eastAsia="zh-CN"/>
        </w:rPr>
        <w:t>的子集结构也完全相同</w:t>
      </w:r>
      <w:r>
        <w:rPr>
          <w:spacing w:val="-33"/>
          <w:lang w:eastAsia="zh-CN"/>
        </w:rPr>
        <w:t>，</w:t>
      </w:r>
      <w:r>
        <w:rPr>
          <w:lang w:eastAsia="zh-CN"/>
        </w:rPr>
        <w:t>因</w:t>
      </w:r>
    </w:p>
    <w:p w14:paraId="0FD5F983" w14:textId="77777777" w:rsidR="00996552" w:rsidRDefault="00996552">
      <w:pPr>
        <w:spacing w:line="288" w:lineRule="auto"/>
        <w:jc w:val="both"/>
        <w:rPr>
          <w:lang w:eastAsia="zh-CN"/>
        </w:rPr>
        <w:sectPr w:rsidR="00996552">
          <w:type w:val="continuous"/>
          <w:pgSz w:w="11910" w:h="16840"/>
          <w:pgMar w:top="1580" w:right="1680" w:bottom="280" w:left="1680" w:header="720" w:footer="720" w:gutter="0"/>
          <w:cols w:space="720"/>
        </w:sectPr>
      </w:pPr>
    </w:p>
    <w:p w14:paraId="1ED1E006" w14:textId="77777777" w:rsidR="00996552" w:rsidRDefault="00996552">
      <w:pPr>
        <w:spacing w:before="9"/>
        <w:rPr>
          <w:rFonts w:ascii="宋体" w:eastAsia="宋体" w:hAnsi="宋体" w:cs="宋体"/>
          <w:sz w:val="17"/>
          <w:szCs w:val="17"/>
          <w:lang w:eastAsia="zh-CN"/>
        </w:rPr>
      </w:pPr>
    </w:p>
    <w:p w14:paraId="748BF9F4" w14:textId="77777777" w:rsidR="00996552" w:rsidRDefault="002D0D3F">
      <w:pPr>
        <w:pStyle w:val="a3"/>
        <w:spacing w:before="26" w:line="288" w:lineRule="auto"/>
        <w:ind w:right="115"/>
        <w:jc w:val="both"/>
        <w:rPr>
          <w:lang w:eastAsia="zh-CN"/>
        </w:rPr>
      </w:pPr>
      <w:r>
        <w:rPr>
          <w:lang w:eastAsia="zh-CN"/>
        </w:rPr>
        <w:t>此，证据的置信函数（</w:t>
      </w:r>
      <w:r>
        <w:rPr>
          <w:rFonts w:ascii="Times New Roman" w:eastAsia="Times New Roman" w:hAnsi="Times New Roman" w:cs="Times New Roman"/>
          <w:lang w:eastAsia="zh-CN"/>
        </w:rPr>
        <w:t>Bel</w:t>
      </w:r>
      <w:r>
        <w:rPr>
          <w:lang w:eastAsia="zh-CN"/>
        </w:rPr>
        <w:t>）值和似真函数（</w:t>
      </w:r>
      <w:r>
        <w:rPr>
          <w:rFonts w:ascii="Times New Roman" w:eastAsia="Times New Roman" w:hAnsi="Times New Roman" w:cs="Times New Roman"/>
          <w:lang w:eastAsia="zh-CN"/>
        </w:rPr>
        <w:t>Pl</w:t>
      </w:r>
      <w:r>
        <w:rPr>
          <w:lang w:eastAsia="zh-CN"/>
        </w:rPr>
        <w:t>）值相等，满足表</w:t>
      </w:r>
      <w:hyperlink w:anchor="_bookmark111" w:history="1">
        <w:r>
          <w:rPr>
            <w:rFonts w:ascii="Times New Roman" w:eastAsia="Times New Roman" w:hAnsi="Times New Roman" w:cs="Times New Roman"/>
            <w:lang w:eastAsia="zh-CN"/>
          </w:rPr>
          <w:t>4.5</w:t>
        </w:r>
      </w:hyperlink>
      <w:r>
        <w:rPr>
          <w:lang w:eastAsia="zh-CN"/>
        </w:rPr>
        <w:t>中第二种不</w:t>
      </w:r>
      <w:r>
        <w:rPr>
          <w:spacing w:val="50"/>
          <w:lang w:eastAsia="zh-CN"/>
        </w:rPr>
        <w:t xml:space="preserve"> </w:t>
      </w:r>
      <w:r>
        <w:rPr>
          <w:lang w:eastAsia="zh-CN"/>
        </w:rPr>
        <w:t>确定区间的解释</w:t>
      </w:r>
      <w:r>
        <w:rPr>
          <w:spacing w:val="-5"/>
          <w:lang w:eastAsia="zh-CN"/>
        </w:rPr>
        <w:t>。</w:t>
      </w:r>
      <w:r>
        <w:rPr>
          <w:lang w:eastAsia="zh-CN"/>
        </w:rPr>
        <w:t>因此</w:t>
      </w:r>
      <w:r>
        <w:rPr>
          <w:spacing w:val="-6"/>
          <w:lang w:eastAsia="zh-CN"/>
        </w:rPr>
        <w:t>，</w:t>
      </w:r>
      <w:r>
        <w:rPr>
          <w:lang w:eastAsia="zh-CN"/>
        </w:rPr>
        <w:t>从基本概率赋值函</w:t>
      </w:r>
      <w:r>
        <w:rPr>
          <w:spacing w:val="-5"/>
          <w:lang w:eastAsia="zh-CN"/>
        </w:rPr>
        <w:t>数</w:t>
      </w:r>
      <w:r>
        <w:rPr>
          <w:spacing w:val="-1"/>
          <w:lang w:eastAsia="zh-CN"/>
        </w:rPr>
        <w:t>（</w:t>
      </w:r>
      <w:r>
        <w:rPr>
          <w:rFonts w:ascii="Times New Roman" w:eastAsia="Times New Roman" w:hAnsi="Times New Roman" w:cs="Times New Roman"/>
          <w:lang w:eastAsia="zh-CN"/>
        </w:rPr>
        <w:t>B</w:t>
      </w:r>
      <w:r>
        <w:rPr>
          <w:rFonts w:ascii="Times New Roman" w:eastAsia="Times New Roman" w:hAnsi="Times New Roman" w:cs="Times New Roman"/>
          <w:spacing w:val="-22"/>
          <w:lang w:eastAsia="zh-CN"/>
        </w:rPr>
        <w:t>P</w:t>
      </w:r>
      <w:r>
        <w:rPr>
          <w:rFonts w:ascii="Times New Roman" w:eastAsia="Times New Roman" w:hAnsi="Times New Roman" w:cs="Times New Roman"/>
          <w:lang w:eastAsia="zh-CN"/>
        </w:rPr>
        <w:t>A</w:t>
      </w:r>
      <w:r>
        <w:rPr>
          <w:spacing w:val="-121"/>
          <w:lang w:eastAsia="zh-CN"/>
        </w:rPr>
        <w:t>）</w:t>
      </w:r>
      <w:r>
        <w:rPr>
          <w:spacing w:val="-5"/>
          <w:lang w:eastAsia="zh-CN"/>
        </w:rPr>
        <w:t>、</w:t>
      </w:r>
      <w:r>
        <w:rPr>
          <w:lang w:eastAsia="zh-CN"/>
        </w:rPr>
        <w:t>置信函</w:t>
      </w:r>
      <w:r>
        <w:rPr>
          <w:spacing w:val="-5"/>
          <w:lang w:eastAsia="zh-CN"/>
        </w:rPr>
        <w:t>数</w:t>
      </w:r>
      <w:r>
        <w:rPr>
          <w:spacing w:val="-1"/>
          <w:lang w:eastAsia="zh-CN"/>
        </w:rPr>
        <w:t>（</w:t>
      </w:r>
      <w:r>
        <w:rPr>
          <w:rFonts w:ascii="Times New Roman" w:eastAsia="Times New Roman" w:hAnsi="Times New Roman" w:cs="Times New Roman"/>
          <w:lang w:eastAsia="zh-CN"/>
        </w:rPr>
        <w:t>Bel</w:t>
      </w:r>
      <w:r>
        <w:rPr>
          <w:spacing w:val="-4"/>
          <w:lang w:eastAsia="zh-CN"/>
        </w:rPr>
        <w:t>）</w:t>
      </w:r>
      <w:r>
        <w:rPr>
          <w:lang w:eastAsia="zh-CN"/>
        </w:rPr>
        <w:t>和似真 函数（</w:t>
      </w:r>
      <w:r>
        <w:rPr>
          <w:rFonts w:ascii="Times New Roman" w:eastAsia="Times New Roman" w:hAnsi="Times New Roman" w:cs="Times New Roman"/>
          <w:lang w:eastAsia="zh-CN"/>
        </w:rPr>
        <w:t>Pl</w:t>
      </w:r>
      <w:r>
        <w:rPr>
          <w:lang w:eastAsia="zh-CN"/>
        </w:rPr>
        <w:t>）三方面衡量对脆弱事件（</w:t>
      </w:r>
      <w:r>
        <w:rPr>
          <w:rFonts w:ascii="Times New Roman" w:eastAsia="Times New Roman" w:hAnsi="Times New Roman" w:cs="Times New Roman"/>
          <w:lang w:eastAsia="zh-CN"/>
        </w:rPr>
        <w:t>vulnerable</w:t>
      </w:r>
      <w:r>
        <w:rPr>
          <w:lang w:eastAsia="zh-CN"/>
        </w:rPr>
        <w:t>）的信任程度相同。</w:t>
      </w:r>
    </w:p>
    <w:p w14:paraId="3900F330" w14:textId="77777777" w:rsidR="00996552" w:rsidRDefault="00996552">
      <w:pPr>
        <w:rPr>
          <w:rFonts w:ascii="宋体" w:eastAsia="宋体" w:hAnsi="宋体" w:cs="宋体"/>
          <w:sz w:val="26"/>
          <w:szCs w:val="26"/>
          <w:lang w:eastAsia="zh-CN"/>
        </w:rPr>
      </w:pPr>
    </w:p>
    <w:p w14:paraId="747E417D" w14:textId="77777777" w:rsidR="00996552" w:rsidRDefault="002D0D3F">
      <w:pPr>
        <w:spacing w:before="223"/>
        <w:ind w:left="117"/>
        <w:jc w:val="both"/>
        <w:rPr>
          <w:rFonts w:ascii="宋体" w:eastAsia="宋体" w:hAnsi="宋体" w:cs="宋体"/>
          <w:sz w:val="30"/>
          <w:szCs w:val="30"/>
          <w:lang w:eastAsia="zh-CN"/>
        </w:rPr>
      </w:pPr>
      <w:bookmarkStart w:id="181" w:name="4.5_系统脆弱性综合评价模型描述"/>
      <w:bookmarkStart w:id="182" w:name="_bookmark116"/>
      <w:bookmarkEnd w:id="181"/>
      <w:bookmarkEnd w:id="182"/>
      <w:r>
        <w:rPr>
          <w:rFonts w:ascii="Times New Roman" w:eastAsia="Times New Roman" w:hAnsi="Times New Roman" w:cs="Times New Roman"/>
          <w:sz w:val="32"/>
          <w:szCs w:val="32"/>
          <w:lang w:eastAsia="zh-CN"/>
        </w:rPr>
        <w:t xml:space="preserve">4.5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系统脆弱性综合评价模型描述</w:t>
      </w:r>
    </w:p>
    <w:p w14:paraId="2AA35C6F" w14:textId="77777777" w:rsidR="00996552" w:rsidRDefault="00996552">
      <w:pPr>
        <w:spacing w:before="9"/>
        <w:rPr>
          <w:rFonts w:ascii="宋体" w:eastAsia="宋体" w:hAnsi="宋体" w:cs="宋体"/>
          <w:sz w:val="23"/>
          <w:szCs w:val="23"/>
          <w:lang w:eastAsia="zh-CN"/>
        </w:rPr>
      </w:pPr>
    </w:p>
    <w:p w14:paraId="581DEA43" w14:textId="77777777" w:rsidR="00996552" w:rsidRDefault="002D0D3F">
      <w:pPr>
        <w:pStyle w:val="a3"/>
        <w:spacing w:line="297" w:lineRule="auto"/>
        <w:ind w:right="115" w:firstLine="480"/>
        <w:jc w:val="both"/>
        <w:rPr>
          <w:lang w:eastAsia="zh-CN"/>
        </w:rPr>
      </w:pPr>
      <w:r>
        <w:rPr>
          <w:lang w:eastAsia="zh-CN"/>
        </w:rPr>
        <w:t>在</w:t>
      </w:r>
      <w:hyperlink w:anchor="_bookmark106" w:history="1">
        <w:r>
          <w:rPr>
            <w:rFonts w:ascii="Times New Roman" w:eastAsia="Times New Roman" w:hAnsi="Times New Roman" w:cs="Times New Roman"/>
            <w:lang w:eastAsia="zh-CN"/>
          </w:rPr>
          <w:t>4.4</w:t>
        </w:r>
      </w:hyperlink>
      <w:r>
        <w:rPr>
          <w:lang w:eastAsia="zh-CN"/>
        </w:rPr>
        <w:t>中，运用了</w:t>
      </w:r>
      <w:r>
        <w:rPr>
          <w:spacing w:val="-53"/>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7"/>
          <w:lang w:eastAsia="zh-CN"/>
        </w:rPr>
        <w:t xml:space="preserve"> </w:t>
      </w:r>
      <w:r>
        <w:rPr>
          <w:spacing w:val="1"/>
          <w:lang w:eastAsia="zh-CN"/>
        </w:rPr>
        <w:t>证据理论对结构脆弱性指标和状态脆弱性指标进行融</w:t>
      </w:r>
      <w:r>
        <w:rPr>
          <w:spacing w:val="26"/>
          <w:lang w:eastAsia="zh-CN"/>
        </w:rPr>
        <w:t xml:space="preserve"> </w:t>
      </w:r>
      <w:r>
        <w:rPr>
          <w:lang w:eastAsia="zh-CN"/>
        </w:rPr>
        <w:t>合</w:t>
      </w:r>
      <w:r>
        <w:rPr>
          <w:spacing w:val="-32"/>
          <w:lang w:eastAsia="zh-CN"/>
        </w:rPr>
        <w:t>，</w:t>
      </w:r>
      <w:r>
        <w:rPr>
          <w:lang w:eastAsia="zh-CN"/>
        </w:rPr>
        <w:t>得到电力系统各节点的脆弱性综合评价指数</w:t>
      </w:r>
      <w:r>
        <w:rPr>
          <w:spacing w:val="-27"/>
          <w:lang w:eastAsia="zh-CN"/>
        </w:rPr>
        <w:t>。</w:t>
      </w:r>
      <w:r>
        <w:rPr>
          <w:lang w:eastAsia="zh-CN"/>
        </w:rPr>
        <w:t>基于以上研究</w:t>
      </w:r>
      <w:r>
        <w:rPr>
          <w:spacing w:val="-32"/>
          <w:lang w:eastAsia="zh-CN"/>
        </w:rPr>
        <w:t>，</w:t>
      </w:r>
      <w:r>
        <w:rPr>
          <w:lang w:eastAsia="zh-CN"/>
        </w:rPr>
        <w:t>本节对评价模 型的建立研究工作进行系统性梳理和描述。其评价模型建立流程如图</w:t>
      </w:r>
      <w:hyperlink w:anchor="_bookmark117" w:history="1">
        <w:r>
          <w:rPr>
            <w:rFonts w:ascii="Times New Roman" w:eastAsia="Times New Roman" w:hAnsi="Times New Roman" w:cs="Times New Roman"/>
            <w:lang w:eastAsia="zh-CN"/>
          </w:rPr>
          <w:t>4.6</w:t>
        </w:r>
      </w:hyperlink>
      <w:r>
        <w:rPr>
          <w:lang w:eastAsia="zh-CN"/>
        </w:rPr>
        <w:t>所示。</w:t>
      </w:r>
    </w:p>
    <w:p w14:paraId="0EB0E150" w14:textId="77777777" w:rsidR="00996552" w:rsidRDefault="002D0D3F">
      <w:pPr>
        <w:pStyle w:val="a3"/>
        <w:spacing w:before="4" w:line="305" w:lineRule="auto"/>
        <w:ind w:right="115" w:firstLine="480"/>
        <w:jc w:val="both"/>
        <w:rPr>
          <w:lang w:eastAsia="zh-CN"/>
        </w:rPr>
      </w:pPr>
      <w:r>
        <w:rPr>
          <w:lang w:eastAsia="zh-CN"/>
        </w:rPr>
        <w:t>在第三章中</w:t>
      </w:r>
      <w:r>
        <w:rPr>
          <w:spacing w:val="-45"/>
          <w:lang w:eastAsia="zh-CN"/>
        </w:rPr>
        <w:t>，</w:t>
      </w:r>
      <w:r>
        <w:rPr>
          <w:lang w:eastAsia="zh-CN"/>
        </w:rPr>
        <w:t>本文对系统脆弱性研究分两个方面进行</w:t>
      </w:r>
      <w:r>
        <w:rPr>
          <w:spacing w:val="-45"/>
          <w:lang w:eastAsia="zh-CN"/>
        </w:rPr>
        <w:t>，</w:t>
      </w:r>
      <w:r>
        <w:rPr>
          <w:lang w:eastAsia="zh-CN"/>
        </w:rPr>
        <w:t>在系统结构脆弱性方 面</w:t>
      </w:r>
      <w:r>
        <w:rPr>
          <w:spacing w:val="-45"/>
          <w:lang w:eastAsia="zh-CN"/>
        </w:rPr>
        <w:t>，</w:t>
      </w:r>
      <w:r>
        <w:rPr>
          <w:lang w:eastAsia="zh-CN"/>
        </w:rPr>
        <w:t>根据对电力系统结构脆弱性进行定义和数学描述</w:t>
      </w:r>
      <w:r>
        <w:rPr>
          <w:spacing w:val="-45"/>
          <w:lang w:eastAsia="zh-CN"/>
        </w:rPr>
        <w:t>，</w:t>
      </w:r>
      <w:r>
        <w:rPr>
          <w:lang w:eastAsia="zh-CN"/>
        </w:rPr>
        <w:t>基于复杂网络理论得到电 气度</w:t>
      </w:r>
      <w:r>
        <w:rPr>
          <w:spacing w:val="-56"/>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9"/>
          <w:position w:val="-3"/>
          <w:sz w:val="16"/>
          <w:szCs w:val="16"/>
          <w:lang w:eastAsia="zh-CN"/>
        </w:rPr>
        <w:t>1</w:t>
      </w:r>
      <w:r>
        <w:rPr>
          <w:spacing w:val="-26"/>
          <w:lang w:eastAsia="zh-CN"/>
        </w:rPr>
        <w:t>、</w:t>
      </w:r>
      <w:r>
        <w:rPr>
          <w:lang w:eastAsia="zh-CN"/>
        </w:rPr>
        <w:t>电气介数</w:t>
      </w:r>
      <w:r>
        <w:rPr>
          <w:spacing w:val="-57"/>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12</w:t>
      </w:r>
      <w:r>
        <w:rPr>
          <w:rFonts w:ascii="Palatino Linotype" w:eastAsia="Palatino Linotype" w:hAnsi="Palatino Linotype" w:cs="Palatino Linotype"/>
          <w:spacing w:val="24"/>
          <w:position w:val="-3"/>
          <w:sz w:val="16"/>
          <w:szCs w:val="16"/>
          <w:lang w:eastAsia="zh-CN"/>
        </w:rPr>
        <w:t xml:space="preserve"> </w:t>
      </w:r>
      <w:r>
        <w:rPr>
          <w:lang w:eastAsia="zh-CN"/>
        </w:rPr>
        <w:t>和</w:t>
      </w:r>
      <w:r>
        <w:rPr>
          <w:spacing w:val="-65"/>
          <w:lang w:eastAsia="zh-CN"/>
        </w:rPr>
        <w:t xml:space="preserve"> </w:t>
      </w:r>
      <w:r>
        <w:rPr>
          <w:rFonts w:ascii="Times New Roman" w:eastAsia="Times New Roman" w:hAnsi="Times New Roman" w:cs="Times New Roman"/>
          <w:spacing w:val="-5"/>
          <w:lang w:eastAsia="zh-CN"/>
        </w:rPr>
        <w:t>P</w:t>
      </w:r>
      <w:r>
        <w:rPr>
          <w:rFonts w:ascii="Times New Roman" w:eastAsia="Times New Roman" w:hAnsi="Times New Roman" w:cs="Times New Roman"/>
          <w:lang w:eastAsia="zh-CN"/>
        </w:rPr>
        <w:t>a</w:t>
      </w:r>
      <w:r>
        <w:rPr>
          <w:rFonts w:ascii="Times New Roman" w:eastAsia="Times New Roman" w:hAnsi="Times New Roman" w:cs="Times New Roman"/>
          <w:spacing w:val="-6"/>
          <w:lang w:eastAsia="zh-CN"/>
        </w:rPr>
        <w:t>g</w:t>
      </w:r>
      <w:r>
        <w:rPr>
          <w:rFonts w:ascii="Times New Roman" w:eastAsia="Times New Roman" w:hAnsi="Times New Roman" w:cs="Times New Roman"/>
          <w:lang w:eastAsia="zh-CN"/>
        </w:rPr>
        <w:t>eRank</w:t>
      </w:r>
      <w:r>
        <w:rPr>
          <w:rFonts w:ascii="Times New Roman" w:eastAsia="Times New Roman" w:hAnsi="Times New Roman" w:cs="Times New Roman"/>
          <w:spacing w:val="-6"/>
          <w:lang w:eastAsia="zh-CN"/>
        </w:rPr>
        <w:t xml:space="preserve"> </w:t>
      </w:r>
      <w:r>
        <w:rPr>
          <w:lang w:eastAsia="zh-CN"/>
        </w:rPr>
        <w:t>值</w:t>
      </w:r>
      <w:r>
        <w:rPr>
          <w:spacing w:val="-56"/>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13</w:t>
      </w:r>
      <w:r>
        <w:rPr>
          <w:rFonts w:ascii="Palatino Linotype" w:eastAsia="Palatino Linotype" w:hAnsi="Palatino Linotype" w:cs="Palatino Linotype"/>
          <w:spacing w:val="25"/>
          <w:position w:val="-3"/>
          <w:sz w:val="16"/>
          <w:szCs w:val="16"/>
          <w:lang w:eastAsia="zh-CN"/>
        </w:rPr>
        <w:t xml:space="preserve"> </w:t>
      </w:r>
      <w:r>
        <w:rPr>
          <w:lang w:eastAsia="zh-CN"/>
        </w:rPr>
        <w:t>三个结构脆弱性指标</w:t>
      </w:r>
      <w:r>
        <w:rPr>
          <w:spacing w:val="-25"/>
          <w:lang w:eastAsia="zh-CN"/>
        </w:rPr>
        <w:t>。</w:t>
      </w:r>
      <w:r>
        <w:rPr>
          <w:lang w:eastAsia="zh-CN"/>
        </w:rPr>
        <w:t>在系统状态脆弱</w:t>
      </w:r>
    </w:p>
    <w:p w14:paraId="32C06CCA" w14:textId="77777777" w:rsidR="00996552" w:rsidRDefault="002D0D3F">
      <w:pPr>
        <w:pStyle w:val="a3"/>
        <w:spacing w:line="263" w:lineRule="exact"/>
        <w:jc w:val="both"/>
        <w:rPr>
          <w:lang w:eastAsia="zh-CN"/>
        </w:rPr>
      </w:pPr>
      <w:r>
        <w:rPr>
          <w:lang w:eastAsia="zh-CN"/>
        </w:rPr>
        <w:t>性研究方面</w:t>
      </w:r>
      <w:r>
        <w:rPr>
          <w:spacing w:val="-47"/>
          <w:lang w:eastAsia="zh-CN"/>
        </w:rPr>
        <w:t>，</w:t>
      </w:r>
      <w:r>
        <w:rPr>
          <w:lang w:eastAsia="zh-CN"/>
        </w:rPr>
        <w:t>从电压稳定性</w:t>
      </w:r>
      <w:r>
        <w:rPr>
          <w:spacing w:val="-42"/>
          <w:lang w:eastAsia="zh-CN"/>
        </w:rPr>
        <w:t>、</w:t>
      </w:r>
      <w:r>
        <w:rPr>
          <w:lang w:eastAsia="zh-CN"/>
        </w:rPr>
        <w:t>节点负荷承受能力和电网损耗三个方面得到状态脆</w:t>
      </w:r>
    </w:p>
    <w:p w14:paraId="1B1A5A1A" w14:textId="77777777" w:rsidR="00996552" w:rsidRDefault="002D0D3F">
      <w:pPr>
        <w:pStyle w:val="a3"/>
        <w:spacing w:before="86" w:line="283" w:lineRule="auto"/>
        <w:ind w:right="115"/>
        <w:jc w:val="both"/>
        <w:rPr>
          <w:lang w:eastAsia="zh-CN"/>
        </w:rPr>
      </w:pPr>
      <w:r>
        <w:rPr>
          <w:lang w:eastAsia="zh-CN"/>
        </w:rPr>
        <w:t>弱性指标</w:t>
      </w:r>
      <w:r>
        <w:rPr>
          <w:spacing w:val="-45"/>
          <w:lang w:eastAsia="zh-CN"/>
        </w:rPr>
        <w:t>，</w:t>
      </w:r>
      <w:r>
        <w:rPr>
          <w:lang w:eastAsia="zh-CN"/>
        </w:rPr>
        <w:t>建立了系统节点负荷变化模型</w:t>
      </w:r>
      <w:r>
        <w:rPr>
          <w:spacing w:val="-45"/>
          <w:lang w:eastAsia="zh-CN"/>
        </w:rPr>
        <w:t>，</w:t>
      </w:r>
      <w:r>
        <w:rPr>
          <w:lang w:eastAsia="zh-CN"/>
        </w:rPr>
        <w:t>通过蒙特卡洛模拟实验研究节点在功 率负荷变化的情况下，电压裕度</w:t>
      </w:r>
      <w:r>
        <w:rPr>
          <w:spacing w:val="-48"/>
          <w:lang w:eastAsia="zh-CN"/>
        </w:rPr>
        <w:t xml:space="preserve"> </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21</w:t>
      </w:r>
      <w:r>
        <w:rPr>
          <w:lang w:eastAsia="zh-CN"/>
        </w:rPr>
        <w:t>、功率稳定裕度</w:t>
      </w:r>
      <w:r>
        <w:rPr>
          <w:spacing w:val="-48"/>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22</w:t>
      </w:r>
      <w:r>
        <w:rPr>
          <w:rFonts w:ascii="Palatino Linotype" w:eastAsia="Palatino Linotype" w:hAnsi="Palatino Linotype" w:cs="Palatino Linotype"/>
          <w:spacing w:val="32"/>
          <w:position w:val="-3"/>
          <w:sz w:val="16"/>
          <w:szCs w:val="16"/>
          <w:lang w:eastAsia="zh-CN"/>
        </w:rPr>
        <w:t xml:space="preserve"> </w:t>
      </w:r>
      <w:r>
        <w:rPr>
          <w:lang w:eastAsia="zh-CN"/>
        </w:rPr>
        <w:t>和电网损耗灵敏度</w:t>
      </w:r>
      <w:r>
        <w:rPr>
          <w:spacing w:val="-48"/>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23</w:t>
      </w:r>
      <w:r>
        <w:rPr>
          <w:rFonts w:ascii="Palatino Linotype" w:eastAsia="Palatino Linotype" w:hAnsi="Palatino Linotype" w:cs="Palatino Linotype"/>
          <w:spacing w:val="32"/>
          <w:position w:val="-3"/>
          <w:sz w:val="16"/>
          <w:szCs w:val="16"/>
          <w:lang w:eastAsia="zh-CN"/>
        </w:rPr>
        <w:t xml:space="preserve"> </w:t>
      </w:r>
      <w:r>
        <w:rPr>
          <w:lang w:eastAsia="zh-CN"/>
        </w:rPr>
        <w:t>的</w:t>
      </w:r>
      <w:r>
        <w:rPr>
          <w:spacing w:val="29"/>
          <w:lang w:eastAsia="zh-CN"/>
        </w:rPr>
        <w:t xml:space="preserve"> </w:t>
      </w:r>
      <w:r>
        <w:rPr>
          <w:lang w:eastAsia="zh-CN"/>
        </w:rPr>
        <w:t>变化情况。</w:t>
      </w:r>
    </w:p>
    <w:p w14:paraId="5CFF4D51" w14:textId="77777777" w:rsidR="00996552" w:rsidRDefault="002D0D3F">
      <w:pPr>
        <w:pStyle w:val="a3"/>
        <w:spacing w:before="42" w:line="262" w:lineRule="exact"/>
        <w:ind w:firstLine="480"/>
        <w:jc w:val="both"/>
        <w:rPr>
          <w:lang w:eastAsia="zh-CN"/>
        </w:rPr>
      </w:pPr>
      <w:r>
        <w:rPr>
          <w:lang w:eastAsia="zh-CN"/>
        </w:rPr>
        <w:t>在第四章中</w:t>
      </w:r>
      <w:r>
        <w:rPr>
          <w:spacing w:val="-45"/>
          <w:lang w:eastAsia="zh-CN"/>
        </w:rPr>
        <w:t>，</w:t>
      </w:r>
      <w:r>
        <w:rPr>
          <w:lang w:eastAsia="zh-CN"/>
        </w:rPr>
        <w:t>首先</w:t>
      </w:r>
      <w:r>
        <w:rPr>
          <w:spacing w:val="-45"/>
          <w:lang w:eastAsia="zh-CN"/>
        </w:rPr>
        <w:t>，</w:t>
      </w:r>
      <w:r>
        <w:rPr>
          <w:lang w:eastAsia="zh-CN"/>
        </w:rPr>
        <w:t>将结构脆弱性指标和状态脆弱性指标分别进行归一化处</w:t>
      </w:r>
    </w:p>
    <w:p w14:paraId="49460D44" w14:textId="77777777" w:rsidR="00996552" w:rsidRDefault="002D0D3F">
      <w:pPr>
        <w:spacing w:line="367" w:lineRule="exact"/>
        <w:ind w:left="117"/>
        <w:jc w:val="both"/>
        <w:rPr>
          <w:rFonts w:ascii="宋体" w:eastAsia="宋体" w:hAnsi="宋体" w:cs="宋体"/>
          <w:sz w:val="24"/>
          <w:szCs w:val="24"/>
          <w:lang w:eastAsia="zh-CN"/>
        </w:rPr>
      </w:pPr>
      <w:r>
        <w:rPr>
          <w:rFonts w:ascii="宋体" w:eastAsia="宋体" w:hAnsi="宋体" w:cs="宋体"/>
          <w:spacing w:val="1"/>
          <w:sz w:val="24"/>
          <w:szCs w:val="24"/>
          <w:lang w:eastAsia="zh-CN"/>
        </w:rPr>
        <w:t>理，消除数量级和量纲间的差异，得到</w:t>
      </w:r>
      <w:r>
        <w:rPr>
          <w:rFonts w:ascii="宋体" w:eastAsia="宋体" w:hAnsi="宋体" w:cs="宋体"/>
          <w:spacing w:val="-57"/>
          <w:sz w:val="24"/>
          <w:szCs w:val="24"/>
          <w:lang w:eastAsia="zh-CN"/>
        </w:rPr>
        <w:t xml:space="preserve"> </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32"/>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宋体" w:eastAsia="宋体" w:hAnsi="宋体" w:cs="宋体"/>
          <w:spacing w:val="15"/>
          <w:position w:val="19"/>
          <w:sz w:val="24"/>
          <w:szCs w:val="24"/>
          <w:lang w:eastAsia="zh-CN"/>
        </w:rPr>
        <w:t>r</w:t>
      </w:r>
      <w:r>
        <w:rPr>
          <w:rFonts w:ascii="Times New Roman" w:eastAsia="Times New Roman" w:hAnsi="Times New Roman" w:cs="Times New Roman"/>
          <w:i/>
          <w:spacing w:val="10"/>
          <w:sz w:val="24"/>
          <w:szCs w:val="24"/>
          <w:lang w:eastAsia="zh-CN"/>
        </w:rPr>
        <w:t>I</w:t>
      </w:r>
      <w:r>
        <w:rPr>
          <w:rFonts w:ascii="MS Gothic" w:eastAsia="MS Gothic" w:hAnsi="MS Gothic" w:cs="MS Gothic"/>
          <w:spacing w:val="10"/>
          <w:position w:val="9"/>
          <w:sz w:val="16"/>
          <w:szCs w:val="16"/>
          <w:lang w:eastAsia="zh-CN"/>
        </w:rPr>
        <w:t>∗</w:t>
      </w:r>
      <w:r>
        <w:rPr>
          <w:rFonts w:ascii="MS Gothic" w:eastAsia="MS Gothic" w:hAnsi="MS Gothic" w:cs="MS Gothic"/>
          <w:spacing w:val="-26"/>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27"/>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14"/>
          <w:position w:val="9"/>
          <w:sz w:val="16"/>
          <w:szCs w:val="16"/>
          <w:lang w:eastAsia="zh-CN"/>
        </w:rPr>
        <w:t xml:space="preserve"> </w:t>
      </w:r>
      <w:r>
        <w:rPr>
          <w:rFonts w:ascii="宋体" w:eastAsia="宋体" w:hAnsi="宋体" w:cs="宋体"/>
          <w:position w:val="19"/>
          <w:sz w:val="24"/>
          <w:szCs w:val="24"/>
          <w:lang w:eastAsia="zh-CN"/>
        </w:rPr>
        <w:t>l</w:t>
      </w:r>
      <w:r>
        <w:rPr>
          <w:rFonts w:ascii="宋体" w:eastAsia="宋体" w:hAnsi="宋体" w:cs="宋体"/>
          <w:spacing w:val="-47"/>
          <w:position w:val="19"/>
          <w:sz w:val="24"/>
          <w:szCs w:val="24"/>
          <w:lang w:eastAsia="zh-CN"/>
        </w:rPr>
        <w:t xml:space="preserve"> </w:t>
      </w:r>
      <w:r>
        <w:rPr>
          <w:rFonts w:ascii="宋体" w:eastAsia="宋体" w:hAnsi="宋体" w:cs="宋体"/>
          <w:sz w:val="24"/>
          <w:szCs w:val="24"/>
          <w:lang w:eastAsia="zh-CN"/>
        </w:rPr>
        <w:t>和</w:t>
      </w:r>
      <w:r>
        <w:rPr>
          <w:rFonts w:ascii="宋体" w:eastAsia="宋体" w:hAnsi="宋体" w:cs="宋体"/>
          <w:spacing w:val="-56"/>
          <w:sz w:val="24"/>
          <w:szCs w:val="24"/>
          <w:lang w:eastAsia="zh-CN"/>
        </w:rPr>
        <w:t xml:space="preserve"> </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3"/>
          <w:sz w:val="16"/>
          <w:szCs w:val="16"/>
          <w:lang w:eastAsia="zh-CN"/>
        </w:rPr>
        <w:t>2</w:t>
      </w:r>
      <w:r>
        <w:rPr>
          <w:rFonts w:ascii="Palatino Linotype" w:eastAsia="Palatino Linotype" w:hAnsi="Palatino Linotype" w:cs="Palatino Linotype"/>
          <w:spacing w:val="32"/>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宋体" w:eastAsia="宋体" w:hAnsi="宋体" w:cs="宋体"/>
          <w:spacing w:val="15"/>
          <w:position w:val="19"/>
          <w:sz w:val="24"/>
          <w:szCs w:val="24"/>
          <w:lang w:eastAsia="zh-CN"/>
        </w:rPr>
        <w:t>r</w:t>
      </w:r>
      <w:r>
        <w:rPr>
          <w:rFonts w:ascii="Times New Roman" w:eastAsia="Times New Roman" w:hAnsi="Times New Roman" w:cs="Times New Roman"/>
          <w:i/>
          <w:spacing w:val="10"/>
          <w:sz w:val="24"/>
          <w:szCs w:val="24"/>
          <w:lang w:eastAsia="zh-CN"/>
        </w:rPr>
        <w:t>I</w:t>
      </w:r>
      <w:r>
        <w:rPr>
          <w:rFonts w:ascii="MS Gothic" w:eastAsia="MS Gothic" w:hAnsi="MS Gothic" w:cs="MS Gothic"/>
          <w:spacing w:val="10"/>
          <w:position w:val="9"/>
          <w:sz w:val="16"/>
          <w:szCs w:val="16"/>
          <w:lang w:eastAsia="zh-CN"/>
        </w:rPr>
        <w:t>∗</w:t>
      </w:r>
      <w:r>
        <w:rPr>
          <w:rFonts w:ascii="MS Gothic" w:eastAsia="MS Gothic" w:hAnsi="MS Gothic" w:cs="MS Gothic"/>
          <w:spacing w:val="-27"/>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27"/>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14"/>
          <w:position w:val="9"/>
          <w:sz w:val="16"/>
          <w:szCs w:val="16"/>
          <w:lang w:eastAsia="zh-CN"/>
        </w:rPr>
        <w:t xml:space="preserve"> </w:t>
      </w:r>
      <w:r>
        <w:rPr>
          <w:rFonts w:ascii="宋体" w:eastAsia="宋体" w:hAnsi="宋体" w:cs="宋体"/>
          <w:spacing w:val="10"/>
          <w:position w:val="19"/>
          <w:sz w:val="24"/>
          <w:szCs w:val="24"/>
          <w:lang w:eastAsia="zh-CN"/>
        </w:rPr>
        <w:t>l</w:t>
      </w:r>
      <w:r>
        <w:rPr>
          <w:rFonts w:ascii="宋体" w:eastAsia="宋体" w:hAnsi="宋体" w:cs="宋体"/>
          <w:spacing w:val="7"/>
          <w:sz w:val="24"/>
          <w:szCs w:val="24"/>
          <w:lang w:eastAsia="zh-CN"/>
        </w:rPr>
        <w:t>。然</w:t>
      </w:r>
    </w:p>
    <w:p w14:paraId="1F77D8AD" w14:textId="77777777" w:rsidR="00996552" w:rsidRDefault="00996552">
      <w:pPr>
        <w:spacing w:line="367" w:lineRule="exact"/>
        <w:jc w:val="both"/>
        <w:rPr>
          <w:rFonts w:ascii="宋体" w:eastAsia="宋体" w:hAnsi="宋体" w:cs="宋体"/>
          <w:sz w:val="24"/>
          <w:szCs w:val="24"/>
          <w:lang w:eastAsia="zh-CN"/>
        </w:rPr>
        <w:sectPr w:rsidR="00996552">
          <w:pgSz w:w="11910" w:h="16840"/>
          <w:pgMar w:top="1140" w:right="1680" w:bottom="1240" w:left="1680" w:header="871" w:footer="1095" w:gutter="0"/>
          <w:cols w:space="720"/>
        </w:sectPr>
      </w:pPr>
    </w:p>
    <w:p w14:paraId="53C018B2" w14:textId="77777777" w:rsidR="00996552" w:rsidRDefault="002D0D3F">
      <w:pPr>
        <w:spacing w:line="174" w:lineRule="exact"/>
        <w:jc w:val="right"/>
        <w:rPr>
          <w:rFonts w:ascii="Palatino Linotype" w:eastAsia="Palatino Linotype" w:hAnsi="Palatino Linotype" w:cs="Palatino Linotype"/>
          <w:sz w:val="16"/>
          <w:szCs w:val="16"/>
          <w:lang w:eastAsia="zh-CN"/>
        </w:rPr>
      </w:pPr>
      <w:r>
        <w:rPr>
          <w:rFonts w:ascii="Palatino Linotype"/>
          <w:sz w:val="16"/>
          <w:lang w:eastAsia="zh-CN"/>
        </w:rPr>
        <w:lastRenderedPageBreak/>
        <w:t xml:space="preserve">11   </w:t>
      </w:r>
      <w:r>
        <w:rPr>
          <w:rFonts w:ascii="Palatino Linotype"/>
          <w:spacing w:val="16"/>
          <w:sz w:val="16"/>
          <w:lang w:eastAsia="zh-CN"/>
        </w:rPr>
        <w:t xml:space="preserve"> </w:t>
      </w:r>
      <w:r>
        <w:rPr>
          <w:rFonts w:ascii="Palatino Linotype"/>
          <w:sz w:val="16"/>
          <w:lang w:eastAsia="zh-CN"/>
        </w:rPr>
        <w:t xml:space="preserve">12   </w:t>
      </w:r>
      <w:r>
        <w:rPr>
          <w:rFonts w:ascii="Palatino Linotype"/>
          <w:spacing w:val="17"/>
          <w:sz w:val="16"/>
          <w:lang w:eastAsia="zh-CN"/>
        </w:rPr>
        <w:t xml:space="preserve"> </w:t>
      </w:r>
      <w:r>
        <w:rPr>
          <w:rFonts w:ascii="Palatino Linotype"/>
          <w:sz w:val="16"/>
          <w:lang w:eastAsia="zh-CN"/>
        </w:rPr>
        <w:t>13</w:t>
      </w:r>
    </w:p>
    <w:p w14:paraId="0B80592E" w14:textId="77777777" w:rsidR="00996552" w:rsidRDefault="002D0D3F">
      <w:pPr>
        <w:spacing w:line="174" w:lineRule="exact"/>
        <w:ind w:left="1136"/>
        <w:rPr>
          <w:rFonts w:ascii="Palatino Linotype" w:eastAsia="Palatino Linotype" w:hAnsi="Palatino Linotype" w:cs="Palatino Linotype"/>
          <w:sz w:val="16"/>
          <w:szCs w:val="16"/>
          <w:lang w:eastAsia="zh-CN"/>
        </w:rPr>
      </w:pPr>
      <w:r>
        <w:rPr>
          <w:lang w:eastAsia="zh-CN"/>
        </w:rPr>
        <w:br w:type="column"/>
      </w:r>
      <w:r>
        <w:rPr>
          <w:rFonts w:ascii="Palatino Linotype"/>
          <w:sz w:val="16"/>
          <w:lang w:eastAsia="zh-CN"/>
        </w:rPr>
        <w:lastRenderedPageBreak/>
        <w:t xml:space="preserve">21   </w:t>
      </w:r>
      <w:r>
        <w:rPr>
          <w:rFonts w:ascii="Palatino Linotype"/>
          <w:spacing w:val="16"/>
          <w:sz w:val="16"/>
          <w:lang w:eastAsia="zh-CN"/>
        </w:rPr>
        <w:t xml:space="preserve"> </w:t>
      </w:r>
      <w:r>
        <w:rPr>
          <w:rFonts w:ascii="Palatino Linotype"/>
          <w:sz w:val="16"/>
          <w:lang w:eastAsia="zh-CN"/>
        </w:rPr>
        <w:t xml:space="preserve">22   </w:t>
      </w:r>
      <w:r>
        <w:rPr>
          <w:rFonts w:ascii="Palatino Linotype"/>
          <w:spacing w:val="17"/>
          <w:sz w:val="16"/>
          <w:lang w:eastAsia="zh-CN"/>
        </w:rPr>
        <w:t xml:space="preserve"> </w:t>
      </w:r>
      <w:r>
        <w:rPr>
          <w:rFonts w:ascii="Palatino Linotype"/>
          <w:sz w:val="16"/>
          <w:lang w:eastAsia="zh-CN"/>
        </w:rPr>
        <w:t>23</w:t>
      </w:r>
    </w:p>
    <w:p w14:paraId="55E9FE7E" w14:textId="77777777" w:rsidR="00996552" w:rsidRDefault="00996552">
      <w:pPr>
        <w:spacing w:line="174" w:lineRule="exact"/>
        <w:rPr>
          <w:rFonts w:ascii="Palatino Linotype" w:eastAsia="Palatino Linotype" w:hAnsi="Palatino Linotype" w:cs="Palatino Linotype"/>
          <w:sz w:val="16"/>
          <w:szCs w:val="16"/>
          <w:lang w:eastAsia="zh-CN"/>
        </w:rPr>
        <w:sectPr w:rsidR="00996552">
          <w:type w:val="continuous"/>
          <w:pgSz w:w="11910" w:h="16840"/>
          <w:pgMar w:top="1580" w:right="1680" w:bottom="280" w:left="1680" w:header="720" w:footer="720" w:gutter="0"/>
          <w:cols w:num="2" w:space="720" w:equalWidth="0">
            <w:col w:w="5817" w:space="40"/>
            <w:col w:w="2693"/>
          </w:cols>
        </w:sectPr>
      </w:pPr>
    </w:p>
    <w:p w14:paraId="0CD51E3D" w14:textId="77777777" w:rsidR="00996552" w:rsidRDefault="002D0D3F">
      <w:pPr>
        <w:pStyle w:val="a3"/>
        <w:spacing w:line="283" w:lineRule="auto"/>
        <w:ind w:right="115"/>
        <w:jc w:val="both"/>
        <w:rPr>
          <w:rFonts w:ascii="Times New Roman" w:eastAsia="Times New Roman" w:hAnsi="Times New Roman" w:cs="Times New Roman"/>
          <w:lang w:eastAsia="zh-CN"/>
        </w:rPr>
      </w:pPr>
      <w:r>
        <w:rPr>
          <w:lang w:eastAsia="zh-CN"/>
        </w:rPr>
        <w:lastRenderedPageBreak/>
        <w:t>后</w:t>
      </w:r>
      <w:r>
        <w:rPr>
          <w:spacing w:val="-45"/>
          <w:lang w:eastAsia="zh-CN"/>
        </w:rPr>
        <w:t>，</w:t>
      </w:r>
      <w:r>
        <w:rPr>
          <w:lang w:eastAsia="zh-CN"/>
        </w:rPr>
        <w:t>在结构方面</w:t>
      </w:r>
      <w:r>
        <w:rPr>
          <w:spacing w:val="-45"/>
          <w:lang w:eastAsia="zh-CN"/>
        </w:rPr>
        <w:t>，</w:t>
      </w:r>
      <w:r>
        <w:rPr>
          <w:lang w:eastAsia="zh-CN"/>
        </w:rPr>
        <w:t>采用改进熵权法对系统结构指标进行权重分配得到结构脆弱指 标</w:t>
      </w:r>
      <w:r>
        <w:rPr>
          <w:spacing w:val="-55"/>
          <w:lang w:eastAsia="zh-CN"/>
        </w:rPr>
        <w:t xml:space="preserve"> </w:t>
      </w:r>
      <w:r>
        <w:rPr>
          <w:rFonts w:ascii="Times New Roman" w:eastAsia="Times New Roman" w:hAnsi="Times New Roman" w:cs="Times New Roman"/>
          <w:i/>
          <w:spacing w:val="-20"/>
          <w:lang w:eastAsia="zh-CN"/>
        </w:rPr>
        <w:t>V</w:t>
      </w:r>
      <w:r>
        <w:rPr>
          <w:rFonts w:ascii="Palatino Linotype" w:eastAsia="Palatino Linotype" w:hAnsi="Palatino Linotype" w:cs="Palatino Linotype"/>
          <w:spacing w:val="9"/>
          <w:position w:val="-3"/>
          <w:sz w:val="16"/>
          <w:szCs w:val="16"/>
          <w:lang w:eastAsia="zh-CN"/>
        </w:rPr>
        <w:t>1</w:t>
      </w:r>
      <w:r>
        <w:rPr>
          <w:spacing w:val="3"/>
          <w:lang w:eastAsia="zh-CN"/>
        </w:rPr>
        <w:t>，在状态方</w:t>
      </w:r>
      <w:r>
        <w:rPr>
          <w:lang w:eastAsia="zh-CN"/>
        </w:rPr>
        <w:t>面</w:t>
      </w:r>
      <w:r>
        <w:rPr>
          <w:spacing w:val="3"/>
          <w:lang w:eastAsia="zh-CN"/>
        </w:rPr>
        <w:t>，采用离差最大化法对系统状态脆弱性指标进行融合得到</w:t>
      </w:r>
      <w:r>
        <w:rPr>
          <w:lang w:eastAsia="zh-CN"/>
        </w:rPr>
        <w:t>状</w:t>
      </w:r>
      <w:r>
        <w:rPr>
          <w:spacing w:val="158"/>
          <w:lang w:eastAsia="zh-CN"/>
        </w:rPr>
        <w:t xml:space="preserve"> </w:t>
      </w:r>
      <w:r>
        <w:rPr>
          <w:lang w:eastAsia="zh-CN"/>
        </w:rPr>
        <w:t>态指标</w:t>
      </w:r>
      <w:r>
        <w:rPr>
          <w:spacing w:val="-70"/>
          <w:lang w:eastAsia="zh-CN"/>
        </w:rPr>
        <w:t xml:space="preserve"> </w:t>
      </w:r>
      <w:r>
        <w:rPr>
          <w:rFonts w:ascii="Times New Roman" w:eastAsia="Times New Roman" w:hAnsi="Times New Roman" w:cs="Times New Roman"/>
          <w:i/>
          <w:spacing w:val="-3"/>
          <w:lang w:eastAsia="zh-CN"/>
        </w:rPr>
        <w:t>V</w:t>
      </w:r>
      <w:r>
        <w:rPr>
          <w:rFonts w:ascii="Palatino Linotype" w:eastAsia="Palatino Linotype" w:hAnsi="Palatino Linotype" w:cs="Palatino Linotype"/>
          <w:spacing w:val="-3"/>
          <w:position w:val="-3"/>
          <w:sz w:val="16"/>
          <w:szCs w:val="16"/>
          <w:lang w:eastAsia="zh-CN"/>
        </w:rPr>
        <w:t>2</w:t>
      </w:r>
      <w:r>
        <w:rPr>
          <w:spacing w:val="-3"/>
          <w:lang w:eastAsia="zh-CN"/>
        </w:rPr>
        <w:t>。最后，将结构指标</w:t>
      </w:r>
      <w:r>
        <w:rPr>
          <w:spacing w:val="-69"/>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28"/>
          <w:position w:val="-3"/>
          <w:sz w:val="16"/>
          <w:szCs w:val="16"/>
          <w:lang w:eastAsia="zh-CN"/>
        </w:rPr>
        <w:t xml:space="preserve"> </w:t>
      </w:r>
      <w:r>
        <w:rPr>
          <w:lang w:eastAsia="zh-CN"/>
        </w:rPr>
        <w:t>和状态指标</w:t>
      </w:r>
      <w:r>
        <w:rPr>
          <w:spacing w:val="-69"/>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2</w:t>
      </w:r>
      <w:r>
        <w:rPr>
          <w:rFonts w:ascii="Palatino Linotype" w:eastAsia="Palatino Linotype" w:hAnsi="Palatino Linotype" w:cs="Palatino Linotype"/>
          <w:spacing w:val="28"/>
          <w:position w:val="-3"/>
          <w:sz w:val="16"/>
          <w:szCs w:val="16"/>
          <w:lang w:eastAsia="zh-CN"/>
        </w:rPr>
        <w:t xml:space="preserve"> </w:t>
      </w:r>
      <w:r>
        <w:rPr>
          <w:spacing w:val="-1"/>
          <w:lang w:eastAsia="zh-CN"/>
        </w:rPr>
        <w:t>视为独立的两条证据，基于</w:t>
      </w:r>
      <w:r>
        <w:rPr>
          <w:spacing w:val="-62"/>
          <w:lang w:eastAsia="zh-CN"/>
        </w:rPr>
        <w:t xml:space="preserve"> </w:t>
      </w:r>
      <w:r>
        <w:rPr>
          <w:rFonts w:ascii="Times New Roman" w:eastAsia="Times New Roman" w:hAnsi="Times New Roman" w:cs="Times New Roman"/>
          <w:lang w:eastAsia="zh-CN"/>
        </w:rPr>
        <w:t>D-S</w:t>
      </w:r>
    </w:p>
    <w:p w14:paraId="66F5C44D" w14:textId="77777777" w:rsidR="00996552" w:rsidRDefault="002D0D3F">
      <w:pPr>
        <w:pStyle w:val="a3"/>
        <w:spacing w:line="292" w:lineRule="exact"/>
        <w:jc w:val="both"/>
        <w:rPr>
          <w:lang w:eastAsia="zh-CN"/>
        </w:rPr>
      </w:pPr>
      <w:r>
        <w:rPr>
          <w:lang w:eastAsia="zh-CN"/>
        </w:rPr>
        <w:t>证据理论进行指标融合得到系统各节点脆弱性综合评价指数</w:t>
      </w:r>
      <w:r>
        <w:rPr>
          <w:spacing w:val="-41"/>
          <w:lang w:eastAsia="zh-CN"/>
        </w:rPr>
        <w:t>。</w:t>
      </w:r>
      <w:r>
        <w:rPr>
          <w:lang w:eastAsia="zh-CN"/>
        </w:rPr>
        <w:t>综上研究</w:t>
      </w:r>
      <w:r>
        <w:rPr>
          <w:spacing w:val="-49"/>
          <w:lang w:eastAsia="zh-CN"/>
        </w:rPr>
        <w:t>，</w:t>
      </w:r>
      <w:r>
        <w:rPr>
          <w:lang w:eastAsia="zh-CN"/>
        </w:rPr>
        <w:t>本文建</w:t>
      </w:r>
    </w:p>
    <w:p w14:paraId="7D78BC60" w14:textId="77777777" w:rsidR="00996552" w:rsidRDefault="002D0D3F">
      <w:pPr>
        <w:pStyle w:val="a3"/>
        <w:spacing w:before="86"/>
        <w:jc w:val="both"/>
        <w:rPr>
          <w:lang w:eastAsia="zh-CN"/>
        </w:rPr>
      </w:pPr>
      <w:r>
        <w:rPr>
          <w:lang w:eastAsia="zh-CN"/>
        </w:rPr>
        <w:t>立起了基于结构与状态的电网脆弱性综合评估模型。</w:t>
      </w:r>
    </w:p>
    <w:p w14:paraId="1BDF9920" w14:textId="77777777" w:rsidR="00996552" w:rsidRDefault="00996552">
      <w:pPr>
        <w:jc w:val="both"/>
        <w:rPr>
          <w:lang w:eastAsia="zh-CN"/>
        </w:rPr>
        <w:sectPr w:rsidR="00996552">
          <w:type w:val="continuous"/>
          <w:pgSz w:w="11910" w:h="16840"/>
          <w:pgMar w:top="1580" w:right="1680" w:bottom="280" w:left="1680" w:header="720" w:footer="720" w:gutter="0"/>
          <w:cols w:space="720"/>
        </w:sectPr>
      </w:pPr>
    </w:p>
    <w:p w14:paraId="6C0229FA" w14:textId="77777777" w:rsidR="00996552" w:rsidRDefault="00996552">
      <w:pPr>
        <w:rPr>
          <w:rFonts w:ascii="宋体" w:eastAsia="宋体" w:hAnsi="宋体" w:cs="宋体"/>
          <w:sz w:val="20"/>
          <w:szCs w:val="20"/>
          <w:lang w:eastAsia="zh-CN"/>
        </w:rPr>
      </w:pPr>
    </w:p>
    <w:p w14:paraId="2A11555B" w14:textId="77777777" w:rsidR="00996552" w:rsidRDefault="00996552">
      <w:pPr>
        <w:spacing w:before="4"/>
        <w:rPr>
          <w:rFonts w:ascii="宋体" w:eastAsia="宋体" w:hAnsi="宋体" w:cs="宋体"/>
          <w:sz w:val="23"/>
          <w:szCs w:val="23"/>
          <w:lang w:eastAsia="zh-CN"/>
        </w:rPr>
      </w:pPr>
    </w:p>
    <w:p w14:paraId="76044F82" w14:textId="77777777" w:rsidR="00996552" w:rsidRDefault="00025C9E">
      <w:pPr>
        <w:spacing w:line="200" w:lineRule="atLeast"/>
        <w:ind w:left="1639"/>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2E125FD">
          <v:group id="_x0000_s3189" style="width:275.75pt;height:281.75pt;mso-position-horizontal-relative:char;mso-position-vertical-relative:line" coordsize="5515,5635">
            <v:group id="_x0000_s3299" style="position:absolute;left:29;top:1028;width:1602;height:312" coordorigin="29,1028" coordsize="1602,312">
              <v:shape id="_x0000_s3300" style="position:absolute;left:29;top:1028;width:1602;height:312" coordorigin="29,1028" coordsize="1602,312" path="m29,1340r1601,l1630,1028r-1601,l29,1340xe" filled="f">
                <v:path arrowok="t"/>
              </v:shape>
            </v:group>
            <v:group id="_x0000_s3297" style="position:absolute;left:1595;top:8;width:1361;height:312" coordorigin="1595,8" coordsize="1361,312">
              <v:shape id="_x0000_s3298" style="position:absolute;left:1595;top:8;width:1361;height:312" coordorigin="1595,8" coordsize="1361,312" path="m1595,319r1361,l2956,8,1595,8r,311xe" filled="f">
                <v:path arrowok="t"/>
              </v:shape>
            </v:group>
            <v:group id="_x0000_s3295" style="position:absolute;left:2275;top:319;width:2;height:264" coordorigin="2275,319" coordsize="2,264">
              <v:shape id="_x0000_s3296" style="position:absolute;left:2275;top:319;width:2;height:264" coordorigin="2275,319" coordsize="0,264" path="m2275,319r,264e" filled="f">
                <v:path arrowok="t"/>
              </v:shape>
            </v:group>
            <v:group id="_x0000_s3293" style="position:absolute;left:2077;top:583;width:1871;height:166" coordorigin="2077,583" coordsize="1871,166">
              <v:shape id="_x0000_s3294" style="position:absolute;left:2077;top:583;width:1871;height:166" coordorigin="2077,583" coordsize="1871,166" path="m2077,583r1871,l3948,749e" filled="f">
                <v:path arrowok="t"/>
              </v:shape>
            </v:group>
            <v:group id="_x0000_s3291" style="position:absolute;left:2559;top:929;width:2778;height:511" coordorigin="2559,929" coordsize="2778,511">
              <v:shape id="_x0000_s3292" style="position:absolute;left:2559;top:929;width:2778;height:511" coordorigin="2559,929" coordsize="2778,511" path="m2814,1439r2268,l5105,1438r65,-15l5228,1393r48,-44l5312,1294r20,-63l5337,1185r-1,-23l5321,1096r-31,-58l5247,989r-55,-35l5129,933,2814,929r-23,1l2725,945r-58,30l2619,1019r-35,55l2563,1137r-4,46l2560,1206r15,66l2605,1330r44,48l2703,1414r63,21l2814,1439xe" filled="f">
                <v:stroke dashstyle="longDash"/>
                <v:path arrowok="t"/>
              </v:shape>
            </v:group>
            <v:group id="_x0000_s3289" style="position:absolute;left:2856;top:1028;width:936;height:312" coordorigin="2856,1028" coordsize="936,312">
              <v:shape id="_x0000_s3290" style="position:absolute;left:2856;top:1028;width:936;height:312" coordorigin="2856,1028" coordsize="936,312" path="m2856,1340r936,l3792,1028r-936,l2856,1340xe" stroked="f">
                <v:path arrowok="t"/>
              </v:shape>
            </v:group>
            <v:group id="_x0000_s3287" style="position:absolute;left:4104;top:1028;width:936;height:312" coordorigin="4104,1028" coordsize="936,312">
              <v:shape id="_x0000_s3288" style="position:absolute;left:4104;top:1028;width:936;height:312" coordorigin="4104,1028" coordsize="936,312" path="m4104,1340r935,l5039,1028r-935,l4104,1340xe" stroked="f">
                <v:path arrowok="t"/>
              </v:shape>
            </v:group>
            <v:group id="_x0000_s3285" style="position:absolute;left:3882;top:733;width:131;height:197" coordorigin="3882,733" coordsize="131,197">
              <v:shape id="_x0000_s3286" style="position:absolute;left:3882;top:733;width:131;height:197" coordorigin="3882,733" coordsize="131,197" path="m4013,733r-131,l3948,929r65,-196xe" fillcolor="black" stroked="f">
                <v:path arrowok="t"/>
              </v:shape>
            </v:group>
            <v:group id="_x0000_s3283" style="position:absolute;left:829;top:583;width:1248;height:403" coordorigin="829,583" coordsize="1248,403">
              <v:shape id="_x0000_s3284" style="position:absolute;left:829;top:583;width:1248;height:403" coordorigin="829,583" coordsize="1248,403" path="m2077,583r-1248,l829,986e" filled="f">
                <v:path arrowok="t"/>
              </v:shape>
            </v:group>
            <v:group id="_x0000_s3281" style="position:absolute;left:829;top:986;width:2;height:43" coordorigin="829,986" coordsize="2,43">
              <v:shape id="_x0000_s3282" style="position:absolute;left:829;top:986;width:2;height:43" coordorigin="829,986" coordsize="0,43" path="m829,986r,42e" filled="f">
                <v:path arrowok="t"/>
              </v:shape>
            </v:group>
            <v:group id="_x0000_s3279" style="position:absolute;left:764;top:832;width:131;height:197" coordorigin="764,832" coordsize="131,197">
              <v:shape id="_x0000_s3280" style="position:absolute;left:764;top:832;width:131;height:197" coordorigin="764,832" coordsize="131,197" path="m895,832r-131,l830,1028,895,832xe" fillcolor="black" stroked="f">
                <v:path arrowok="t"/>
              </v:shape>
            </v:group>
            <v:group id="_x0000_s3277" style="position:absolute;left:829;top:1340;width:2;height:480" coordorigin="829,1340" coordsize="2,480">
              <v:shape id="_x0000_s3278" style="position:absolute;left:829;top:1340;width:2;height:480" coordorigin="829,1340" coordsize="0,480" path="m829,1340r,480e" filled="f">
                <v:path arrowok="t"/>
              </v:shape>
            </v:group>
            <v:group id="_x0000_s3275" style="position:absolute;left:29;top:1999;width:1602;height:312" coordorigin="29,1999" coordsize="1602,312">
              <v:shape id="_x0000_s3276" style="position:absolute;left:29;top:1999;width:1602;height:312" coordorigin="29,1999" coordsize="1602,312" path="m29,2311r1601,l1630,1999r-1601,l29,2311xe" filled="f">
                <v:path arrowok="t"/>
              </v:shape>
            </v:group>
            <v:group id="_x0000_s3273" style="position:absolute;left:764;top:1803;width:131;height:197" coordorigin="764,1803" coordsize="131,197">
              <v:shape id="_x0000_s3274" style="position:absolute;left:764;top:1803;width:131;height:197" coordorigin="764,1803" coordsize="131,197" path="m895,1803r-131,l830,1999r65,-196xe" fillcolor="black" stroked="f">
                <v:path arrowok="t"/>
              </v:shape>
            </v:group>
            <v:group id="_x0000_s3271" style="position:absolute;left:819;top:2311;width:2;height:612" coordorigin="819,2311" coordsize="2,612">
              <v:shape id="_x0000_s3272" style="position:absolute;left:819;top:2311;width:2;height:612" coordorigin="819,2311" coordsize="0,612" path="m819,2311r,612e" filled="f">
                <v:path arrowok="t"/>
              </v:shape>
            </v:group>
            <v:group id="_x0000_s3269" style="position:absolute;left:8;top:3103;width:1602;height:312" coordorigin="8,3103" coordsize="1602,312">
              <v:shape id="_x0000_s3270" style="position:absolute;left:8;top:3103;width:1602;height:312" coordorigin="8,3103" coordsize="1602,312" path="m8,3415r1601,l1609,3103,8,3103r,312xe" filled="f">
                <v:path arrowok="t"/>
              </v:shape>
            </v:group>
            <v:group id="_x0000_s3267" style="position:absolute;left:753;top:2906;width:131;height:197" coordorigin="753,2906" coordsize="131,197">
              <v:shape id="_x0000_s3268" style="position:absolute;left:753;top:2906;width:131;height:197" coordorigin="753,2906" coordsize="131,197" path="m884,2906r-131,l819,3103r65,-197xe" fillcolor="black" stroked="f">
                <v:path arrowok="t"/>
              </v:shape>
            </v:group>
            <v:group id="_x0000_s3265" style="position:absolute;left:808;top:3415;width:2;height:637" coordorigin="808,3415" coordsize="2,637">
              <v:shape id="_x0000_s3266" style="position:absolute;left:808;top:3415;width:2;height:637" coordorigin="808,3415" coordsize="0,637" path="m808,3415r,636e" filled="f">
                <v:path arrowok="t"/>
              </v:shape>
            </v:group>
            <v:group id="_x0000_s3263" style="position:absolute;left:8;top:4231;width:1602;height:312" coordorigin="8,4231" coordsize="1602,312">
              <v:shape id="_x0000_s3264" style="position:absolute;left:8;top:4231;width:1602;height:312" coordorigin="8,4231" coordsize="1602,312" path="m8,4543r1601,l1609,4231,8,4231r,312xe" filled="f">
                <v:path arrowok="t"/>
              </v:shape>
            </v:group>
            <v:group id="_x0000_s3261" style="position:absolute;left:743;top:4035;width:131;height:197" coordorigin="743,4035" coordsize="131,197">
              <v:shape id="_x0000_s3262" style="position:absolute;left:743;top:4035;width:131;height:197" coordorigin="743,4035" coordsize="131,197" path="m874,4035r-131,l808,4231r66,-196xe" fillcolor="black" stroked="f">
                <v:path arrowok="t"/>
              </v:shape>
            </v:group>
            <v:group id="_x0000_s3259" style="position:absolute;left:3948;top:1439;width:2;height:298" coordorigin="3948,1439" coordsize="2,298">
              <v:shape id="_x0000_s3260" style="position:absolute;left:3948;top:1439;width:2;height:298" coordorigin="3948,1439" coordsize="0,298" path="m3948,1439r,297e" filled="f">
                <v:path arrowok="t"/>
              </v:shape>
            </v:group>
            <v:group id="_x0000_s3257" style="position:absolute;left:2599;top:1916;width:2699;height:511" coordorigin="2599,1916" coordsize="2699,511">
              <v:shape id="_x0000_s3258" style="position:absolute;left:2599;top:1916;width:2699;height:511" coordorigin="2599,1916" coordsize="2699,511" path="m2854,2427r2188,l5065,2425r66,-14l5189,2380r48,-44l5272,2281r21,-63l5297,2172r-1,-23l5281,2083r-30,-58l5207,1977r-55,-36l5089,1920r-2235,-4l2830,1917r-65,15l2707,1963r-48,44l2623,2061r-20,64l2599,2170r1,24l2614,2260r31,58l2689,2366r54,35l2806,2422r48,5xe" filled="f">
                <v:stroke dashstyle="longDash"/>
                <v:path arrowok="t"/>
              </v:shape>
            </v:group>
            <v:group id="_x0000_s3255" style="position:absolute;left:2828;top:2024;width:936;height:312" coordorigin="2828,2024" coordsize="936,312">
              <v:shape id="_x0000_s3256" style="position:absolute;left:2828;top:2024;width:936;height:312" coordorigin="2828,2024" coordsize="936,312" path="m2828,2336r936,l3764,2024r-936,l2828,2336xe" stroked="f">
                <v:path arrowok="t"/>
              </v:shape>
            </v:group>
            <v:group id="_x0000_s3253" style="position:absolute;left:3962;top:2024;width:1078;height:312" coordorigin="3962,2024" coordsize="1078,312">
              <v:shape id="_x0000_s3254" style="position:absolute;left:3962;top:2024;width:1078;height:312" coordorigin="3962,2024" coordsize="1078,312" path="m3962,2336r1077,l5039,2024r-1077,l3962,2336xe" stroked="f">
                <v:path arrowok="t"/>
              </v:shape>
            </v:group>
            <v:group id="_x0000_s3251" style="position:absolute;left:3882;top:1720;width:131;height:197" coordorigin="3882,1720" coordsize="131,197">
              <v:shape id="_x0000_s3252" style="position:absolute;left:3882;top:1720;width:131;height:197" coordorigin="3882,1720" coordsize="131,197" path="m4013,1720r-131,l3948,1916r65,-196xe" fillcolor="black" stroked="f">
                <v:path arrowok="t"/>
              </v:shape>
            </v:group>
            <v:group id="_x0000_s3249" style="position:absolute;left:3948;top:2427;width:2;height:392" coordorigin="3948,2427" coordsize="2,392">
              <v:shape id="_x0000_s3250" style="position:absolute;left:3948;top:2427;width:2;height:392" coordorigin="3948,2427" coordsize="0,392" path="m3948,2427r,391e" filled="f">
                <v:path arrowok="t"/>
              </v:shape>
            </v:group>
            <v:group id="_x0000_s3247" style="position:absolute;left:2389;top:2998;width:3118;height:511" coordorigin="2389,2998" coordsize="3118,511">
              <v:shape id="_x0000_s3248" style="position:absolute;left:2389;top:2998;width:3118;height:511" coordorigin="2389,2998" coordsize="3118,511" path="m2644,3508r2608,l5275,3507r65,-15l5398,3462r48,-44l5482,3363r20,-63l5507,3254r-1,-23l5491,3165r-31,-58l5417,3059r-55,-36l5299,3002r-2655,-4l2621,2999r-66,15l2497,3045r-48,44l2413,3143r-20,64l2389,3252r1,24l2405,3342r30,58l2479,3448r54,35l2597,3504r47,4xe" filled="f">
                <v:stroke dashstyle="longDash"/>
                <v:path arrowok="t"/>
              </v:shape>
            </v:group>
            <v:group id="_x0000_s3245" style="position:absolute;left:2587;top:3103;width:1078;height:312" coordorigin="2587,3103" coordsize="1078,312">
              <v:shape id="_x0000_s3246" style="position:absolute;left:2587;top:3103;width:1078;height:312" coordorigin="2587,3103" coordsize="1078,312" path="m2587,3415r1077,l3664,3103r-1077,l2587,3415xe" stroked="f">
                <v:path arrowok="t"/>
              </v:shape>
            </v:group>
            <v:group id="_x0000_s3243" style="position:absolute;left:3948;top:3103;width:1361;height:312" coordorigin="3948,3103" coordsize="1361,312">
              <v:shape id="_x0000_s3244" style="position:absolute;left:3948;top:3103;width:1361;height:312" coordorigin="3948,3103" coordsize="1361,312" path="m3948,3415r1360,l5308,3103r-1360,l3948,3415xe" stroked="f">
                <v:path arrowok="t"/>
              </v:shape>
            </v:group>
            <v:group id="_x0000_s3241" style="position:absolute;left:3882;top:2802;width:131;height:197" coordorigin="3882,2802" coordsize="131,197">
              <v:shape id="_x0000_s3242" style="position:absolute;left:3882;top:2802;width:131;height:197" coordorigin="3882,2802" coordsize="131,197" path="m4013,2802r-131,l3948,2998r65,-196xe" fillcolor="black" stroked="f">
                <v:path arrowok="t"/>
              </v:shape>
            </v:group>
            <v:group id="_x0000_s3239" style="position:absolute;left:3948;top:3508;width:2;height:444" coordorigin="3948,3508" coordsize="2,444">
              <v:shape id="_x0000_s3240" style="position:absolute;left:3948;top:3508;width:2;height:444" coordorigin="3948,3508" coordsize="0,444" path="m3948,3508r,444e" filled="f">
                <v:path arrowok="t"/>
              </v:shape>
            </v:group>
            <v:group id="_x0000_s3237" style="position:absolute;left:3069;top:4132;width:1758;height:511" coordorigin="3069,4132" coordsize="1758,511">
              <v:shape id="_x0000_s3238" style="position:absolute;left:3069;top:4132;width:1758;height:511" coordorigin="3069,4132" coordsize="1758,511" path="m3324,4642r1247,l4594,4641r66,-15l4718,4596r48,-44l4802,4497r20,-63l4826,4388r-1,-23l4811,4299r-31,-58l4736,4193r-54,-36l4619,4136r-1295,-4l3301,4133r-66,15l3177,4178r-48,44l3094,4277r-21,63l3069,4386r1,23l3085,4475r30,58l3159,4581r55,36l3277,4638r47,4xe" filled="f">
                <v:stroke dashstyle="longDash"/>
                <v:path arrowok="t"/>
              </v:shape>
            </v:group>
            <v:group id="_x0000_s3235" style="position:absolute;left:3356;top:4236;width:1184;height:312" coordorigin="3356,4236" coordsize="1184,312">
              <v:shape id="_x0000_s3236" style="position:absolute;left:3356;top:4236;width:1184;height:312" coordorigin="3356,4236" coordsize="1184,312" path="m3356,4548r1183,l4539,4236r-1183,l3356,4548xe" stroked="f">
                <v:path arrowok="t"/>
              </v:shape>
            </v:group>
            <v:group id="_x0000_s3233" style="position:absolute;left:3882;top:3936;width:131;height:197" coordorigin="3882,3936" coordsize="131,197">
              <v:shape id="_x0000_s3234" style="position:absolute;left:3882;top:3936;width:131;height:197" coordorigin="3882,3936" coordsize="131,197" path="m4013,3936r-131,l3948,4132r65,-196xe" fillcolor="black" stroked="f">
                <v:path arrowok="t"/>
              </v:shape>
            </v:group>
            <v:group id="_x0000_s3231" style="position:absolute;left:808;top:4543;width:3140;height:312" coordorigin="808,4543" coordsize="3140,312">
              <v:shape id="_x0000_s3232" style="position:absolute;left:808;top:4543;width:3140;height:312" coordorigin="808,4543" coordsize="3140,312" path="m3948,4642r,213l808,4855r,-312e" filled="f">
                <v:path arrowok="t"/>
              </v:shape>
            </v:group>
            <v:group id="_x0000_s3229" style="position:absolute;left:2360;top:4855;width:2;height:288" coordorigin="2360,4855" coordsize="2,288">
              <v:shape id="_x0000_s3230" style="position:absolute;left:2360;top:4855;width:2;height:288" coordorigin="2360,4855" coordsize="0,288" path="m2360,4855r,288e" filled="f">
                <v:path arrowok="t"/>
              </v:shape>
            </v:group>
            <v:group id="_x0000_s3227" style="position:absolute;left:2295;top:5126;width:131;height:197" coordorigin="2295,5126" coordsize="131,197">
              <v:shape id="_x0000_s3228" style="position:absolute;left:2295;top:5126;width:131;height:197" coordorigin="2295,5126" coordsize="131,197" path="m2426,5126r-131,l2360,5323r66,-197xe" fillcolor="black" stroked="f">
                <v:path arrowok="t"/>
              </v:shape>
            </v:group>
            <v:group id="_x0000_s3223" style="position:absolute;left:1630;top:1047;width:929;height:275" coordorigin="1630,1047" coordsize="929,275">
              <v:shape id="_x0000_s3226" style="position:absolute;left:1630;top:1047;width:929;height:275" coordorigin="1630,1047" coordsize="929,275" path="m1857,1047r-227,137l1857,1321r,-68l2445,1253r114,-69l2445,1115r-588,l1857,1047xe" fillcolor="#d6e2be" stroked="f">
                <v:path arrowok="t"/>
              </v:shape>
              <v:shape id="_x0000_s3225" style="position:absolute;left:1630;top:1047;width:929;height:275" coordorigin="1630,1047" coordsize="929,275" path="m2445,1253r-113,l2332,1321r113,-68xe" fillcolor="#d6e2be" stroked="f">
                <v:path arrowok="t"/>
              </v:shape>
              <v:shape id="_x0000_s3224" style="position:absolute;left:1630;top:1047;width:929;height:275" coordorigin="1630,1047" coordsize="929,275" path="m2332,1047r,68l2445,1115r-113,-68xe" fillcolor="#d6e2be" stroked="f">
                <v:path arrowok="t"/>
              </v:shape>
            </v:group>
            <v:group id="_x0000_s3221" style="position:absolute;left:1630;top:1047;width:929;height:275" coordorigin="1630,1047" coordsize="929,275">
              <v:shape id="_x0000_s3222" style="position:absolute;left:1630;top:1047;width:929;height:275" coordorigin="1630,1047" coordsize="929,275" path="m1630,1184r227,-137l1857,1115r475,l2332,1047r227,137l2332,1321r,-68l1857,1253r,68l1630,1184xe" filled="f" strokeweight=".21189mm">
                <v:path arrowok="t"/>
              </v:shape>
            </v:group>
            <v:group id="_x0000_s3217" style="position:absolute;left:1630;top:2022;width:969;height:284" coordorigin="1630,2022" coordsize="969,284">
              <v:shape id="_x0000_s3220" style="position:absolute;left:1630;top:2022;width:969;height:284" coordorigin="1630,2022" coordsize="969,284" path="m2502,2228r-646,l2370,2236r-1,69l2502,2228xe" fillcolor="#d6e2be" stroked="f">
                <v:path arrowok="t"/>
              </v:shape>
              <v:shape id="_x0000_s3219" style="position:absolute;left:1630;top:2022;width:969;height:284" coordorigin="1630,2022" coordsize="969,284" path="m1859,2022r-229,133l1855,2296r1,-68l2502,2228r96,-57l2483,2099r-110,l1858,2090r1,-68xe" fillcolor="#d6e2be" stroked="f">
                <v:path arrowok="t"/>
              </v:shape>
              <v:shape id="_x0000_s3218" style="position:absolute;left:1630;top:2022;width:969;height:284" coordorigin="1630,2022" coordsize="969,284" path="m2374,2030r-1,69l2483,2099r-109,-69xe" fillcolor="#d6e2be" stroked="f">
                <v:path arrowok="t"/>
              </v:shape>
            </v:group>
            <v:group id="_x0000_s3215" style="position:absolute;left:1630;top:2022;width:969;height:284" coordorigin="1630,2022" coordsize="969,284">
              <v:shape id="_x0000_s3216" style="position:absolute;left:1630;top:2022;width:969;height:284" coordorigin="1630,2022" coordsize="969,284" path="m1630,2155r229,-133l1858,2090r515,9l2374,2030r224,141l2369,2305r1,-69l1856,2228r-1,68l1630,2155xe" filled="f" strokeweight=".21189mm">
                <v:path arrowok="t"/>
              </v:shape>
            </v:group>
            <v:group id="_x0000_s3211" style="position:absolute;left:1609;top:3117;width:780;height:277" coordorigin="1609,3117" coordsize="780,277">
              <v:shape id="_x0000_s3214" style="position:absolute;left:1609;top:3117;width:780;height:277" coordorigin="1609,3117" coordsize="780,277" path="m1835,3120r-226,139l1837,3394r-1,-68l2274,3324r115,-71l2280,3188r-444,l1835,3120xe" fillcolor="#d6e2be" stroked="f">
                <v:path arrowok="t"/>
              </v:shape>
              <v:shape id="_x0000_s3213" style="position:absolute;left:1609;top:3117;width:780;height:277" coordorigin="1609,3117" coordsize="780,277" path="m2274,3324r-112,l2163,3392r111,-68xe" fillcolor="#d6e2be" stroked="f">
                <v:path arrowok="t"/>
              </v:shape>
              <v:shape id="_x0000_s3212" style="position:absolute;left:1609;top:3117;width:780;height:277" coordorigin="1609,3117" coordsize="780,277" path="m2161,3117r1,69l1836,3188r444,l2161,3117xe" fillcolor="#d6e2be" stroked="f">
                <v:path arrowok="t"/>
              </v:shape>
            </v:group>
            <v:group id="_x0000_s3209" style="position:absolute;left:1609;top:3117;width:780;height:277" coordorigin="1609,3117" coordsize="780,277">
              <v:shape id="_x0000_s3210" style="position:absolute;left:1609;top:3117;width:780;height:277" coordorigin="1609,3117" coordsize="780,277" path="m1609,3259r226,-139l1836,3188r326,-2l2161,3117r228,136l2163,3392r-1,-68l1836,3326r1,68l1609,3259xe" filled="f" strokeweight=".21189mm">
                <v:path arrowok="t"/>
              </v:shape>
            </v:group>
            <v:group id="_x0000_s3205" style="position:absolute;left:1609;top:4250;width:1460;height:275" coordorigin="1609,4250" coordsize="1460,275">
              <v:shape id="_x0000_s3208" style="position:absolute;left:1609;top:4250;width:1460;height:275" coordorigin="1609,4250" coordsize="1460,275" path="m1836,4250r-227,137l1836,4525r,-69l2956,4456r113,-69l2955,4318r-1119,l1836,4250xe" fillcolor="#d6e2be" stroked="f">
                <v:path arrowok="t"/>
              </v:shape>
              <v:shape id="_x0000_s3207" style="position:absolute;left:1609;top:4250;width:1460;height:275" coordorigin="1609,4250" coordsize="1460,275" path="m2956,4456r-114,l2842,4525r114,-69xe" fillcolor="#d6e2be" stroked="f">
                <v:path arrowok="t"/>
              </v:shape>
              <v:shape id="_x0000_s3206" style="position:absolute;left:1609;top:4250;width:1460;height:275" coordorigin="1609,4250" coordsize="1460,275" path="m2842,4250r,68l2955,4318r-113,-68xe" fillcolor="#d6e2be" stroked="f">
                <v:path arrowok="t"/>
              </v:shape>
            </v:group>
            <v:group id="_x0000_s3190" style="position:absolute;left:1609;top:4250;width:1460;height:275" coordorigin="1609,4250" coordsize="1460,275">
              <v:shape id="_x0000_s3204" style="position:absolute;left:1609;top:4250;width:1460;height:275" coordorigin="1609,4250" coordsize="1460,275" path="m1609,4387r227,-137l1836,4318r1006,l2842,4250r227,137l2842,4525r,-69l1836,4456r,69l1609,4387xe" filled="f" strokeweight=".21189mm">
                <v:path arrowok="t"/>
              </v:shape>
              <v:shape id="_x0000_s3203" type="#_x0000_t202" style="position:absolute;left:2856;top:1028;width:936;height:312" filled="f">
                <v:textbox inset="0,0,0,0">
                  <w:txbxContent>
                    <w:p w14:paraId="679DCA0D" w14:textId="77777777" w:rsidR="00025C9E" w:rsidRDefault="00025C9E">
                      <w:pPr>
                        <w:spacing w:line="229" w:lineRule="exact"/>
                        <w:ind w:left="106"/>
                        <w:rPr>
                          <w:rFonts w:ascii="宋体" w:eastAsia="宋体" w:hAnsi="宋体" w:cs="宋体"/>
                          <w:sz w:val="18"/>
                          <w:szCs w:val="18"/>
                        </w:rPr>
                      </w:pPr>
                      <w:bookmarkStart w:id="183" w:name="_bookmark117"/>
                      <w:bookmarkEnd w:id="183"/>
                      <w:r>
                        <w:rPr>
                          <w:rFonts w:ascii="宋体" w:eastAsia="宋体" w:hAnsi="宋体" w:cs="宋体"/>
                          <w:sz w:val="18"/>
                          <w:szCs w:val="18"/>
                        </w:rPr>
                        <w:t>指标选择</w:t>
                      </w:r>
                    </w:p>
                  </w:txbxContent>
                </v:textbox>
              </v:shape>
              <v:shape id="_x0000_s3202" type="#_x0000_t202" style="position:absolute;left:4104;top:1028;width:936;height:312" filled="f">
                <v:textbox inset="0,0,0,0">
                  <w:txbxContent>
                    <w:p w14:paraId="3562075A" w14:textId="77777777" w:rsidR="00025C9E" w:rsidRDefault="00025C9E">
                      <w:pPr>
                        <w:spacing w:line="229" w:lineRule="exact"/>
                        <w:ind w:left="107"/>
                        <w:rPr>
                          <w:rFonts w:ascii="宋体" w:eastAsia="宋体" w:hAnsi="宋体" w:cs="宋体"/>
                          <w:sz w:val="18"/>
                          <w:szCs w:val="18"/>
                        </w:rPr>
                      </w:pPr>
                      <w:r>
                        <w:rPr>
                          <w:rFonts w:ascii="宋体" w:eastAsia="宋体" w:hAnsi="宋体" w:cs="宋体"/>
                          <w:sz w:val="18"/>
                          <w:szCs w:val="18"/>
                        </w:rPr>
                        <w:t>指标分析</w:t>
                      </w:r>
                    </w:p>
                  </w:txbxContent>
                </v:textbox>
              </v:shape>
              <v:shape id="_x0000_s3201" type="#_x0000_t202" style="position:absolute;left:2828;top:2024;width:936;height:312" filled="f">
                <v:textbox inset="0,0,0,0">
                  <w:txbxContent>
                    <w:p w14:paraId="5A6326F0" w14:textId="77777777" w:rsidR="00025C9E" w:rsidRDefault="00025C9E">
                      <w:pPr>
                        <w:spacing w:line="230" w:lineRule="exact"/>
                        <w:ind w:left="106"/>
                        <w:rPr>
                          <w:rFonts w:ascii="宋体" w:eastAsia="宋体" w:hAnsi="宋体" w:cs="宋体"/>
                          <w:sz w:val="18"/>
                          <w:szCs w:val="18"/>
                        </w:rPr>
                      </w:pPr>
                      <w:r>
                        <w:rPr>
                          <w:rFonts w:ascii="宋体" w:eastAsia="宋体" w:hAnsi="宋体" w:cs="宋体"/>
                          <w:sz w:val="18"/>
                          <w:szCs w:val="18"/>
                        </w:rPr>
                        <w:t>数据处理</w:t>
                      </w:r>
                    </w:p>
                  </w:txbxContent>
                </v:textbox>
              </v:shape>
              <v:shape id="_x0000_s3200" type="#_x0000_t202" style="position:absolute;left:3962;top:2024;width:1078;height:312" filled="f">
                <v:textbox inset="0,0,0,0">
                  <w:txbxContent>
                    <w:p w14:paraId="41462F3D" w14:textId="77777777" w:rsidR="00025C9E" w:rsidRDefault="00025C9E">
                      <w:pPr>
                        <w:spacing w:line="230" w:lineRule="exact"/>
                        <w:ind w:left="88"/>
                        <w:rPr>
                          <w:rFonts w:ascii="宋体" w:eastAsia="宋体" w:hAnsi="宋体" w:cs="宋体"/>
                          <w:sz w:val="18"/>
                          <w:szCs w:val="18"/>
                        </w:rPr>
                      </w:pPr>
                      <w:r>
                        <w:rPr>
                          <w:rFonts w:ascii="宋体" w:eastAsia="宋体" w:hAnsi="宋体" w:cs="宋体"/>
                          <w:sz w:val="18"/>
                          <w:szCs w:val="18"/>
                        </w:rPr>
                        <w:t>归一化方法</w:t>
                      </w:r>
                    </w:p>
                  </w:txbxContent>
                </v:textbox>
              </v:shape>
              <v:shape id="_x0000_s3199" type="#_x0000_t202" style="position:absolute;left:2587;top:3103;width:1078;height:312" filled="f">
                <v:textbox inset="0,0,0,0">
                  <w:txbxContent>
                    <w:p w14:paraId="57DF5AEC" w14:textId="77777777" w:rsidR="00025C9E" w:rsidRDefault="00025C9E">
                      <w:pPr>
                        <w:spacing w:line="231" w:lineRule="exact"/>
                        <w:ind w:left="87"/>
                        <w:rPr>
                          <w:rFonts w:ascii="宋体" w:eastAsia="宋体" w:hAnsi="宋体" w:cs="宋体"/>
                          <w:sz w:val="18"/>
                          <w:szCs w:val="18"/>
                        </w:rPr>
                      </w:pPr>
                      <w:r>
                        <w:rPr>
                          <w:rFonts w:ascii="宋体" w:eastAsia="宋体" w:hAnsi="宋体" w:cs="宋体"/>
                          <w:spacing w:val="-1"/>
                          <w:sz w:val="18"/>
                          <w:szCs w:val="18"/>
                        </w:rPr>
                        <w:t>改进熵权法</w:t>
                      </w:r>
                    </w:p>
                  </w:txbxContent>
                </v:textbox>
              </v:shape>
              <v:shape id="_x0000_s3198" type="#_x0000_t202" style="position:absolute;left:3948;top:3103;width:1361;height:312" filled="f">
                <v:textbox inset="0,0,0,0">
                  <w:txbxContent>
                    <w:p w14:paraId="2CE5A67B" w14:textId="77777777" w:rsidR="00025C9E" w:rsidRDefault="00025C9E">
                      <w:pPr>
                        <w:spacing w:line="231" w:lineRule="exact"/>
                        <w:ind w:left="140"/>
                        <w:rPr>
                          <w:rFonts w:ascii="宋体" w:eastAsia="宋体" w:hAnsi="宋体" w:cs="宋体"/>
                          <w:sz w:val="18"/>
                          <w:szCs w:val="18"/>
                        </w:rPr>
                      </w:pPr>
                      <w:r>
                        <w:rPr>
                          <w:rFonts w:ascii="宋体" w:eastAsia="宋体" w:hAnsi="宋体" w:cs="宋体"/>
                          <w:spacing w:val="-1"/>
                          <w:sz w:val="18"/>
                          <w:szCs w:val="18"/>
                        </w:rPr>
                        <w:t>离差最大化法</w:t>
                      </w:r>
                    </w:p>
                  </w:txbxContent>
                </v:textbox>
              </v:shape>
              <v:shape id="_x0000_s3197" type="#_x0000_t202" style="position:absolute;left:3356;top:4236;width:1184;height:312" filled="f">
                <v:textbox inset="0,0,0,0">
                  <w:txbxContent>
                    <w:p w14:paraId="3FE0464B" w14:textId="77777777" w:rsidR="00025C9E" w:rsidRDefault="00025C9E">
                      <w:pPr>
                        <w:spacing w:line="232" w:lineRule="exact"/>
                        <w:ind w:left="96"/>
                        <w:rPr>
                          <w:rFonts w:ascii="宋体" w:eastAsia="宋体" w:hAnsi="宋体" w:cs="宋体"/>
                          <w:sz w:val="18"/>
                          <w:szCs w:val="18"/>
                        </w:rPr>
                      </w:pPr>
                      <w:r>
                        <w:rPr>
                          <w:rFonts w:ascii="宋体" w:eastAsia="宋体" w:hAnsi="宋体" w:cs="宋体"/>
                          <w:sz w:val="18"/>
                          <w:szCs w:val="18"/>
                        </w:rPr>
                        <w:t>D-S证据理论</w:t>
                      </w:r>
                    </w:p>
                  </w:txbxContent>
                </v:textbox>
              </v:shape>
              <v:shape id="_x0000_s3196" type="#_x0000_t202" style="position:absolute;left:1566;top:5323;width:1602;height:312" filled="f">
                <v:textbox inset="0,0,0,0">
                  <w:txbxContent>
                    <w:p w14:paraId="78B234A3" w14:textId="77777777" w:rsidR="00025C9E" w:rsidRDefault="00025C9E">
                      <w:pPr>
                        <w:spacing w:line="232" w:lineRule="exact"/>
                        <w:ind w:left="78"/>
                        <w:rPr>
                          <w:rFonts w:ascii="宋体" w:eastAsia="宋体" w:hAnsi="宋体" w:cs="宋体"/>
                          <w:sz w:val="18"/>
                          <w:szCs w:val="18"/>
                        </w:rPr>
                      </w:pPr>
                      <w:r>
                        <w:rPr>
                          <w:rFonts w:ascii="宋体" w:eastAsia="宋体" w:hAnsi="宋体" w:cs="宋体"/>
                          <w:sz w:val="18"/>
                          <w:szCs w:val="18"/>
                        </w:rPr>
                        <w:t>综合评价结果分析</w:t>
                      </w:r>
                    </w:p>
                  </w:txbxContent>
                </v:textbox>
              </v:shape>
              <v:shape id="_x0000_s3195" type="#_x0000_t202" style="position:absolute;left:1595;top:8;width:1361;height:312" filled="f" stroked="f">
                <v:textbox inset="0,0,0,0">
                  <w:txbxContent>
                    <w:p w14:paraId="250D14D0" w14:textId="77777777" w:rsidR="00025C9E" w:rsidRDefault="00025C9E">
                      <w:pPr>
                        <w:spacing w:before="1"/>
                        <w:ind w:left="145"/>
                        <w:rPr>
                          <w:rFonts w:ascii="宋体" w:eastAsia="宋体" w:hAnsi="宋体" w:cs="宋体"/>
                          <w:sz w:val="18"/>
                          <w:szCs w:val="18"/>
                        </w:rPr>
                      </w:pPr>
                      <w:r>
                        <w:rPr>
                          <w:rFonts w:ascii="宋体" w:eastAsia="宋体" w:hAnsi="宋体" w:cs="宋体"/>
                          <w:sz w:val="18"/>
                          <w:szCs w:val="18"/>
                        </w:rPr>
                        <w:t>明确评价对象</w:t>
                      </w:r>
                    </w:p>
                  </w:txbxContent>
                </v:textbox>
              </v:shape>
              <v:shape id="_x0000_s3194" type="#_x0000_t202" style="position:absolute;left:29;top:1028;width:1602;height:312" filled="f" stroked="f">
                <v:textbox inset="0,0,0,0">
                  <w:txbxContent>
                    <w:p w14:paraId="28DBDFE6" w14:textId="77777777" w:rsidR="00025C9E" w:rsidRDefault="00025C9E">
                      <w:pPr>
                        <w:spacing w:before="1"/>
                        <w:ind w:left="84"/>
                        <w:rPr>
                          <w:rFonts w:ascii="宋体" w:eastAsia="宋体" w:hAnsi="宋体" w:cs="宋体"/>
                          <w:sz w:val="18"/>
                          <w:szCs w:val="18"/>
                        </w:rPr>
                      </w:pPr>
                      <w:r>
                        <w:rPr>
                          <w:rFonts w:ascii="宋体" w:eastAsia="宋体" w:hAnsi="宋体" w:cs="宋体"/>
                          <w:sz w:val="18"/>
                          <w:szCs w:val="18"/>
                        </w:rPr>
                        <w:t>建立评价指标体系</w:t>
                      </w:r>
                    </w:p>
                  </w:txbxContent>
                </v:textbox>
              </v:shape>
              <v:shape id="_x0000_s3193" type="#_x0000_t202" style="position:absolute;left:29;top:1999;width:1602;height:312" filled="f" stroked="f">
                <v:textbox inset="0,0,0,0">
                  <w:txbxContent>
                    <w:p w14:paraId="4AA02EFA" w14:textId="77777777" w:rsidR="00025C9E" w:rsidRDefault="00025C9E">
                      <w:pPr>
                        <w:spacing w:before="2"/>
                        <w:ind w:left="174"/>
                        <w:rPr>
                          <w:rFonts w:ascii="宋体" w:eastAsia="宋体" w:hAnsi="宋体" w:cs="宋体"/>
                          <w:sz w:val="18"/>
                          <w:szCs w:val="18"/>
                        </w:rPr>
                      </w:pPr>
                      <w:r>
                        <w:rPr>
                          <w:rFonts w:ascii="宋体" w:eastAsia="宋体" w:hAnsi="宋体" w:cs="宋体"/>
                          <w:spacing w:val="-1"/>
                          <w:sz w:val="18"/>
                          <w:szCs w:val="18"/>
                        </w:rPr>
                        <w:t>指标数据预处理</w:t>
                      </w:r>
                    </w:p>
                  </w:txbxContent>
                </v:textbox>
              </v:shape>
              <v:shape id="_x0000_s3192" type="#_x0000_t202" style="position:absolute;left:8;top:3103;width:1602;height:312" filled="f" stroked="f">
                <v:textbox inset="0,0,0,0">
                  <w:txbxContent>
                    <w:p w14:paraId="227FB69E" w14:textId="77777777" w:rsidR="00025C9E" w:rsidRDefault="00025C9E">
                      <w:pPr>
                        <w:spacing w:before="2"/>
                        <w:ind w:left="84"/>
                        <w:rPr>
                          <w:rFonts w:ascii="宋体" w:eastAsia="宋体" w:hAnsi="宋体" w:cs="宋体"/>
                          <w:sz w:val="18"/>
                          <w:szCs w:val="18"/>
                        </w:rPr>
                      </w:pPr>
                      <w:r>
                        <w:rPr>
                          <w:rFonts w:ascii="宋体" w:eastAsia="宋体" w:hAnsi="宋体" w:cs="宋体"/>
                          <w:spacing w:val="-1"/>
                          <w:sz w:val="18"/>
                          <w:szCs w:val="18"/>
                        </w:rPr>
                        <w:t>确定指标权重系数</w:t>
                      </w:r>
                    </w:p>
                  </w:txbxContent>
                </v:textbox>
              </v:shape>
              <v:shape id="_x0000_s3191" type="#_x0000_t202" style="position:absolute;left:8;top:4231;width:1602;height:312" filled="f" stroked="f">
                <v:textbox inset="0,0,0,0">
                  <w:txbxContent>
                    <w:p w14:paraId="095A1141" w14:textId="77777777" w:rsidR="00025C9E" w:rsidRDefault="00025C9E">
                      <w:pPr>
                        <w:spacing w:before="3"/>
                        <w:ind w:left="84"/>
                        <w:rPr>
                          <w:rFonts w:ascii="宋体" w:eastAsia="宋体" w:hAnsi="宋体" w:cs="宋体"/>
                          <w:sz w:val="18"/>
                          <w:szCs w:val="18"/>
                        </w:rPr>
                      </w:pPr>
                      <w:r>
                        <w:rPr>
                          <w:rFonts w:ascii="宋体" w:eastAsia="宋体" w:hAnsi="宋体" w:cs="宋体"/>
                          <w:sz w:val="18"/>
                          <w:szCs w:val="18"/>
                        </w:rPr>
                        <w:t>系统综合评价合成</w:t>
                      </w:r>
                    </w:p>
                  </w:txbxContent>
                </v:textbox>
              </v:shape>
            </v:group>
            <w10:anchorlock/>
          </v:group>
        </w:pict>
      </w:r>
    </w:p>
    <w:p w14:paraId="1E6B2B0F" w14:textId="77777777" w:rsidR="00996552" w:rsidRDefault="00996552">
      <w:pPr>
        <w:spacing w:before="2"/>
        <w:rPr>
          <w:rFonts w:ascii="宋体" w:eastAsia="宋体" w:hAnsi="宋体" w:cs="宋体"/>
          <w:sz w:val="17"/>
          <w:szCs w:val="17"/>
        </w:rPr>
      </w:pPr>
    </w:p>
    <w:p w14:paraId="105FA99B" w14:textId="77777777" w:rsidR="00996552" w:rsidRDefault="002D0D3F">
      <w:pPr>
        <w:tabs>
          <w:tab w:val="left" w:pos="3170"/>
        </w:tabs>
        <w:spacing w:before="35"/>
        <w:ind w:left="243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系统脆弱性综合评估模型流程图</w:t>
      </w:r>
    </w:p>
    <w:p w14:paraId="40FA59E7" w14:textId="77777777" w:rsidR="00996552" w:rsidRDefault="00996552">
      <w:pPr>
        <w:rPr>
          <w:rFonts w:ascii="宋体" w:eastAsia="宋体" w:hAnsi="宋体" w:cs="宋体"/>
          <w:sz w:val="20"/>
          <w:szCs w:val="20"/>
          <w:lang w:eastAsia="zh-CN"/>
        </w:rPr>
      </w:pPr>
    </w:p>
    <w:p w14:paraId="5F57CE67" w14:textId="77777777" w:rsidR="00996552" w:rsidRDefault="00996552">
      <w:pPr>
        <w:spacing w:before="2"/>
        <w:rPr>
          <w:rFonts w:ascii="宋体" w:eastAsia="宋体" w:hAnsi="宋体" w:cs="宋体"/>
          <w:sz w:val="25"/>
          <w:szCs w:val="25"/>
          <w:lang w:eastAsia="zh-CN"/>
        </w:rPr>
      </w:pPr>
    </w:p>
    <w:p w14:paraId="46963D4E" w14:textId="77777777" w:rsidR="00996552" w:rsidRDefault="002D0D3F">
      <w:pPr>
        <w:tabs>
          <w:tab w:val="left" w:pos="817"/>
        </w:tabs>
        <w:spacing w:before="7"/>
        <w:ind w:left="117"/>
        <w:rPr>
          <w:rFonts w:ascii="宋体" w:eastAsia="宋体" w:hAnsi="宋体" w:cs="宋体"/>
          <w:sz w:val="30"/>
          <w:szCs w:val="30"/>
          <w:lang w:eastAsia="zh-CN"/>
        </w:rPr>
      </w:pPr>
      <w:bookmarkStart w:id="184" w:name="4.6_本章小结"/>
      <w:bookmarkStart w:id="185" w:name="_bookmark118"/>
      <w:bookmarkEnd w:id="184"/>
      <w:bookmarkEnd w:id="185"/>
      <w:r>
        <w:rPr>
          <w:rFonts w:ascii="Times New Roman" w:eastAsia="Times New Roman" w:hAnsi="Times New Roman" w:cs="Times New Roman"/>
          <w:sz w:val="32"/>
          <w:szCs w:val="32"/>
          <w:lang w:eastAsia="zh-CN"/>
        </w:rPr>
        <w:t>4.6</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0CBAA4CB" w14:textId="77777777" w:rsidR="00996552" w:rsidRDefault="00996552">
      <w:pPr>
        <w:spacing w:before="9"/>
        <w:rPr>
          <w:rFonts w:ascii="宋体" w:eastAsia="宋体" w:hAnsi="宋体" w:cs="宋体"/>
          <w:sz w:val="23"/>
          <w:szCs w:val="23"/>
          <w:lang w:eastAsia="zh-CN"/>
        </w:rPr>
      </w:pPr>
    </w:p>
    <w:p w14:paraId="6F50AFD9" w14:textId="77777777" w:rsidR="00996552" w:rsidRDefault="002D0D3F">
      <w:pPr>
        <w:pStyle w:val="a3"/>
        <w:spacing w:line="297" w:lineRule="auto"/>
        <w:ind w:right="115" w:firstLine="480"/>
        <w:jc w:val="both"/>
        <w:rPr>
          <w:lang w:eastAsia="zh-CN"/>
        </w:rPr>
      </w:pPr>
      <w:r>
        <w:rPr>
          <w:lang w:eastAsia="zh-CN"/>
        </w:rPr>
        <w:t>本章在系统脆弱性的研究基础上</w:t>
      </w:r>
      <w:r>
        <w:rPr>
          <w:spacing w:val="-45"/>
          <w:lang w:eastAsia="zh-CN"/>
        </w:rPr>
        <w:t>，</w:t>
      </w:r>
      <w:r>
        <w:rPr>
          <w:lang w:eastAsia="zh-CN"/>
        </w:rPr>
        <w:t>根据脆弱性的定义与特征</w:t>
      </w:r>
      <w:r>
        <w:rPr>
          <w:spacing w:val="-45"/>
          <w:lang w:eastAsia="zh-CN"/>
        </w:rPr>
        <w:t>，</w:t>
      </w:r>
      <w:r>
        <w:rPr>
          <w:lang w:eastAsia="zh-CN"/>
        </w:rPr>
        <w:t xml:space="preserve">针对结构脆弱 </w:t>
      </w:r>
      <w:r>
        <w:rPr>
          <w:spacing w:val="3"/>
          <w:lang w:eastAsia="zh-CN"/>
        </w:rPr>
        <w:t>性和状态脆弱性分别选取了</w:t>
      </w:r>
      <w:r>
        <w:rPr>
          <w:spacing w:val="-45"/>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5"/>
          <w:lang w:eastAsia="zh-CN"/>
        </w:rPr>
        <w:t xml:space="preserve"> </w:t>
      </w:r>
      <w:r>
        <w:rPr>
          <w:spacing w:val="3"/>
          <w:lang w:eastAsia="zh-CN"/>
        </w:rPr>
        <w:t>个能够反映脆弱性的指标，采用和改进多指标融</w:t>
      </w:r>
      <w:r>
        <w:rPr>
          <w:spacing w:val="30"/>
          <w:lang w:eastAsia="zh-CN"/>
        </w:rPr>
        <w:t xml:space="preserve"> </w:t>
      </w:r>
      <w:r>
        <w:rPr>
          <w:lang w:eastAsia="zh-CN"/>
        </w:rPr>
        <w:t>合方法得到结构脆弱性和状态脆弱性的一级指标</w:t>
      </w:r>
      <w:r>
        <w:rPr>
          <w:spacing w:val="-20"/>
          <w:lang w:eastAsia="zh-CN"/>
        </w:rPr>
        <w:t>。</w:t>
      </w:r>
      <w:r>
        <w:rPr>
          <w:lang w:eastAsia="zh-CN"/>
        </w:rPr>
        <w:t>最后</w:t>
      </w:r>
      <w:r>
        <w:rPr>
          <w:spacing w:val="-24"/>
          <w:lang w:eastAsia="zh-CN"/>
        </w:rPr>
        <w:t>，</w:t>
      </w:r>
      <w:r>
        <w:rPr>
          <w:lang w:eastAsia="zh-CN"/>
        </w:rPr>
        <w:t>在</w:t>
      </w:r>
      <w:r>
        <w:rPr>
          <w:spacing w:val="-47"/>
          <w:lang w:eastAsia="zh-CN"/>
        </w:rPr>
        <w:t xml:space="preserve"> </w:t>
      </w:r>
      <w:r>
        <w:rPr>
          <w:rFonts w:ascii="Times New Roman" w:eastAsia="Times New Roman" w:hAnsi="Times New Roman" w:cs="Times New Roman"/>
          <w:i/>
          <w:lang w:eastAsia="zh-CN"/>
        </w:rPr>
        <w:t>D</w:t>
      </w:r>
      <w:r>
        <w:rPr>
          <w:rFonts w:ascii="Times New Roman" w:eastAsia="Times New Roman" w:hAnsi="Times New Roman" w:cs="Times New Roman"/>
          <w:i/>
          <w:spacing w:val="-5"/>
          <w:lang w:eastAsia="zh-CN"/>
        </w:rPr>
        <w:t xml:space="preserve"> </w:t>
      </w:r>
      <w:r>
        <w:rPr>
          <w:rFonts w:ascii="MS Gothic" w:eastAsia="MS Gothic" w:hAnsi="MS Gothic" w:cs="MS Gothic"/>
          <w:lang w:eastAsia="zh-CN"/>
        </w:rPr>
        <w:t>−</w:t>
      </w:r>
      <w:r>
        <w:rPr>
          <w:rFonts w:ascii="MS Gothic" w:eastAsia="MS Gothic" w:hAnsi="MS Gothic" w:cs="MS Gothic"/>
          <w:spacing w:val="-64"/>
          <w:lang w:eastAsia="zh-CN"/>
        </w:rPr>
        <w:t xml:space="preserve"> </w:t>
      </w:r>
      <w:r>
        <w:rPr>
          <w:rFonts w:ascii="Times New Roman" w:eastAsia="Times New Roman" w:hAnsi="Times New Roman" w:cs="Times New Roman"/>
          <w:i/>
          <w:lang w:eastAsia="zh-CN"/>
        </w:rPr>
        <w:t>S</w:t>
      </w:r>
      <w:r>
        <w:rPr>
          <w:rFonts w:ascii="Times New Roman" w:eastAsia="Times New Roman" w:hAnsi="Times New Roman" w:cs="Times New Roman"/>
          <w:i/>
          <w:spacing w:val="13"/>
          <w:lang w:eastAsia="zh-CN"/>
        </w:rPr>
        <w:t xml:space="preserve"> </w:t>
      </w:r>
      <w:r>
        <w:rPr>
          <w:lang w:eastAsia="zh-CN"/>
        </w:rPr>
        <w:t>证据理论的研 究基础上</w:t>
      </w:r>
      <w:r>
        <w:rPr>
          <w:spacing w:val="-45"/>
          <w:lang w:eastAsia="zh-CN"/>
        </w:rPr>
        <w:t>，</w:t>
      </w:r>
      <w:r>
        <w:rPr>
          <w:lang w:eastAsia="zh-CN"/>
        </w:rPr>
        <w:t>将结构脆弱性指标与状态脆弱性指标进行融合</w:t>
      </w:r>
      <w:r>
        <w:rPr>
          <w:spacing w:val="-45"/>
          <w:lang w:eastAsia="zh-CN"/>
        </w:rPr>
        <w:t>，</w:t>
      </w:r>
      <w:r>
        <w:rPr>
          <w:lang w:eastAsia="zh-CN"/>
        </w:rPr>
        <w:t>得到了基于结构与状 态的电网脆弱性综合评估模型，为后文的脆弱性量化分析提供理论基础。</w:t>
      </w:r>
    </w:p>
    <w:p w14:paraId="05770934" w14:textId="77777777" w:rsidR="00996552" w:rsidRDefault="00996552">
      <w:pPr>
        <w:spacing w:line="297" w:lineRule="auto"/>
        <w:jc w:val="both"/>
        <w:rPr>
          <w:lang w:eastAsia="zh-CN"/>
        </w:rPr>
        <w:sectPr w:rsidR="00996552">
          <w:pgSz w:w="11910" w:h="16840"/>
          <w:pgMar w:top="1140" w:right="1680" w:bottom="1280" w:left="1680" w:header="871" w:footer="1095" w:gutter="0"/>
          <w:cols w:space="720"/>
        </w:sectPr>
      </w:pPr>
    </w:p>
    <w:p w14:paraId="42A8BC9F" w14:textId="77777777" w:rsidR="00996552" w:rsidRDefault="00996552">
      <w:pPr>
        <w:rPr>
          <w:rFonts w:ascii="宋体" w:eastAsia="宋体" w:hAnsi="宋体" w:cs="宋体"/>
          <w:sz w:val="20"/>
          <w:szCs w:val="20"/>
          <w:lang w:eastAsia="zh-CN"/>
        </w:rPr>
      </w:pPr>
    </w:p>
    <w:p w14:paraId="5E590A75" w14:textId="77777777" w:rsidR="00996552" w:rsidRDefault="00996552">
      <w:pPr>
        <w:rPr>
          <w:rFonts w:ascii="宋体" w:eastAsia="宋体" w:hAnsi="宋体" w:cs="宋体"/>
          <w:sz w:val="20"/>
          <w:szCs w:val="20"/>
          <w:lang w:eastAsia="zh-CN"/>
        </w:rPr>
      </w:pPr>
    </w:p>
    <w:p w14:paraId="18F31D86" w14:textId="77777777" w:rsidR="00996552" w:rsidRDefault="00996552">
      <w:pPr>
        <w:spacing w:before="6"/>
        <w:rPr>
          <w:rFonts w:ascii="宋体" w:eastAsia="宋体" w:hAnsi="宋体" w:cs="宋体"/>
          <w:sz w:val="19"/>
          <w:szCs w:val="19"/>
          <w:lang w:eastAsia="zh-CN"/>
        </w:rPr>
      </w:pPr>
    </w:p>
    <w:p w14:paraId="41C04A30" w14:textId="77777777" w:rsidR="00996552" w:rsidRDefault="002D0D3F">
      <w:pPr>
        <w:pStyle w:val="2"/>
        <w:tabs>
          <w:tab w:val="left" w:pos="1388"/>
        </w:tabs>
        <w:spacing w:line="312" w:lineRule="auto"/>
        <w:ind w:left="4112" w:right="275" w:hanging="3996"/>
        <w:rPr>
          <w:rFonts w:ascii="黑体" w:eastAsia="黑体" w:hAnsi="黑体" w:cs="黑体"/>
          <w:lang w:eastAsia="zh-CN"/>
        </w:rPr>
      </w:pPr>
      <w:bookmarkStart w:id="186" w:name="第5章_基于结构与状态的电网脆弱性综合评估模型仿真分析"/>
      <w:bookmarkStart w:id="187" w:name="_bookmark119"/>
      <w:bookmarkEnd w:id="186"/>
      <w:bookmarkEnd w:id="187"/>
      <w:r>
        <w:rPr>
          <w:rFonts w:ascii="黑体" w:eastAsia="黑体" w:hAnsi="黑体" w:cs="黑体"/>
          <w:lang w:eastAsia="zh-CN"/>
        </w:rPr>
        <w:t>第</w:t>
      </w:r>
      <w:r>
        <w:rPr>
          <w:rFonts w:ascii="黑体" w:eastAsia="黑体" w:hAnsi="黑体" w:cs="黑体"/>
          <w:spacing w:val="-85"/>
          <w:lang w:eastAsia="zh-CN"/>
        </w:rPr>
        <w:t xml:space="preserve"> </w:t>
      </w:r>
      <w:r>
        <w:rPr>
          <w:rFonts w:cs="Times New Roman"/>
          <w:b/>
          <w:bCs/>
          <w:lang w:eastAsia="zh-CN"/>
        </w:rPr>
        <w:t>5</w:t>
      </w:r>
      <w:r>
        <w:rPr>
          <w:rFonts w:cs="Times New Roman"/>
          <w:b/>
          <w:bCs/>
          <w:spacing w:val="-5"/>
          <w:lang w:eastAsia="zh-CN"/>
        </w:rPr>
        <w:t xml:space="preserve"> </w:t>
      </w:r>
      <w:r>
        <w:rPr>
          <w:rFonts w:ascii="黑体" w:eastAsia="黑体" w:hAnsi="黑体" w:cs="黑体"/>
          <w:lang w:eastAsia="zh-CN"/>
        </w:rPr>
        <w:t>章</w:t>
      </w:r>
      <w:r>
        <w:rPr>
          <w:rFonts w:ascii="黑体" w:eastAsia="黑体" w:hAnsi="黑体" w:cs="黑体"/>
          <w:lang w:eastAsia="zh-CN"/>
        </w:rPr>
        <w:tab/>
        <w:t>基于结构与状态的电网脆弱性综合评估模型仿真分 析</w:t>
      </w:r>
    </w:p>
    <w:p w14:paraId="08EAE93C" w14:textId="77777777" w:rsidR="00996552" w:rsidRDefault="00996552">
      <w:pPr>
        <w:spacing w:before="3"/>
        <w:rPr>
          <w:rFonts w:ascii="黑体" w:eastAsia="黑体" w:hAnsi="黑体" w:cs="黑体"/>
          <w:sz w:val="31"/>
          <w:szCs w:val="31"/>
          <w:lang w:eastAsia="zh-CN"/>
        </w:rPr>
      </w:pPr>
    </w:p>
    <w:p w14:paraId="37025573" w14:textId="77777777" w:rsidR="00996552" w:rsidRDefault="002D0D3F">
      <w:pPr>
        <w:tabs>
          <w:tab w:val="left" w:pos="817"/>
        </w:tabs>
        <w:ind w:left="117"/>
        <w:rPr>
          <w:rFonts w:ascii="宋体" w:eastAsia="宋体" w:hAnsi="宋体" w:cs="宋体"/>
          <w:sz w:val="30"/>
          <w:szCs w:val="30"/>
          <w:lang w:eastAsia="zh-CN"/>
        </w:rPr>
      </w:pPr>
      <w:bookmarkStart w:id="188" w:name="5.1_引言"/>
      <w:bookmarkStart w:id="189" w:name="_bookmark120"/>
      <w:bookmarkEnd w:id="188"/>
      <w:bookmarkEnd w:id="189"/>
      <w:r>
        <w:rPr>
          <w:rFonts w:ascii="Times New Roman" w:eastAsia="Times New Roman" w:hAnsi="Times New Roman" w:cs="Times New Roman"/>
          <w:sz w:val="32"/>
          <w:szCs w:val="32"/>
          <w:lang w:eastAsia="zh-CN"/>
        </w:rPr>
        <w:t>5.1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14:paraId="6F94EE86" w14:textId="77777777" w:rsidR="00996552" w:rsidRDefault="002D0D3F">
      <w:pPr>
        <w:pStyle w:val="a3"/>
        <w:spacing w:before="270" w:line="400" w:lineRule="exact"/>
        <w:ind w:right="75" w:firstLine="480"/>
        <w:rPr>
          <w:lang w:eastAsia="zh-CN"/>
        </w:rPr>
      </w:pPr>
      <w:r>
        <w:rPr>
          <w:lang w:eastAsia="zh-CN"/>
        </w:rPr>
        <w:t>依据第四章所建立的电网脆弱性综合评估模型，以</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标准系统为例，</w:t>
      </w:r>
      <w:r>
        <w:rPr>
          <w:spacing w:val="60"/>
          <w:lang w:eastAsia="zh-CN"/>
        </w:rPr>
        <w:t xml:space="preserve"> </w:t>
      </w:r>
      <w:r>
        <w:rPr>
          <w:spacing w:val="3"/>
          <w:lang w:eastAsia="zh-CN"/>
        </w:rPr>
        <w:t>分别进行仿真实验研究电力系统的结构脆弱性和状态脆弱性，分析各节点在系</w:t>
      </w:r>
      <w:r>
        <w:rPr>
          <w:spacing w:val="51"/>
          <w:lang w:eastAsia="zh-CN"/>
        </w:rPr>
        <w:t xml:space="preserve"> </w:t>
      </w:r>
      <w:r>
        <w:rPr>
          <w:spacing w:val="4"/>
          <w:lang w:eastAsia="zh-CN"/>
        </w:rPr>
        <w:t>统中的脆弱性，得到系统综合脆弱性评价结果，并对系统脆弱性综合分析。最</w:t>
      </w:r>
      <w:r>
        <w:rPr>
          <w:spacing w:val="26"/>
          <w:lang w:eastAsia="zh-CN"/>
        </w:rPr>
        <w:t xml:space="preserve"> </w:t>
      </w:r>
      <w:r>
        <w:rPr>
          <w:lang w:eastAsia="zh-CN"/>
        </w:rPr>
        <w:t>后</w:t>
      </w:r>
      <w:r>
        <w:rPr>
          <w:spacing w:val="-45"/>
          <w:lang w:eastAsia="zh-CN"/>
        </w:rPr>
        <w:t>，</w:t>
      </w:r>
      <w:r>
        <w:rPr>
          <w:lang w:eastAsia="zh-CN"/>
        </w:rPr>
        <w:t>通过基于聚类算法和脆弱性综合评估结果对系统节点脆弱性等级评估</w:t>
      </w:r>
      <w:r>
        <w:rPr>
          <w:spacing w:val="-45"/>
          <w:lang w:eastAsia="zh-CN"/>
        </w:rPr>
        <w:t>，</w:t>
      </w:r>
      <w:r>
        <w:rPr>
          <w:lang w:eastAsia="zh-CN"/>
        </w:rPr>
        <w:t>识别 系统的脆弱环节。</w:t>
      </w:r>
    </w:p>
    <w:p w14:paraId="3F8F6B0A" w14:textId="77777777" w:rsidR="00996552" w:rsidRDefault="00996552">
      <w:pPr>
        <w:rPr>
          <w:rFonts w:ascii="宋体" w:eastAsia="宋体" w:hAnsi="宋体" w:cs="宋体"/>
          <w:sz w:val="24"/>
          <w:szCs w:val="24"/>
          <w:lang w:eastAsia="zh-CN"/>
        </w:rPr>
      </w:pPr>
    </w:p>
    <w:p w14:paraId="7C0A28E2" w14:textId="77777777" w:rsidR="00996552" w:rsidRDefault="00996552">
      <w:pPr>
        <w:spacing w:before="1"/>
        <w:rPr>
          <w:rFonts w:ascii="宋体" w:eastAsia="宋体" w:hAnsi="宋体" w:cs="宋体"/>
          <w:sz w:val="21"/>
          <w:szCs w:val="21"/>
          <w:lang w:eastAsia="zh-CN"/>
        </w:rPr>
      </w:pPr>
    </w:p>
    <w:p w14:paraId="2CCF6688" w14:textId="77777777" w:rsidR="00996552" w:rsidRDefault="002D0D3F">
      <w:pPr>
        <w:tabs>
          <w:tab w:val="left" w:pos="817"/>
        </w:tabs>
        <w:ind w:left="117"/>
        <w:rPr>
          <w:rFonts w:ascii="宋体" w:eastAsia="宋体" w:hAnsi="宋体" w:cs="宋体"/>
          <w:sz w:val="30"/>
          <w:szCs w:val="30"/>
          <w:lang w:eastAsia="zh-CN"/>
        </w:rPr>
      </w:pPr>
      <w:bookmarkStart w:id="190" w:name="5.2_电力系统脆弱性分析评估"/>
      <w:bookmarkStart w:id="191" w:name="_bookmark121"/>
      <w:bookmarkEnd w:id="190"/>
      <w:bookmarkEnd w:id="191"/>
      <w:r>
        <w:rPr>
          <w:rFonts w:ascii="Times New Roman" w:eastAsia="Times New Roman" w:hAnsi="Times New Roman" w:cs="Times New Roman"/>
          <w:sz w:val="32"/>
          <w:szCs w:val="32"/>
          <w:lang w:eastAsia="zh-CN"/>
        </w:rPr>
        <w:t>5.2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电力系统脆弱性分析评估</w:t>
      </w:r>
    </w:p>
    <w:p w14:paraId="2B9D2FC5" w14:textId="77777777" w:rsidR="00996552" w:rsidRDefault="00996552">
      <w:pPr>
        <w:spacing w:before="9"/>
        <w:rPr>
          <w:rFonts w:ascii="宋体" w:eastAsia="宋体" w:hAnsi="宋体" w:cs="宋体"/>
          <w:sz w:val="23"/>
          <w:szCs w:val="23"/>
          <w:lang w:eastAsia="zh-CN"/>
        </w:rPr>
      </w:pPr>
    </w:p>
    <w:p w14:paraId="483E7387" w14:textId="77777777" w:rsidR="00996552" w:rsidRDefault="002D0D3F">
      <w:pPr>
        <w:pStyle w:val="a3"/>
        <w:spacing w:line="294" w:lineRule="auto"/>
        <w:ind w:right="275" w:firstLine="480"/>
        <w:jc w:val="both"/>
        <w:rPr>
          <w:lang w:eastAsia="zh-CN"/>
        </w:rPr>
      </w:pPr>
      <w:r>
        <w:rPr>
          <w:spacing w:val="2"/>
          <w:lang w:eastAsia="zh-CN"/>
        </w:rPr>
        <w:t>本文基于</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标准电网算例对电网脆弱性的研究工作，分别从结构和</w:t>
      </w:r>
      <w:r>
        <w:rPr>
          <w:spacing w:val="48"/>
          <w:lang w:eastAsia="zh-CN"/>
        </w:rPr>
        <w:t xml:space="preserve"> </w:t>
      </w:r>
      <w:r>
        <w:rPr>
          <w:lang w:eastAsia="zh-CN"/>
        </w:rPr>
        <w:t>状态两个方面研究系统脆弱性</w:t>
      </w:r>
      <w:r>
        <w:rPr>
          <w:spacing w:val="-45"/>
          <w:lang w:eastAsia="zh-CN"/>
        </w:rPr>
        <w:t>，</w:t>
      </w:r>
      <w:r>
        <w:rPr>
          <w:lang w:eastAsia="zh-CN"/>
        </w:rPr>
        <w:t>分析各系统节点对电网拓扑结构的影响程度</w:t>
      </w:r>
      <w:r>
        <w:rPr>
          <w:spacing w:val="-45"/>
          <w:lang w:eastAsia="zh-CN"/>
        </w:rPr>
        <w:t>，</w:t>
      </w:r>
      <w:r>
        <w:rPr>
          <w:lang w:eastAsia="zh-CN"/>
        </w:rPr>
        <w:t>以 及各节点对于电网故障及扰动的能力</w:t>
      </w:r>
      <w:r>
        <w:rPr>
          <w:spacing w:val="-45"/>
          <w:lang w:eastAsia="zh-CN"/>
        </w:rPr>
        <w:t>，</w:t>
      </w:r>
      <w:r>
        <w:rPr>
          <w:lang w:eastAsia="zh-CN"/>
        </w:rPr>
        <w:t>最后将结构与状态这两方面进行融合</w:t>
      </w:r>
      <w:r>
        <w:rPr>
          <w:spacing w:val="-45"/>
          <w:lang w:eastAsia="zh-CN"/>
        </w:rPr>
        <w:t>，</w:t>
      </w:r>
      <w:r>
        <w:rPr>
          <w:lang w:eastAsia="zh-CN"/>
        </w:rPr>
        <w:t>综 合评价系统的脆弱性，识别出电力系统的脆弱环节。</w:t>
      </w:r>
    </w:p>
    <w:p w14:paraId="1EE2EF84" w14:textId="77777777" w:rsidR="00996552" w:rsidRDefault="00996552">
      <w:pPr>
        <w:spacing w:before="1"/>
        <w:rPr>
          <w:rFonts w:ascii="宋体" w:eastAsia="宋体" w:hAnsi="宋体" w:cs="宋体"/>
          <w:sz w:val="25"/>
          <w:szCs w:val="25"/>
          <w:lang w:eastAsia="zh-CN"/>
        </w:rPr>
      </w:pPr>
    </w:p>
    <w:p w14:paraId="030B5CE5" w14:textId="77777777" w:rsidR="00996552" w:rsidRDefault="002D0D3F">
      <w:pPr>
        <w:tabs>
          <w:tab w:val="left" w:pos="997"/>
        </w:tabs>
        <w:ind w:left="117"/>
        <w:rPr>
          <w:rFonts w:ascii="宋体" w:eastAsia="宋体" w:hAnsi="宋体" w:cs="宋体"/>
          <w:sz w:val="28"/>
          <w:szCs w:val="28"/>
          <w:lang w:eastAsia="zh-CN"/>
        </w:rPr>
      </w:pPr>
      <w:bookmarkStart w:id="192" w:name="5.2.1_电力系统结构脆弱性实验分析"/>
      <w:bookmarkStart w:id="193" w:name="_bookmark122"/>
      <w:bookmarkEnd w:id="192"/>
      <w:bookmarkEnd w:id="193"/>
      <w:r>
        <w:rPr>
          <w:rFonts w:ascii="Times New Roman" w:eastAsia="Times New Roman" w:hAnsi="Times New Roman" w:cs="Times New Roman"/>
          <w:sz w:val="30"/>
          <w:szCs w:val="30"/>
          <w:lang w:eastAsia="zh-CN"/>
        </w:rPr>
        <w:t>5.2.1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电力系统结构脆弱性实验分析</w:t>
      </w:r>
    </w:p>
    <w:p w14:paraId="65F76AAC" w14:textId="77777777" w:rsidR="00996552" w:rsidRDefault="00996552">
      <w:pPr>
        <w:spacing w:before="1"/>
        <w:rPr>
          <w:rFonts w:ascii="宋体" w:eastAsia="宋体" w:hAnsi="宋体" w:cs="宋体"/>
          <w:sz w:val="24"/>
          <w:szCs w:val="24"/>
          <w:lang w:eastAsia="zh-CN"/>
        </w:rPr>
      </w:pPr>
    </w:p>
    <w:p w14:paraId="5FC42C24" w14:textId="77777777" w:rsidR="00996552" w:rsidRDefault="002D0D3F">
      <w:pPr>
        <w:pStyle w:val="a3"/>
        <w:spacing w:line="283" w:lineRule="auto"/>
        <w:ind w:right="75" w:firstLine="480"/>
        <w:rPr>
          <w:lang w:eastAsia="zh-CN"/>
        </w:rPr>
      </w:pPr>
      <w:r>
        <w:rPr>
          <w:lang w:eastAsia="zh-CN"/>
        </w:rPr>
        <w:t>本文选择的电网仿真模型为新英格兰测试系统数据</w:t>
      </w:r>
      <w:r>
        <w:rPr>
          <w:spacing w:val="-14"/>
          <w:lang w:eastAsia="zh-CN"/>
        </w:rPr>
        <w:t>—</w:t>
      </w:r>
      <w:r>
        <w:rPr>
          <w:spacing w:val="10"/>
          <w:lang w:eastAsia="zh-CN"/>
        </w:rPr>
        <w:t>—</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lang w:eastAsia="zh-CN"/>
        </w:rPr>
        <w:t>，该系统由</w:t>
      </w:r>
      <w:r>
        <w:rPr>
          <w:spacing w:val="182"/>
          <w:lang w:eastAsia="zh-CN"/>
        </w:rPr>
        <w:t xml:space="preserve"> </w:t>
      </w:r>
      <w:r>
        <w:rPr>
          <w:rFonts w:ascii="Times New Roman" w:eastAsia="Times New Roman" w:hAnsi="Times New Roman" w:cs="Times New Roman"/>
          <w:lang w:eastAsia="zh-CN"/>
        </w:rPr>
        <w:t>10</w:t>
      </w:r>
      <w:r>
        <w:rPr>
          <w:rFonts w:ascii="Times New Roman" w:eastAsia="Times New Roman" w:hAnsi="Times New Roman" w:cs="Times New Roman"/>
          <w:spacing w:val="3"/>
          <w:lang w:eastAsia="zh-CN"/>
        </w:rPr>
        <w:t xml:space="preserve"> </w:t>
      </w:r>
      <w:r>
        <w:rPr>
          <w:lang w:eastAsia="zh-CN"/>
        </w:rPr>
        <w:t>个发电节点、</w:t>
      </w:r>
      <w:r>
        <w:rPr>
          <w:rFonts w:ascii="Times New Roman" w:eastAsia="Times New Roman" w:hAnsi="Times New Roman" w:cs="Times New Roman"/>
          <w:lang w:eastAsia="zh-CN"/>
        </w:rPr>
        <w:t>29</w:t>
      </w:r>
      <w:r>
        <w:rPr>
          <w:rFonts w:ascii="Times New Roman" w:eastAsia="Times New Roman" w:hAnsi="Times New Roman" w:cs="Times New Roman"/>
          <w:spacing w:val="3"/>
          <w:lang w:eastAsia="zh-CN"/>
        </w:rPr>
        <w:t xml:space="preserve"> </w:t>
      </w:r>
      <w:r>
        <w:rPr>
          <w:lang w:eastAsia="zh-CN"/>
        </w:rPr>
        <w:t>个负荷节点和</w:t>
      </w:r>
      <w:r>
        <w:rPr>
          <w:spacing w:val="-57"/>
          <w:lang w:eastAsia="zh-CN"/>
        </w:rPr>
        <w:t xml:space="preserve"> </w:t>
      </w:r>
      <w:r>
        <w:rPr>
          <w:rFonts w:ascii="Times New Roman" w:eastAsia="Times New Roman" w:hAnsi="Times New Roman" w:cs="Times New Roman"/>
          <w:lang w:eastAsia="zh-CN"/>
        </w:rPr>
        <w:t>46</w:t>
      </w:r>
      <w:r>
        <w:rPr>
          <w:rFonts w:ascii="Times New Roman" w:eastAsia="Times New Roman" w:hAnsi="Times New Roman" w:cs="Times New Roman"/>
          <w:spacing w:val="3"/>
          <w:lang w:eastAsia="zh-CN"/>
        </w:rPr>
        <w:t xml:space="preserve"> </w:t>
      </w:r>
      <w:r>
        <w:rPr>
          <w:lang w:eastAsia="zh-CN"/>
        </w:rPr>
        <w:t>条支路组成。该系统的基准电压为</w:t>
      </w:r>
      <w:r>
        <w:rPr>
          <w:spacing w:val="-57"/>
          <w:lang w:eastAsia="zh-CN"/>
        </w:rPr>
        <w:t xml:space="preserve"> </w:t>
      </w:r>
      <w:r>
        <w:rPr>
          <w:rFonts w:ascii="Times New Roman" w:eastAsia="Times New Roman" w:hAnsi="Times New Roman" w:cs="Times New Roman"/>
          <w:spacing w:val="2"/>
          <w:lang w:eastAsia="zh-CN"/>
        </w:rPr>
        <w:t>345</w:t>
      </w:r>
      <w:r>
        <w:rPr>
          <w:rFonts w:ascii="Times New Roman" w:eastAsia="Times New Roman" w:hAnsi="Times New Roman" w:cs="Times New Roman"/>
          <w:i/>
          <w:spacing w:val="2"/>
          <w:lang w:eastAsia="zh-CN"/>
        </w:rPr>
        <w:t>KV</w:t>
      </w:r>
      <w:r>
        <w:rPr>
          <w:rFonts w:ascii="Times New Roman" w:eastAsia="Times New Roman" w:hAnsi="Times New Roman" w:cs="Times New Roman"/>
          <w:i/>
          <w:spacing w:val="-38"/>
          <w:lang w:eastAsia="zh-CN"/>
        </w:rPr>
        <w:t xml:space="preserve"> </w:t>
      </w:r>
      <w:r>
        <w:rPr>
          <w:lang w:eastAsia="zh-CN"/>
        </w:rPr>
        <w:t>，</w:t>
      </w:r>
      <w:r>
        <w:rPr>
          <w:spacing w:val="25"/>
          <w:lang w:eastAsia="zh-CN"/>
        </w:rPr>
        <w:t xml:space="preserve"> </w:t>
      </w:r>
      <w:r>
        <w:rPr>
          <w:lang w:eastAsia="zh-CN"/>
        </w:rPr>
        <w:t>基准功率为</w:t>
      </w:r>
      <w:r>
        <w:rPr>
          <w:spacing w:val="-61"/>
          <w:lang w:eastAsia="zh-CN"/>
        </w:rPr>
        <w:t xml:space="preserve"> </w:t>
      </w:r>
      <w:r>
        <w:rPr>
          <w:rFonts w:ascii="Times New Roman" w:eastAsia="Times New Roman" w:hAnsi="Times New Roman" w:cs="Times New Roman"/>
          <w:spacing w:val="4"/>
          <w:lang w:eastAsia="zh-CN"/>
        </w:rPr>
        <w:t>100</w:t>
      </w:r>
      <w:r>
        <w:rPr>
          <w:rFonts w:ascii="Times New Roman" w:eastAsia="Times New Roman" w:hAnsi="Times New Roman" w:cs="Times New Roman"/>
          <w:i/>
          <w:spacing w:val="4"/>
          <w:lang w:eastAsia="zh-CN"/>
        </w:rPr>
        <w:t>MV</w:t>
      </w:r>
      <w:r>
        <w:rPr>
          <w:rFonts w:ascii="Times New Roman" w:eastAsia="Times New Roman" w:hAnsi="Times New Roman" w:cs="Times New Roman"/>
          <w:i/>
          <w:spacing w:val="-20"/>
          <w:lang w:eastAsia="zh-CN"/>
        </w:rPr>
        <w:t xml:space="preserve"> </w:t>
      </w:r>
      <w:r>
        <w:rPr>
          <w:rFonts w:ascii="Times New Roman" w:eastAsia="Times New Roman" w:hAnsi="Times New Roman" w:cs="Times New Roman"/>
          <w:i/>
          <w:spacing w:val="-1"/>
          <w:lang w:eastAsia="zh-CN"/>
        </w:rPr>
        <w:t>A</w:t>
      </w:r>
      <w:r>
        <w:rPr>
          <w:spacing w:val="-1"/>
          <w:lang w:eastAsia="zh-CN"/>
        </w:rPr>
        <w:t>。负荷节点序号为</w:t>
      </w:r>
      <w:r>
        <w:rPr>
          <w:spacing w:val="-61"/>
          <w:lang w:eastAsia="zh-CN"/>
        </w:rPr>
        <w:t xml:space="preserve"> </w:t>
      </w:r>
      <w:r>
        <w:rPr>
          <w:rFonts w:ascii="Times New Roman" w:eastAsia="Times New Roman" w:hAnsi="Times New Roman" w:cs="Times New Roman"/>
          <w:spacing w:val="-1"/>
          <w:lang w:eastAsia="zh-CN"/>
        </w:rPr>
        <w:t>1-29</w:t>
      </w:r>
      <w:r>
        <w:rPr>
          <w:spacing w:val="-1"/>
          <w:lang w:eastAsia="zh-CN"/>
        </w:rPr>
        <w:t>；发电节点序号为</w:t>
      </w:r>
      <w:r>
        <w:rPr>
          <w:spacing w:val="-61"/>
          <w:lang w:eastAsia="zh-CN"/>
        </w:rPr>
        <w:t xml:space="preserve"> </w:t>
      </w:r>
      <w:r>
        <w:rPr>
          <w:rFonts w:ascii="Times New Roman" w:eastAsia="Times New Roman" w:hAnsi="Times New Roman" w:cs="Times New Roman"/>
          <w:spacing w:val="-1"/>
          <w:lang w:eastAsia="zh-CN"/>
        </w:rPr>
        <w:t>30</w:t>
      </w:r>
      <w:r>
        <w:rPr>
          <w:spacing w:val="-1"/>
          <w:lang w:eastAsia="zh-CN"/>
        </w:rPr>
        <w:t>—</w:t>
      </w:r>
      <w:r>
        <w:rPr>
          <w:rFonts w:ascii="Times New Roman" w:eastAsia="Times New Roman" w:hAnsi="Times New Roman" w:cs="Times New Roman"/>
          <w:spacing w:val="-1"/>
          <w:lang w:eastAsia="zh-CN"/>
        </w:rPr>
        <w:t>39</w:t>
      </w:r>
      <w:r>
        <w:rPr>
          <w:spacing w:val="-1"/>
          <w:lang w:eastAsia="zh-CN"/>
        </w:rPr>
        <w:t>；</w:t>
      </w:r>
      <w:r>
        <w:rPr>
          <w:rFonts w:ascii="Times New Roman" w:eastAsia="Times New Roman" w:hAnsi="Times New Roman" w:cs="Times New Roman"/>
          <w:spacing w:val="-1"/>
          <w:lang w:eastAsia="zh-CN"/>
        </w:rPr>
        <w:t xml:space="preserve">31 </w:t>
      </w:r>
      <w:r>
        <w:rPr>
          <w:lang w:eastAsia="zh-CN"/>
        </w:rPr>
        <w:t>号节</w:t>
      </w:r>
      <w:r>
        <w:rPr>
          <w:spacing w:val="48"/>
          <w:lang w:eastAsia="zh-CN"/>
        </w:rPr>
        <w:t xml:space="preserve"> </w:t>
      </w:r>
      <w:r>
        <w:rPr>
          <w:lang w:eastAsia="zh-CN"/>
        </w:rPr>
        <w:t>点为平衡节点。具体模型数据见附录</w:t>
      </w:r>
      <w:r>
        <w:rPr>
          <w:spacing w:val="-60"/>
          <w:lang w:eastAsia="zh-CN"/>
        </w:rPr>
        <w:t xml:space="preserve"> </w:t>
      </w:r>
      <w:r>
        <w:rPr>
          <w:rFonts w:ascii="Times New Roman" w:eastAsia="Times New Roman" w:hAnsi="Times New Roman" w:cs="Times New Roman"/>
          <w:lang w:eastAsia="zh-CN"/>
        </w:rPr>
        <w:t>A</w:t>
      </w:r>
      <w:r>
        <w:rPr>
          <w:lang w:eastAsia="zh-CN"/>
        </w:rPr>
        <w:t>。</w:t>
      </w:r>
    </w:p>
    <w:p w14:paraId="03DE41E4" w14:textId="77777777" w:rsidR="00996552" w:rsidRDefault="002D0D3F">
      <w:pPr>
        <w:pStyle w:val="a3"/>
        <w:spacing w:before="19" w:line="272" w:lineRule="auto"/>
        <w:ind w:right="99" w:firstLine="480"/>
        <w:rPr>
          <w:lang w:eastAsia="zh-CN"/>
        </w:rPr>
      </w:pPr>
      <w:r>
        <w:rPr>
          <w:spacing w:val="1"/>
          <w:lang w:eastAsia="zh-CN"/>
        </w:rPr>
        <w:t>针对</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标准算例系统的节点连接情况，可以得到如下的电网结构示</w:t>
      </w:r>
      <w:r>
        <w:rPr>
          <w:spacing w:val="52"/>
          <w:lang w:eastAsia="zh-CN"/>
        </w:rPr>
        <w:t xml:space="preserve"> </w:t>
      </w:r>
      <w:r>
        <w:rPr>
          <w:lang w:eastAsia="zh-CN"/>
        </w:rPr>
        <w:t>意图。</w:t>
      </w:r>
    </w:p>
    <w:p w14:paraId="00926F05" w14:textId="77777777" w:rsidR="00996552" w:rsidRDefault="00996552">
      <w:pPr>
        <w:spacing w:line="272" w:lineRule="auto"/>
        <w:rPr>
          <w:lang w:eastAsia="zh-CN"/>
        </w:rPr>
        <w:sectPr w:rsidR="00996552">
          <w:pgSz w:w="11910" w:h="16840"/>
          <w:pgMar w:top="1140" w:right="1520" w:bottom="1240" w:left="1680" w:header="871" w:footer="1095" w:gutter="0"/>
          <w:cols w:space="720"/>
        </w:sectPr>
      </w:pPr>
    </w:p>
    <w:p w14:paraId="0CB9C638" w14:textId="77777777" w:rsidR="00996552" w:rsidRDefault="00996552">
      <w:pPr>
        <w:spacing w:before="9"/>
        <w:rPr>
          <w:rFonts w:ascii="宋体" w:eastAsia="宋体" w:hAnsi="宋体" w:cs="宋体"/>
          <w:sz w:val="27"/>
          <w:szCs w:val="27"/>
          <w:lang w:eastAsia="zh-CN"/>
        </w:rPr>
      </w:pPr>
    </w:p>
    <w:p w14:paraId="4DF61D0C" w14:textId="77777777" w:rsidR="00996552" w:rsidRDefault="00025C9E">
      <w:pPr>
        <w:spacing w:line="200" w:lineRule="atLeast"/>
        <w:ind w:left="11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F5AF09D">
          <v:group id="_x0000_s2009" style="width:467.95pt;height:546.35pt;mso-position-horizontal-relative:char;mso-position-vertical-relative:line" coordsize="9359,10927">
            <v:shape id="_x0000_s3188" type="#_x0000_t75" style="position:absolute;left:2388;top:1;width:5158;height:4076">
              <v:imagedata r:id="rId84" o:title=""/>
            </v:shape>
            <v:group id="_x0000_s3186" style="position:absolute;top:3907;width:9359;height:6928" coordorigin=",3907" coordsize="9359,6928">
              <v:shape id="_x0000_s3187" style="position:absolute;top:3907;width:9359;height:6928" coordorigin=",3907" coordsize="9359,6928" path="m,3907r9358,l9358,10834,,10834,,3907xe" stroked="f">
                <v:path arrowok="t"/>
              </v:shape>
            </v:group>
            <v:group id="_x0000_s3184" style="position:absolute;left:1220;top:4429;width:7253;height:5657" coordorigin="1220,4429" coordsize="7253,5657">
              <v:shape id="_x0000_s3185" style="position:absolute;left:1220;top:4429;width:7253;height:5657" coordorigin="1220,4429" coordsize="7253,5657" path="m1220,10085r7252,l8472,4429r-7252,l1220,10085xe" stroked="f">
                <v:path arrowok="t"/>
              </v:shape>
            </v:group>
            <v:group id="_x0000_s3182" style="position:absolute;left:1220;top:10085;width:7253;height:2" coordorigin="1220,10085" coordsize="7253,2">
              <v:shape id="_x0000_s3183" style="position:absolute;left:1220;top:10085;width:7253;height:2" coordorigin="1220,10085" coordsize="7253,0" path="m1220,10085r7252,e" filled="f" strokecolor="#252525" strokeweight=".14486mm">
                <v:path arrowok="t"/>
              </v:shape>
            </v:group>
            <v:group id="_x0000_s3180" style="position:absolute;left:1220;top:4429;width:7253;height:2" coordorigin="1220,4429" coordsize="7253,2">
              <v:shape id="_x0000_s3181" style="position:absolute;left:1220;top:4429;width:7253;height:2" coordorigin="1220,4429" coordsize="7253,0" path="m1220,4429r7252,e" filled="f" strokecolor="#252525" strokeweight=".14486mm">
                <v:path arrowok="t"/>
              </v:shape>
            </v:group>
            <v:group id="_x0000_s3178" style="position:absolute;left:1220;top:4429;width:2;height:5657" coordorigin="1220,4429" coordsize="2,5657">
              <v:shape id="_x0000_s3179" style="position:absolute;left:1220;top:4429;width:2;height:5657" coordorigin="1220,4429" coordsize="0,5657" path="m1220,10085r,-5656e" filled="f" strokecolor="#252525" strokeweight=".41pt">
                <v:path arrowok="t"/>
              </v:shape>
            </v:group>
            <v:group id="_x0000_s3176" style="position:absolute;left:8472;top:4429;width:2;height:5657" coordorigin="8472,4429" coordsize="2,5657">
              <v:shape id="_x0000_s3177" style="position:absolute;left:8472;top:4429;width:2;height:5657" coordorigin="8472,4429" coordsize="0,5657" path="m8472,10085r,-5656e" filled="f" strokecolor="#252525" strokeweight=".41pt">
                <v:path arrowok="t"/>
              </v:shape>
            </v:group>
            <v:group id="_x0000_s2010" style="position:absolute;left:2210;top:5199;width:5275;height:4241" coordorigin="2210,5199" coordsize="5275,4241">
              <v:shape id="_x0000_s3175" style="position:absolute;left:2210;top:5199;width:5275;height:4241" coordorigin="2210,5199" coordsize="5275,4241" path="m4818,9269r79,-94l4883,9232r56,18l4818,9269xe" fillcolor="#0072bd" stroked="f">
                <v:path arrowok="t"/>
              </v:shape>
              <v:shape id="_x0000_s3174" style="position:absolute;left:2210;top:5199;width:5275;height:4241" coordorigin="2210,5199" coordsize="5275,4241" path="m5236,8923r42,-115l5285,8866r54,l5236,8923xe" fillcolor="#0072bd" stroked="f">
                <v:path arrowok="t"/>
              </v:shape>
              <v:shape id="_x0000_s3173" style="position:absolute;left:2210;top:5199;width:5275;height:4241" coordorigin="2210,5199" coordsize="5275,4241" path="m5339,8866r-54,l5344,8864r-5,2xe" fillcolor="#0072bd" stroked="f">
                <v:path arrowok="t"/>
              </v:shape>
              <v:shape id="_x0000_s3172" style="position:absolute;left:2210;top:5199;width:5275;height:4241" coordorigin="2210,5199" coordsize="5275,4241" path="m5217,8584r-57,-109l5274,8520r-58,5l5217,8584xe" fillcolor="#0072bd" stroked="f">
                <v:path arrowok="t"/>
              </v:shape>
              <v:shape id="_x0000_s3171" style="position:absolute;left:2210;top:5199;width:5275;height:4241" coordorigin="2210,5199" coordsize="5275,4241" path="m4623,8265r-111,-51l4629,8179r-43,40l4623,8265xe" fillcolor="#0072bd" stroked="f">
                <v:path arrowok="t"/>
              </v:shape>
              <v:shape id="_x0000_s3170" style="position:absolute;left:2210;top:5199;width:5275;height:4241" coordorigin="2210,5199" coordsize="5275,4241" path="m3791,8525r3,-59l3735,8459r116,-42l3791,8525xe" fillcolor="#0072bd" stroked="f">
                <v:path arrowok="t"/>
              </v:shape>
              <v:shape id="_x0000_s3169" style="position:absolute;left:2210;top:5199;width:5275;height:4241" coordorigin="2210,5199" coordsize="5275,4241" path="m3613,8811r-28,l3626,8768r-13,43xe" fillcolor="#0072bd" stroked="f">
                <v:path arrowok="t"/>
              </v:shape>
              <v:shape id="_x0000_s3168" style="position:absolute;left:2210;top:5199;width:5275;height:4241" coordorigin="2210,5199" coordsize="5275,4241" path="m3589,8885r-49,-113l3585,8811r28,l3589,8885xe" fillcolor="#0072bd" stroked="f">
                <v:path arrowok="t"/>
              </v:shape>
              <v:shape id="_x0000_s3167" style="position:absolute;left:2210;top:5199;width:5275;height:4241" coordorigin="2210,5199" coordsize="5275,4241" path="m3156,8752r34,-48l3144,8666r120,27l3156,8752xe" fillcolor="#0072bd" stroked="f">
                <v:path arrowok="t"/>
              </v:shape>
              <v:shape id="_x0000_s3166" style="position:absolute;left:2210;top:5199;width:5275;height:4241" coordorigin="2210,5199" coordsize="5275,4241" path="m3039,8846r-27,l3030,8789r9,57xe" fillcolor="#0072bd" stroked="f">
                <v:path arrowok="t"/>
              </v:shape>
              <v:shape id="_x0000_s3165" style="position:absolute;left:2210;top:5199;width:5275;height:4241" coordorigin="2210,5199" coordsize="5275,4241" path="m3049,8910r-94,-78l3012,8846r27,l3049,8910xe" fillcolor="#0072bd" stroked="f">
                <v:path arrowok="t"/>
              </v:shape>
              <v:shape id="_x0000_s3164" style="position:absolute;left:2210;top:5199;width:5275;height:4241" coordorigin="2210,5199" coordsize="5275,4241" path="m3256,9136r44,-40l3263,9050r111,52l3256,9136xe" fillcolor="#0072bd" stroked="f">
                <v:path arrowok="t"/>
              </v:shape>
              <v:shape id="_x0000_s3163" style="position:absolute;left:2210;top:5199;width:5275;height:4241" coordorigin="2210,5199" coordsize="5275,4241" path="m3827,9258r-120,-23l3763,9219r-12,-57l3827,9258xe" fillcolor="#0072bd" stroked="f">
                <v:path arrowok="t"/>
              </v:shape>
              <v:shape id="_x0000_s3162" style="position:absolute;left:2210;top:5199;width:5275;height:4241" coordorigin="2210,5199" coordsize="5275,4241" path="m4204,9439r40,-42l4205,9353r114,44l4204,9439xe" fillcolor="#0072bd" stroked="f">
                <v:path arrowok="t"/>
              </v:shape>
              <v:shape id="_x0000_s3161" style="position:absolute;left:2210;top:5199;width:5275;height:4241" coordorigin="2210,5199" coordsize="5275,4241" path="m2625,8014r-27,l2629,7964r-4,50xe" fillcolor="#0072bd" stroked="f">
                <v:path arrowok="t"/>
              </v:shape>
              <v:shape id="_x0000_s3160" style="position:absolute;left:2210;top:5199;width:5275;height:4241" coordorigin="2210,5199" coordsize="5275,4241" path="m2618,8086r-72,-99l2598,8014r27,l2618,8086xe" fillcolor="#0072bd" stroked="f">
                <v:path arrowok="t"/>
              </v:shape>
              <v:shape id="_x0000_s3159" style="position:absolute;left:2210;top:5199;width:5275;height:4241" coordorigin="2210,5199" coordsize="5275,4241" path="m2757,7885r29,-51l2737,7801r122,16l2757,7885xe" fillcolor="#0072bd" stroked="f">
                <v:path arrowok="t"/>
              </v:shape>
              <v:shape id="_x0000_s3158" style="position:absolute;left:2210;top:5199;width:5275;height:4241" coordorigin="2210,5199" coordsize="5275,4241" path="m2800,8448r-27,l2789,8391r11,57xe" fillcolor="#0072bd" stroked="f">
                <v:path arrowok="t"/>
              </v:shape>
              <v:shape id="_x0000_s3157" style="position:absolute;left:2210;top:5199;width:5275;height:4241" coordorigin="2210,5199" coordsize="5275,4241" path="m2812,8512r-97,-76l2773,8448r27,l2812,8512xe" fillcolor="#0072bd" stroked="f">
                <v:path arrowok="t"/>
              </v:shape>
              <v:shape id="_x0000_s3156" style="position:absolute;left:2210;top:5199;width:5275;height:4241" coordorigin="2210,5199" coordsize="5275,4241" path="m2658,8218r88,-86l2741,8200r-27,l2658,8218xe" fillcolor="#0072bd" stroked="f">
                <v:path arrowok="t"/>
              </v:shape>
              <v:shape id="_x0000_s3155" style="position:absolute;left:2210;top:5199;width:5275;height:4241" coordorigin="2210,5199" coordsize="5275,4241" path="m2736,8254r-22,-54l2741,8200r-5,54xe" fillcolor="#0072bd" stroked="f">
                <v:path arrowok="t"/>
              </v:shape>
              <v:shape id="_x0000_s3154" style="position:absolute;left:2210;top:5199;width:5275;height:4241" coordorigin="2210,5199" coordsize="5275,4241" path="m2987,7863r70,-100l3048,7821r58,13l2987,7863xe" fillcolor="#0072bd" stroked="f">
                <v:path arrowok="t"/>
              </v:shape>
              <v:shape id="_x0000_s3153" style="position:absolute;left:2210;top:5199;width:5275;height:4241" coordorigin="2210,5199" coordsize="5275,4241" path="m3427,7740r32,-50l3411,7655r121,21l3427,7740xe" fillcolor="#0072bd" stroked="f">
                <v:path arrowok="t"/>
              </v:shape>
              <v:shape id="_x0000_s3152" style="position:absolute;left:2210;top:5199;width:5275;height:4241" coordorigin="2210,5199" coordsize="5275,4241" path="m4016,7825r-26,l4017,7772r-1,53xe" fillcolor="#0072bd" stroked="f">
                <v:path arrowok="t"/>
              </v:shape>
              <v:shape id="_x0000_s3151" style="position:absolute;left:2210;top:5199;width:5275;height:4241" coordorigin="2210,5199" coordsize="5275,4241" path="m4016,7895r-80,-93l3990,7825r26,l4016,7895xe" fillcolor="#0072bd" stroked="f">
                <v:path arrowok="t"/>
              </v:shape>
              <v:shape id="_x0000_s3150" style="position:absolute;left:2210;top:5199;width:5275;height:4241" coordorigin="2210,5199" coordsize="5275,4241" path="m4136,7438r-2,-59l4075,7377r112,-51l4136,7438xe" fillcolor="#0072bd" stroked="f">
                <v:path arrowok="t"/>
              </v:shape>
              <v:shape id="_x0000_s3149" style="position:absolute;left:2210;top:5199;width:5275;height:4241" coordorigin="2210,5199" coordsize="5275,4241" path="m4776,6797r62,-106l4834,6750r58,8l4776,6797xe" fillcolor="#0072bd" stroked="f">
                <v:path arrowok="t"/>
              </v:shape>
              <v:shape id="_x0000_s3148" style="position:absolute;left:2210;top:5199;width:5275;height:4241" coordorigin="2210,5199" coordsize="5275,4241" path="m5266,6822r-26,l5258,6766r8,56xe" fillcolor="#0072bd" stroked="f">
                <v:path arrowok="t"/>
              </v:shape>
              <v:shape id="_x0000_s3147" style="position:absolute;left:2210;top:5199;width:5275;height:4241" coordorigin="2210,5199" coordsize="5275,4241" path="m5276,6887r-93,-79l5240,6822r26,l5276,6887xe" fillcolor="#0072bd" stroked="f">
                <v:path arrowok="t"/>
              </v:shape>
              <v:shape id="_x0000_s3146" style="position:absolute;left:2210;top:5199;width:5275;height:4241" coordorigin="2210,5199" coordsize="5275,4241" path="m5333,7483r15,-122l5368,7417r39,l5333,7483xe" fillcolor="#0072bd" stroked="f">
                <v:path arrowok="t"/>
              </v:shape>
              <v:shape id="_x0000_s3145" style="position:absolute;left:2210;top:5199;width:5275;height:4241" coordorigin="2210,5199" coordsize="5275,4241" path="m5407,7417r-39,l5425,7401r-18,16xe" fillcolor="#0072bd" stroked="f">
                <v:path arrowok="t"/>
              </v:shape>
              <v:shape id="_x0000_s3144" style="position:absolute;left:2210;top:5199;width:5275;height:4241" coordorigin="2210,5199" coordsize="5275,4241" path="m5762,7437r-119,-30l5701,7394r-8,-58l5762,7437xe" fillcolor="#0072bd" stroked="f">
                <v:path arrowok="t"/>
              </v:shape>
              <v:shape id="_x0000_s3143" style="position:absolute;left:2210;top:5199;width:5275;height:4241" coordorigin="2210,5199" coordsize="5275,4241" path="m5050,7989r21,-121l5088,7925r42,l5050,7989xe" fillcolor="#0072bd" stroked="f">
                <v:path arrowok="t"/>
              </v:shape>
              <v:shape id="_x0000_s3142" style="position:absolute;left:2210;top:5199;width:5275;height:4241" coordorigin="2210,5199" coordsize="5275,4241" path="m5130,7925r-42,l5146,7912r-16,13xe" fillcolor="#0072bd" stroked="f">
                <v:path arrowok="t"/>
              </v:shape>
              <v:shape id="_x0000_s3141" style="position:absolute;left:2210;top:5199;width:5275;height:4241" coordorigin="2210,5199" coordsize="5275,4241" path="m5371,6317r63,-105l5429,6271r59,8l5371,6317xe" fillcolor="#0072bd" stroked="f">
                <v:path arrowok="t"/>
              </v:shape>
              <v:shape id="_x0000_s3140" style="position:absolute;left:2210;top:5199;width:5275;height:4241" coordorigin="2210,5199" coordsize="5275,4241" path="m5736,5934r109,-57l5823,5933r-28,l5736,5934xe" fillcolor="#0072bd" stroked="f">
                <v:path arrowok="t"/>
              </v:shape>
              <v:shape id="_x0000_s3139" style="position:absolute;left:2210;top:5199;width:5275;height:4241" coordorigin="2210,5199" coordsize="5275,4241" path="m5800,5992r-5,-59l5823,5933r-23,59xe" fillcolor="#0072bd" stroked="f">
                <v:path arrowok="t"/>
              </v:shape>
              <v:shape id="_x0000_s3138" style="position:absolute;left:2210;top:5199;width:5275;height:4241" coordorigin="2210,5199" coordsize="5275,4241" path="m5965,6034r-123,-6l5938,5952r-25,53l5965,6034xe" fillcolor="#0072bd" stroked="f">
                <v:path arrowok="t"/>
              </v:shape>
              <v:shape id="_x0000_s3137" style="position:absolute;left:2210;top:5199;width:5275;height:4241" coordorigin="2210,5199" coordsize="5275,4241" path="m5064,6197r-27,l5074,6151r-10,46xe" fillcolor="#0072bd" stroked="f">
                <v:path arrowok="t"/>
              </v:shape>
              <v:shape id="_x0000_s3136" style="position:absolute;left:2210;top:5199;width:5275;height:4241" coordorigin="2210,5199" coordsize="5275,4241" path="m5048,6271r-59,-108l5037,6197r27,l5048,6271xe" fillcolor="#0072bd" stroked="f">
                <v:path arrowok="t"/>
              </v:shape>
              <v:shape id="_x0000_s3135" style="position:absolute;left:2210;top:5199;width:5275;height:4241" coordorigin="2210,5199" coordsize="5275,4241" path="m4937,5684r-26,l4940,5633r-3,51xe" fillcolor="#0072bd" stroked="f">
                <v:path arrowok="t"/>
              </v:shape>
              <v:shape id="_x0000_s3134" style="position:absolute;left:2210;top:5199;width:5275;height:4241" coordorigin="2210,5199" coordsize="5275,4241" path="m4933,5755r-75,-96l4911,5684r26,l4933,5755xe" fillcolor="#0072bd" stroked="f">
                <v:path arrowok="t"/>
              </v:shape>
              <v:shape id="_x0000_s3133" style="position:absolute;left:2210;top:5199;width:5275;height:4241" coordorigin="2210,5199" coordsize="5275,4241" path="m4817,5572r-123,-8l4792,5490r-26,52l4817,5572xe" fillcolor="#0072bd" stroked="f">
                <v:path arrowok="t"/>
              </v:shape>
              <v:shape id="_x0000_s3132" style="position:absolute;left:2210;top:5199;width:5275;height:4241" coordorigin="2210,5199" coordsize="5275,4241" path="m4633,5776r-26,l4629,5722r4,54xe" fillcolor="#0072bd" stroked="f">
                <v:path arrowok="t"/>
              </v:shape>
              <v:shape id="_x0000_s3131" style="position:absolute;left:2210;top:5199;width:5275;height:4241" coordorigin="2210,5199" coordsize="5275,4241" path="m4638,5844r-87,-86l4607,5776r26,l4638,5844xe" fillcolor="#0072bd" stroked="f">
                <v:path arrowok="t"/>
              </v:shape>
              <v:shape id="_x0000_s3130" style="position:absolute;left:2210;top:5199;width:5275;height:4241" coordorigin="2210,5199" coordsize="5275,4241" path="m4899,6250r-27,l4883,6192r16,58xe" fillcolor="#0072bd" stroked="f">
                <v:path arrowok="t"/>
              </v:shape>
              <v:shape id="_x0000_s3129" style="position:absolute;left:2210;top:5199;width:5275;height:4241" coordorigin="2210,5199" coordsize="5275,4241" path="m4916,6311r-103,-68l4872,6250r27,l4916,6311xe" fillcolor="#0072bd" stroked="f">
                <v:path arrowok="t"/>
              </v:shape>
              <v:shape id="_x0000_s3128" style="position:absolute;left:2210;top:5199;width:5275;height:4241" coordorigin="2210,5199" coordsize="5275,4241" path="m5889,8649r-121,-17l5871,8565r-30,51l5889,8649xe" fillcolor="#0072bd" stroked="f">
                <v:path arrowok="t"/>
              </v:shape>
              <v:shape id="_x0000_s3127" style="position:absolute;left:2210;top:5199;width:5275;height:4241" coordorigin="2210,5199" coordsize="5275,4241" path="m6276,8450r-3,-59l6214,8391r110,-53l6276,8450xe" fillcolor="#0072bd" stroked="f">
                <v:path arrowok="t"/>
              </v:shape>
              <v:shape id="_x0000_s3126" style="position:absolute;left:2210;top:5199;width:5275;height:4241" coordorigin="2210,5199" coordsize="5275,4241" path="m6346,7995r-51,-112l6407,7934r-59,2l6346,7995xe" fillcolor="#0072bd" stroked="f">
                <v:path arrowok="t"/>
              </v:shape>
              <v:shape id="_x0000_s3125" style="position:absolute;left:2210;top:5199;width:5275;height:4241" coordorigin="2210,5199" coordsize="5275,4241" path="m6855,8161r-116,-42l6854,8075r-40,43l6855,8161xe" fillcolor="#0072bd" stroked="f">
                <v:path arrowok="t"/>
              </v:shape>
              <v:shape id="_x0000_s3124" style="position:absolute;left:2210;top:5199;width:5275;height:4241" coordorigin="2210,5199" coordsize="5275,4241" path="m6940,8233r-106,-62l6954,8148r-47,36l6940,8233xe" fillcolor="#0072bd" stroked="f">
                <v:path arrowok="t"/>
              </v:shape>
              <v:shape id="_x0000_s3123" style="position:absolute;left:2210;top:5199;width:5275;height:4241" coordorigin="2210,5199" coordsize="5275,4241" path="m7119,8263r-79,-93l7161,8188r-56,18l7119,8263xe" fillcolor="#0072bd" stroked="f">
                <v:path arrowok="t"/>
              </v:shape>
              <v:shape id="_x0000_s3122" style="position:absolute;left:2210;top:5199;width:5275;height:4241" coordorigin="2210,5199" coordsize="5275,4241" path="m5546,8992r-24,-120l5604,8935r-43,l5546,8992xe" fillcolor="#0072bd" stroked="f">
                <v:path arrowok="t"/>
              </v:shape>
              <v:shape id="_x0000_s3121" style="position:absolute;left:2210;top:5199;width:5275;height:4241" coordorigin="2210,5199" coordsize="5275,4241" path="m5619,8947r-58,-12l5604,8935r15,12xe" fillcolor="#0072bd" stroked="f">
                <v:path arrowok="t"/>
              </v:shape>
              <v:shape id="_x0000_s3120" style="position:absolute;left:2210;top:5199;width:5275;height:4241" coordorigin="2210,5199" coordsize="5275,4241" path="m2667,8943r14,-57l2625,8867r121,-18l2667,8943xe" fillcolor="#0072bd" stroked="f">
                <v:path arrowok="t"/>
              </v:shape>
              <v:shape id="_x0000_s3119" style="position:absolute;left:2210;top:5199;width:5275;height:4241" coordorigin="2210,5199" coordsize="5275,4241" path="m2210,7857r48,-35l2227,7772r104,66l2210,7857xe" fillcolor="#0072bd" stroked="f">
                <v:path arrowok="t"/>
              </v:shape>
              <v:shape id="_x0000_s3118" style="position:absolute;left:2210;top:5199;width:5275;height:4241" coordorigin="2210,5199" coordsize="5275,4241" path="m6176,5514r47,-113l6227,5459r59,1l6176,5514xe" fillcolor="#0072bd" stroked="f">
                <v:path arrowok="t"/>
              </v:shape>
              <v:shape id="_x0000_s3117" style="position:absolute;left:2210;top:5199;width:5275;height:4241" coordorigin="2210,5199" coordsize="5275,4241" path="m4860,5315r-41,-116l4861,5240r29,l4860,5315xe" fillcolor="#0072bd" stroked="f">
                <v:path arrowok="t"/>
              </v:shape>
              <v:shape id="_x0000_s3116" style="position:absolute;left:2210;top:5199;width:5275;height:4241" coordorigin="2210,5199" coordsize="5275,4241" path="m4890,5240r-29,l4905,5201r-15,39xe" fillcolor="#0072bd" stroked="f">
                <v:path arrowok="t"/>
              </v:shape>
              <v:shape id="_x0000_s3115" style="position:absolute;left:2210;top:5199;width:5275;height:4241" coordorigin="2210,5199" coordsize="5275,4241" path="m4373,5397r-28,l4351,5339r22,58xe" fillcolor="#0072bd" stroked="f">
                <v:path arrowok="t"/>
              </v:shape>
              <v:shape id="_x0000_s3114" style="position:absolute;left:2210;top:5199;width:5275;height:4241" coordorigin="2210,5199" coordsize="5275,4241" path="m4394,5454r-108,-59l4345,5397r28,l4394,5454xe" fillcolor="#0072bd" stroked="f">
                <v:path arrowok="t"/>
              </v:shape>
              <v:shape id="_x0000_s3113" style="position:absolute;left:2210;top:5199;width:5275;height:4241" coordorigin="2210,5199" coordsize="5275,4241" path="m6333,8800r-59,-108l6389,8734r-58,7l6333,8800xe" fillcolor="#0072bd" stroked="f">
                <v:path arrowok="t"/>
              </v:shape>
              <v:shape id="_x0000_s3112" style="position:absolute;left:2210;top:5199;width:5275;height:4241" coordorigin="2210,5199" coordsize="5275,4241" path="m7469,8327r-105,-63l7484,8242r-47,35l7469,8327xe" fillcolor="#0072bd" stroked="f">
                <v:path arrowok="t"/>
              </v:shape>
              <v:shape id="_x0000_s3111" type="#_x0000_t75" style="position:absolute;left:2061;top:5075;width:5574;height:4362">
                <v:imagedata r:id="rId85" o:title=""/>
              </v:shape>
              <v:shape id="_x0000_s3110" type="#_x0000_t202" style="position:absolute;left:4936;top:5062;width:146;height:132" filled="f" stroked="f">
                <v:textbox inset="0,0,0,0">
                  <w:txbxContent>
                    <w:p w14:paraId="4D895B49" w14:textId="77777777" w:rsidR="00025C9E" w:rsidRDefault="00025C9E">
                      <w:pPr>
                        <w:spacing w:line="131" w:lineRule="exact"/>
                        <w:rPr>
                          <w:rFonts w:ascii="Arial" w:eastAsia="Arial" w:hAnsi="Arial" w:cs="Arial"/>
                          <w:sz w:val="13"/>
                          <w:szCs w:val="13"/>
                        </w:rPr>
                      </w:pPr>
                      <w:bookmarkStart w:id="194" w:name="_bookmark123"/>
                      <w:bookmarkStart w:id="195" w:name="_bookmark124"/>
                      <w:bookmarkEnd w:id="194"/>
                      <w:bookmarkEnd w:id="195"/>
                      <w:r>
                        <w:rPr>
                          <w:rFonts w:ascii="Arial"/>
                          <w:sz w:val="13"/>
                        </w:rPr>
                        <w:t>35</w:t>
                      </w:r>
                    </w:p>
                  </w:txbxContent>
                </v:textbox>
              </v:shape>
              <v:shape id="_x0000_s3109" type="#_x0000_t202" style="position:absolute;left:4329;top:5243;width:146;height:132" filled="f" stroked="f">
                <v:textbox inset="0,0,0,0">
                  <w:txbxContent>
                    <w:p w14:paraId="2747012B" w14:textId="77777777" w:rsidR="00025C9E" w:rsidRDefault="00025C9E">
                      <w:pPr>
                        <w:spacing w:line="131" w:lineRule="exact"/>
                        <w:rPr>
                          <w:rFonts w:ascii="Arial" w:eastAsia="Arial" w:hAnsi="Arial" w:cs="Arial"/>
                          <w:sz w:val="13"/>
                          <w:szCs w:val="13"/>
                        </w:rPr>
                      </w:pPr>
                      <w:r>
                        <w:rPr>
                          <w:rFonts w:ascii="Arial"/>
                          <w:sz w:val="13"/>
                        </w:rPr>
                        <w:t>36</w:t>
                      </w:r>
                    </w:p>
                  </w:txbxContent>
                </v:textbox>
              </v:shape>
              <v:shape id="_x0000_s3108" type="#_x0000_t202" style="position:absolute;left:6391;top:5310;width:146;height:132" filled="f" stroked="f">
                <v:textbox inset="0,0,0,0">
                  <w:txbxContent>
                    <w:p w14:paraId="4AF6FFA2" w14:textId="77777777" w:rsidR="00025C9E" w:rsidRDefault="00025C9E">
                      <w:pPr>
                        <w:spacing w:line="131" w:lineRule="exact"/>
                        <w:rPr>
                          <w:rFonts w:ascii="Arial" w:eastAsia="Arial" w:hAnsi="Arial" w:cs="Arial"/>
                          <w:sz w:val="13"/>
                          <w:szCs w:val="13"/>
                        </w:rPr>
                      </w:pPr>
                      <w:r>
                        <w:rPr>
                          <w:rFonts w:ascii="Arial"/>
                          <w:sz w:val="13"/>
                        </w:rPr>
                        <w:t>34</w:t>
                      </w:r>
                    </w:p>
                  </w:txbxContent>
                </v:textbox>
              </v:shape>
              <v:shape id="_x0000_s3107" type="#_x0000_t202" style="position:absolute;left:4930;top:5463;width:146;height:132" filled="f" stroked="f">
                <v:textbox inset="0,0,0,0">
                  <w:txbxContent>
                    <w:p w14:paraId="70253F86" w14:textId="77777777" w:rsidR="00025C9E" w:rsidRDefault="00025C9E">
                      <w:pPr>
                        <w:spacing w:line="131" w:lineRule="exact"/>
                        <w:rPr>
                          <w:rFonts w:ascii="Arial" w:eastAsia="Arial" w:hAnsi="Arial" w:cs="Arial"/>
                          <w:sz w:val="13"/>
                          <w:szCs w:val="13"/>
                        </w:rPr>
                      </w:pPr>
                      <w:r>
                        <w:rPr>
                          <w:rFonts w:ascii="Arial"/>
                          <w:sz w:val="13"/>
                        </w:rPr>
                        <w:t>22</w:t>
                      </w:r>
                    </w:p>
                  </w:txbxContent>
                </v:textbox>
              </v:shape>
              <v:shape id="_x0000_s3106" type="#_x0000_t202" style="position:absolute;left:4604;top:5560;width:146;height:132" filled="f" stroked="f">
                <v:textbox inset="0,0,0,0">
                  <w:txbxContent>
                    <w:p w14:paraId="6B6B47B7" w14:textId="77777777" w:rsidR="00025C9E" w:rsidRDefault="00025C9E">
                      <w:pPr>
                        <w:spacing w:line="131" w:lineRule="exact"/>
                        <w:rPr>
                          <w:rFonts w:ascii="Arial" w:eastAsia="Arial" w:hAnsi="Arial" w:cs="Arial"/>
                          <w:sz w:val="13"/>
                          <w:szCs w:val="13"/>
                        </w:rPr>
                      </w:pPr>
                      <w:r>
                        <w:rPr>
                          <w:rFonts w:ascii="Arial"/>
                          <w:sz w:val="13"/>
                        </w:rPr>
                        <w:t>23</w:t>
                      </w:r>
                    </w:p>
                  </w:txbxContent>
                </v:textbox>
              </v:shape>
              <v:shape id="_x0000_s3105" type="#_x0000_t202" style="position:absolute;left:6106;top:5613;width:146;height:132" filled="f" stroked="f">
                <v:textbox inset="0,0,0,0">
                  <w:txbxContent>
                    <w:p w14:paraId="79DAC50B" w14:textId="77777777" w:rsidR="00025C9E" w:rsidRDefault="00025C9E">
                      <w:pPr>
                        <w:spacing w:line="131" w:lineRule="exact"/>
                        <w:rPr>
                          <w:rFonts w:ascii="Arial" w:eastAsia="Arial" w:hAnsi="Arial" w:cs="Arial"/>
                          <w:sz w:val="13"/>
                          <w:szCs w:val="13"/>
                        </w:rPr>
                      </w:pPr>
                      <w:r>
                        <w:rPr>
                          <w:rFonts w:ascii="Arial"/>
                          <w:sz w:val="13"/>
                        </w:rPr>
                        <w:t>20</w:t>
                      </w:r>
                    </w:p>
                  </w:txbxContent>
                </v:textbox>
              </v:shape>
              <v:shape id="_x0000_s3104" type="#_x0000_t202" style="position:absolute;left:4819;top:6024;width:146;height:132" filled="f" stroked="f">
                <v:textbox inset="0,0,0,0">
                  <w:txbxContent>
                    <w:p w14:paraId="46299DE5" w14:textId="77777777" w:rsidR="00025C9E" w:rsidRDefault="00025C9E">
                      <w:pPr>
                        <w:spacing w:line="131" w:lineRule="exact"/>
                        <w:rPr>
                          <w:rFonts w:ascii="Arial" w:eastAsia="Arial" w:hAnsi="Arial" w:cs="Arial"/>
                          <w:sz w:val="13"/>
                          <w:szCs w:val="13"/>
                        </w:rPr>
                      </w:pPr>
                      <w:r>
                        <w:rPr>
                          <w:rFonts w:ascii="Arial"/>
                          <w:sz w:val="13"/>
                        </w:rPr>
                        <w:t>24</w:t>
                      </w:r>
                    </w:p>
                  </w:txbxContent>
                </v:textbox>
              </v:shape>
              <v:shape id="_x0000_s3103" type="#_x0000_t202" style="position:absolute;left:5082;top:5943;width:146;height:132" filled="f" stroked="f">
                <v:textbox inset="0,0,0,0">
                  <w:txbxContent>
                    <w:p w14:paraId="6CD797B5" w14:textId="77777777" w:rsidR="00025C9E" w:rsidRDefault="00025C9E">
                      <w:pPr>
                        <w:spacing w:line="131" w:lineRule="exact"/>
                        <w:rPr>
                          <w:rFonts w:ascii="Arial" w:eastAsia="Arial" w:hAnsi="Arial" w:cs="Arial"/>
                          <w:sz w:val="13"/>
                          <w:szCs w:val="13"/>
                        </w:rPr>
                      </w:pPr>
                      <w:r>
                        <w:rPr>
                          <w:rFonts w:ascii="Arial"/>
                          <w:sz w:val="13"/>
                        </w:rPr>
                        <w:t>21</w:t>
                      </w:r>
                    </w:p>
                  </w:txbxContent>
                </v:textbox>
              </v:shape>
              <v:shape id="_x0000_s3102" type="#_x0000_t202" style="position:absolute;left:6101;top:5916;width:146;height:132" filled="f" stroked="f">
                <v:textbox inset="0,0,0,0">
                  <w:txbxContent>
                    <w:p w14:paraId="3392D809" w14:textId="77777777" w:rsidR="00025C9E" w:rsidRDefault="00025C9E">
                      <w:pPr>
                        <w:spacing w:line="131" w:lineRule="exact"/>
                        <w:rPr>
                          <w:rFonts w:ascii="Arial" w:eastAsia="Arial" w:hAnsi="Arial" w:cs="Arial"/>
                          <w:sz w:val="13"/>
                          <w:szCs w:val="13"/>
                        </w:rPr>
                      </w:pPr>
                      <w:r>
                        <w:rPr>
                          <w:rFonts w:ascii="Arial"/>
                          <w:sz w:val="13"/>
                        </w:rPr>
                        <w:t>33</w:t>
                      </w:r>
                    </w:p>
                  </w:txbxContent>
                </v:textbox>
              </v:shape>
              <v:shape id="_x0000_s3101" type="#_x0000_t202" style="position:absolute;left:5730;top:6037;width:146;height:132" filled="f" stroked="f">
                <v:textbox inset="0,0,0,0">
                  <w:txbxContent>
                    <w:p w14:paraId="16F46C5C" w14:textId="77777777" w:rsidR="00025C9E" w:rsidRDefault="00025C9E">
                      <w:pPr>
                        <w:spacing w:line="131" w:lineRule="exact"/>
                        <w:rPr>
                          <w:rFonts w:ascii="Arial" w:eastAsia="Arial" w:hAnsi="Arial" w:cs="Arial"/>
                          <w:sz w:val="13"/>
                          <w:szCs w:val="13"/>
                        </w:rPr>
                      </w:pPr>
                      <w:r>
                        <w:rPr>
                          <w:rFonts w:ascii="Arial"/>
                          <w:sz w:val="13"/>
                        </w:rPr>
                        <w:t>19</w:t>
                      </w:r>
                    </w:p>
                  </w:txbxContent>
                </v:textbox>
              </v:shape>
              <v:shape id="_x0000_s3100" type="#_x0000_t202" style="position:absolute;left:5159;top:6493;width:146;height:132" filled="f" stroked="f">
                <v:textbox inset="0,0,0,0">
                  <w:txbxContent>
                    <w:p w14:paraId="728FE20E" w14:textId="77777777" w:rsidR="00025C9E" w:rsidRDefault="00025C9E">
                      <w:pPr>
                        <w:spacing w:line="131" w:lineRule="exact"/>
                        <w:rPr>
                          <w:rFonts w:ascii="Arial" w:eastAsia="Arial" w:hAnsi="Arial" w:cs="Arial"/>
                          <w:sz w:val="13"/>
                          <w:szCs w:val="13"/>
                        </w:rPr>
                      </w:pPr>
                      <w:r>
                        <w:rPr>
                          <w:rFonts w:ascii="Arial"/>
                          <w:sz w:val="13"/>
                        </w:rPr>
                        <w:t>16</w:t>
                      </w:r>
                    </w:p>
                  </w:txbxContent>
                </v:textbox>
              </v:shape>
              <v:shape id="_x0000_s3099" type="#_x0000_t202" style="position:absolute;left:4538;top:6997;width:146;height:132" filled="f" stroked="f">
                <v:textbox inset="0,0,0,0">
                  <w:txbxContent>
                    <w:p w14:paraId="78AF091B" w14:textId="77777777" w:rsidR="00025C9E" w:rsidRDefault="00025C9E">
                      <w:pPr>
                        <w:spacing w:line="131" w:lineRule="exact"/>
                        <w:rPr>
                          <w:rFonts w:ascii="Arial" w:eastAsia="Arial" w:hAnsi="Arial" w:cs="Arial"/>
                          <w:sz w:val="13"/>
                          <w:szCs w:val="13"/>
                        </w:rPr>
                      </w:pPr>
                      <w:r>
                        <w:rPr>
                          <w:rFonts w:ascii="Arial"/>
                          <w:sz w:val="13"/>
                        </w:rPr>
                        <w:t>15</w:t>
                      </w:r>
                    </w:p>
                  </w:txbxContent>
                </v:textbox>
              </v:shape>
              <v:shape id="_x0000_s3098" type="#_x0000_t202" style="position:absolute;left:5539;top:7177;width:146;height:132" filled="f" stroked="f">
                <v:textbox inset="0,0,0,0">
                  <w:txbxContent>
                    <w:p w14:paraId="295EDA52" w14:textId="77777777" w:rsidR="00025C9E" w:rsidRDefault="00025C9E">
                      <w:pPr>
                        <w:spacing w:line="131" w:lineRule="exact"/>
                        <w:rPr>
                          <w:rFonts w:ascii="Arial" w:eastAsia="Arial" w:hAnsi="Arial" w:cs="Arial"/>
                          <w:sz w:val="13"/>
                          <w:szCs w:val="13"/>
                        </w:rPr>
                      </w:pPr>
                      <w:r>
                        <w:rPr>
                          <w:rFonts w:ascii="Arial"/>
                          <w:sz w:val="13"/>
                        </w:rPr>
                        <w:t>17</w:t>
                      </w:r>
                    </w:p>
                  </w:txbxContent>
                </v:textbox>
              </v:shape>
              <v:shape id="_x0000_s3097" type="#_x0000_t202" style="position:absolute;left:3982;top:7552;width:146;height:132" filled="f" stroked="f">
                <v:textbox inset="0,0,0,0">
                  <w:txbxContent>
                    <w:p w14:paraId="53127F21" w14:textId="77777777" w:rsidR="00025C9E" w:rsidRDefault="00025C9E">
                      <w:pPr>
                        <w:spacing w:line="131" w:lineRule="exact"/>
                        <w:rPr>
                          <w:rFonts w:ascii="Arial" w:eastAsia="Arial" w:hAnsi="Arial" w:cs="Arial"/>
                          <w:sz w:val="13"/>
                          <w:szCs w:val="13"/>
                        </w:rPr>
                      </w:pPr>
                      <w:r>
                        <w:rPr>
                          <w:rFonts w:ascii="Arial"/>
                          <w:sz w:val="13"/>
                        </w:rPr>
                        <w:t>14</w:t>
                      </w:r>
                    </w:p>
                  </w:txbxContent>
                </v:textbox>
              </v:shape>
              <v:shape id="_x0000_s3096" type="#_x0000_t202" style="position:absolute;left:6130;top:7593;width:146;height:132" filled="f" stroked="f">
                <v:textbox inset="0,0,0,0">
                  <w:txbxContent>
                    <w:p w14:paraId="39FF2ACE" w14:textId="77777777" w:rsidR="00025C9E" w:rsidRDefault="00025C9E">
                      <w:pPr>
                        <w:spacing w:line="131" w:lineRule="exact"/>
                        <w:rPr>
                          <w:rFonts w:ascii="Arial" w:eastAsia="Arial" w:hAnsi="Arial" w:cs="Arial"/>
                          <w:sz w:val="13"/>
                          <w:szCs w:val="13"/>
                        </w:rPr>
                      </w:pPr>
                      <w:r>
                        <w:rPr>
                          <w:rFonts w:ascii="Arial"/>
                          <w:sz w:val="13"/>
                        </w:rPr>
                        <w:t>27</w:t>
                      </w:r>
                    </w:p>
                  </w:txbxContent>
                </v:textbox>
              </v:shape>
              <v:shape id="_x0000_s3095" type="#_x0000_t202" style="position:absolute;left:2172;top:7737;width:146;height:132" filled="f" stroked="f">
                <v:textbox inset="0,0,0,0">
                  <w:txbxContent>
                    <w:p w14:paraId="37CC9ADE" w14:textId="77777777" w:rsidR="00025C9E" w:rsidRDefault="00025C9E">
                      <w:pPr>
                        <w:spacing w:line="131" w:lineRule="exact"/>
                        <w:rPr>
                          <w:rFonts w:ascii="Arial" w:eastAsia="Arial" w:hAnsi="Arial" w:cs="Arial"/>
                          <w:sz w:val="13"/>
                          <w:szCs w:val="13"/>
                        </w:rPr>
                      </w:pPr>
                      <w:r>
                        <w:rPr>
                          <w:rFonts w:ascii="Arial"/>
                          <w:sz w:val="13"/>
                        </w:rPr>
                        <w:t>32</w:t>
                      </w:r>
                    </w:p>
                  </w:txbxContent>
                </v:textbox>
              </v:shape>
              <v:shape id="_x0000_s3094" type="#_x0000_t202" style="position:absolute;left:3228;top:7696;width:146;height:132" filled="f" stroked="f">
                <v:textbox inset="0,0,0,0">
                  <w:txbxContent>
                    <w:p w14:paraId="144438C3" w14:textId="77777777" w:rsidR="00025C9E" w:rsidRDefault="00025C9E">
                      <w:pPr>
                        <w:spacing w:line="131" w:lineRule="exact"/>
                        <w:rPr>
                          <w:rFonts w:ascii="Arial" w:eastAsia="Arial" w:hAnsi="Arial" w:cs="Arial"/>
                          <w:sz w:val="13"/>
                          <w:szCs w:val="13"/>
                        </w:rPr>
                      </w:pPr>
                      <w:r>
                        <w:rPr>
                          <w:rFonts w:ascii="Arial"/>
                          <w:sz w:val="13"/>
                        </w:rPr>
                        <w:t>13</w:t>
                      </w:r>
                    </w:p>
                  </w:txbxContent>
                </v:textbox>
              </v:shape>
              <v:shape id="_x0000_s3093" type="#_x0000_t202" style="position:absolute;left:5273;top:7685;width:146;height:132" filled="f" stroked="f">
                <v:textbox inset="0,0,0,0">
                  <w:txbxContent>
                    <w:p w14:paraId="41212AA6" w14:textId="77777777" w:rsidR="00025C9E" w:rsidRDefault="00025C9E">
                      <w:pPr>
                        <w:spacing w:line="131" w:lineRule="exact"/>
                        <w:rPr>
                          <w:rFonts w:ascii="Arial" w:eastAsia="Arial" w:hAnsi="Arial" w:cs="Arial"/>
                          <w:sz w:val="13"/>
                          <w:szCs w:val="13"/>
                        </w:rPr>
                      </w:pPr>
                      <w:r>
                        <w:rPr>
                          <w:rFonts w:ascii="Arial"/>
                          <w:sz w:val="13"/>
                        </w:rPr>
                        <w:t>18</w:t>
                      </w:r>
                    </w:p>
                  </w:txbxContent>
                </v:textbox>
              </v:shape>
              <v:shape id="_x0000_s3092" type="#_x0000_t202" style="position:absolute;left:2636;top:7833;width:146;height:132" filled="f" stroked="f">
                <v:textbox inset="0,0,0,0">
                  <w:txbxContent>
                    <w:p w14:paraId="080716C1" w14:textId="77777777" w:rsidR="00025C9E" w:rsidRDefault="00025C9E">
                      <w:pPr>
                        <w:spacing w:line="131" w:lineRule="exact"/>
                        <w:rPr>
                          <w:rFonts w:ascii="Arial" w:eastAsia="Arial" w:hAnsi="Arial" w:cs="Arial"/>
                          <w:sz w:val="13"/>
                          <w:szCs w:val="13"/>
                        </w:rPr>
                      </w:pPr>
                      <w:r>
                        <w:rPr>
                          <w:rFonts w:ascii="Arial"/>
                          <w:sz w:val="13"/>
                        </w:rPr>
                        <w:t>10</w:t>
                      </w:r>
                    </w:p>
                  </w:txbxContent>
                </v:textbox>
              </v:shape>
              <v:shape id="_x0000_s3091" type="#_x0000_t202" style="position:absolute;left:2891;top:7926;width:146;height:132" filled="f" stroked="f">
                <v:textbox inset="0,0,0,0">
                  <w:txbxContent>
                    <w:p w14:paraId="18238D1E" w14:textId="77777777" w:rsidR="00025C9E" w:rsidRDefault="00025C9E">
                      <w:pPr>
                        <w:spacing w:line="131" w:lineRule="exact"/>
                        <w:rPr>
                          <w:rFonts w:ascii="Arial" w:eastAsia="Arial" w:hAnsi="Arial" w:cs="Arial"/>
                          <w:sz w:val="13"/>
                          <w:szCs w:val="13"/>
                        </w:rPr>
                      </w:pPr>
                      <w:r>
                        <w:rPr>
                          <w:rFonts w:ascii="Arial"/>
                          <w:sz w:val="13"/>
                        </w:rPr>
                        <w:t>12</w:t>
                      </w:r>
                    </w:p>
                  </w:txbxContent>
                </v:textbox>
              </v:shape>
              <v:shape id="_x0000_s3090" type="#_x0000_t202" style="position:absolute;left:4196;top:8133;width:73;height:132" filled="f" stroked="f">
                <v:textbox inset="0,0,0,0">
                  <w:txbxContent>
                    <w:p w14:paraId="6738ABF9" w14:textId="77777777" w:rsidR="00025C9E" w:rsidRDefault="00025C9E">
                      <w:pPr>
                        <w:spacing w:line="131" w:lineRule="exact"/>
                        <w:rPr>
                          <w:rFonts w:ascii="Arial" w:eastAsia="Arial" w:hAnsi="Arial" w:cs="Arial"/>
                          <w:sz w:val="13"/>
                          <w:szCs w:val="13"/>
                        </w:rPr>
                      </w:pPr>
                      <w:r>
                        <w:rPr>
                          <w:rFonts w:ascii="Arial"/>
                          <w:sz w:val="13"/>
                        </w:rPr>
                        <w:t>4</w:t>
                      </w:r>
                    </w:p>
                  </w:txbxContent>
                </v:textbox>
              </v:shape>
              <v:shape id="_x0000_s3089" type="#_x0000_t202" style="position:absolute;left:6606;top:8065;width:559;height:135" filled="f" stroked="f">
                <v:textbox inset="0,0,0,0">
                  <w:txbxContent>
                    <w:p w14:paraId="65F73285" w14:textId="77777777" w:rsidR="00025C9E" w:rsidRDefault="00025C9E">
                      <w:pPr>
                        <w:tabs>
                          <w:tab w:val="left" w:pos="412"/>
                        </w:tabs>
                        <w:spacing w:line="135" w:lineRule="exact"/>
                        <w:rPr>
                          <w:rFonts w:ascii="Arial" w:eastAsia="Arial" w:hAnsi="Arial" w:cs="Arial"/>
                          <w:sz w:val="13"/>
                          <w:szCs w:val="13"/>
                        </w:rPr>
                      </w:pPr>
                      <w:r>
                        <w:rPr>
                          <w:rFonts w:ascii="Arial"/>
                          <w:sz w:val="13"/>
                        </w:rPr>
                        <w:t>26</w:t>
                      </w:r>
                      <w:r>
                        <w:rPr>
                          <w:rFonts w:ascii="Arial"/>
                          <w:sz w:val="13"/>
                        </w:rPr>
                        <w:tab/>
                        <w:t>28</w:t>
                      </w:r>
                    </w:p>
                  </w:txbxContent>
                </v:textbox>
              </v:shape>
              <v:shape id="_x0000_s3088" type="#_x0000_t202" style="position:absolute;left:2747;top:8234;width:146;height:132" filled="f" stroked="f">
                <v:textbox inset="0,0,0,0">
                  <w:txbxContent>
                    <w:p w14:paraId="33CAD640" w14:textId="77777777" w:rsidR="00025C9E" w:rsidRDefault="00025C9E">
                      <w:pPr>
                        <w:spacing w:line="131" w:lineRule="exact"/>
                        <w:rPr>
                          <w:rFonts w:ascii="Arial" w:eastAsia="Arial" w:hAnsi="Arial" w:cs="Arial"/>
                          <w:sz w:val="13"/>
                          <w:szCs w:val="13"/>
                        </w:rPr>
                      </w:pPr>
                      <w:r>
                        <w:rPr>
                          <w:rFonts w:ascii="Arial"/>
                          <w:sz w:val="13"/>
                        </w:rPr>
                        <w:t>11</w:t>
                      </w:r>
                    </w:p>
                  </w:txbxContent>
                </v:textbox>
              </v:shape>
              <v:shape id="_x0000_s3087" type="#_x0000_t202" style="position:absolute;left:4973;top:8189;width:73;height:132" filled="f" stroked="f">
                <v:textbox inset="0,0,0,0">
                  <w:txbxContent>
                    <w:p w14:paraId="5BF54EC0" w14:textId="77777777" w:rsidR="00025C9E" w:rsidRDefault="00025C9E">
                      <w:pPr>
                        <w:spacing w:line="131" w:lineRule="exact"/>
                        <w:rPr>
                          <w:rFonts w:ascii="Arial" w:eastAsia="Arial" w:hAnsi="Arial" w:cs="Arial"/>
                          <w:sz w:val="13"/>
                          <w:szCs w:val="13"/>
                        </w:rPr>
                      </w:pPr>
                      <w:r>
                        <w:rPr>
                          <w:rFonts w:ascii="Arial"/>
                          <w:sz w:val="13"/>
                        </w:rPr>
                        <w:t>3</w:t>
                      </w:r>
                    </w:p>
                  </w:txbxContent>
                </v:textbox>
              </v:shape>
              <v:shape id="_x0000_s3086" type="#_x0000_t202" style="position:absolute;left:7207;top:8170;width:146;height:132" filled="f" stroked="f">
                <v:textbox inset="0,0,0,0">
                  <w:txbxContent>
                    <w:p w14:paraId="27B32C07" w14:textId="77777777" w:rsidR="00025C9E" w:rsidRDefault="00025C9E">
                      <w:pPr>
                        <w:spacing w:line="131" w:lineRule="exact"/>
                        <w:rPr>
                          <w:rFonts w:ascii="Arial" w:eastAsia="Arial" w:hAnsi="Arial" w:cs="Arial"/>
                          <w:sz w:val="13"/>
                          <w:szCs w:val="13"/>
                        </w:rPr>
                      </w:pPr>
                      <w:r>
                        <w:rPr>
                          <w:rFonts w:ascii="Arial"/>
                          <w:sz w:val="13"/>
                        </w:rPr>
                        <w:t>29</w:t>
                      </w:r>
                    </w:p>
                  </w:txbxContent>
                </v:textbox>
              </v:shape>
              <v:shape id="_x0000_s3085" type="#_x0000_t202" style="position:absolute;left:7666;top:8253;width:146;height:132" filled="f" stroked="f">
                <v:textbox inset="0,0,0,0">
                  <w:txbxContent>
                    <w:p w14:paraId="45112B4F" w14:textId="77777777" w:rsidR="00025C9E" w:rsidRDefault="00025C9E">
                      <w:pPr>
                        <w:spacing w:line="131" w:lineRule="exact"/>
                        <w:rPr>
                          <w:rFonts w:ascii="Arial" w:eastAsia="Arial" w:hAnsi="Arial" w:cs="Arial"/>
                          <w:sz w:val="13"/>
                          <w:szCs w:val="13"/>
                        </w:rPr>
                      </w:pPr>
                      <w:r>
                        <w:rPr>
                          <w:rFonts w:ascii="Arial"/>
                          <w:sz w:val="13"/>
                        </w:rPr>
                        <w:t>38</w:t>
                      </w:r>
                    </w:p>
                  </w:txbxContent>
                </v:textbox>
              </v:shape>
              <v:shape id="_x0000_s3084" type="#_x0000_t202" style="position:absolute;left:6189;top:8503;width:146;height:132" filled="f" stroked="f">
                <v:textbox inset="0,0,0,0">
                  <w:txbxContent>
                    <w:p w14:paraId="1B395E60" w14:textId="77777777" w:rsidR="00025C9E" w:rsidRDefault="00025C9E">
                      <w:pPr>
                        <w:spacing w:line="131" w:lineRule="exact"/>
                        <w:rPr>
                          <w:rFonts w:ascii="Arial" w:eastAsia="Arial" w:hAnsi="Arial" w:cs="Arial"/>
                          <w:sz w:val="13"/>
                          <w:szCs w:val="13"/>
                        </w:rPr>
                      </w:pPr>
                      <w:r>
                        <w:rPr>
                          <w:rFonts w:ascii="Arial"/>
                          <w:sz w:val="13"/>
                        </w:rPr>
                        <w:t>25</w:t>
                      </w:r>
                    </w:p>
                  </w:txbxContent>
                </v:textbox>
              </v:shape>
              <v:shape id="_x0000_s3083" type="#_x0000_t202" style="position:absolute;left:3023;top:8685;width:73;height:132" filled="f" stroked="f">
                <v:textbox inset="0,0,0,0">
                  <w:txbxContent>
                    <w:p w14:paraId="55BD1955" w14:textId="77777777" w:rsidR="00025C9E" w:rsidRDefault="00025C9E">
                      <w:pPr>
                        <w:spacing w:line="131" w:lineRule="exact"/>
                        <w:rPr>
                          <w:rFonts w:ascii="Arial" w:eastAsia="Arial" w:hAnsi="Arial" w:cs="Arial"/>
                          <w:sz w:val="13"/>
                          <w:szCs w:val="13"/>
                        </w:rPr>
                      </w:pPr>
                      <w:r>
                        <w:rPr>
                          <w:rFonts w:ascii="Arial"/>
                          <w:sz w:val="13"/>
                        </w:rPr>
                        <w:t>6</w:t>
                      </w:r>
                    </w:p>
                  </w:txbxContent>
                </v:textbox>
              </v:shape>
              <v:shape id="_x0000_s3082" type="#_x0000_t202" style="position:absolute;left:3651;top:8597;width:73;height:132" filled="f" stroked="f">
                <v:textbox inset="0,0,0,0">
                  <w:txbxContent>
                    <w:p w14:paraId="546351FB" w14:textId="77777777" w:rsidR="00025C9E" w:rsidRDefault="00025C9E">
                      <w:pPr>
                        <w:spacing w:line="131" w:lineRule="exact"/>
                        <w:rPr>
                          <w:rFonts w:ascii="Arial" w:eastAsia="Arial" w:hAnsi="Arial" w:cs="Arial"/>
                          <w:sz w:val="13"/>
                          <w:szCs w:val="13"/>
                        </w:rPr>
                      </w:pPr>
                      <w:r>
                        <w:rPr>
                          <w:rFonts w:ascii="Arial"/>
                          <w:sz w:val="13"/>
                        </w:rPr>
                        <w:t>5</w:t>
                      </w:r>
                    </w:p>
                  </w:txbxContent>
                </v:textbox>
              </v:shape>
              <v:shape id="_x0000_s3081" type="#_x0000_t202" style="position:absolute;left:5493;top:8656;width:73;height:132" filled="f" stroked="f">
                <v:textbox inset="0,0,0,0">
                  <w:txbxContent>
                    <w:p w14:paraId="01A30004" w14:textId="77777777" w:rsidR="00025C9E" w:rsidRDefault="00025C9E">
                      <w:pPr>
                        <w:spacing w:line="131" w:lineRule="exact"/>
                        <w:rPr>
                          <w:rFonts w:ascii="Arial" w:eastAsia="Arial" w:hAnsi="Arial" w:cs="Arial"/>
                          <w:sz w:val="13"/>
                          <w:szCs w:val="13"/>
                        </w:rPr>
                      </w:pPr>
                      <w:r>
                        <w:rPr>
                          <w:rFonts w:ascii="Arial"/>
                          <w:sz w:val="13"/>
                        </w:rPr>
                        <w:t>2</w:t>
                      </w:r>
                    </w:p>
                  </w:txbxContent>
                </v:textbox>
              </v:shape>
              <v:shape id="_x0000_s3080" type="#_x0000_t202" style="position:absolute;left:6506;top:8777;width:146;height:132" filled="f" stroked="f">
                <v:textbox inset="0,0,0,0">
                  <w:txbxContent>
                    <w:p w14:paraId="05D29FF5" w14:textId="77777777" w:rsidR="00025C9E" w:rsidRDefault="00025C9E">
                      <w:pPr>
                        <w:spacing w:line="131" w:lineRule="exact"/>
                        <w:rPr>
                          <w:rFonts w:ascii="Arial" w:eastAsia="Arial" w:hAnsi="Arial" w:cs="Arial"/>
                          <w:sz w:val="13"/>
                          <w:szCs w:val="13"/>
                        </w:rPr>
                      </w:pPr>
                      <w:r>
                        <w:rPr>
                          <w:rFonts w:ascii="Arial"/>
                          <w:sz w:val="13"/>
                        </w:rPr>
                        <w:t>37</w:t>
                      </w:r>
                    </w:p>
                  </w:txbxContent>
                </v:textbox>
              </v:shape>
              <v:shape id="_x0000_s3079" type="#_x0000_t202" style="position:absolute;left:2616;top:8910;width:146;height:132" filled="f" stroked="f">
                <v:textbox inset="0,0,0,0">
                  <w:txbxContent>
                    <w:p w14:paraId="064585B4" w14:textId="77777777" w:rsidR="00025C9E" w:rsidRDefault="00025C9E">
                      <w:pPr>
                        <w:spacing w:line="131" w:lineRule="exact"/>
                        <w:rPr>
                          <w:rFonts w:ascii="Arial" w:eastAsia="Arial" w:hAnsi="Arial" w:cs="Arial"/>
                          <w:sz w:val="13"/>
                          <w:szCs w:val="13"/>
                        </w:rPr>
                      </w:pPr>
                      <w:r>
                        <w:rPr>
                          <w:rFonts w:ascii="Arial"/>
                          <w:sz w:val="13"/>
                        </w:rPr>
                        <w:t>31</w:t>
                      </w:r>
                    </w:p>
                  </w:txbxContent>
                </v:textbox>
              </v:shape>
              <v:shape id="_x0000_s3078" type="#_x0000_t202" style="position:absolute;left:3222;top:9032;width:73;height:132" filled="f" stroked="f">
                <v:textbox inset="0,0,0,0">
                  <w:txbxContent>
                    <w:p w14:paraId="54F79590" w14:textId="77777777" w:rsidR="00025C9E" w:rsidRDefault="00025C9E">
                      <w:pPr>
                        <w:spacing w:line="131" w:lineRule="exact"/>
                        <w:rPr>
                          <w:rFonts w:ascii="Arial" w:eastAsia="Arial" w:hAnsi="Arial" w:cs="Arial"/>
                          <w:sz w:val="13"/>
                          <w:szCs w:val="13"/>
                        </w:rPr>
                      </w:pPr>
                      <w:r>
                        <w:rPr>
                          <w:rFonts w:ascii="Arial"/>
                          <w:sz w:val="13"/>
                        </w:rPr>
                        <w:t>7</w:t>
                      </w:r>
                    </w:p>
                  </w:txbxContent>
                </v:textbox>
              </v:shape>
              <v:shape id="_x0000_s3077" type="#_x0000_t202" style="position:absolute;left:3673;top:9068;width:73;height:132" filled="f" stroked="f">
                <v:textbox inset="0,0,0,0">
                  <w:txbxContent>
                    <w:p w14:paraId="3FF9BE10" w14:textId="77777777" w:rsidR="00025C9E" w:rsidRDefault="00025C9E">
                      <w:pPr>
                        <w:spacing w:line="131" w:lineRule="exact"/>
                        <w:rPr>
                          <w:rFonts w:ascii="Arial" w:eastAsia="Arial" w:hAnsi="Arial" w:cs="Arial"/>
                          <w:sz w:val="13"/>
                          <w:szCs w:val="13"/>
                        </w:rPr>
                      </w:pPr>
                      <w:r>
                        <w:rPr>
                          <w:rFonts w:ascii="Arial"/>
                          <w:sz w:val="13"/>
                        </w:rPr>
                        <w:t>8</w:t>
                      </w:r>
                    </w:p>
                  </w:txbxContent>
                </v:textbox>
              </v:shape>
              <v:shape id="_x0000_s3076" type="#_x0000_t202" style="position:absolute;left:5696;top:8983;width:146;height:132" filled="f" stroked="f">
                <v:textbox inset="0,0,0,0">
                  <w:txbxContent>
                    <w:p w14:paraId="0E130FA0" w14:textId="77777777" w:rsidR="00025C9E" w:rsidRDefault="00025C9E">
                      <w:pPr>
                        <w:spacing w:line="131" w:lineRule="exact"/>
                        <w:rPr>
                          <w:rFonts w:ascii="Arial" w:eastAsia="Arial" w:hAnsi="Arial" w:cs="Arial"/>
                          <w:sz w:val="13"/>
                          <w:szCs w:val="13"/>
                        </w:rPr>
                      </w:pPr>
                      <w:r>
                        <w:rPr>
                          <w:rFonts w:ascii="Arial"/>
                          <w:sz w:val="13"/>
                        </w:rPr>
                        <w:t>30</w:t>
                      </w:r>
                    </w:p>
                  </w:txbxContent>
                </v:textbox>
              </v:shape>
              <v:shape id="_x0000_s3075" type="#_x0000_t202" style="position:absolute;left:5125;top:9085;width:73;height:132" filled="f" stroked="f">
                <v:textbox inset="0,0,0,0">
                  <w:txbxContent>
                    <w:p w14:paraId="37F81396" w14:textId="77777777" w:rsidR="00025C9E" w:rsidRDefault="00025C9E">
                      <w:pPr>
                        <w:spacing w:line="131" w:lineRule="exact"/>
                        <w:rPr>
                          <w:rFonts w:ascii="Arial" w:eastAsia="Arial" w:hAnsi="Arial" w:cs="Arial"/>
                          <w:sz w:val="13"/>
                          <w:szCs w:val="13"/>
                        </w:rPr>
                      </w:pPr>
                      <w:r>
                        <w:rPr>
                          <w:rFonts w:ascii="Arial"/>
                          <w:sz w:val="13"/>
                        </w:rPr>
                        <w:t>1</w:t>
                      </w:r>
                    </w:p>
                  </w:txbxContent>
                </v:textbox>
              </v:shape>
              <v:shape id="_x0000_s3074" type="#_x0000_t202" style="position:absolute;left:4127;top:9343;width:73;height:132" filled="f" stroked="f">
                <v:textbox inset="0,0,0,0">
                  <w:txbxContent>
                    <w:p w14:paraId="77D958B5" w14:textId="77777777" w:rsidR="00025C9E" w:rsidRDefault="00025C9E">
                      <w:pPr>
                        <w:spacing w:line="131" w:lineRule="exact"/>
                        <w:rPr>
                          <w:rFonts w:ascii="Arial" w:eastAsia="Arial" w:hAnsi="Arial" w:cs="Arial"/>
                          <w:sz w:val="13"/>
                          <w:szCs w:val="13"/>
                        </w:rPr>
                      </w:pPr>
                      <w:r>
                        <w:rPr>
                          <w:rFonts w:ascii="Arial"/>
                          <w:sz w:val="13"/>
                        </w:rPr>
                        <w:t>9</w:t>
                      </w:r>
                    </w:p>
                  </w:txbxContent>
                </v:textbox>
              </v:shape>
              <v:shape id="_x0000_s3073" type="#_x0000_t202" style="position:absolute;left:4656;top:9348;width:146;height:132" filled="f" stroked="f">
                <v:textbox inset="0,0,0,0">
                  <w:txbxContent>
                    <w:p w14:paraId="226201C2" w14:textId="77777777" w:rsidR="00025C9E" w:rsidRDefault="00025C9E">
                      <w:pPr>
                        <w:spacing w:line="131" w:lineRule="exact"/>
                        <w:rPr>
                          <w:rFonts w:ascii="Arial" w:eastAsia="Arial" w:hAnsi="Arial" w:cs="Arial"/>
                          <w:sz w:val="13"/>
                          <w:szCs w:val="13"/>
                        </w:rPr>
                      </w:pPr>
                      <w:r>
                        <w:rPr>
                          <w:rFonts w:ascii="Arial"/>
                          <w:sz w:val="13"/>
                        </w:rPr>
                        <w:t>39</w:t>
                      </w:r>
                    </w:p>
                  </w:txbxContent>
                </v:textbox>
              </v:shape>
              <v:shape id="_x0000_s3072" type="#_x0000_t202" style="position:absolute;left:3415;top:9698;width:3017;height:228" filled="f" stroked="f">
                <v:textbox inset="0,0,0,0">
                  <w:txbxContent>
                    <w:p w14:paraId="45D2D63C" w14:textId="77777777" w:rsidR="00025C9E" w:rsidRDefault="00025C9E">
                      <w:pPr>
                        <w:tabs>
                          <w:tab w:val="left" w:pos="743"/>
                        </w:tabs>
                        <w:spacing w:line="228" w:lineRule="exact"/>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系统潮流有向图</w:t>
                      </w:r>
                    </w:p>
                  </w:txbxContent>
                </v:textbox>
              </v:shape>
              <v:shape id="_x0000_s2047" type="#_x0000_t202" style="position:absolute;left:4245;top:74;width:214;height:132" filled="f" stroked="f">
                <v:textbox inset="0,0,0,0">
                  <w:txbxContent>
                    <w:p w14:paraId="542D43E5"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36</w:t>
                      </w:r>
                    </w:p>
                  </w:txbxContent>
                </v:textbox>
              </v:shape>
              <v:shape id="_x0000_s2046" type="#_x0000_t202" style="position:absolute;left:4986;width:214;height:132" filled="f" stroked="f">
                <v:textbox inset="0,0,0,0">
                  <w:txbxContent>
                    <w:p w14:paraId="7C67C97F"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3"/>
                          <w:sz w:val="13"/>
                        </w:rPr>
                        <w:t>35</w:t>
                      </w:r>
                    </w:p>
                  </w:txbxContent>
                </v:textbox>
              </v:shape>
              <v:shape id="_x0000_s2045" type="#_x0000_t202" style="position:absolute;left:6327;top:230;width:214;height:132" filled="f" stroked="f">
                <v:textbox inset="0,0,0,0">
                  <w:txbxContent>
                    <w:p w14:paraId="77CF16CE"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34</w:t>
                      </w:r>
                    </w:p>
                  </w:txbxContent>
                </v:textbox>
              </v:shape>
              <v:shape id="_x0000_s2044" type="#_x0000_t202" style="position:absolute;left:4375;top:463;width:214;height:132" filled="f" stroked="f">
                <v:textbox inset="0,0,0,0">
                  <w:txbxContent>
                    <w:p w14:paraId="5A08D04F"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2"/>
                          <w:sz w:val="13"/>
                        </w:rPr>
                        <w:t>23</w:t>
                      </w:r>
                    </w:p>
                  </w:txbxContent>
                </v:textbox>
              </v:shape>
              <v:shape id="_x0000_s2043" type="#_x0000_t202" style="position:absolute;left:4980;top:373;width:214;height:132" filled="f" stroked="f">
                <v:textbox inset="0,0,0,0">
                  <w:txbxContent>
                    <w:p w14:paraId="029D3E50"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22</w:t>
                      </w:r>
                    </w:p>
                  </w:txbxContent>
                </v:textbox>
              </v:shape>
              <v:shape id="_x0000_s2042" type="#_x0000_t202" style="position:absolute;left:6064;top:512;width:214;height:132" filled="f" stroked="f">
                <v:textbox inset="0,0,0,0">
                  <w:txbxContent>
                    <w:p w14:paraId="046972D1"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20</w:t>
                      </w:r>
                    </w:p>
                  </w:txbxContent>
                </v:textbox>
              </v:shape>
              <v:shape id="_x0000_s2041" type="#_x0000_t202" style="position:absolute;left:4574;top:893;width:214;height:132" filled="f" stroked="f">
                <v:textbox inset="0,0,0,0">
                  <w:txbxContent>
                    <w:p w14:paraId="636D35D3"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24</w:t>
                      </w:r>
                    </w:p>
                  </w:txbxContent>
                </v:textbox>
              </v:shape>
              <v:shape id="_x0000_s2040" type="#_x0000_t202" style="position:absolute;left:5121;top:819;width:214;height:132" filled="f" stroked="f">
                <v:textbox inset="0,0,0,0">
                  <w:txbxContent>
                    <w:p w14:paraId="54DC300F"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2"/>
                          <w:w w:val="101"/>
                          <w:sz w:val="13"/>
                        </w:rPr>
                        <w:t xml:space="preserve"> </w:t>
                      </w:r>
                      <w:r>
                        <w:rPr>
                          <w:rFonts w:ascii="Microsoft Sans Serif"/>
                          <w:spacing w:val="2"/>
                          <w:w w:val="101"/>
                          <w:sz w:val="13"/>
                        </w:rPr>
                        <w:t xml:space="preserve"> </w:t>
                      </w:r>
                      <w:r>
                        <w:rPr>
                          <w:rFonts w:ascii="Microsoft Sans Serif"/>
                          <w:spacing w:val="-3"/>
                          <w:sz w:val="13"/>
                        </w:rPr>
                        <w:t>21</w:t>
                      </w:r>
                    </w:p>
                  </w:txbxContent>
                </v:textbox>
              </v:shape>
              <v:shape id="_x0000_s2039" type="#_x0000_t202" style="position:absolute;left:6059;top:793;width:214;height:132" filled="f" stroked="f">
                <v:textbox inset="0,0,0,0">
                  <w:txbxContent>
                    <w:p w14:paraId="2E81A336"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33</w:t>
                      </w:r>
                    </w:p>
                  </w:txbxContent>
                </v:textbox>
              </v:shape>
              <v:shape id="_x0000_s2038" type="#_x0000_t202" style="position:absolute;left:5717;top:905;width:214;height:132" filled="f" stroked="f">
                <v:textbox inset="0,0,0,0">
                  <w:txbxContent>
                    <w:p w14:paraId="6024CA44"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19</w:t>
                      </w:r>
                    </w:p>
                  </w:txbxContent>
                </v:textbox>
              </v:shape>
              <v:shape id="_x0000_s2037" type="#_x0000_t202" style="position:absolute;left:5191;top:1330;width:214;height:132" filled="f" stroked="f">
                <v:textbox inset="0,0,0,0">
                  <w:txbxContent>
                    <w:p w14:paraId="3BAA4F07"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16</w:t>
                      </w:r>
                    </w:p>
                  </w:txbxContent>
                </v:textbox>
              </v:shape>
              <v:shape id="_x0000_s2036" type="#_x0000_t202" style="position:absolute;left:4619;top:1798;width:214;height:132" filled="f" stroked="f">
                <v:textbox inset="0,0,0,0">
                  <w:txbxContent>
                    <w:p w14:paraId="05E11012"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15</w:t>
                      </w:r>
                    </w:p>
                  </w:txbxContent>
                </v:textbox>
              </v:shape>
              <v:shape id="_x0000_s2035" type="#_x0000_t202" style="position:absolute;left:5542;top:1966;width:214;height:132" filled="f" stroked="f">
                <v:textbox inset="0,0,0,0">
                  <w:txbxContent>
                    <w:p w14:paraId="6E57D43F"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17</w:t>
                      </w:r>
                    </w:p>
                  </w:txbxContent>
                </v:textbox>
              </v:shape>
              <v:shape id="_x0000_s2034" type="#_x0000_t202" style="position:absolute;left:4106;top:2314;width:214;height:132" filled="f" stroked="f">
                <v:textbox inset="0,0,0,0">
                  <w:txbxContent>
                    <w:p w14:paraId="69047850"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2"/>
                          <w:sz w:val="13"/>
                        </w:rPr>
                        <w:t>14</w:t>
                      </w:r>
                    </w:p>
                  </w:txbxContent>
                </v:textbox>
              </v:shape>
              <v:shape id="_x0000_s2033" type="#_x0000_t202" style="position:absolute;left:2758;top:2445;width:214;height:132" filled="f" stroked="f">
                <v:textbox inset="0,0,0,0">
                  <w:txbxContent>
                    <w:p w14:paraId="7026D6A4"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10</w:t>
                      </w:r>
                    </w:p>
                  </w:txbxContent>
                </v:textbox>
              </v:shape>
              <v:shape id="_x0000_s2032" type="#_x0000_t202" style="position:absolute;left:3411;top:2448;width:214;height:132" filled="f" stroked="f">
                <v:textbox inset="0,0,0,0">
                  <w:txbxContent>
                    <w:p w14:paraId="701977A9"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13</w:t>
                      </w:r>
                    </w:p>
                  </w:txbxContent>
                </v:textbox>
              </v:shape>
              <v:shape id="_x0000_s2031" type="#_x0000_t202" style="position:absolute;left:5296;top:2437;width:214;height:132" filled="f" stroked="f">
                <v:textbox inset="0,0,0,0">
                  <w:txbxContent>
                    <w:p w14:paraId="3EB1DDFE"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18</w:t>
                      </w:r>
                    </w:p>
                  </w:txbxContent>
                </v:textbox>
              </v:shape>
              <v:shape id="_x0000_s2030" type="#_x0000_t202" style="position:absolute;left:6087;top:2352;width:214;height:132" filled="f" stroked="f">
                <v:textbox inset="0,0,0,0">
                  <w:txbxContent>
                    <w:p w14:paraId="771BDCB7"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27</w:t>
                      </w:r>
                    </w:p>
                  </w:txbxContent>
                </v:textbox>
              </v:shape>
              <v:shape id="_x0000_s2029" type="#_x0000_t202" style="position:absolute;left:2132;top:2543;width:214;height:132" filled="f" stroked="f">
                <v:textbox inset="0,0,0,0">
                  <w:txbxContent>
                    <w:p w14:paraId="3092011F"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32</w:t>
                      </w:r>
                    </w:p>
                  </w:txbxContent>
                </v:textbox>
              </v:shape>
              <v:shape id="_x0000_s2028" type="#_x0000_t202" style="position:absolute;left:3101;top:2661;width:214;height:132" filled="f" stroked="f">
                <v:textbox inset="0,0,0,0">
                  <w:txbxContent>
                    <w:p w14:paraId="3483672F"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12</w:t>
                      </w:r>
                    </w:p>
                  </w:txbxContent>
                </v:textbox>
              </v:shape>
              <v:shape id="_x0000_s2027" type="#_x0000_t202" style="position:absolute;left:6426;top:2642;width:642;height:132" filled="f" stroked="f">
                <v:textbox inset="0,0,0,0">
                  <w:txbxContent>
                    <w:p w14:paraId="7A2E300F" w14:textId="77777777" w:rsidR="00025C9E" w:rsidRDefault="00025C9E">
                      <w:pPr>
                        <w:tabs>
                          <w:tab w:val="left" w:pos="427"/>
                        </w:tabs>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26</w:t>
                      </w:r>
                      <w:r>
                        <w:rPr>
                          <w:rFonts w:ascii="Microsoft Sans Serif"/>
                          <w:spacing w:val="-2"/>
                          <w:sz w:val="13"/>
                        </w:rPr>
                        <w:tab/>
                      </w:r>
                      <w:r>
                        <w:rPr>
                          <w:rFonts w:ascii="Microsoft Sans Serif"/>
                          <w:spacing w:val="-3"/>
                          <w:sz w:val="13"/>
                        </w:rPr>
                        <w:t>28</w:t>
                      </w:r>
                    </w:p>
                  </w:txbxContent>
                </v:textbox>
              </v:shape>
              <v:shape id="_x0000_s2026" type="#_x0000_t202" style="position:absolute;left:4304;top:2854;width:144;height:132" filled="f" stroked="f">
                <v:textbox inset="0,0,0,0">
                  <w:txbxContent>
                    <w:p w14:paraId="0A2DB1E2"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4</w:t>
                      </w:r>
                    </w:p>
                  </w:txbxContent>
                </v:textbox>
              </v:shape>
              <v:shape id="_x0000_s2025" type="#_x0000_t202" style="position:absolute;left:2968;top:2948;width:214;height:132" filled="f" stroked="f">
                <v:textbox inset="0,0,0,0">
                  <w:txbxContent>
                    <w:p w14:paraId="303CE19E"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2"/>
                          <w:w w:val="101"/>
                          <w:sz w:val="13"/>
                        </w:rPr>
                        <w:t xml:space="preserve"> </w:t>
                      </w:r>
                      <w:r>
                        <w:rPr>
                          <w:rFonts w:ascii="Microsoft Sans Serif"/>
                          <w:spacing w:val="2"/>
                          <w:w w:val="101"/>
                          <w:sz w:val="13"/>
                        </w:rPr>
                        <w:t xml:space="preserve"> </w:t>
                      </w:r>
                      <w:r>
                        <w:rPr>
                          <w:rFonts w:ascii="Microsoft Sans Serif"/>
                          <w:spacing w:val="-3"/>
                          <w:sz w:val="13"/>
                        </w:rPr>
                        <w:t>11</w:t>
                      </w:r>
                    </w:p>
                  </w:txbxContent>
                </v:textbox>
              </v:shape>
              <v:shape id="_x0000_s2024" type="#_x0000_t202" style="position:absolute;left:5020;top:2906;width:144;height:132" filled="f" stroked="f">
                <v:textbox inset="0,0,0,0">
                  <w:txbxContent>
                    <w:p w14:paraId="0FE4FCA9"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z w:val="13"/>
                        </w:rPr>
                        <w:t>3</w:t>
                      </w:r>
                    </w:p>
                  </w:txbxContent>
                </v:textbox>
              </v:shape>
              <v:shape id="_x0000_s2023" type="#_x0000_t202" style="position:absolute;left:6990;top:3037;width:214;height:132" filled="f" stroked="f">
                <v:textbox inset="0,0,0,0">
                  <w:txbxContent>
                    <w:p w14:paraId="2AE6191B"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29</w:t>
                      </w:r>
                    </w:p>
                  </w:txbxContent>
                </v:textbox>
              </v:shape>
              <v:shape id="_x0000_s2022" type="#_x0000_t202" style="position:absolute;left:7503;top:2965;width:214;height:132" filled="f" stroked="f">
                <v:textbox inset="0,0,0,0">
                  <w:txbxContent>
                    <w:p w14:paraId="26B9373F"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3"/>
                          <w:sz w:val="13"/>
                        </w:rPr>
                        <w:t>38</w:t>
                      </w:r>
                    </w:p>
                  </w:txbxContent>
                </v:textbox>
              </v:shape>
              <v:shape id="_x0000_s2021" type="#_x0000_t202" style="position:absolute;left:6141;top:3197;width:214;height:132" filled="f" stroked="f">
                <v:textbox inset="0,0,0,0">
                  <w:txbxContent>
                    <w:p w14:paraId="6F3C22A1"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3"/>
                          <w:sz w:val="13"/>
                        </w:rPr>
                        <w:t>25</w:t>
                      </w:r>
                    </w:p>
                  </w:txbxContent>
                </v:textbox>
              </v:shape>
              <v:shape id="_x0000_s2020" type="#_x0000_t202" style="position:absolute;left:3222;top:3367;width:144;height:132" filled="f" stroked="f">
                <v:textbox inset="0,0,0,0">
                  <w:txbxContent>
                    <w:p w14:paraId="0FBDF7C7"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6</w:t>
                      </w:r>
                    </w:p>
                  </w:txbxContent>
                </v:textbox>
              </v:shape>
              <v:shape id="_x0000_s2019" type="#_x0000_t202" style="position:absolute;left:3801;top:3286;width:144;height:132" filled="f" stroked="f">
                <v:textbox inset="0,0,0,0">
                  <w:txbxContent>
                    <w:p w14:paraId="2F6F0522"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5</w:t>
                      </w:r>
                    </w:p>
                  </w:txbxContent>
                </v:textbox>
              </v:shape>
              <v:shape id="_x0000_s2018" type="#_x0000_t202" style="position:absolute;left:5499;top:3340;width:144;height:132" filled="f" stroked="f">
                <v:textbox inset="0,0,0,0">
                  <w:txbxContent>
                    <w:p w14:paraId="0A1643D7"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2</w:t>
                      </w:r>
                    </w:p>
                  </w:txbxContent>
                </v:textbox>
              </v:shape>
              <v:shape id="_x0000_s2017" type="#_x0000_t202" style="position:absolute;left:6433;top:3452;width:214;height:132" filled="f" stroked="f">
                <v:textbox inset="0,0,0,0">
                  <w:txbxContent>
                    <w:p w14:paraId="7C062E48"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37</w:t>
                      </w:r>
                    </w:p>
                  </w:txbxContent>
                </v:textbox>
              </v:shape>
              <v:shape id="_x0000_s2016" type="#_x0000_t202" style="position:absolute;left:2847;top:3576;width:214;height:132" filled="f" stroked="f">
                <v:textbox inset="0,0,0,0">
                  <w:txbxContent>
                    <w:p w14:paraId="3DA7D9E0"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31</w:t>
                      </w:r>
                    </w:p>
                  </w:txbxContent>
                </v:textbox>
              </v:shape>
              <v:shape id="_x0000_s2015" type="#_x0000_t202" style="position:absolute;left:3821;top:3723;width:144;height:132" filled="f" stroked="f">
                <v:textbox inset="0,0,0,0">
                  <w:txbxContent>
                    <w:p w14:paraId="1A5F2951"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8</w:t>
                      </w:r>
                    </w:p>
                  </w:txbxContent>
                </v:textbox>
              </v:shape>
              <v:shape id="_x0000_s2014" type="#_x0000_t202" style="position:absolute;left:5687;top:3644;width:214;height:132" filled="f" stroked="f">
                <v:textbox inset="0,0,0,0">
                  <w:txbxContent>
                    <w:p w14:paraId="3422AE7B"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2"/>
                          <w:w w:val="101"/>
                          <w:sz w:val="13"/>
                        </w:rPr>
                        <w:t xml:space="preserve"> </w:t>
                      </w:r>
                      <w:r>
                        <w:rPr>
                          <w:rFonts w:ascii="Microsoft Sans Serif"/>
                          <w:spacing w:val="1"/>
                          <w:w w:val="101"/>
                          <w:sz w:val="13"/>
                        </w:rPr>
                        <w:t xml:space="preserve"> </w:t>
                      </w:r>
                      <w:r>
                        <w:rPr>
                          <w:rFonts w:ascii="Microsoft Sans Serif"/>
                          <w:spacing w:val="-3"/>
                          <w:sz w:val="13"/>
                        </w:rPr>
                        <w:t>30</w:t>
                      </w:r>
                    </w:p>
                  </w:txbxContent>
                </v:textbox>
              </v:shape>
              <v:shape id="_x0000_s2013" type="#_x0000_t202" style="position:absolute;left:3288;top:3826;width:144;height:132" filled="f" stroked="f">
                <v:textbox inset="0,0,0,0">
                  <w:txbxContent>
                    <w:p w14:paraId="7606EA8A" w14:textId="77777777" w:rsidR="00025C9E" w:rsidRDefault="00025C9E">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z w:val="13"/>
                        </w:rPr>
                        <w:t>7</w:t>
                      </w:r>
                    </w:p>
                  </w:txbxContent>
                </v:textbox>
              </v:shape>
              <v:shape id="_x0000_s2012" type="#_x0000_t202" style="position:absolute;left:5160;top:3739;width:144;height:132" filled="f" stroked="f">
                <v:textbox inset="0,0,0,0">
                  <w:txbxContent>
                    <w:p w14:paraId="4F62C721" w14:textId="77777777" w:rsidR="00025C9E" w:rsidRDefault="00025C9E">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1</w:t>
                      </w:r>
                    </w:p>
                  </w:txbxContent>
                </v:textbox>
              </v:shape>
              <v:shape id="_x0000_s2011" type="#_x0000_t202" style="position:absolute;left:767;top:10286;width:8312;height:640" filled="f" stroked="f">
                <v:textbox inset="0,0,0,0">
                  <w:txbxContent>
                    <w:p w14:paraId="5249A8A4" w14:textId="77777777" w:rsidR="00025C9E" w:rsidRDefault="00025C9E">
                      <w:pPr>
                        <w:spacing w:line="258" w:lineRule="exact"/>
                        <w:ind w:firstLine="480"/>
                        <w:rPr>
                          <w:rFonts w:ascii="宋体" w:eastAsia="宋体" w:hAnsi="宋体" w:cs="宋体"/>
                          <w:sz w:val="24"/>
                          <w:szCs w:val="24"/>
                          <w:lang w:eastAsia="zh-CN"/>
                        </w:rPr>
                      </w:pPr>
                      <w:r>
                        <w:rPr>
                          <w:rFonts w:ascii="宋体" w:eastAsia="宋体" w:hAnsi="宋体" w:cs="宋体"/>
                          <w:sz w:val="24"/>
                          <w:szCs w:val="24"/>
                          <w:lang w:eastAsia="zh-CN"/>
                        </w:rPr>
                        <w:t>电气度</w:t>
                      </w:r>
                      <w:r>
                        <w:rPr>
                          <w:rFonts w:ascii="宋体" w:eastAsia="宋体" w:hAnsi="宋体" w:cs="宋体"/>
                          <w:spacing w:val="-59"/>
                          <w:sz w:val="24"/>
                          <w:szCs w:val="24"/>
                          <w:lang w:eastAsia="zh-CN"/>
                        </w:rPr>
                        <w:t>、</w:t>
                      </w:r>
                      <w:r>
                        <w:rPr>
                          <w:rFonts w:ascii="宋体" w:eastAsia="宋体" w:hAnsi="宋体" w:cs="宋体"/>
                          <w:sz w:val="24"/>
                          <w:szCs w:val="24"/>
                          <w:lang w:eastAsia="zh-CN"/>
                        </w:rPr>
                        <w:t>电气介数和</w:t>
                      </w:r>
                      <w:r>
                        <w:rPr>
                          <w:rFonts w:ascii="宋体" w:eastAsia="宋体" w:hAnsi="宋体" w:cs="宋体"/>
                          <w:spacing w:val="-65"/>
                          <w:sz w:val="24"/>
                          <w:szCs w:val="24"/>
                          <w:lang w:eastAsia="zh-CN"/>
                        </w:rPr>
                        <w:t xml:space="preserve"> </w:t>
                      </w:r>
                      <w:r>
                        <w:rPr>
                          <w:rFonts w:ascii="Times New Roman" w:eastAsia="Times New Roman" w:hAnsi="Times New Roman" w:cs="Times New Roman"/>
                          <w:i/>
                          <w:spacing w:val="9"/>
                          <w:sz w:val="24"/>
                          <w:szCs w:val="24"/>
                          <w:lang w:eastAsia="zh-CN"/>
                        </w:rPr>
                        <w:t>P</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3"/>
                          <w:sz w:val="24"/>
                          <w:szCs w:val="24"/>
                          <w:lang w:eastAsia="zh-CN"/>
                        </w:rPr>
                        <w:t>e</w:t>
                      </w:r>
                      <w:r>
                        <w:rPr>
                          <w:rFonts w:ascii="Times New Roman" w:eastAsia="Times New Roman" w:hAnsi="Times New Roman" w:cs="Times New Roman"/>
                          <w:i/>
                          <w:spacing w:val="5"/>
                          <w:sz w:val="24"/>
                          <w:szCs w:val="24"/>
                          <w:lang w:eastAsia="zh-CN"/>
                        </w:rPr>
                        <w:t>Ra</w:t>
                      </w:r>
                      <w:r>
                        <w:rPr>
                          <w:rFonts w:ascii="Times New Roman" w:eastAsia="Times New Roman" w:hAnsi="Times New Roman" w:cs="Times New Roman"/>
                          <w:i/>
                          <w:spacing w:val="10"/>
                          <w:sz w:val="24"/>
                          <w:szCs w:val="24"/>
                          <w:lang w:eastAsia="zh-CN"/>
                        </w:rPr>
                        <w:t>n</w:t>
                      </w:r>
                      <w:r>
                        <w:rPr>
                          <w:rFonts w:ascii="Times New Roman" w:eastAsia="Times New Roman" w:hAnsi="Times New Roman" w:cs="Times New Roman"/>
                          <w:i/>
                          <w:sz w:val="24"/>
                          <w:szCs w:val="24"/>
                          <w:lang w:eastAsia="zh-CN"/>
                        </w:rPr>
                        <w:t>k</w:t>
                      </w:r>
                      <w:r>
                        <w:rPr>
                          <w:rFonts w:ascii="Times New Roman" w:eastAsia="Times New Roman" w:hAnsi="Times New Roman" w:cs="Times New Roman"/>
                          <w:i/>
                          <w:spacing w:val="6"/>
                          <w:sz w:val="24"/>
                          <w:szCs w:val="24"/>
                          <w:lang w:eastAsia="zh-CN"/>
                        </w:rPr>
                        <w:t xml:space="preserve"> </w:t>
                      </w:r>
                      <w:r>
                        <w:rPr>
                          <w:rFonts w:ascii="宋体" w:eastAsia="宋体" w:hAnsi="宋体" w:cs="宋体"/>
                          <w:sz w:val="24"/>
                          <w:szCs w:val="24"/>
                          <w:lang w:eastAsia="zh-CN"/>
                        </w:rPr>
                        <w:t>值是基于复杂网络理论从不同的角度提出的</w:t>
                      </w:r>
                    </w:p>
                    <w:p w14:paraId="6ED78DFE" w14:textId="77777777" w:rsidR="00025C9E" w:rsidRDefault="00025C9E">
                      <w:pPr>
                        <w:spacing w:before="67"/>
                        <w:rPr>
                          <w:rFonts w:ascii="宋体" w:eastAsia="宋体" w:hAnsi="宋体" w:cs="宋体"/>
                          <w:sz w:val="24"/>
                          <w:szCs w:val="24"/>
                          <w:lang w:eastAsia="zh-CN"/>
                        </w:rPr>
                      </w:pPr>
                      <w:r>
                        <w:rPr>
                          <w:rFonts w:ascii="宋体" w:eastAsia="宋体" w:hAnsi="宋体" w:cs="宋体"/>
                          <w:sz w:val="24"/>
                          <w:szCs w:val="24"/>
                          <w:lang w:eastAsia="zh-CN"/>
                        </w:rPr>
                        <w:t>结构脆弱性评价指标</w:t>
                      </w:r>
                      <w:r>
                        <w:rPr>
                          <w:rFonts w:ascii="宋体" w:eastAsia="宋体" w:hAnsi="宋体" w:cs="宋体"/>
                          <w:spacing w:val="-45"/>
                          <w:sz w:val="24"/>
                          <w:szCs w:val="24"/>
                          <w:lang w:eastAsia="zh-CN"/>
                        </w:rPr>
                        <w:t>，</w:t>
                      </w:r>
                      <w:r>
                        <w:rPr>
                          <w:rFonts w:ascii="宋体" w:eastAsia="宋体" w:hAnsi="宋体" w:cs="宋体"/>
                          <w:sz w:val="24"/>
                          <w:szCs w:val="24"/>
                          <w:lang w:eastAsia="zh-CN"/>
                        </w:rPr>
                        <w:t>为了不改变指标数据的原始分布</w:t>
                      </w:r>
                      <w:r>
                        <w:rPr>
                          <w:rFonts w:ascii="宋体" w:eastAsia="宋体" w:hAnsi="宋体" w:cs="宋体"/>
                          <w:spacing w:val="-45"/>
                          <w:sz w:val="24"/>
                          <w:szCs w:val="24"/>
                          <w:lang w:eastAsia="zh-CN"/>
                        </w:rPr>
                        <w:t>，</w:t>
                      </w:r>
                      <w:r>
                        <w:rPr>
                          <w:rFonts w:ascii="宋体" w:eastAsia="宋体" w:hAnsi="宋体" w:cs="宋体"/>
                          <w:sz w:val="24"/>
                          <w:szCs w:val="24"/>
                          <w:lang w:eastAsia="zh-CN"/>
                        </w:rPr>
                        <w:t>充分反映的是系统各节</w:t>
                      </w:r>
                    </w:p>
                  </w:txbxContent>
                </v:textbox>
              </v:shape>
            </v:group>
            <w10:anchorlock/>
          </v:group>
        </w:pict>
      </w:r>
    </w:p>
    <w:p w14:paraId="75C53E5E" w14:textId="77777777" w:rsidR="00996552" w:rsidRDefault="00025C9E">
      <w:pPr>
        <w:pStyle w:val="a3"/>
        <w:spacing w:before="46" w:line="400" w:lineRule="exact"/>
        <w:ind w:left="877" w:right="221"/>
        <w:rPr>
          <w:lang w:eastAsia="zh-CN"/>
        </w:rPr>
      </w:pPr>
      <w:r>
        <w:pict w14:anchorId="5ECDA182">
          <v:shape id="_x0000_s2008" type="#_x0000_t202" style="position:absolute;left:0;text-align:left;margin-left:51.5pt;margin-top:-351pt;width:467.95pt;height:346.4pt;z-index:-274888;mso-position-horizontal-relative:page" filled="f" stroked="f">
            <v:textbox inset="0,0,0,0">
              <w:txbxContent>
                <w:p w14:paraId="6ABC692C" w14:textId="77777777" w:rsidR="00025C9E" w:rsidRDefault="00025C9E">
                  <w:pPr>
                    <w:tabs>
                      <w:tab w:val="left" w:pos="487"/>
                    </w:tabs>
                    <w:spacing w:before="63"/>
                    <w:ind w:right="174"/>
                    <w:jc w:val="center"/>
                    <w:rPr>
                      <w:rFonts w:ascii="Microsoft Sans Serif" w:eastAsia="Microsoft Sans Serif" w:hAnsi="Microsoft Sans Serif" w:cs="Microsoft Sans Serif"/>
                      <w:sz w:val="13"/>
                      <w:szCs w:val="13"/>
                      <w:lang w:eastAsia="zh-CN"/>
                    </w:rPr>
                  </w:pPr>
                  <w:r>
                    <w:rPr>
                      <w:rFonts w:ascii="Microsoft Sans Serif"/>
                      <w:spacing w:val="-3"/>
                      <w:w w:val="101"/>
                      <w:sz w:val="13"/>
                      <w:lang w:eastAsia="zh-CN"/>
                    </w:rPr>
                    <w:t xml:space="preserve"> </w:t>
                  </w:r>
                  <w:r>
                    <w:rPr>
                      <w:rFonts w:ascii="Microsoft Sans Serif"/>
                      <w:spacing w:val="2"/>
                      <w:w w:val="101"/>
                      <w:sz w:val="13"/>
                      <w:lang w:eastAsia="zh-CN"/>
                    </w:rPr>
                    <w:t xml:space="preserve"> </w:t>
                  </w:r>
                  <w:r>
                    <w:rPr>
                      <w:rFonts w:ascii="Microsoft Sans Serif"/>
                      <w:sz w:val="13"/>
                      <w:lang w:eastAsia="zh-CN"/>
                    </w:rPr>
                    <w:t>9</w:t>
                  </w:r>
                  <w:r>
                    <w:rPr>
                      <w:rFonts w:ascii="Microsoft Sans Serif"/>
                      <w:sz w:val="13"/>
                      <w:lang w:eastAsia="zh-CN"/>
                    </w:rPr>
                    <w:tab/>
                  </w:r>
                  <w:r>
                    <w:rPr>
                      <w:rFonts w:ascii="Microsoft Sans Serif"/>
                      <w:spacing w:val="-2"/>
                      <w:sz w:val="13"/>
                      <w:lang w:eastAsia="zh-CN"/>
                    </w:rPr>
                    <w:t>39</w:t>
                  </w:r>
                </w:p>
                <w:p w14:paraId="591BA0F0" w14:textId="77777777" w:rsidR="00025C9E" w:rsidRDefault="00025C9E">
                  <w:pPr>
                    <w:spacing w:before="8"/>
                    <w:rPr>
                      <w:rFonts w:ascii="宋体" w:eastAsia="宋体" w:hAnsi="宋体" w:cs="宋体"/>
                      <w:sz w:val="12"/>
                      <w:szCs w:val="12"/>
                      <w:lang w:eastAsia="zh-CN"/>
                    </w:rPr>
                  </w:pPr>
                </w:p>
                <w:p w14:paraId="13F9FCDE" w14:textId="77777777" w:rsidR="00025C9E" w:rsidRDefault="00025C9E">
                  <w:pPr>
                    <w:tabs>
                      <w:tab w:val="left" w:pos="4158"/>
                    </w:tabs>
                    <w:ind w:left="341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系统拓扑示意图</w:t>
                  </w:r>
                </w:p>
              </w:txbxContent>
            </v:textbox>
            <w10:wrap anchorx="page"/>
          </v:shape>
        </w:pict>
      </w:r>
      <w:r w:rsidR="002D0D3F">
        <w:rPr>
          <w:lang w:eastAsia="zh-CN"/>
        </w:rPr>
        <w:t>点在结构中的重要程度</w:t>
      </w:r>
      <w:r w:rsidR="002D0D3F">
        <w:rPr>
          <w:spacing w:val="-45"/>
          <w:lang w:eastAsia="zh-CN"/>
        </w:rPr>
        <w:t>，</w:t>
      </w:r>
      <w:r w:rsidR="002D0D3F">
        <w:rPr>
          <w:lang w:eastAsia="zh-CN"/>
        </w:rPr>
        <w:t>对于结构脆弱性指标采用离散标准化的归一化方法</w:t>
      </w:r>
      <w:r w:rsidR="002D0D3F">
        <w:rPr>
          <w:spacing w:val="-45"/>
          <w:lang w:eastAsia="zh-CN"/>
        </w:rPr>
        <w:t>，</w:t>
      </w:r>
      <w:r w:rsidR="002D0D3F">
        <w:rPr>
          <w:lang w:eastAsia="zh-CN"/>
        </w:rPr>
        <w:t>得 到各结构脆弱性指标数据后</w:t>
      </w:r>
      <w:r w:rsidR="002D0D3F">
        <w:rPr>
          <w:spacing w:val="-127"/>
          <w:lang w:eastAsia="zh-CN"/>
        </w:rPr>
        <w:t>，</w:t>
      </w:r>
      <w:r w:rsidR="002D0D3F">
        <w:rPr>
          <w:lang w:eastAsia="zh-CN"/>
        </w:rPr>
        <w:t>采用改进的熵权法对电气度</w:t>
      </w:r>
      <w:r w:rsidR="002D0D3F">
        <w:rPr>
          <w:spacing w:val="-113"/>
          <w:lang w:eastAsia="zh-CN"/>
        </w:rPr>
        <w:t>、</w:t>
      </w:r>
      <w:r w:rsidR="002D0D3F">
        <w:rPr>
          <w:lang w:eastAsia="zh-CN"/>
        </w:rPr>
        <w:t>电气介数和</w:t>
      </w:r>
      <w:r w:rsidR="002D0D3F">
        <w:rPr>
          <w:spacing w:val="-75"/>
          <w:lang w:eastAsia="zh-CN"/>
        </w:rPr>
        <w:t xml:space="preserve"> </w:t>
      </w:r>
      <w:r w:rsidR="002D0D3F">
        <w:rPr>
          <w:rFonts w:ascii="Times New Roman" w:eastAsia="Times New Roman" w:hAnsi="Times New Roman" w:cs="Times New Roman"/>
          <w:i/>
          <w:spacing w:val="9"/>
          <w:lang w:eastAsia="zh-CN"/>
        </w:rPr>
        <w:t>P</w:t>
      </w:r>
      <w:r w:rsidR="002D0D3F">
        <w:rPr>
          <w:rFonts w:ascii="Times New Roman" w:eastAsia="Times New Roman" w:hAnsi="Times New Roman" w:cs="Times New Roman"/>
          <w:i/>
          <w:spacing w:val="5"/>
          <w:lang w:eastAsia="zh-CN"/>
        </w:rPr>
        <w:t>a</w:t>
      </w:r>
      <w:r w:rsidR="002D0D3F">
        <w:rPr>
          <w:rFonts w:ascii="Times New Roman" w:eastAsia="Times New Roman" w:hAnsi="Times New Roman" w:cs="Times New Roman"/>
          <w:i/>
          <w:spacing w:val="11"/>
          <w:lang w:eastAsia="zh-CN"/>
        </w:rPr>
        <w:t>g</w:t>
      </w:r>
      <w:r w:rsidR="002D0D3F">
        <w:rPr>
          <w:rFonts w:ascii="Times New Roman" w:eastAsia="Times New Roman" w:hAnsi="Times New Roman" w:cs="Times New Roman"/>
          <w:i/>
          <w:spacing w:val="13"/>
          <w:lang w:eastAsia="zh-CN"/>
        </w:rPr>
        <w:t>e</w:t>
      </w:r>
      <w:r w:rsidR="002D0D3F">
        <w:rPr>
          <w:rFonts w:ascii="Times New Roman" w:eastAsia="Times New Roman" w:hAnsi="Times New Roman" w:cs="Times New Roman"/>
          <w:i/>
          <w:spacing w:val="5"/>
          <w:lang w:eastAsia="zh-CN"/>
        </w:rPr>
        <w:t>Ra</w:t>
      </w:r>
      <w:r w:rsidR="002D0D3F">
        <w:rPr>
          <w:rFonts w:ascii="Times New Roman" w:eastAsia="Times New Roman" w:hAnsi="Times New Roman" w:cs="Times New Roman"/>
          <w:i/>
          <w:spacing w:val="10"/>
          <w:lang w:eastAsia="zh-CN"/>
        </w:rPr>
        <w:t>n</w:t>
      </w:r>
      <w:r w:rsidR="002D0D3F">
        <w:rPr>
          <w:rFonts w:ascii="Times New Roman" w:eastAsia="Times New Roman" w:hAnsi="Times New Roman" w:cs="Times New Roman"/>
          <w:i/>
          <w:lang w:eastAsia="zh-CN"/>
        </w:rPr>
        <w:t xml:space="preserve">k </w:t>
      </w:r>
      <w:r w:rsidR="002D0D3F">
        <w:rPr>
          <w:spacing w:val="2"/>
          <w:lang w:eastAsia="zh-CN"/>
        </w:rPr>
        <w:t>值这三个指标进行权重分配，得到权重向量</w:t>
      </w:r>
      <w:r w:rsidR="002D0D3F">
        <w:rPr>
          <w:spacing w:val="-71"/>
          <w:lang w:eastAsia="zh-CN"/>
        </w:rPr>
        <w:t xml:space="preserve"> </w:t>
      </w:r>
      <w:r w:rsidR="002D0D3F">
        <w:rPr>
          <w:rFonts w:ascii="Times New Roman" w:eastAsia="Times New Roman" w:hAnsi="Times New Roman" w:cs="Times New Roman"/>
          <w:i/>
          <w:lang w:eastAsia="zh-CN"/>
        </w:rPr>
        <w:t>W</w:t>
      </w:r>
      <w:r w:rsidR="002D0D3F">
        <w:rPr>
          <w:rFonts w:ascii="Palatino Linotype" w:eastAsia="Palatino Linotype" w:hAnsi="Palatino Linotype" w:cs="Palatino Linotype"/>
          <w:position w:val="-3"/>
          <w:sz w:val="16"/>
          <w:szCs w:val="16"/>
          <w:lang w:eastAsia="zh-CN"/>
        </w:rPr>
        <w:t>1</w:t>
      </w:r>
      <w:r w:rsidR="002D0D3F">
        <w:rPr>
          <w:rFonts w:ascii="Palatino Linotype" w:eastAsia="Palatino Linotype" w:hAnsi="Palatino Linotype" w:cs="Palatino Linotype"/>
          <w:spacing w:val="31"/>
          <w:position w:val="-3"/>
          <w:sz w:val="16"/>
          <w:szCs w:val="16"/>
          <w:lang w:eastAsia="zh-CN"/>
        </w:rPr>
        <w:t xml:space="preserve"> </w:t>
      </w:r>
      <w:r w:rsidR="002D0D3F">
        <w:rPr>
          <w:rFonts w:ascii="Georgia" w:eastAsia="Georgia" w:hAnsi="Georgia" w:cs="Georgia"/>
          <w:lang w:eastAsia="zh-CN"/>
        </w:rPr>
        <w:t>=</w:t>
      </w:r>
      <w:r w:rsidR="002D0D3F">
        <w:rPr>
          <w:rFonts w:ascii="Georgia" w:eastAsia="Georgia" w:hAnsi="Georgia" w:cs="Georgia"/>
          <w:spacing w:val="5"/>
          <w:lang w:eastAsia="zh-CN"/>
        </w:rPr>
        <w:t xml:space="preserve"> </w:t>
      </w:r>
      <w:r w:rsidR="002D0D3F">
        <w:rPr>
          <w:rFonts w:ascii="MS Gothic" w:eastAsia="MS Gothic" w:hAnsi="MS Gothic" w:cs="MS Gothic"/>
          <w:spacing w:val="1"/>
          <w:lang w:eastAsia="zh-CN"/>
        </w:rPr>
        <w:t>[</w:t>
      </w:r>
      <w:r w:rsidR="002D0D3F">
        <w:rPr>
          <w:rFonts w:ascii="Times New Roman" w:eastAsia="Times New Roman" w:hAnsi="Times New Roman" w:cs="Times New Roman"/>
          <w:i/>
          <w:spacing w:val="1"/>
          <w:lang w:eastAsia="zh-CN"/>
        </w:rPr>
        <w:t>w</w:t>
      </w:r>
      <w:r w:rsidR="002D0D3F">
        <w:rPr>
          <w:rFonts w:ascii="Palatino Linotype" w:eastAsia="Palatino Linotype" w:hAnsi="Palatino Linotype" w:cs="Palatino Linotype"/>
          <w:spacing w:val="1"/>
          <w:position w:val="-3"/>
          <w:sz w:val="16"/>
          <w:szCs w:val="16"/>
          <w:lang w:eastAsia="zh-CN"/>
        </w:rPr>
        <w:t>1</w:t>
      </w:r>
      <w:r w:rsidR="002D0D3F">
        <w:rPr>
          <w:rFonts w:ascii="Palatino Linotype" w:eastAsia="Palatino Linotype" w:hAnsi="Palatino Linotype" w:cs="Palatino Linotype"/>
          <w:spacing w:val="15"/>
          <w:position w:val="-3"/>
          <w:sz w:val="16"/>
          <w:szCs w:val="16"/>
          <w:lang w:eastAsia="zh-CN"/>
        </w:rPr>
        <w:t xml:space="preserve"> </w:t>
      </w:r>
      <w:r w:rsidR="002D0D3F">
        <w:rPr>
          <w:rFonts w:ascii="Times New Roman" w:eastAsia="Times New Roman" w:hAnsi="Times New Roman" w:cs="Times New Roman"/>
          <w:i/>
          <w:lang w:eastAsia="zh-CN"/>
        </w:rPr>
        <w:t>w</w:t>
      </w:r>
      <w:r w:rsidR="002D0D3F">
        <w:rPr>
          <w:rFonts w:ascii="Palatino Linotype" w:eastAsia="Palatino Linotype" w:hAnsi="Palatino Linotype" w:cs="Palatino Linotype"/>
          <w:position w:val="-3"/>
          <w:sz w:val="16"/>
          <w:szCs w:val="16"/>
          <w:lang w:eastAsia="zh-CN"/>
        </w:rPr>
        <w:t>2</w:t>
      </w:r>
      <w:r w:rsidR="002D0D3F">
        <w:rPr>
          <w:rFonts w:ascii="Palatino Linotype" w:eastAsia="Palatino Linotype" w:hAnsi="Palatino Linotype" w:cs="Palatino Linotype"/>
          <w:spacing w:val="15"/>
          <w:position w:val="-3"/>
          <w:sz w:val="16"/>
          <w:szCs w:val="16"/>
          <w:lang w:eastAsia="zh-CN"/>
        </w:rPr>
        <w:t xml:space="preserve"> </w:t>
      </w:r>
      <w:r w:rsidR="002D0D3F">
        <w:rPr>
          <w:rFonts w:ascii="Times New Roman" w:eastAsia="Times New Roman" w:hAnsi="Times New Roman" w:cs="Times New Roman"/>
          <w:i/>
          <w:spacing w:val="3"/>
          <w:lang w:eastAsia="zh-CN"/>
        </w:rPr>
        <w:t>w</w:t>
      </w:r>
      <w:r w:rsidR="002D0D3F">
        <w:rPr>
          <w:rFonts w:ascii="Palatino Linotype" w:eastAsia="Palatino Linotype" w:hAnsi="Palatino Linotype" w:cs="Palatino Linotype"/>
          <w:spacing w:val="3"/>
          <w:position w:val="-3"/>
          <w:sz w:val="16"/>
          <w:szCs w:val="16"/>
          <w:lang w:eastAsia="zh-CN"/>
        </w:rPr>
        <w:t>3</w:t>
      </w:r>
      <w:r w:rsidR="002D0D3F">
        <w:rPr>
          <w:rFonts w:ascii="MS Gothic" w:eastAsia="MS Gothic" w:hAnsi="MS Gothic" w:cs="MS Gothic"/>
          <w:spacing w:val="4"/>
          <w:lang w:eastAsia="zh-CN"/>
        </w:rPr>
        <w:t>]</w:t>
      </w:r>
      <w:r w:rsidR="002D0D3F">
        <w:rPr>
          <w:rFonts w:ascii="MS Gothic" w:eastAsia="MS Gothic" w:hAnsi="MS Gothic" w:cs="MS Gothic"/>
          <w:spacing w:val="-57"/>
          <w:lang w:eastAsia="zh-CN"/>
        </w:rPr>
        <w:t xml:space="preserve"> </w:t>
      </w:r>
      <w:r w:rsidR="002D0D3F">
        <w:rPr>
          <w:rFonts w:ascii="Georgia" w:eastAsia="Georgia" w:hAnsi="Georgia" w:cs="Georgia"/>
          <w:lang w:eastAsia="zh-CN"/>
        </w:rPr>
        <w:t>=</w:t>
      </w:r>
      <w:r w:rsidR="002D0D3F">
        <w:rPr>
          <w:rFonts w:ascii="Georgia" w:eastAsia="Georgia" w:hAnsi="Georgia" w:cs="Georgia"/>
          <w:spacing w:val="6"/>
          <w:lang w:eastAsia="zh-CN"/>
        </w:rPr>
        <w:t xml:space="preserve"> </w:t>
      </w:r>
      <w:r w:rsidR="002D0D3F">
        <w:rPr>
          <w:rFonts w:ascii="MS Gothic" w:eastAsia="MS Gothic" w:hAnsi="MS Gothic" w:cs="MS Gothic"/>
          <w:spacing w:val="1"/>
          <w:lang w:eastAsia="zh-CN"/>
        </w:rPr>
        <w:t>[</w:t>
      </w:r>
      <w:r w:rsidR="002D0D3F">
        <w:rPr>
          <w:rFonts w:ascii="Palatino Linotype" w:eastAsia="Palatino Linotype" w:hAnsi="Palatino Linotype" w:cs="Palatino Linotype"/>
          <w:spacing w:val="1"/>
          <w:lang w:eastAsia="zh-CN"/>
        </w:rPr>
        <w:t>0</w:t>
      </w:r>
      <w:r w:rsidR="002D0D3F">
        <w:rPr>
          <w:rFonts w:ascii="Times New Roman" w:eastAsia="Times New Roman" w:hAnsi="Times New Roman" w:cs="Times New Roman"/>
          <w:spacing w:val="1"/>
          <w:lang w:eastAsia="zh-CN"/>
        </w:rPr>
        <w:t>.</w:t>
      </w:r>
      <w:r w:rsidR="002D0D3F">
        <w:rPr>
          <w:rFonts w:ascii="Palatino Linotype" w:eastAsia="Palatino Linotype" w:hAnsi="Palatino Linotype" w:cs="Palatino Linotype"/>
          <w:spacing w:val="1"/>
          <w:lang w:eastAsia="zh-CN"/>
        </w:rPr>
        <w:t>33</w:t>
      </w:r>
      <w:r w:rsidR="002D0D3F">
        <w:rPr>
          <w:rFonts w:ascii="Palatino Linotype" w:eastAsia="Palatino Linotype" w:hAnsi="Palatino Linotype" w:cs="Palatino Linotype"/>
          <w:spacing w:val="-6"/>
          <w:lang w:eastAsia="zh-CN"/>
        </w:rPr>
        <w:t xml:space="preserve"> </w:t>
      </w:r>
      <w:r w:rsidR="002D0D3F">
        <w:rPr>
          <w:rFonts w:ascii="Palatino Linotype" w:eastAsia="Palatino Linotype" w:hAnsi="Palatino Linotype" w:cs="Palatino Linotype"/>
          <w:spacing w:val="1"/>
          <w:lang w:eastAsia="zh-CN"/>
        </w:rPr>
        <w:t>0</w:t>
      </w:r>
      <w:r w:rsidR="002D0D3F">
        <w:rPr>
          <w:rFonts w:ascii="Times New Roman" w:eastAsia="Times New Roman" w:hAnsi="Times New Roman" w:cs="Times New Roman"/>
          <w:spacing w:val="1"/>
          <w:lang w:eastAsia="zh-CN"/>
        </w:rPr>
        <w:t>.</w:t>
      </w:r>
      <w:r w:rsidR="002D0D3F">
        <w:rPr>
          <w:rFonts w:ascii="Palatino Linotype" w:eastAsia="Palatino Linotype" w:hAnsi="Palatino Linotype" w:cs="Palatino Linotype"/>
          <w:spacing w:val="1"/>
          <w:lang w:eastAsia="zh-CN"/>
        </w:rPr>
        <w:t>41</w:t>
      </w:r>
      <w:r w:rsidR="002D0D3F">
        <w:rPr>
          <w:rFonts w:ascii="Palatino Linotype" w:eastAsia="Palatino Linotype" w:hAnsi="Palatino Linotype" w:cs="Palatino Linotype"/>
          <w:spacing w:val="-6"/>
          <w:lang w:eastAsia="zh-CN"/>
        </w:rPr>
        <w:t xml:space="preserve"> </w:t>
      </w:r>
      <w:r w:rsidR="002D0D3F">
        <w:rPr>
          <w:rFonts w:ascii="Palatino Linotype" w:eastAsia="Palatino Linotype" w:hAnsi="Palatino Linotype" w:cs="Palatino Linotype"/>
          <w:spacing w:val="1"/>
          <w:lang w:eastAsia="zh-CN"/>
        </w:rPr>
        <w:t>0</w:t>
      </w:r>
      <w:r w:rsidR="002D0D3F">
        <w:rPr>
          <w:rFonts w:ascii="Times New Roman" w:eastAsia="Times New Roman" w:hAnsi="Times New Roman" w:cs="Times New Roman"/>
          <w:spacing w:val="1"/>
          <w:lang w:eastAsia="zh-CN"/>
        </w:rPr>
        <w:t>.</w:t>
      </w:r>
      <w:r w:rsidR="002D0D3F">
        <w:rPr>
          <w:rFonts w:ascii="Palatino Linotype" w:eastAsia="Palatino Linotype" w:hAnsi="Palatino Linotype" w:cs="Palatino Linotype"/>
          <w:spacing w:val="1"/>
          <w:lang w:eastAsia="zh-CN"/>
        </w:rPr>
        <w:t>26</w:t>
      </w:r>
      <w:r w:rsidR="002D0D3F">
        <w:rPr>
          <w:rFonts w:ascii="MS Gothic" w:eastAsia="MS Gothic" w:hAnsi="MS Gothic" w:cs="MS Gothic"/>
          <w:spacing w:val="1"/>
          <w:lang w:eastAsia="zh-CN"/>
        </w:rPr>
        <w:t>]</w:t>
      </w:r>
      <w:r w:rsidR="002D0D3F">
        <w:rPr>
          <w:spacing w:val="1"/>
          <w:lang w:eastAsia="zh-CN"/>
        </w:rPr>
        <w:t>，</w:t>
      </w:r>
      <w:r w:rsidR="002D0D3F">
        <w:rPr>
          <w:spacing w:val="38"/>
          <w:lang w:eastAsia="zh-CN"/>
        </w:rPr>
        <w:t xml:space="preserve"> </w:t>
      </w:r>
      <w:r w:rsidR="002D0D3F">
        <w:rPr>
          <w:lang w:eastAsia="zh-CN"/>
        </w:rPr>
        <w:t>并融合得到结构综合脆弱性指标。如表</w:t>
      </w:r>
      <w:r w:rsidR="002D0D3F">
        <w:rPr>
          <w:spacing w:val="-60"/>
          <w:lang w:eastAsia="zh-CN"/>
        </w:rPr>
        <w:t xml:space="preserve"> </w:t>
      </w:r>
      <w:hyperlink w:anchor="_bookmark125" w:history="1">
        <w:r w:rsidR="002D0D3F">
          <w:rPr>
            <w:rFonts w:ascii="Times New Roman" w:eastAsia="Times New Roman" w:hAnsi="Times New Roman" w:cs="Times New Roman"/>
            <w:lang w:eastAsia="zh-CN"/>
          </w:rPr>
          <w:t>5.1</w:t>
        </w:r>
      </w:hyperlink>
      <w:r w:rsidR="002D0D3F">
        <w:rPr>
          <w:rFonts w:ascii="Times New Roman" w:eastAsia="Times New Roman" w:hAnsi="Times New Roman" w:cs="Times New Roman"/>
          <w:lang w:eastAsia="zh-CN"/>
        </w:rPr>
        <w:t xml:space="preserve"> </w:t>
      </w:r>
      <w:r w:rsidR="002D0D3F">
        <w:rPr>
          <w:lang w:eastAsia="zh-CN"/>
        </w:rPr>
        <w:t>和图</w:t>
      </w:r>
      <w:r w:rsidR="002D0D3F">
        <w:rPr>
          <w:spacing w:val="-60"/>
          <w:lang w:eastAsia="zh-CN"/>
        </w:rPr>
        <w:t xml:space="preserve"> </w:t>
      </w:r>
      <w:hyperlink w:anchor="_bookmark126" w:history="1">
        <w:r w:rsidR="002D0D3F">
          <w:rPr>
            <w:rFonts w:ascii="Times New Roman" w:eastAsia="Times New Roman" w:hAnsi="Times New Roman" w:cs="Times New Roman"/>
            <w:lang w:eastAsia="zh-CN"/>
          </w:rPr>
          <w:t>5.3</w:t>
        </w:r>
      </w:hyperlink>
      <w:r w:rsidR="002D0D3F">
        <w:rPr>
          <w:rFonts w:ascii="Times New Roman" w:eastAsia="Times New Roman" w:hAnsi="Times New Roman" w:cs="Times New Roman"/>
          <w:lang w:eastAsia="zh-CN"/>
        </w:rPr>
        <w:t xml:space="preserve"> </w:t>
      </w:r>
      <w:r w:rsidR="002D0D3F">
        <w:rPr>
          <w:lang w:eastAsia="zh-CN"/>
        </w:rPr>
        <w:t>所示。</w:t>
      </w:r>
    </w:p>
    <w:p w14:paraId="2AF69EFA" w14:textId="77777777" w:rsidR="00996552" w:rsidRDefault="00996552">
      <w:pPr>
        <w:spacing w:line="400" w:lineRule="exact"/>
        <w:rPr>
          <w:lang w:eastAsia="zh-CN"/>
        </w:rPr>
        <w:sectPr w:rsidR="00996552">
          <w:headerReference w:type="even" r:id="rId86"/>
          <w:headerReference w:type="default" r:id="rId87"/>
          <w:pgSz w:w="11910" w:h="16840"/>
          <w:pgMar w:top="1140" w:right="1400" w:bottom="1280" w:left="920" w:header="871" w:footer="1095" w:gutter="0"/>
          <w:cols w:space="720"/>
        </w:sectPr>
      </w:pPr>
    </w:p>
    <w:p w14:paraId="523D95FD" w14:textId="77777777" w:rsidR="00996552" w:rsidRDefault="00996552">
      <w:pPr>
        <w:spacing w:before="3"/>
        <w:rPr>
          <w:rFonts w:ascii="宋体" w:eastAsia="宋体" w:hAnsi="宋体" w:cs="宋体"/>
          <w:sz w:val="18"/>
          <w:szCs w:val="18"/>
          <w:lang w:eastAsia="zh-CN"/>
        </w:rPr>
      </w:pPr>
    </w:p>
    <w:p w14:paraId="1FAFFB74" w14:textId="77777777" w:rsidR="00996552" w:rsidRDefault="002D0D3F">
      <w:pPr>
        <w:tabs>
          <w:tab w:val="left" w:pos="3298"/>
        </w:tabs>
        <w:spacing w:before="35"/>
        <w:ind w:left="2554"/>
        <w:rPr>
          <w:rFonts w:ascii="宋体" w:eastAsia="宋体" w:hAnsi="宋体" w:cs="宋体"/>
          <w:sz w:val="21"/>
          <w:szCs w:val="21"/>
          <w:lang w:eastAsia="zh-CN"/>
        </w:rPr>
      </w:pPr>
      <w:bookmarkStart w:id="196" w:name="_bookmark125"/>
      <w:bookmarkEnd w:id="19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系统结构脆弱性指标</w:t>
      </w:r>
    </w:p>
    <w:p w14:paraId="3D4E643D" w14:textId="77777777" w:rsidR="00996552" w:rsidRDefault="00996552">
      <w:pPr>
        <w:rPr>
          <w:rFonts w:ascii="宋体" w:eastAsia="宋体" w:hAnsi="宋体" w:cs="宋体"/>
          <w:sz w:val="13"/>
          <w:szCs w:val="13"/>
          <w:lang w:eastAsia="zh-CN"/>
        </w:rPr>
      </w:pPr>
    </w:p>
    <w:tbl>
      <w:tblPr>
        <w:tblStyle w:val="TableNormal"/>
        <w:tblW w:w="0" w:type="auto"/>
        <w:tblInd w:w="160" w:type="dxa"/>
        <w:tblLayout w:type="fixed"/>
        <w:tblLook w:val="01E0" w:firstRow="1" w:lastRow="1" w:firstColumn="1" w:lastColumn="1" w:noHBand="0" w:noVBand="0"/>
      </w:tblPr>
      <w:tblGrid>
        <w:gridCol w:w="1102"/>
        <w:gridCol w:w="1413"/>
        <w:gridCol w:w="1598"/>
        <w:gridCol w:w="1908"/>
        <w:gridCol w:w="2205"/>
      </w:tblGrid>
      <w:tr w:rsidR="00996552" w14:paraId="3282DCDB" w14:textId="77777777">
        <w:trPr>
          <w:trHeight w:hRule="exact" w:val="435"/>
        </w:trPr>
        <w:tc>
          <w:tcPr>
            <w:tcW w:w="1102" w:type="dxa"/>
            <w:tcBorders>
              <w:top w:val="single" w:sz="8" w:space="0" w:color="000000"/>
              <w:left w:val="nil"/>
              <w:bottom w:val="single" w:sz="5" w:space="0" w:color="000000"/>
              <w:right w:val="nil"/>
            </w:tcBorders>
          </w:tcPr>
          <w:p w14:paraId="03683C80"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节点序号</w:t>
            </w:r>
          </w:p>
        </w:tc>
        <w:tc>
          <w:tcPr>
            <w:tcW w:w="1413" w:type="dxa"/>
            <w:tcBorders>
              <w:top w:val="single" w:sz="8" w:space="0" w:color="000000"/>
              <w:left w:val="nil"/>
              <w:bottom w:val="single" w:sz="5" w:space="0" w:color="000000"/>
              <w:right w:val="nil"/>
            </w:tcBorders>
          </w:tcPr>
          <w:p w14:paraId="50E5A0CA" w14:textId="77777777" w:rsidR="00996552" w:rsidRDefault="002D0D3F">
            <w:pPr>
              <w:pStyle w:val="TableParagraph"/>
              <w:spacing w:before="42"/>
              <w:ind w:left="163"/>
              <w:rPr>
                <w:rFonts w:ascii="黑体" w:eastAsia="黑体" w:hAnsi="黑体" w:cs="黑体"/>
                <w:sz w:val="21"/>
                <w:szCs w:val="21"/>
              </w:rPr>
            </w:pPr>
            <w:r>
              <w:rPr>
                <w:rFonts w:ascii="黑体" w:eastAsia="黑体" w:hAnsi="黑体" w:cs="黑体"/>
                <w:sz w:val="21"/>
                <w:szCs w:val="21"/>
              </w:rPr>
              <w:t>电气度指标</w:t>
            </w:r>
          </w:p>
        </w:tc>
        <w:tc>
          <w:tcPr>
            <w:tcW w:w="1598" w:type="dxa"/>
            <w:tcBorders>
              <w:top w:val="single" w:sz="8" w:space="0" w:color="000000"/>
              <w:left w:val="nil"/>
              <w:bottom w:val="single" w:sz="5" w:space="0" w:color="000000"/>
              <w:right w:val="nil"/>
            </w:tcBorders>
          </w:tcPr>
          <w:p w14:paraId="14563842" w14:textId="77777777" w:rsidR="00996552" w:rsidRDefault="002D0D3F">
            <w:pPr>
              <w:pStyle w:val="TableParagraph"/>
              <w:spacing w:before="42"/>
              <w:ind w:left="173"/>
              <w:rPr>
                <w:rFonts w:ascii="黑体" w:eastAsia="黑体" w:hAnsi="黑体" w:cs="黑体"/>
                <w:sz w:val="21"/>
                <w:szCs w:val="21"/>
              </w:rPr>
            </w:pPr>
            <w:r>
              <w:rPr>
                <w:rFonts w:ascii="黑体" w:eastAsia="黑体" w:hAnsi="黑体" w:cs="黑体"/>
                <w:sz w:val="21"/>
                <w:szCs w:val="21"/>
              </w:rPr>
              <w:t>电气介数指标</w:t>
            </w:r>
          </w:p>
        </w:tc>
        <w:tc>
          <w:tcPr>
            <w:tcW w:w="1908" w:type="dxa"/>
            <w:tcBorders>
              <w:top w:val="single" w:sz="8" w:space="0" w:color="000000"/>
              <w:left w:val="nil"/>
              <w:bottom w:val="single" w:sz="5" w:space="0" w:color="000000"/>
              <w:right w:val="nil"/>
            </w:tcBorders>
          </w:tcPr>
          <w:p w14:paraId="4AB8EB68" w14:textId="77777777" w:rsidR="00996552" w:rsidRDefault="002D0D3F">
            <w:pPr>
              <w:pStyle w:val="TableParagraph"/>
              <w:spacing w:before="42"/>
              <w:ind w:left="163"/>
              <w:rPr>
                <w:rFonts w:ascii="黑体" w:eastAsia="黑体" w:hAnsi="黑体" w:cs="黑体"/>
                <w:sz w:val="21"/>
                <w:szCs w:val="21"/>
              </w:rPr>
            </w:pPr>
            <w:r>
              <w:rPr>
                <w:rFonts w:ascii="Times New Roman" w:eastAsia="Times New Roman" w:hAnsi="Times New Roman" w:cs="Times New Roman"/>
                <w:b/>
                <w:bCs/>
                <w:spacing w:val="-2"/>
                <w:sz w:val="21"/>
                <w:szCs w:val="21"/>
              </w:rPr>
              <w:t>PageRank</w:t>
            </w:r>
            <w:r>
              <w:rPr>
                <w:rFonts w:ascii="Times New Roman" w:eastAsia="Times New Roman" w:hAnsi="Times New Roman" w:cs="Times New Roman"/>
                <w:b/>
                <w:bCs/>
                <w:spacing w:val="-1"/>
                <w:sz w:val="21"/>
                <w:szCs w:val="21"/>
              </w:rPr>
              <w:t xml:space="preserve"> </w:t>
            </w:r>
            <w:r>
              <w:rPr>
                <w:rFonts w:ascii="黑体" w:eastAsia="黑体" w:hAnsi="黑体" w:cs="黑体"/>
                <w:sz w:val="21"/>
                <w:szCs w:val="21"/>
              </w:rPr>
              <w:t>值指标</w:t>
            </w:r>
          </w:p>
        </w:tc>
        <w:tc>
          <w:tcPr>
            <w:tcW w:w="2205" w:type="dxa"/>
            <w:tcBorders>
              <w:top w:val="single" w:sz="8" w:space="0" w:color="000000"/>
              <w:left w:val="nil"/>
              <w:bottom w:val="single" w:sz="5" w:space="0" w:color="000000"/>
              <w:right w:val="nil"/>
            </w:tcBorders>
          </w:tcPr>
          <w:p w14:paraId="332BCDCC" w14:textId="77777777" w:rsidR="00996552" w:rsidRDefault="002D0D3F">
            <w:pPr>
              <w:pStyle w:val="TableParagraph"/>
              <w:spacing w:before="42"/>
              <w:ind w:left="148"/>
              <w:rPr>
                <w:rFonts w:ascii="黑体" w:eastAsia="黑体" w:hAnsi="黑体" w:cs="黑体"/>
                <w:sz w:val="21"/>
                <w:szCs w:val="21"/>
              </w:rPr>
            </w:pPr>
            <w:r>
              <w:rPr>
                <w:rFonts w:ascii="黑体" w:eastAsia="黑体" w:hAnsi="黑体" w:cs="黑体"/>
                <w:sz w:val="21"/>
                <w:szCs w:val="21"/>
              </w:rPr>
              <w:t>结构综合脆弱性指标</w:t>
            </w:r>
          </w:p>
        </w:tc>
      </w:tr>
      <w:tr w:rsidR="00996552" w14:paraId="1E1EC34C" w14:textId="77777777">
        <w:trPr>
          <w:trHeight w:hRule="exact" w:val="384"/>
        </w:trPr>
        <w:tc>
          <w:tcPr>
            <w:tcW w:w="1102" w:type="dxa"/>
            <w:tcBorders>
              <w:top w:val="single" w:sz="5" w:space="0" w:color="000000"/>
              <w:left w:val="nil"/>
              <w:bottom w:val="nil"/>
              <w:right w:val="nil"/>
            </w:tcBorders>
          </w:tcPr>
          <w:p w14:paraId="615F9DEA" w14:textId="77777777" w:rsidR="00996552" w:rsidRDefault="002D0D3F">
            <w:pPr>
              <w:pStyle w:val="TableParagraph"/>
              <w:spacing w:before="91"/>
              <w:ind w:right="10"/>
              <w:jc w:val="center"/>
              <w:rPr>
                <w:rFonts w:ascii="Times New Roman" w:eastAsia="Times New Roman" w:hAnsi="Times New Roman" w:cs="Times New Roman"/>
                <w:sz w:val="21"/>
                <w:szCs w:val="21"/>
              </w:rPr>
            </w:pPr>
            <w:r>
              <w:rPr>
                <w:rFonts w:ascii="Times New Roman"/>
                <w:sz w:val="21"/>
              </w:rPr>
              <w:t>1</w:t>
            </w:r>
          </w:p>
        </w:tc>
        <w:tc>
          <w:tcPr>
            <w:tcW w:w="1413" w:type="dxa"/>
            <w:tcBorders>
              <w:top w:val="single" w:sz="5" w:space="0" w:color="000000"/>
              <w:left w:val="nil"/>
              <w:bottom w:val="nil"/>
              <w:right w:val="nil"/>
            </w:tcBorders>
          </w:tcPr>
          <w:p w14:paraId="2C3A0A7A" w14:textId="77777777" w:rsidR="00996552" w:rsidRDefault="002D0D3F">
            <w:pPr>
              <w:pStyle w:val="TableParagraph"/>
              <w:spacing w:before="91"/>
              <w:ind w:left="137"/>
              <w:rPr>
                <w:rFonts w:ascii="Times New Roman" w:eastAsia="Times New Roman" w:hAnsi="Times New Roman" w:cs="Times New Roman"/>
                <w:sz w:val="21"/>
                <w:szCs w:val="21"/>
              </w:rPr>
            </w:pPr>
            <w:r>
              <w:rPr>
                <w:rFonts w:ascii="Times New Roman"/>
                <w:sz w:val="21"/>
              </w:rPr>
              <w:t>0.086924952</w:t>
            </w:r>
          </w:p>
        </w:tc>
        <w:tc>
          <w:tcPr>
            <w:tcW w:w="1598" w:type="dxa"/>
            <w:tcBorders>
              <w:top w:val="single" w:sz="5" w:space="0" w:color="000000"/>
              <w:left w:val="nil"/>
              <w:bottom w:val="nil"/>
              <w:right w:val="nil"/>
            </w:tcBorders>
          </w:tcPr>
          <w:p w14:paraId="49B0B672" w14:textId="77777777" w:rsidR="00996552" w:rsidRDefault="002D0D3F">
            <w:pPr>
              <w:pStyle w:val="TableParagraph"/>
              <w:spacing w:before="91"/>
              <w:ind w:left="252"/>
              <w:rPr>
                <w:rFonts w:ascii="Times New Roman" w:eastAsia="Times New Roman" w:hAnsi="Times New Roman" w:cs="Times New Roman"/>
                <w:sz w:val="21"/>
                <w:szCs w:val="21"/>
              </w:rPr>
            </w:pPr>
            <w:r>
              <w:rPr>
                <w:rFonts w:ascii="Times New Roman"/>
                <w:sz w:val="21"/>
              </w:rPr>
              <w:t>0.230348929</w:t>
            </w:r>
          </w:p>
        </w:tc>
        <w:tc>
          <w:tcPr>
            <w:tcW w:w="1908" w:type="dxa"/>
            <w:tcBorders>
              <w:top w:val="single" w:sz="5" w:space="0" w:color="000000"/>
              <w:left w:val="nil"/>
              <w:bottom w:val="nil"/>
              <w:right w:val="nil"/>
            </w:tcBorders>
          </w:tcPr>
          <w:p w14:paraId="1B54223C" w14:textId="77777777" w:rsidR="00996552" w:rsidRDefault="002D0D3F">
            <w:pPr>
              <w:pStyle w:val="TableParagraph"/>
              <w:spacing w:before="91"/>
              <w:ind w:left="410"/>
              <w:rPr>
                <w:rFonts w:ascii="Times New Roman" w:eastAsia="Times New Roman" w:hAnsi="Times New Roman" w:cs="Times New Roman"/>
                <w:sz w:val="21"/>
                <w:szCs w:val="21"/>
              </w:rPr>
            </w:pPr>
            <w:r>
              <w:rPr>
                <w:rFonts w:ascii="Times New Roman"/>
                <w:sz w:val="21"/>
              </w:rPr>
              <w:t>0.131020681</w:t>
            </w:r>
          </w:p>
        </w:tc>
        <w:tc>
          <w:tcPr>
            <w:tcW w:w="2205" w:type="dxa"/>
            <w:tcBorders>
              <w:top w:val="single" w:sz="5" w:space="0" w:color="000000"/>
              <w:left w:val="nil"/>
              <w:bottom w:val="nil"/>
              <w:right w:val="nil"/>
            </w:tcBorders>
          </w:tcPr>
          <w:p w14:paraId="05B22414" w14:textId="77777777" w:rsidR="00996552" w:rsidRDefault="002D0D3F">
            <w:pPr>
              <w:pStyle w:val="TableParagraph"/>
              <w:spacing w:before="91"/>
              <w:ind w:left="541"/>
              <w:rPr>
                <w:rFonts w:ascii="Times New Roman" w:eastAsia="Times New Roman" w:hAnsi="Times New Roman" w:cs="Times New Roman"/>
                <w:sz w:val="21"/>
                <w:szCs w:val="21"/>
              </w:rPr>
            </w:pPr>
            <w:r>
              <w:rPr>
                <w:rFonts w:ascii="Times New Roman"/>
                <w:sz w:val="21"/>
              </w:rPr>
              <w:t>0.157193672</w:t>
            </w:r>
          </w:p>
        </w:tc>
      </w:tr>
      <w:tr w:rsidR="00996552" w14:paraId="294A49B2" w14:textId="77777777">
        <w:trPr>
          <w:trHeight w:hRule="exact" w:val="315"/>
        </w:trPr>
        <w:tc>
          <w:tcPr>
            <w:tcW w:w="1102" w:type="dxa"/>
            <w:tcBorders>
              <w:top w:val="nil"/>
              <w:left w:val="nil"/>
              <w:bottom w:val="nil"/>
              <w:right w:val="nil"/>
            </w:tcBorders>
          </w:tcPr>
          <w:p w14:paraId="1D36FEA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w:t>
            </w:r>
          </w:p>
        </w:tc>
        <w:tc>
          <w:tcPr>
            <w:tcW w:w="1413" w:type="dxa"/>
            <w:tcBorders>
              <w:top w:val="nil"/>
              <w:left w:val="nil"/>
              <w:bottom w:val="nil"/>
              <w:right w:val="nil"/>
            </w:tcBorders>
          </w:tcPr>
          <w:p w14:paraId="61D3D71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0.507756514</w:t>
            </w:r>
          </w:p>
        </w:tc>
        <w:tc>
          <w:tcPr>
            <w:tcW w:w="1598" w:type="dxa"/>
            <w:tcBorders>
              <w:top w:val="nil"/>
              <w:left w:val="nil"/>
              <w:bottom w:val="nil"/>
              <w:right w:val="nil"/>
            </w:tcBorders>
          </w:tcPr>
          <w:p w14:paraId="16EF23FD"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0.713870587</w:t>
            </w:r>
          </w:p>
        </w:tc>
        <w:tc>
          <w:tcPr>
            <w:tcW w:w="1908" w:type="dxa"/>
            <w:tcBorders>
              <w:top w:val="nil"/>
              <w:left w:val="nil"/>
              <w:bottom w:val="nil"/>
              <w:right w:val="nil"/>
            </w:tcBorders>
          </w:tcPr>
          <w:p w14:paraId="6F444ED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0.298554703</w:t>
            </w:r>
          </w:p>
        </w:tc>
        <w:tc>
          <w:tcPr>
            <w:tcW w:w="2205" w:type="dxa"/>
            <w:tcBorders>
              <w:top w:val="nil"/>
              <w:left w:val="nil"/>
              <w:bottom w:val="nil"/>
              <w:right w:val="nil"/>
            </w:tcBorders>
          </w:tcPr>
          <w:p w14:paraId="2A917535"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0.537870813</w:t>
            </w:r>
          </w:p>
        </w:tc>
      </w:tr>
      <w:tr w:rsidR="00996552" w14:paraId="57C7F1A5" w14:textId="77777777">
        <w:trPr>
          <w:trHeight w:hRule="exact" w:val="315"/>
        </w:trPr>
        <w:tc>
          <w:tcPr>
            <w:tcW w:w="1102" w:type="dxa"/>
            <w:tcBorders>
              <w:top w:val="nil"/>
              <w:left w:val="nil"/>
              <w:bottom w:val="nil"/>
              <w:right w:val="nil"/>
            </w:tcBorders>
          </w:tcPr>
          <w:p w14:paraId="21FA0A8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w:t>
            </w:r>
          </w:p>
        </w:tc>
        <w:tc>
          <w:tcPr>
            <w:tcW w:w="1413" w:type="dxa"/>
            <w:tcBorders>
              <w:top w:val="nil"/>
              <w:left w:val="nil"/>
              <w:bottom w:val="nil"/>
              <w:right w:val="nil"/>
            </w:tcBorders>
          </w:tcPr>
          <w:p w14:paraId="1072C738"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0.212417624</w:t>
            </w:r>
          </w:p>
        </w:tc>
        <w:tc>
          <w:tcPr>
            <w:tcW w:w="1598" w:type="dxa"/>
            <w:tcBorders>
              <w:top w:val="nil"/>
              <w:left w:val="nil"/>
              <w:bottom w:val="nil"/>
              <w:right w:val="nil"/>
            </w:tcBorders>
          </w:tcPr>
          <w:p w14:paraId="1E51719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0.711647114</w:t>
            </w:r>
          </w:p>
        </w:tc>
        <w:tc>
          <w:tcPr>
            <w:tcW w:w="1908" w:type="dxa"/>
            <w:tcBorders>
              <w:top w:val="nil"/>
              <w:left w:val="nil"/>
              <w:bottom w:val="nil"/>
              <w:right w:val="nil"/>
            </w:tcBorders>
          </w:tcPr>
          <w:p w14:paraId="357F2A7C"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0.639183338</w:t>
            </w:r>
          </w:p>
        </w:tc>
        <w:tc>
          <w:tcPr>
            <w:tcW w:w="2205" w:type="dxa"/>
            <w:tcBorders>
              <w:top w:val="nil"/>
              <w:left w:val="nil"/>
              <w:bottom w:val="nil"/>
              <w:right w:val="nil"/>
            </w:tcBorders>
          </w:tcPr>
          <w:p w14:paraId="6A8DAA3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0.528060801</w:t>
            </w:r>
          </w:p>
        </w:tc>
      </w:tr>
      <w:tr w:rsidR="00996552" w14:paraId="05329EE0" w14:textId="77777777">
        <w:trPr>
          <w:trHeight w:hRule="exact" w:val="315"/>
        </w:trPr>
        <w:tc>
          <w:tcPr>
            <w:tcW w:w="1102" w:type="dxa"/>
            <w:tcBorders>
              <w:top w:val="nil"/>
              <w:left w:val="nil"/>
              <w:bottom w:val="nil"/>
              <w:right w:val="nil"/>
            </w:tcBorders>
          </w:tcPr>
          <w:p w14:paraId="2C8E35D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4</w:t>
            </w:r>
          </w:p>
        </w:tc>
        <w:tc>
          <w:tcPr>
            <w:tcW w:w="1413" w:type="dxa"/>
            <w:tcBorders>
              <w:top w:val="nil"/>
              <w:left w:val="nil"/>
              <w:bottom w:val="nil"/>
              <w:right w:val="nil"/>
            </w:tcBorders>
          </w:tcPr>
          <w:p w14:paraId="66B425FC"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0.260485416</w:t>
            </w:r>
          </w:p>
        </w:tc>
        <w:tc>
          <w:tcPr>
            <w:tcW w:w="1598" w:type="dxa"/>
            <w:tcBorders>
              <w:top w:val="nil"/>
              <w:left w:val="nil"/>
              <w:bottom w:val="nil"/>
              <w:right w:val="nil"/>
            </w:tcBorders>
          </w:tcPr>
          <w:p w14:paraId="28222D2F"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0.572099497</w:t>
            </w:r>
          </w:p>
        </w:tc>
        <w:tc>
          <w:tcPr>
            <w:tcW w:w="1908" w:type="dxa"/>
            <w:tcBorders>
              <w:top w:val="nil"/>
              <w:left w:val="nil"/>
              <w:bottom w:val="nil"/>
              <w:right w:val="nil"/>
            </w:tcBorders>
          </w:tcPr>
          <w:p w14:paraId="422C287C"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1</w:t>
            </w:r>
          </w:p>
        </w:tc>
        <w:tc>
          <w:tcPr>
            <w:tcW w:w="2205" w:type="dxa"/>
            <w:tcBorders>
              <w:top w:val="nil"/>
              <w:left w:val="nil"/>
              <w:bottom w:val="nil"/>
              <w:right w:val="nil"/>
            </w:tcBorders>
          </w:tcPr>
          <w:p w14:paraId="3319F0AB"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0.580520981</w:t>
            </w:r>
          </w:p>
        </w:tc>
      </w:tr>
      <w:tr w:rsidR="00996552" w14:paraId="431D66D8" w14:textId="77777777">
        <w:trPr>
          <w:trHeight w:hRule="exact" w:val="315"/>
        </w:trPr>
        <w:tc>
          <w:tcPr>
            <w:tcW w:w="1102" w:type="dxa"/>
            <w:tcBorders>
              <w:top w:val="nil"/>
              <w:left w:val="nil"/>
              <w:bottom w:val="nil"/>
              <w:right w:val="nil"/>
            </w:tcBorders>
          </w:tcPr>
          <w:p w14:paraId="0205A72F"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5</w:t>
            </w:r>
          </w:p>
        </w:tc>
        <w:tc>
          <w:tcPr>
            <w:tcW w:w="1413" w:type="dxa"/>
            <w:tcBorders>
              <w:top w:val="nil"/>
              <w:left w:val="nil"/>
              <w:bottom w:val="nil"/>
              <w:right w:val="nil"/>
            </w:tcBorders>
          </w:tcPr>
          <w:p w14:paraId="2DEB653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0.518219694</w:t>
            </w:r>
          </w:p>
        </w:tc>
        <w:tc>
          <w:tcPr>
            <w:tcW w:w="1598" w:type="dxa"/>
            <w:tcBorders>
              <w:top w:val="nil"/>
              <w:left w:val="nil"/>
              <w:bottom w:val="nil"/>
              <w:right w:val="nil"/>
            </w:tcBorders>
          </w:tcPr>
          <w:p w14:paraId="3A965F66"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0.226085642</w:t>
            </w:r>
          </w:p>
        </w:tc>
        <w:tc>
          <w:tcPr>
            <w:tcW w:w="1908" w:type="dxa"/>
            <w:tcBorders>
              <w:top w:val="nil"/>
              <w:left w:val="nil"/>
              <w:bottom w:val="nil"/>
              <w:right w:val="nil"/>
            </w:tcBorders>
          </w:tcPr>
          <w:p w14:paraId="35D69EED"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0.209128679</w:t>
            </w:r>
          </w:p>
        </w:tc>
        <w:tc>
          <w:tcPr>
            <w:tcW w:w="2205" w:type="dxa"/>
            <w:tcBorders>
              <w:top w:val="nil"/>
              <w:left w:val="nil"/>
              <w:bottom w:val="nil"/>
              <w:right w:val="nil"/>
            </w:tcBorders>
          </w:tcPr>
          <w:p w14:paraId="059BBFE5"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0.318081069</w:t>
            </w:r>
          </w:p>
        </w:tc>
      </w:tr>
      <w:tr w:rsidR="00996552" w14:paraId="73DFD63E" w14:textId="77777777">
        <w:trPr>
          <w:trHeight w:hRule="exact" w:val="315"/>
        </w:trPr>
        <w:tc>
          <w:tcPr>
            <w:tcW w:w="1102" w:type="dxa"/>
            <w:tcBorders>
              <w:top w:val="nil"/>
              <w:left w:val="nil"/>
              <w:bottom w:val="nil"/>
              <w:right w:val="nil"/>
            </w:tcBorders>
          </w:tcPr>
          <w:p w14:paraId="59FF3E3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6</w:t>
            </w:r>
          </w:p>
        </w:tc>
        <w:tc>
          <w:tcPr>
            <w:tcW w:w="1413" w:type="dxa"/>
            <w:tcBorders>
              <w:top w:val="nil"/>
              <w:left w:val="nil"/>
              <w:bottom w:val="nil"/>
              <w:right w:val="nil"/>
            </w:tcBorders>
          </w:tcPr>
          <w:p w14:paraId="3002A457" w14:textId="77777777" w:rsidR="00996552" w:rsidRDefault="002D0D3F">
            <w:pPr>
              <w:pStyle w:val="TableParagraph"/>
              <w:spacing w:before="22"/>
              <w:ind w:right="34"/>
              <w:jc w:val="center"/>
              <w:rPr>
                <w:rFonts w:ascii="Times New Roman" w:eastAsia="Times New Roman" w:hAnsi="Times New Roman" w:cs="Times New Roman"/>
                <w:sz w:val="21"/>
                <w:szCs w:val="21"/>
              </w:rPr>
            </w:pPr>
            <w:r>
              <w:rPr>
                <w:rFonts w:ascii="Times New Roman"/>
                <w:sz w:val="21"/>
              </w:rPr>
              <w:t>1</w:t>
            </w:r>
          </w:p>
        </w:tc>
        <w:tc>
          <w:tcPr>
            <w:tcW w:w="1598" w:type="dxa"/>
            <w:tcBorders>
              <w:top w:val="nil"/>
              <w:left w:val="nil"/>
              <w:bottom w:val="nil"/>
              <w:right w:val="nil"/>
            </w:tcBorders>
          </w:tcPr>
          <w:p w14:paraId="706767B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0.503485706</w:t>
            </w:r>
          </w:p>
        </w:tc>
        <w:tc>
          <w:tcPr>
            <w:tcW w:w="1908" w:type="dxa"/>
            <w:tcBorders>
              <w:top w:val="nil"/>
              <w:left w:val="nil"/>
              <w:bottom w:val="nil"/>
              <w:right w:val="nil"/>
            </w:tcBorders>
          </w:tcPr>
          <w:p w14:paraId="4A027D3E"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0.314075081</w:t>
            </w:r>
          </w:p>
        </w:tc>
        <w:tc>
          <w:tcPr>
            <w:tcW w:w="2205" w:type="dxa"/>
            <w:tcBorders>
              <w:top w:val="nil"/>
              <w:left w:val="nil"/>
              <w:bottom w:val="nil"/>
              <w:right w:val="nil"/>
            </w:tcBorders>
          </w:tcPr>
          <w:p w14:paraId="5C8BA257"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0.61808866</w:t>
            </w:r>
          </w:p>
        </w:tc>
      </w:tr>
      <w:tr w:rsidR="00996552" w14:paraId="3894C314" w14:textId="77777777">
        <w:trPr>
          <w:trHeight w:hRule="exact" w:val="315"/>
        </w:trPr>
        <w:tc>
          <w:tcPr>
            <w:tcW w:w="1102" w:type="dxa"/>
            <w:tcBorders>
              <w:top w:val="nil"/>
              <w:left w:val="nil"/>
              <w:bottom w:val="nil"/>
              <w:right w:val="nil"/>
            </w:tcBorders>
          </w:tcPr>
          <w:p w14:paraId="6D2B054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7</w:t>
            </w:r>
          </w:p>
        </w:tc>
        <w:tc>
          <w:tcPr>
            <w:tcW w:w="1413" w:type="dxa"/>
            <w:tcBorders>
              <w:top w:val="nil"/>
              <w:left w:val="nil"/>
              <w:bottom w:val="nil"/>
              <w:right w:val="nil"/>
            </w:tcBorders>
          </w:tcPr>
          <w:p w14:paraId="26765F4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0.309635969</w:t>
            </w:r>
          </w:p>
        </w:tc>
        <w:tc>
          <w:tcPr>
            <w:tcW w:w="1598" w:type="dxa"/>
            <w:tcBorders>
              <w:top w:val="nil"/>
              <w:left w:val="nil"/>
              <w:bottom w:val="nil"/>
              <w:right w:val="nil"/>
            </w:tcBorders>
          </w:tcPr>
          <w:p w14:paraId="263191E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0.277191576</w:t>
            </w:r>
          </w:p>
        </w:tc>
        <w:tc>
          <w:tcPr>
            <w:tcW w:w="1908" w:type="dxa"/>
            <w:tcBorders>
              <w:top w:val="nil"/>
              <w:left w:val="nil"/>
              <w:bottom w:val="nil"/>
              <w:right w:val="nil"/>
            </w:tcBorders>
          </w:tcPr>
          <w:p w14:paraId="56B697AA"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0.179009284</w:t>
            </w:r>
          </w:p>
        </w:tc>
        <w:tc>
          <w:tcPr>
            <w:tcW w:w="2205" w:type="dxa"/>
            <w:tcBorders>
              <w:top w:val="nil"/>
              <w:left w:val="nil"/>
              <w:bottom w:val="nil"/>
              <w:right w:val="nil"/>
            </w:tcBorders>
          </w:tcPr>
          <w:p w14:paraId="35E54BAC"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0.26237083</w:t>
            </w:r>
          </w:p>
        </w:tc>
      </w:tr>
      <w:tr w:rsidR="00996552" w14:paraId="10604D20" w14:textId="77777777">
        <w:trPr>
          <w:trHeight w:hRule="exact" w:val="315"/>
        </w:trPr>
        <w:tc>
          <w:tcPr>
            <w:tcW w:w="1102" w:type="dxa"/>
            <w:tcBorders>
              <w:top w:val="nil"/>
              <w:left w:val="nil"/>
              <w:bottom w:val="nil"/>
              <w:right w:val="nil"/>
            </w:tcBorders>
          </w:tcPr>
          <w:p w14:paraId="3E0C959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8</w:t>
            </w:r>
          </w:p>
        </w:tc>
        <w:tc>
          <w:tcPr>
            <w:tcW w:w="1413" w:type="dxa"/>
            <w:tcBorders>
              <w:top w:val="nil"/>
              <w:left w:val="nil"/>
              <w:bottom w:val="nil"/>
              <w:right w:val="nil"/>
            </w:tcBorders>
          </w:tcPr>
          <w:p w14:paraId="03D33B44"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0.319050739</w:t>
            </w:r>
          </w:p>
        </w:tc>
        <w:tc>
          <w:tcPr>
            <w:tcW w:w="1598" w:type="dxa"/>
            <w:tcBorders>
              <w:top w:val="nil"/>
              <w:left w:val="nil"/>
              <w:bottom w:val="nil"/>
              <w:right w:val="nil"/>
            </w:tcBorders>
          </w:tcPr>
          <w:p w14:paraId="599553C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0.608998063</w:t>
            </w:r>
          </w:p>
        </w:tc>
        <w:tc>
          <w:tcPr>
            <w:tcW w:w="1908" w:type="dxa"/>
            <w:tcBorders>
              <w:top w:val="nil"/>
              <w:left w:val="nil"/>
              <w:bottom w:val="nil"/>
              <w:right w:val="nil"/>
            </w:tcBorders>
          </w:tcPr>
          <w:p w14:paraId="50BBDC5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0.462906823</w:t>
            </w:r>
          </w:p>
        </w:tc>
        <w:tc>
          <w:tcPr>
            <w:tcW w:w="2205" w:type="dxa"/>
            <w:tcBorders>
              <w:top w:val="nil"/>
              <w:left w:val="nil"/>
              <w:bottom w:val="nil"/>
              <w:right w:val="nil"/>
            </w:tcBorders>
          </w:tcPr>
          <w:p w14:paraId="5201211E"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0.475331724</w:t>
            </w:r>
          </w:p>
        </w:tc>
      </w:tr>
      <w:tr w:rsidR="00996552" w14:paraId="560CEFB3" w14:textId="77777777">
        <w:trPr>
          <w:trHeight w:hRule="exact" w:val="315"/>
        </w:trPr>
        <w:tc>
          <w:tcPr>
            <w:tcW w:w="1102" w:type="dxa"/>
            <w:tcBorders>
              <w:top w:val="nil"/>
              <w:left w:val="nil"/>
              <w:bottom w:val="nil"/>
              <w:right w:val="nil"/>
            </w:tcBorders>
          </w:tcPr>
          <w:p w14:paraId="597B7434"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9</w:t>
            </w:r>
          </w:p>
        </w:tc>
        <w:tc>
          <w:tcPr>
            <w:tcW w:w="1413" w:type="dxa"/>
            <w:tcBorders>
              <w:top w:val="nil"/>
              <w:left w:val="nil"/>
              <w:bottom w:val="nil"/>
              <w:right w:val="nil"/>
            </w:tcBorders>
          </w:tcPr>
          <w:p w14:paraId="7025D5D7"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0.047102245</w:t>
            </w:r>
          </w:p>
        </w:tc>
        <w:tc>
          <w:tcPr>
            <w:tcW w:w="1598" w:type="dxa"/>
            <w:tcBorders>
              <w:top w:val="nil"/>
              <w:left w:val="nil"/>
              <w:bottom w:val="nil"/>
              <w:right w:val="nil"/>
            </w:tcBorders>
          </w:tcPr>
          <w:p w14:paraId="768988F8"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0.451887203</w:t>
            </w:r>
          </w:p>
        </w:tc>
        <w:tc>
          <w:tcPr>
            <w:tcW w:w="1908" w:type="dxa"/>
            <w:tcBorders>
              <w:top w:val="nil"/>
              <w:left w:val="nil"/>
              <w:bottom w:val="nil"/>
              <w:right w:val="nil"/>
            </w:tcBorders>
          </w:tcPr>
          <w:p w14:paraId="155899A4"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0.514658016</w:t>
            </w:r>
          </w:p>
        </w:tc>
        <w:tc>
          <w:tcPr>
            <w:tcW w:w="2205" w:type="dxa"/>
            <w:tcBorders>
              <w:top w:val="nil"/>
              <w:left w:val="nil"/>
              <w:bottom w:val="nil"/>
              <w:right w:val="nil"/>
            </w:tcBorders>
          </w:tcPr>
          <w:p w14:paraId="030AF2B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0.334628578</w:t>
            </w:r>
          </w:p>
        </w:tc>
      </w:tr>
      <w:tr w:rsidR="00996552" w14:paraId="381CD1C4" w14:textId="77777777">
        <w:trPr>
          <w:trHeight w:hRule="exact" w:val="315"/>
        </w:trPr>
        <w:tc>
          <w:tcPr>
            <w:tcW w:w="1102" w:type="dxa"/>
            <w:tcBorders>
              <w:top w:val="nil"/>
              <w:left w:val="nil"/>
              <w:bottom w:val="nil"/>
              <w:right w:val="nil"/>
            </w:tcBorders>
          </w:tcPr>
          <w:p w14:paraId="495494D9"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10</w:t>
            </w:r>
          </w:p>
        </w:tc>
        <w:tc>
          <w:tcPr>
            <w:tcW w:w="1413" w:type="dxa"/>
            <w:tcBorders>
              <w:top w:val="nil"/>
              <w:left w:val="nil"/>
              <w:bottom w:val="nil"/>
              <w:right w:val="nil"/>
            </w:tcBorders>
          </w:tcPr>
          <w:p w14:paraId="4CDF2C1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0.644344321</w:t>
            </w:r>
          </w:p>
        </w:tc>
        <w:tc>
          <w:tcPr>
            <w:tcW w:w="1598" w:type="dxa"/>
            <w:tcBorders>
              <w:top w:val="nil"/>
              <w:left w:val="nil"/>
              <w:bottom w:val="nil"/>
              <w:right w:val="nil"/>
            </w:tcBorders>
          </w:tcPr>
          <w:p w14:paraId="28AC21DD"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14:paraId="6E9BE024"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6CF2C281"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0.527163035</w:t>
            </w:r>
          </w:p>
        </w:tc>
      </w:tr>
      <w:tr w:rsidR="00996552" w14:paraId="344DC344" w14:textId="77777777">
        <w:trPr>
          <w:trHeight w:hRule="exact" w:val="315"/>
        </w:trPr>
        <w:tc>
          <w:tcPr>
            <w:tcW w:w="1102" w:type="dxa"/>
            <w:tcBorders>
              <w:top w:val="nil"/>
              <w:left w:val="nil"/>
              <w:bottom w:val="nil"/>
              <w:right w:val="nil"/>
            </w:tcBorders>
          </w:tcPr>
          <w:p w14:paraId="44A80C44"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11</w:t>
            </w:r>
          </w:p>
        </w:tc>
        <w:tc>
          <w:tcPr>
            <w:tcW w:w="1413" w:type="dxa"/>
            <w:tcBorders>
              <w:top w:val="nil"/>
              <w:left w:val="nil"/>
              <w:bottom w:val="nil"/>
              <w:right w:val="nil"/>
            </w:tcBorders>
          </w:tcPr>
          <w:p w14:paraId="7DEB7227"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0.321857272</w:t>
            </w:r>
          </w:p>
        </w:tc>
        <w:tc>
          <w:tcPr>
            <w:tcW w:w="1598" w:type="dxa"/>
            <w:tcBorders>
              <w:top w:val="nil"/>
              <w:left w:val="nil"/>
              <w:bottom w:val="nil"/>
              <w:right w:val="nil"/>
            </w:tcBorders>
          </w:tcPr>
          <w:p w14:paraId="4C87401F"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0.424945152</w:t>
            </w:r>
          </w:p>
        </w:tc>
        <w:tc>
          <w:tcPr>
            <w:tcW w:w="1908" w:type="dxa"/>
            <w:tcBorders>
              <w:top w:val="nil"/>
              <w:left w:val="nil"/>
              <w:bottom w:val="nil"/>
              <w:right w:val="nil"/>
            </w:tcBorders>
          </w:tcPr>
          <w:p w14:paraId="7BB3CC23"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0.114064772</w:t>
            </w:r>
          </w:p>
        </w:tc>
        <w:tc>
          <w:tcPr>
            <w:tcW w:w="2205" w:type="dxa"/>
            <w:tcBorders>
              <w:top w:val="nil"/>
              <w:left w:val="nil"/>
              <w:bottom w:val="nil"/>
              <w:right w:val="nil"/>
            </w:tcBorders>
          </w:tcPr>
          <w:p w14:paraId="3BAB439D"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0.310097253</w:t>
            </w:r>
          </w:p>
        </w:tc>
      </w:tr>
      <w:tr w:rsidR="00996552" w14:paraId="088214C0" w14:textId="77777777">
        <w:trPr>
          <w:trHeight w:hRule="exact" w:val="315"/>
        </w:trPr>
        <w:tc>
          <w:tcPr>
            <w:tcW w:w="1102" w:type="dxa"/>
            <w:tcBorders>
              <w:top w:val="nil"/>
              <w:left w:val="nil"/>
              <w:bottom w:val="nil"/>
              <w:right w:val="nil"/>
            </w:tcBorders>
          </w:tcPr>
          <w:p w14:paraId="2648CA64"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12</w:t>
            </w:r>
          </w:p>
        </w:tc>
        <w:tc>
          <w:tcPr>
            <w:tcW w:w="1413" w:type="dxa"/>
            <w:tcBorders>
              <w:top w:val="nil"/>
              <w:left w:val="nil"/>
              <w:bottom w:val="nil"/>
              <w:right w:val="nil"/>
            </w:tcBorders>
          </w:tcPr>
          <w:p w14:paraId="51892B21" w14:textId="77777777" w:rsidR="00996552" w:rsidRDefault="002D0D3F">
            <w:pPr>
              <w:pStyle w:val="TableParagraph"/>
              <w:spacing w:before="22"/>
              <w:ind w:right="34"/>
              <w:jc w:val="center"/>
              <w:rPr>
                <w:rFonts w:ascii="Times New Roman" w:eastAsia="Times New Roman" w:hAnsi="Times New Roman" w:cs="Times New Roman"/>
                <w:sz w:val="21"/>
                <w:szCs w:val="21"/>
              </w:rPr>
            </w:pPr>
            <w:r>
              <w:rPr>
                <w:rFonts w:ascii="Times New Roman"/>
                <w:sz w:val="21"/>
              </w:rPr>
              <w:t>0</w:t>
            </w:r>
          </w:p>
        </w:tc>
        <w:tc>
          <w:tcPr>
            <w:tcW w:w="1598" w:type="dxa"/>
            <w:tcBorders>
              <w:top w:val="nil"/>
              <w:left w:val="nil"/>
              <w:bottom w:val="nil"/>
              <w:right w:val="nil"/>
            </w:tcBorders>
          </w:tcPr>
          <w:p w14:paraId="164871CC" w14:textId="77777777" w:rsidR="00996552" w:rsidRDefault="002D0D3F">
            <w:pPr>
              <w:pStyle w:val="TableParagraph"/>
              <w:spacing w:before="22"/>
              <w:ind w:left="10"/>
              <w:jc w:val="center"/>
              <w:rPr>
                <w:rFonts w:ascii="Times New Roman" w:eastAsia="Times New Roman" w:hAnsi="Times New Roman" w:cs="Times New Roman"/>
                <w:sz w:val="21"/>
                <w:szCs w:val="21"/>
              </w:rPr>
            </w:pPr>
            <w:r>
              <w:rPr>
                <w:rFonts w:ascii="Times New Roman"/>
                <w:sz w:val="21"/>
              </w:rPr>
              <w:t>0</w:t>
            </w:r>
          </w:p>
        </w:tc>
        <w:tc>
          <w:tcPr>
            <w:tcW w:w="1908" w:type="dxa"/>
            <w:tcBorders>
              <w:top w:val="nil"/>
              <w:left w:val="nil"/>
              <w:bottom w:val="nil"/>
              <w:right w:val="nil"/>
            </w:tcBorders>
          </w:tcPr>
          <w:p w14:paraId="74426CA8"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0.052371565</w:t>
            </w:r>
          </w:p>
        </w:tc>
        <w:tc>
          <w:tcPr>
            <w:tcW w:w="2205" w:type="dxa"/>
            <w:tcBorders>
              <w:top w:val="nil"/>
              <w:left w:val="nil"/>
              <w:bottom w:val="nil"/>
              <w:right w:val="nil"/>
            </w:tcBorders>
          </w:tcPr>
          <w:p w14:paraId="334F6929"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0.013616607</w:t>
            </w:r>
          </w:p>
        </w:tc>
      </w:tr>
      <w:tr w:rsidR="00996552" w14:paraId="5E1C6FFC" w14:textId="77777777">
        <w:trPr>
          <w:trHeight w:hRule="exact" w:val="315"/>
        </w:trPr>
        <w:tc>
          <w:tcPr>
            <w:tcW w:w="1102" w:type="dxa"/>
            <w:tcBorders>
              <w:top w:val="nil"/>
              <w:left w:val="nil"/>
              <w:bottom w:val="nil"/>
              <w:right w:val="nil"/>
            </w:tcBorders>
          </w:tcPr>
          <w:p w14:paraId="0162CED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13</w:t>
            </w:r>
          </w:p>
        </w:tc>
        <w:tc>
          <w:tcPr>
            <w:tcW w:w="1413" w:type="dxa"/>
            <w:tcBorders>
              <w:top w:val="nil"/>
              <w:left w:val="nil"/>
              <w:bottom w:val="nil"/>
              <w:right w:val="nil"/>
            </w:tcBorders>
          </w:tcPr>
          <w:p w14:paraId="46A5AD5A"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0.313506292</w:t>
            </w:r>
          </w:p>
        </w:tc>
        <w:tc>
          <w:tcPr>
            <w:tcW w:w="1598" w:type="dxa"/>
            <w:tcBorders>
              <w:top w:val="nil"/>
              <w:left w:val="nil"/>
              <w:bottom w:val="nil"/>
              <w:right w:val="nil"/>
            </w:tcBorders>
          </w:tcPr>
          <w:p w14:paraId="5CF825B8"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0.252871293</w:t>
            </w:r>
          </w:p>
        </w:tc>
        <w:tc>
          <w:tcPr>
            <w:tcW w:w="1908" w:type="dxa"/>
            <w:tcBorders>
              <w:top w:val="nil"/>
              <w:left w:val="nil"/>
              <w:bottom w:val="nil"/>
              <w:right w:val="nil"/>
            </w:tcBorders>
          </w:tcPr>
          <w:p w14:paraId="36CBE8D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0.110080368</w:t>
            </w:r>
          </w:p>
        </w:tc>
        <w:tc>
          <w:tcPr>
            <w:tcW w:w="2205" w:type="dxa"/>
            <w:tcBorders>
              <w:top w:val="nil"/>
              <w:left w:val="nil"/>
              <w:bottom w:val="nil"/>
              <w:right w:val="nil"/>
            </w:tcBorders>
          </w:tcPr>
          <w:p w14:paraId="47B0A0FA"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0.235755202</w:t>
            </w:r>
          </w:p>
        </w:tc>
      </w:tr>
      <w:tr w:rsidR="00996552" w14:paraId="5835976F" w14:textId="77777777">
        <w:trPr>
          <w:trHeight w:hRule="exact" w:val="315"/>
        </w:trPr>
        <w:tc>
          <w:tcPr>
            <w:tcW w:w="1102" w:type="dxa"/>
            <w:tcBorders>
              <w:top w:val="nil"/>
              <w:left w:val="nil"/>
              <w:bottom w:val="nil"/>
              <w:right w:val="nil"/>
            </w:tcBorders>
          </w:tcPr>
          <w:p w14:paraId="0400F63C"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14</w:t>
            </w:r>
          </w:p>
        </w:tc>
        <w:tc>
          <w:tcPr>
            <w:tcW w:w="1413" w:type="dxa"/>
            <w:tcBorders>
              <w:top w:val="nil"/>
              <w:left w:val="nil"/>
              <w:bottom w:val="nil"/>
              <w:right w:val="nil"/>
            </w:tcBorders>
          </w:tcPr>
          <w:p w14:paraId="33F30D8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0.294699744</w:t>
            </w:r>
          </w:p>
        </w:tc>
        <w:tc>
          <w:tcPr>
            <w:tcW w:w="1598" w:type="dxa"/>
            <w:tcBorders>
              <w:top w:val="nil"/>
              <w:left w:val="nil"/>
              <w:bottom w:val="nil"/>
              <w:right w:val="nil"/>
            </w:tcBorders>
          </w:tcPr>
          <w:p w14:paraId="0E5BA51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0.244978418</w:t>
            </w:r>
          </w:p>
        </w:tc>
        <w:tc>
          <w:tcPr>
            <w:tcW w:w="1908" w:type="dxa"/>
            <w:tcBorders>
              <w:top w:val="nil"/>
              <w:left w:val="nil"/>
              <w:bottom w:val="nil"/>
              <w:right w:val="nil"/>
            </w:tcBorders>
          </w:tcPr>
          <w:p w14:paraId="6CD8B55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0.187549614</w:t>
            </w:r>
          </w:p>
        </w:tc>
        <w:tc>
          <w:tcPr>
            <w:tcW w:w="2205" w:type="dxa"/>
            <w:tcBorders>
              <w:top w:val="nil"/>
              <w:left w:val="nil"/>
              <w:bottom w:val="nil"/>
              <w:right w:val="nil"/>
            </w:tcBorders>
          </w:tcPr>
          <w:p w14:paraId="50B2034E"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0.246454967</w:t>
            </w:r>
          </w:p>
        </w:tc>
      </w:tr>
      <w:tr w:rsidR="00996552" w14:paraId="73DBC18F" w14:textId="77777777">
        <w:trPr>
          <w:trHeight w:hRule="exact" w:val="315"/>
        </w:trPr>
        <w:tc>
          <w:tcPr>
            <w:tcW w:w="1102" w:type="dxa"/>
            <w:tcBorders>
              <w:top w:val="nil"/>
              <w:left w:val="nil"/>
              <w:bottom w:val="nil"/>
              <w:right w:val="nil"/>
            </w:tcBorders>
          </w:tcPr>
          <w:p w14:paraId="1AFF5DD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15</w:t>
            </w:r>
          </w:p>
        </w:tc>
        <w:tc>
          <w:tcPr>
            <w:tcW w:w="1413" w:type="dxa"/>
            <w:tcBorders>
              <w:top w:val="nil"/>
              <w:left w:val="nil"/>
              <w:bottom w:val="nil"/>
              <w:right w:val="nil"/>
            </w:tcBorders>
          </w:tcPr>
          <w:p w14:paraId="51BF8C6B"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0.150832887</w:t>
            </w:r>
          </w:p>
        </w:tc>
        <w:tc>
          <w:tcPr>
            <w:tcW w:w="1598" w:type="dxa"/>
            <w:tcBorders>
              <w:top w:val="nil"/>
              <w:left w:val="nil"/>
              <w:bottom w:val="nil"/>
              <w:right w:val="nil"/>
            </w:tcBorders>
          </w:tcPr>
          <w:p w14:paraId="3C7ACF1F"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0.380901879</w:t>
            </w:r>
          </w:p>
        </w:tc>
        <w:tc>
          <w:tcPr>
            <w:tcW w:w="1908" w:type="dxa"/>
            <w:tcBorders>
              <w:top w:val="nil"/>
              <w:left w:val="nil"/>
              <w:bottom w:val="nil"/>
              <w:right w:val="nil"/>
            </w:tcBorders>
          </w:tcPr>
          <w:p w14:paraId="4E68A17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0.508650374</w:t>
            </w:r>
          </w:p>
        </w:tc>
        <w:tc>
          <w:tcPr>
            <w:tcW w:w="2205" w:type="dxa"/>
            <w:tcBorders>
              <w:top w:val="nil"/>
              <w:left w:val="nil"/>
              <w:bottom w:val="nil"/>
              <w:right w:val="nil"/>
            </w:tcBorders>
          </w:tcPr>
          <w:p w14:paraId="1F073DD4"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0.33819372</w:t>
            </w:r>
          </w:p>
        </w:tc>
      </w:tr>
      <w:tr w:rsidR="00996552" w14:paraId="11E51E66" w14:textId="77777777">
        <w:trPr>
          <w:trHeight w:hRule="exact" w:val="315"/>
        </w:trPr>
        <w:tc>
          <w:tcPr>
            <w:tcW w:w="1102" w:type="dxa"/>
            <w:tcBorders>
              <w:top w:val="nil"/>
              <w:left w:val="nil"/>
              <w:bottom w:val="nil"/>
              <w:right w:val="nil"/>
            </w:tcBorders>
          </w:tcPr>
          <w:p w14:paraId="509D791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16</w:t>
            </w:r>
          </w:p>
        </w:tc>
        <w:tc>
          <w:tcPr>
            <w:tcW w:w="1413" w:type="dxa"/>
            <w:tcBorders>
              <w:top w:val="nil"/>
              <w:left w:val="nil"/>
              <w:bottom w:val="nil"/>
              <w:right w:val="nil"/>
            </w:tcBorders>
          </w:tcPr>
          <w:p w14:paraId="443B6828"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0.702443253</w:t>
            </w:r>
          </w:p>
        </w:tc>
        <w:tc>
          <w:tcPr>
            <w:tcW w:w="1598" w:type="dxa"/>
            <w:tcBorders>
              <w:top w:val="nil"/>
              <w:left w:val="nil"/>
              <w:bottom w:val="nil"/>
              <w:right w:val="nil"/>
            </w:tcBorders>
          </w:tcPr>
          <w:p w14:paraId="3617A996" w14:textId="77777777" w:rsidR="00996552" w:rsidRDefault="002D0D3F">
            <w:pPr>
              <w:pStyle w:val="TableParagraph"/>
              <w:spacing w:before="22"/>
              <w:ind w:left="10"/>
              <w:jc w:val="center"/>
              <w:rPr>
                <w:rFonts w:ascii="Times New Roman" w:eastAsia="Times New Roman" w:hAnsi="Times New Roman" w:cs="Times New Roman"/>
                <w:sz w:val="21"/>
                <w:szCs w:val="21"/>
              </w:rPr>
            </w:pPr>
            <w:r>
              <w:rPr>
                <w:rFonts w:ascii="Times New Roman"/>
                <w:sz w:val="21"/>
              </w:rPr>
              <w:t>1</w:t>
            </w:r>
          </w:p>
        </w:tc>
        <w:tc>
          <w:tcPr>
            <w:tcW w:w="1908" w:type="dxa"/>
            <w:tcBorders>
              <w:top w:val="nil"/>
              <w:left w:val="nil"/>
              <w:bottom w:val="nil"/>
              <w:right w:val="nil"/>
            </w:tcBorders>
          </w:tcPr>
          <w:p w14:paraId="44D1BE4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0.782654015</w:t>
            </w:r>
          </w:p>
        </w:tc>
        <w:tc>
          <w:tcPr>
            <w:tcW w:w="2205" w:type="dxa"/>
            <w:tcBorders>
              <w:top w:val="nil"/>
              <w:left w:val="nil"/>
              <w:bottom w:val="nil"/>
              <w:right w:val="nil"/>
            </w:tcBorders>
          </w:tcPr>
          <w:p w14:paraId="3D7D7B04"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0.845296317</w:t>
            </w:r>
          </w:p>
        </w:tc>
      </w:tr>
      <w:tr w:rsidR="00996552" w14:paraId="2BD0498A" w14:textId="77777777">
        <w:trPr>
          <w:trHeight w:hRule="exact" w:val="315"/>
        </w:trPr>
        <w:tc>
          <w:tcPr>
            <w:tcW w:w="1102" w:type="dxa"/>
            <w:tcBorders>
              <w:top w:val="nil"/>
              <w:left w:val="nil"/>
              <w:bottom w:val="nil"/>
              <w:right w:val="nil"/>
            </w:tcBorders>
          </w:tcPr>
          <w:p w14:paraId="1DCBEFA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17</w:t>
            </w:r>
          </w:p>
        </w:tc>
        <w:tc>
          <w:tcPr>
            <w:tcW w:w="1413" w:type="dxa"/>
            <w:tcBorders>
              <w:top w:val="nil"/>
              <w:left w:val="nil"/>
              <w:bottom w:val="nil"/>
              <w:right w:val="nil"/>
            </w:tcBorders>
          </w:tcPr>
          <w:p w14:paraId="33B5567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0.203569872</w:t>
            </w:r>
          </w:p>
        </w:tc>
        <w:tc>
          <w:tcPr>
            <w:tcW w:w="1598" w:type="dxa"/>
            <w:tcBorders>
              <w:top w:val="nil"/>
              <w:left w:val="nil"/>
              <w:bottom w:val="nil"/>
              <w:right w:val="nil"/>
            </w:tcBorders>
          </w:tcPr>
          <w:p w14:paraId="4EC2348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0.207053465</w:t>
            </w:r>
          </w:p>
        </w:tc>
        <w:tc>
          <w:tcPr>
            <w:tcW w:w="1908" w:type="dxa"/>
            <w:tcBorders>
              <w:top w:val="nil"/>
              <w:left w:val="nil"/>
              <w:bottom w:val="nil"/>
              <w:right w:val="nil"/>
            </w:tcBorders>
          </w:tcPr>
          <w:p w14:paraId="0B65BBBE"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0.332121968</w:t>
            </w:r>
          </w:p>
        </w:tc>
        <w:tc>
          <w:tcPr>
            <w:tcW w:w="2205" w:type="dxa"/>
            <w:tcBorders>
              <w:top w:val="nil"/>
              <w:left w:val="nil"/>
              <w:bottom w:val="nil"/>
              <w:right w:val="nil"/>
            </w:tcBorders>
          </w:tcPr>
          <w:p w14:paraId="58E0314D"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0.23842169</w:t>
            </w:r>
          </w:p>
        </w:tc>
      </w:tr>
      <w:tr w:rsidR="00996552" w14:paraId="62ECCFBB" w14:textId="77777777">
        <w:trPr>
          <w:trHeight w:hRule="exact" w:val="315"/>
        </w:trPr>
        <w:tc>
          <w:tcPr>
            <w:tcW w:w="1102" w:type="dxa"/>
            <w:tcBorders>
              <w:top w:val="nil"/>
              <w:left w:val="nil"/>
              <w:bottom w:val="nil"/>
              <w:right w:val="nil"/>
            </w:tcBorders>
          </w:tcPr>
          <w:p w14:paraId="70A2028E"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18</w:t>
            </w:r>
          </w:p>
        </w:tc>
        <w:tc>
          <w:tcPr>
            <w:tcW w:w="1413" w:type="dxa"/>
            <w:tcBorders>
              <w:top w:val="nil"/>
              <w:left w:val="nil"/>
              <w:bottom w:val="nil"/>
              <w:right w:val="nil"/>
            </w:tcBorders>
          </w:tcPr>
          <w:p w14:paraId="1248F01C" w14:textId="77777777" w:rsidR="00996552" w:rsidRDefault="002D0D3F">
            <w:pPr>
              <w:pStyle w:val="TableParagraph"/>
              <w:spacing w:before="22"/>
              <w:ind w:left="189"/>
              <w:rPr>
                <w:rFonts w:ascii="Times New Roman" w:eastAsia="Times New Roman" w:hAnsi="Times New Roman" w:cs="Times New Roman"/>
                <w:sz w:val="21"/>
                <w:szCs w:val="21"/>
              </w:rPr>
            </w:pPr>
            <w:r>
              <w:rPr>
                <w:rFonts w:ascii="Times New Roman"/>
                <w:sz w:val="21"/>
              </w:rPr>
              <w:t>0.08070881</w:t>
            </w:r>
          </w:p>
        </w:tc>
        <w:tc>
          <w:tcPr>
            <w:tcW w:w="1598" w:type="dxa"/>
            <w:tcBorders>
              <w:top w:val="nil"/>
              <w:left w:val="nil"/>
              <w:bottom w:val="nil"/>
              <w:right w:val="nil"/>
            </w:tcBorders>
          </w:tcPr>
          <w:p w14:paraId="133012A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0.182479179</w:t>
            </w:r>
          </w:p>
        </w:tc>
        <w:tc>
          <w:tcPr>
            <w:tcW w:w="1908" w:type="dxa"/>
            <w:tcBorders>
              <w:top w:val="nil"/>
              <w:left w:val="nil"/>
              <w:bottom w:val="nil"/>
              <w:right w:val="nil"/>
            </w:tcBorders>
          </w:tcPr>
          <w:p w14:paraId="36485827" w14:textId="77777777" w:rsidR="00996552" w:rsidRDefault="002D0D3F">
            <w:pPr>
              <w:pStyle w:val="TableParagraph"/>
              <w:spacing w:before="22"/>
              <w:ind w:left="463"/>
              <w:rPr>
                <w:rFonts w:ascii="Times New Roman" w:eastAsia="Times New Roman" w:hAnsi="Times New Roman" w:cs="Times New Roman"/>
                <w:sz w:val="21"/>
                <w:szCs w:val="21"/>
              </w:rPr>
            </w:pPr>
            <w:r>
              <w:rPr>
                <w:rFonts w:ascii="Times New Roman"/>
                <w:sz w:val="21"/>
              </w:rPr>
              <w:t>0.32250596</w:t>
            </w:r>
          </w:p>
        </w:tc>
        <w:tc>
          <w:tcPr>
            <w:tcW w:w="2205" w:type="dxa"/>
            <w:tcBorders>
              <w:top w:val="nil"/>
              <w:left w:val="nil"/>
              <w:bottom w:val="nil"/>
              <w:right w:val="nil"/>
            </w:tcBorders>
          </w:tcPr>
          <w:p w14:paraId="106A8E96"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0.18530192</w:t>
            </w:r>
          </w:p>
        </w:tc>
      </w:tr>
      <w:tr w:rsidR="00996552" w14:paraId="0E03ED9C" w14:textId="77777777">
        <w:trPr>
          <w:trHeight w:hRule="exact" w:val="315"/>
        </w:trPr>
        <w:tc>
          <w:tcPr>
            <w:tcW w:w="1102" w:type="dxa"/>
            <w:tcBorders>
              <w:top w:val="nil"/>
              <w:left w:val="nil"/>
              <w:bottom w:val="nil"/>
              <w:right w:val="nil"/>
            </w:tcBorders>
          </w:tcPr>
          <w:p w14:paraId="31EA1E7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19</w:t>
            </w:r>
          </w:p>
        </w:tc>
        <w:tc>
          <w:tcPr>
            <w:tcW w:w="1413" w:type="dxa"/>
            <w:tcBorders>
              <w:top w:val="nil"/>
              <w:left w:val="nil"/>
              <w:bottom w:val="nil"/>
              <w:right w:val="nil"/>
            </w:tcBorders>
          </w:tcPr>
          <w:p w14:paraId="7D9F736C"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0.613414417</w:t>
            </w:r>
          </w:p>
        </w:tc>
        <w:tc>
          <w:tcPr>
            <w:tcW w:w="1598" w:type="dxa"/>
            <w:tcBorders>
              <w:top w:val="nil"/>
              <w:left w:val="nil"/>
              <w:bottom w:val="nil"/>
              <w:right w:val="nil"/>
            </w:tcBorders>
          </w:tcPr>
          <w:p w14:paraId="691BFF4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0.676656584</w:t>
            </w:r>
          </w:p>
        </w:tc>
        <w:tc>
          <w:tcPr>
            <w:tcW w:w="1908" w:type="dxa"/>
            <w:tcBorders>
              <w:top w:val="nil"/>
              <w:left w:val="nil"/>
              <w:bottom w:val="nil"/>
              <w:right w:val="nil"/>
            </w:tcBorders>
          </w:tcPr>
          <w:p w14:paraId="721D292C"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63C169C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0.511357172</w:t>
            </w:r>
          </w:p>
        </w:tc>
      </w:tr>
      <w:tr w:rsidR="00996552" w14:paraId="15982F22" w14:textId="77777777">
        <w:trPr>
          <w:trHeight w:hRule="exact" w:val="315"/>
        </w:trPr>
        <w:tc>
          <w:tcPr>
            <w:tcW w:w="1102" w:type="dxa"/>
            <w:tcBorders>
              <w:top w:val="nil"/>
              <w:left w:val="nil"/>
              <w:bottom w:val="nil"/>
              <w:right w:val="nil"/>
            </w:tcBorders>
          </w:tcPr>
          <w:p w14:paraId="47BF25E1"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20</w:t>
            </w:r>
          </w:p>
        </w:tc>
        <w:tc>
          <w:tcPr>
            <w:tcW w:w="1413" w:type="dxa"/>
            <w:tcBorders>
              <w:top w:val="nil"/>
              <w:left w:val="nil"/>
              <w:bottom w:val="nil"/>
              <w:right w:val="nil"/>
            </w:tcBorders>
          </w:tcPr>
          <w:p w14:paraId="0B1D0906"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0.316762885</w:t>
            </w:r>
          </w:p>
        </w:tc>
        <w:tc>
          <w:tcPr>
            <w:tcW w:w="1598" w:type="dxa"/>
            <w:tcBorders>
              <w:top w:val="nil"/>
              <w:left w:val="nil"/>
              <w:bottom w:val="nil"/>
              <w:right w:val="nil"/>
            </w:tcBorders>
          </w:tcPr>
          <w:p w14:paraId="73EFEE50"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0.692736421</w:t>
            </w:r>
          </w:p>
        </w:tc>
        <w:tc>
          <w:tcPr>
            <w:tcW w:w="1908" w:type="dxa"/>
            <w:tcBorders>
              <w:top w:val="nil"/>
              <w:left w:val="nil"/>
              <w:bottom w:val="nil"/>
              <w:right w:val="nil"/>
            </w:tcBorders>
          </w:tcPr>
          <w:p w14:paraId="569669AC"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0.183458526</w:t>
            </w:r>
          </w:p>
        </w:tc>
        <w:tc>
          <w:tcPr>
            <w:tcW w:w="2205" w:type="dxa"/>
            <w:tcBorders>
              <w:top w:val="nil"/>
              <w:left w:val="nil"/>
              <w:bottom w:val="nil"/>
              <w:right w:val="nil"/>
            </w:tcBorders>
          </w:tcPr>
          <w:p w14:paraId="6360DA0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0.436252901</w:t>
            </w:r>
          </w:p>
        </w:tc>
      </w:tr>
      <w:tr w:rsidR="00996552" w14:paraId="2D74B2C1" w14:textId="77777777">
        <w:trPr>
          <w:trHeight w:hRule="exact" w:val="315"/>
        </w:trPr>
        <w:tc>
          <w:tcPr>
            <w:tcW w:w="1102" w:type="dxa"/>
            <w:tcBorders>
              <w:top w:val="nil"/>
              <w:left w:val="nil"/>
              <w:bottom w:val="nil"/>
              <w:right w:val="nil"/>
            </w:tcBorders>
          </w:tcPr>
          <w:p w14:paraId="0A54EBDE"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21</w:t>
            </w:r>
          </w:p>
        </w:tc>
        <w:tc>
          <w:tcPr>
            <w:tcW w:w="1413" w:type="dxa"/>
            <w:tcBorders>
              <w:top w:val="nil"/>
              <w:left w:val="nil"/>
              <w:bottom w:val="nil"/>
              <w:right w:val="nil"/>
            </w:tcBorders>
          </w:tcPr>
          <w:p w14:paraId="76E9662F"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0.445971669</w:t>
            </w:r>
          </w:p>
        </w:tc>
        <w:tc>
          <w:tcPr>
            <w:tcW w:w="1598" w:type="dxa"/>
            <w:tcBorders>
              <w:top w:val="nil"/>
              <w:left w:val="nil"/>
              <w:bottom w:val="nil"/>
              <w:right w:val="nil"/>
            </w:tcBorders>
          </w:tcPr>
          <w:p w14:paraId="7301FE4D"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0.664135765</w:t>
            </w:r>
          </w:p>
        </w:tc>
        <w:tc>
          <w:tcPr>
            <w:tcW w:w="1908" w:type="dxa"/>
            <w:tcBorders>
              <w:top w:val="nil"/>
              <w:left w:val="nil"/>
              <w:bottom w:val="nil"/>
              <w:right w:val="nil"/>
            </w:tcBorders>
          </w:tcPr>
          <w:p w14:paraId="2E85B91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0.204129549</w:t>
            </w:r>
          </w:p>
        </w:tc>
        <w:tc>
          <w:tcPr>
            <w:tcW w:w="2205" w:type="dxa"/>
            <w:tcBorders>
              <w:top w:val="nil"/>
              <w:left w:val="nil"/>
              <w:bottom w:val="nil"/>
              <w:right w:val="nil"/>
            </w:tcBorders>
          </w:tcPr>
          <w:p w14:paraId="5B1AC7ED"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0.472539997</w:t>
            </w:r>
          </w:p>
        </w:tc>
      </w:tr>
      <w:tr w:rsidR="00996552" w14:paraId="65C8DBEA" w14:textId="77777777">
        <w:trPr>
          <w:trHeight w:hRule="exact" w:val="315"/>
        </w:trPr>
        <w:tc>
          <w:tcPr>
            <w:tcW w:w="1102" w:type="dxa"/>
            <w:tcBorders>
              <w:top w:val="nil"/>
              <w:left w:val="nil"/>
              <w:bottom w:val="nil"/>
              <w:right w:val="nil"/>
            </w:tcBorders>
          </w:tcPr>
          <w:p w14:paraId="70FA5FEA"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22</w:t>
            </w:r>
          </w:p>
        </w:tc>
        <w:tc>
          <w:tcPr>
            <w:tcW w:w="1413" w:type="dxa"/>
            <w:tcBorders>
              <w:top w:val="nil"/>
              <w:left w:val="nil"/>
              <w:bottom w:val="nil"/>
              <w:right w:val="nil"/>
            </w:tcBorders>
          </w:tcPr>
          <w:p w14:paraId="503E90F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0.653758374</w:t>
            </w:r>
          </w:p>
        </w:tc>
        <w:tc>
          <w:tcPr>
            <w:tcW w:w="1598" w:type="dxa"/>
            <w:tcBorders>
              <w:top w:val="nil"/>
              <w:left w:val="nil"/>
              <w:bottom w:val="nil"/>
              <w:right w:val="nil"/>
            </w:tcBorders>
          </w:tcPr>
          <w:p w14:paraId="0B4D12DB"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0.687089744</w:t>
            </w:r>
          </w:p>
        </w:tc>
        <w:tc>
          <w:tcPr>
            <w:tcW w:w="1908" w:type="dxa"/>
            <w:tcBorders>
              <w:top w:val="nil"/>
              <w:left w:val="nil"/>
              <w:bottom w:val="nil"/>
              <w:right w:val="nil"/>
            </w:tcBorders>
          </w:tcPr>
          <w:p w14:paraId="26D8FFFA"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6DE0D7E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0.528948274</w:t>
            </w:r>
          </w:p>
        </w:tc>
      </w:tr>
      <w:tr w:rsidR="00996552" w14:paraId="316D63B9" w14:textId="77777777">
        <w:trPr>
          <w:trHeight w:hRule="exact" w:val="315"/>
        </w:trPr>
        <w:tc>
          <w:tcPr>
            <w:tcW w:w="1102" w:type="dxa"/>
            <w:tcBorders>
              <w:top w:val="nil"/>
              <w:left w:val="nil"/>
              <w:bottom w:val="nil"/>
              <w:right w:val="nil"/>
            </w:tcBorders>
          </w:tcPr>
          <w:p w14:paraId="65A9960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23</w:t>
            </w:r>
          </w:p>
        </w:tc>
        <w:tc>
          <w:tcPr>
            <w:tcW w:w="1413" w:type="dxa"/>
            <w:tcBorders>
              <w:top w:val="nil"/>
              <w:left w:val="nil"/>
              <w:bottom w:val="nil"/>
              <w:right w:val="nil"/>
            </w:tcBorders>
          </w:tcPr>
          <w:p w14:paraId="35ED1AE1"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0.462785664</w:t>
            </w:r>
          </w:p>
        </w:tc>
        <w:tc>
          <w:tcPr>
            <w:tcW w:w="1598" w:type="dxa"/>
            <w:tcBorders>
              <w:top w:val="nil"/>
              <w:left w:val="nil"/>
              <w:bottom w:val="nil"/>
              <w:right w:val="nil"/>
            </w:tcBorders>
          </w:tcPr>
          <w:p w14:paraId="642CF42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0.693184789</w:t>
            </w:r>
          </w:p>
        </w:tc>
        <w:tc>
          <w:tcPr>
            <w:tcW w:w="1908" w:type="dxa"/>
            <w:tcBorders>
              <w:top w:val="nil"/>
              <w:left w:val="nil"/>
              <w:bottom w:val="nil"/>
              <w:right w:val="nil"/>
            </w:tcBorders>
          </w:tcPr>
          <w:p w14:paraId="2B9EF115"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0.141174112</w:t>
            </w:r>
          </w:p>
        </w:tc>
        <w:tc>
          <w:tcPr>
            <w:tcW w:w="2205" w:type="dxa"/>
            <w:tcBorders>
              <w:top w:val="nil"/>
              <w:left w:val="nil"/>
              <w:bottom w:val="nil"/>
              <w:right w:val="nil"/>
            </w:tcBorders>
          </w:tcPr>
          <w:p w14:paraId="0B936A9B"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0.473630302</w:t>
            </w:r>
          </w:p>
        </w:tc>
      </w:tr>
      <w:tr w:rsidR="00996552" w14:paraId="41B66A02" w14:textId="77777777">
        <w:trPr>
          <w:trHeight w:hRule="exact" w:val="315"/>
        </w:trPr>
        <w:tc>
          <w:tcPr>
            <w:tcW w:w="1102" w:type="dxa"/>
            <w:tcBorders>
              <w:top w:val="nil"/>
              <w:left w:val="nil"/>
              <w:bottom w:val="nil"/>
              <w:right w:val="nil"/>
            </w:tcBorders>
          </w:tcPr>
          <w:p w14:paraId="4C977883"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24</w:t>
            </w:r>
          </w:p>
        </w:tc>
        <w:tc>
          <w:tcPr>
            <w:tcW w:w="1413" w:type="dxa"/>
            <w:tcBorders>
              <w:top w:val="nil"/>
              <w:left w:val="nil"/>
              <w:bottom w:val="nil"/>
              <w:right w:val="nil"/>
            </w:tcBorders>
          </w:tcPr>
          <w:p w14:paraId="69F71E4B"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0.194520487</w:t>
            </w:r>
          </w:p>
        </w:tc>
        <w:tc>
          <w:tcPr>
            <w:tcW w:w="1598" w:type="dxa"/>
            <w:tcBorders>
              <w:top w:val="nil"/>
              <w:left w:val="nil"/>
              <w:bottom w:val="nil"/>
              <w:right w:val="nil"/>
            </w:tcBorders>
          </w:tcPr>
          <w:p w14:paraId="485201E1"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0.383108926</w:t>
            </w:r>
          </w:p>
        </w:tc>
        <w:tc>
          <w:tcPr>
            <w:tcW w:w="1908" w:type="dxa"/>
            <w:tcBorders>
              <w:top w:val="nil"/>
              <w:left w:val="nil"/>
              <w:bottom w:val="nil"/>
              <w:right w:val="nil"/>
            </w:tcBorders>
          </w:tcPr>
          <w:p w14:paraId="0D1EFE64"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0.241158154</w:t>
            </w:r>
          </w:p>
        </w:tc>
        <w:tc>
          <w:tcPr>
            <w:tcW w:w="2205" w:type="dxa"/>
            <w:tcBorders>
              <w:top w:val="nil"/>
              <w:left w:val="nil"/>
              <w:bottom w:val="nil"/>
              <w:right w:val="nil"/>
            </w:tcBorders>
          </w:tcPr>
          <w:p w14:paraId="7911FA26"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0.28396754</w:t>
            </w:r>
          </w:p>
        </w:tc>
      </w:tr>
      <w:tr w:rsidR="00996552" w14:paraId="39D116D8" w14:textId="77777777">
        <w:trPr>
          <w:trHeight w:hRule="exact" w:val="315"/>
        </w:trPr>
        <w:tc>
          <w:tcPr>
            <w:tcW w:w="1102" w:type="dxa"/>
            <w:tcBorders>
              <w:top w:val="nil"/>
              <w:left w:val="nil"/>
              <w:bottom w:val="nil"/>
              <w:right w:val="nil"/>
            </w:tcBorders>
          </w:tcPr>
          <w:p w14:paraId="0E0D9F4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25</w:t>
            </w:r>
          </w:p>
        </w:tc>
        <w:tc>
          <w:tcPr>
            <w:tcW w:w="1413" w:type="dxa"/>
            <w:tcBorders>
              <w:top w:val="nil"/>
              <w:left w:val="nil"/>
              <w:bottom w:val="nil"/>
              <w:right w:val="nil"/>
            </w:tcBorders>
          </w:tcPr>
          <w:p w14:paraId="3BA4246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0.408317466</w:t>
            </w:r>
          </w:p>
        </w:tc>
        <w:tc>
          <w:tcPr>
            <w:tcW w:w="1598" w:type="dxa"/>
            <w:tcBorders>
              <w:top w:val="nil"/>
              <w:left w:val="nil"/>
              <w:bottom w:val="nil"/>
              <w:right w:val="nil"/>
            </w:tcBorders>
          </w:tcPr>
          <w:p w14:paraId="2314A948"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0.66937866</w:t>
            </w:r>
          </w:p>
        </w:tc>
        <w:tc>
          <w:tcPr>
            <w:tcW w:w="1908" w:type="dxa"/>
            <w:tcBorders>
              <w:top w:val="nil"/>
              <w:left w:val="nil"/>
              <w:bottom w:val="nil"/>
              <w:right w:val="nil"/>
            </w:tcBorders>
          </w:tcPr>
          <w:p w14:paraId="6AAEF54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5504F252"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0.44069123</w:t>
            </w:r>
          </w:p>
        </w:tc>
      </w:tr>
      <w:tr w:rsidR="00996552" w14:paraId="2FED7FF8" w14:textId="77777777">
        <w:trPr>
          <w:trHeight w:hRule="exact" w:val="315"/>
        </w:trPr>
        <w:tc>
          <w:tcPr>
            <w:tcW w:w="1102" w:type="dxa"/>
            <w:tcBorders>
              <w:top w:val="nil"/>
              <w:left w:val="nil"/>
              <w:bottom w:val="nil"/>
              <w:right w:val="nil"/>
            </w:tcBorders>
          </w:tcPr>
          <w:p w14:paraId="25663B41"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26</w:t>
            </w:r>
          </w:p>
        </w:tc>
        <w:tc>
          <w:tcPr>
            <w:tcW w:w="1413" w:type="dxa"/>
            <w:tcBorders>
              <w:top w:val="nil"/>
              <w:left w:val="nil"/>
              <w:bottom w:val="nil"/>
              <w:right w:val="nil"/>
            </w:tcBorders>
          </w:tcPr>
          <w:p w14:paraId="5DFBFDD6"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0.303558847</w:t>
            </w:r>
          </w:p>
        </w:tc>
        <w:tc>
          <w:tcPr>
            <w:tcW w:w="1598" w:type="dxa"/>
            <w:tcBorders>
              <w:top w:val="nil"/>
              <w:left w:val="nil"/>
              <w:bottom w:val="nil"/>
              <w:right w:val="nil"/>
            </w:tcBorders>
          </w:tcPr>
          <w:p w14:paraId="2745D0B0"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0.402464484</w:t>
            </w:r>
          </w:p>
        </w:tc>
        <w:tc>
          <w:tcPr>
            <w:tcW w:w="1908" w:type="dxa"/>
            <w:tcBorders>
              <w:top w:val="nil"/>
              <w:left w:val="nil"/>
              <w:bottom w:val="nil"/>
              <w:right w:val="nil"/>
            </w:tcBorders>
          </w:tcPr>
          <w:p w14:paraId="3C63B08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0.370358706</w:t>
            </w:r>
          </w:p>
        </w:tc>
        <w:tc>
          <w:tcPr>
            <w:tcW w:w="2205" w:type="dxa"/>
            <w:tcBorders>
              <w:top w:val="nil"/>
              <w:left w:val="nil"/>
              <w:bottom w:val="nil"/>
              <w:right w:val="nil"/>
            </w:tcBorders>
          </w:tcPr>
          <w:p w14:paraId="5777F48C"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0.361478121</w:t>
            </w:r>
          </w:p>
        </w:tc>
      </w:tr>
      <w:tr w:rsidR="00996552" w14:paraId="47F110B5" w14:textId="77777777">
        <w:trPr>
          <w:trHeight w:hRule="exact" w:val="315"/>
        </w:trPr>
        <w:tc>
          <w:tcPr>
            <w:tcW w:w="1102" w:type="dxa"/>
            <w:tcBorders>
              <w:top w:val="nil"/>
              <w:left w:val="nil"/>
              <w:bottom w:val="nil"/>
              <w:right w:val="nil"/>
            </w:tcBorders>
          </w:tcPr>
          <w:p w14:paraId="4553102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27</w:t>
            </w:r>
          </w:p>
        </w:tc>
        <w:tc>
          <w:tcPr>
            <w:tcW w:w="1413" w:type="dxa"/>
            <w:tcBorders>
              <w:top w:val="nil"/>
              <w:left w:val="nil"/>
              <w:bottom w:val="nil"/>
              <w:right w:val="nil"/>
            </w:tcBorders>
          </w:tcPr>
          <w:p w14:paraId="1E9F97D0"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0.119219078</w:t>
            </w:r>
          </w:p>
        </w:tc>
        <w:tc>
          <w:tcPr>
            <w:tcW w:w="1598" w:type="dxa"/>
            <w:tcBorders>
              <w:top w:val="nil"/>
              <w:left w:val="nil"/>
              <w:bottom w:val="nil"/>
              <w:right w:val="nil"/>
            </w:tcBorders>
          </w:tcPr>
          <w:p w14:paraId="6B8FD2C3"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0.33135194</w:t>
            </w:r>
          </w:p>
        </w:tc>
        <w:tc>
          <w:tcPr>
            <w:tcW w:w="1908" w:type="dxa"/>
            <w:tcBorders>
              <w:top w:val="nil"/>
              <w:left w:val="nil"/>
              <w:bottom w:val="nil"/>
              <w:right w:val="nil"/>
            </w:tcBorders>
          </w:tcPr>
          <w:p w14:paraId="079578A2"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0.516940852</w:t>
            </w:r>
          </w:p>
        </w:tc>
        <w:tc>
          <w:tcPr>
            <w:tcW w:w="2205" w:type="dxa"/>
            <w:tcBorders>
              <w:top w:val="nil"/>
              <w:left w:val="nil"/>
              <w:bottom w:val="nil"/>
              <w:right w:val="nil"/>
            </w:tcBorders>
          </w:tcPr>
          <w:p w14:paraId="0C4180A6"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0.309601212</w:t>
            </w:r>
          </w:p>
        </w:tc>
      </w:tr>
      <w:tr w:rsidR="00996552" w14:paraId="0305B073" w14:textId="77777777">
        <w:trPr>
          <w:trHeight w:hRule="exact" w:val="315"/>
        </w:trPr>
        <w:tc>
          <w:tcPr>
            <w:tcW w:w="1102" w:type="dxa"/>
            <w:tcBorders>
              <w:top w:val="nil"/>
              <w:left w:val="nil"/>
              <w:bottom w:val="nil"/>
              <w:right w:val="nil"/>
            </w:tcBorders>
          </w:tcPr>
          <w:p w14:paraId="061AD6A2"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28</w:t>
            </w:r>
          </w:p>
        </w:tc>
        <w:tc>
          <w:tcPr>
            <w:tcW w:w="1413" w:type="dxa"/>
            <w:tcBorders>
              <w:top w:val="nil"/>
              <w:left w:val="nil"/>
              <w:bottom w:val="nil"/>
              <w:right w:val="nil"/>
            </w:tcBorders>
          </w:tcPr>
          <w:p w14:paraId="4EA8C763"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0.210788875</w:t>
            </w:r>
          </w:p>
        </w:tc>
        <w:tc>
          <w:tcPr>
            <w:tcW w:w="1598" w:type="dxa"/>
            <w:tcBorders>
              <w:top w:val="nil"/>
              <w:left w:val="nil"/>
              <w:bottom w:val="nil"/>
              <w:right w:val="nil"/>
            </w:tcBorders>
          </w:tcPr>
          <w:p w14:paraId="3BF60632"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0.25769646</w:t>
            </w:r>
          </w:p>
        </w:tc>
        <w:tc>
          <w:tcPr>
            <w:tcW w:w="1908" w:type="dxa"/>
            <w:tcBorders>
              <w:top w:val="nil"/>
              <w:left w:val="nil"/>
              <w:bottom w:val="nil"/>
              <w:right w:val="nil"/>
            </w:tcBorders>
          </w:tcPr>
          <w:p w14:paraId="68586ED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0.144614587</w:t>
            </w:r>
          </w:p>
        </w:tc>
        <w:tc>
          <w:tcPr>
            <w:tcW w:w="2205" w:type="dxa"/>
            <w:tcBorders>
              <w:top w:val="nil"/>
              <w:left w:val="nil"/>
              <w:bottom w:val="nil"/>
              <w:right w:val="nil"/>
            </w:tcBorders>
          </w:tcPr>
          <w:p w14:paraId="23A16E00"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0.21281567</w:t>
            </w:r>
          </w:p>
        </w:tc>
      </w:tr>
      <w:tr w:rsidR="00996552" w14:paraId="06C29FEA" w14:textId="77777777">
        <w:trPr>
          <w:trHeight w:hRule="exact" w:val="315"/>
        </w:trPr>
        <w:tc>
          <w:tcPr>
            <w:tcW w:w="1102" w:type="dxa"/>
            <w:tcBorders>
              <w:top w:val="nil"/>
              <w:left w:val="nil"/>
              <w:bottom w:val="nil"/>
              <w:right w:val="nil"/>
            </w:tcBorders>
          </w:tcPr>
          <w:p w14:paraId="0C4ED2F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29</w:t>
            </w:r>
          </w:p>
        </w:tc>
        <w:tc>
          <w:tcPr>
            <w:tcW w:w="1413" w:type="dxa"/>
            <w:tcBorders>
              <w:top w:val="nil"/>
              <w:left w:val="nil"/>
              <w:bottom w:val="nil"/>
              <w:right w:val="nil"/>
            </w:tcBorders>
          </w:tcPr>
          <w:p w14:paraId="4700277F"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0.670307453</w:t>
            </w:r>
          </w:p>
        </w:tc>
        <w:tc>
          <w:tcPr>
            <w:tcW w:w="1598" w:type="dxa"/>
            <w:tcBorders>
              <w:top w:val="nil"/>
              <w:left w:val="nil"/>
              <w:bottom w:val="nil"/>
              <w:right w:val="nil"/>
            </w:tcBorders>
          </w:tcPr>
          <w:p w14:paraId="6BF814D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0.683970816</w:t>
            </w:r>
          </w:p>
        </w:tc>
        <w:tc>
          <w:tcPr>
            <w:tcW w:w="1908" w:type="dxa"/>
            <w:tcBorders>
              <w:top w:val="nil"/>
              <w:left w:val="nil"/>
              <w:bottom w:val="nil"/>
              <w:right w:val="nil"/>
            </w:tcBorders>
          </w:tcPr>
          <w:p w14:paraId="27441AE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7AC8DC91"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0.53313071</w:t>
            </w:r>
          </w:p>
        </w:tc>
      </w:tr>
      <w:tr w:rsidR="00996552" w14:paraId="5C2C7C25" w14:textId="77777777">
        <w:trPr>
          <w:trHeight w:hRule="exact" w:val="315"/>
        </w:trPr>
        <w:tc>
          <w:tcPr>
            <w:tcW w:w="1102" w:type="dxa"/>
            <w:tcBorders>
              <w:top w:val="nil"/>
              <w:left w:val="nil"/>
              <w:bottom w:val="nil"/>
              <w:right w:val="nil"/>
            </w:tcBorders>
          </w:tcPr>
          <w:p w14:paraId="737D839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30</w:t>
            </w:r>
          </w:p>
        </w:tc>
        <w:tc>
          <w:tcPr>
            <w:tcW w:w="1413" w:type="dxa"/>
            <w:tcBorders>
              <w:top w:val="nil"/>
              <w:left w:val="nil"/>
              <w:bottom w:val="nil"/>
              <w:right w:val="nil"/>
            </w:tcBorders>
          </w:tcPr>
          <w:p w14:paraId="312DF87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0.105556919</w:t>
            </w:r>
          </w:p>
        </w:tc>
        <w:tc>
          <w:tcPr>
            <w:tcW w:w="1598" w:type="dxa"/>
            <w:tcBorders>
              <w:top w:val="nil"/>
              <w:left w:val="nil"/>
              <w:bottom w:val="nil"/>
              <w:right w:val="nil"/>
            </w:tcBorders>
          </w:tcPr>
          <w:p w14:paraId="4BA0F711"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0.510686205</w:t>
            </w:r>
          </w:p>
        </w:tc>
        <w:tc>
          <w:tcPr>
            <w:tcW w:w="1908" w:type="dxa"/>
            <w:tcBorders>
              <w:top w:val="nil"/>
              <w:left w:val="nil"/>
              <w:bottom w:val="nil"/>
              <w:right w:val="nil"/>
            </w:tcBorders>
          </w:tcPr>
          <w:p w14:paraId="79333637"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3CB3E38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0.244215127</w:t>
            </w:r>
          </w:p>
        </w:tc>
      </w:tr>
      <w:tr w:rsidR="00996552" w14:paraId="2B38B0E2" w14:textId="77777777">
        <w:trPr>
          <w:trHeight w:hRule="exact" w:val="315"/>
        </w:trPr>
        <w:tc>
          <w:tcPr>
            <w:tcW w:w="1102" w:type="dxa"/>
            <w:tcBorders>
              <w:top w:val="nil"/>
              <w:left w:val="nil"/>
              <w:bottom w:val="nil"/>
              <w:right w:val="nil"/>
            </w:tcBorders>
          </w:tcPr>
          <w:p w14:paraId="31A389EF"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31</w:t>
            </w:r>
          </w:p>
        </w:tc>
        <w:tc>
          <w:tcPr>
            <w:tcW w:w="1413" w:type="dxa"/>
            <w:tcBorders>
              <w:top w:val="nil"/>
              <w:left w:val="nil"/>
              <w:bottom w:val="nil"/>
              <w:right w:val="nil"/>
            </w:tcBorders>
          </w:tcPr>
          <w:p w14:paraId="69EF5E47"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0.306737872</w:t>
            </w:r>
          </w:p>
        </w:tc>
        <w:tc>
          <w:tcPr>
            <w:tcW w:w="1598" w:type="dxa"/>
            <w:tcBorders>
              <w:top w:val="nil"/>
              <w:left w:val="nil"/>
              <w:bottom w:val="nil"/>
              <w:right w:val="nil"/>
            </w:tcBorders>
          </w:tcPr>
          <w:p w14:paraId="1F00BC70"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0.026491918</w:t>
            </w:r>
          </w:p>
        </w:tc>
        <w:tc>
          <w:tcPr>
            <w:tcW w:w="1908" w:type="dxa"/>
            <w:tcBorders>
              <w:top w:val="nil"/>
              <w:left w:val="nil"/>
              <w:bottom w:val="nil"/>
              <w:right w:val="nil"/>
            </w:tcBorders>
          </w:tcPr>
          <w:p w14:paraId="7A49C4B7"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7B0C8AE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0.112085184</w:t>
            </w:r>
          </w:p>
        </w:tc>
      </w:tr>
      <w:tr w:rsidR="00996552" w14:paraId="19EA78F0" w14:textId="77777777">
        <w:trPr>
          <w:trHeight w:hRule="exact" w:val="315"/>
        </w:trPr>
        <w:tc>
          <w:tcPr>
            <w:tcW w:w="1102" w:type="dxa"/>
            <w:tcBorders>
              <w:top w:val="nil"/>
              <w:left w:val="nil"/>
              <w:bottom w:val="nil"/>
              <w:right w:val="nil"/>
            </w:tcBorders>
          </w:tcPr>
          <w:p w14:paraId="38E68B2B"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32</w:t>
            </w:r>
          </w:p>
        </w:tc>
        <w:tc>
          <w:tcPr>
            <w:tcW w:w="1413" w:type="dxa"/>
            <w:tcBorders>
              <w:top w:val="nil"/>
              <w:left w:val="nil"/>
              <w:bottom w:val="nil"/>
              <w:right w:val="nil"/>
            </w:tcBorders>
          </w:tcPr>
          <w:p w14:paraId="7F75CBE1" w14:textId="77777777" w:rsidR="00996552" w:rsidRDefault="002D0D3F">
            <w:pPr>
              <w:pStyle w:val="TableParagraph"/>
              <w:spacing w:before="22"/>
              <w:ind w:left="189"/>
              <w:rPr>
                <w:rFonts w:ascii="Times New Roman" w:eastAsia="Times New Roman" w:hAnsi="Times New Roman" w:cs="Times New Roman"/>
                <w:sz w:val="21"/>
                <w:szCs w:val="21"/>
              </w:rPr>
            </w:pPr>
            <w:r>
              <w:rPr>
                <w:rFonts w:ascii="Times New Roman"/>
                <w:sz w:val="21"/>
              </w:rPr>
              <w:t>0.29880342</w:t>
            </w:r>
          </w:p>
        </w:tc>
        <w:tc>
          <w:tcPr>
            <w:tcW w:w="1598" w:type="dxa"/>
            <w:tcBorders>
              <w:top w:val="nil"/>
              <w:left w:val="nil"/>
              <w:bottom w:val="nil"/>
              <w:right w:val="nil"/>
            </w:tcBorders>
          </w:tcPr>
          <w:p w14:paraId="651B801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14:paraId="6B0D7D84"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7F9533A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0.381633322</w:t>
            </w:r>
          </w:p>
        </w:tc>
      </w:tr>
      <w:tr w:rsidR="00996552" w14:paraId="4CC41B21" w14:textId="77777777">
        <w:trPr>
          <w:trHeight w:hRule="exact" w:val="315"/>
        </w:trPr>
        <w:tc>
          <w:tcPr>
            <w:tcW w:w="1102" w:type="dxa"/>
            <w:tcBorders>
              <w:top w:val="nil"/>
              <w:left w:val="nil"/>
              <w:bottom w:val="nil"/>
              <w:right w:val="nil"/>
            </w:tcBorders>
          </w:tcPr>
          <w:p w14:paraId="532E53BF"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33</w:t>
            </w:r>
          </w:p>
        </w:tc>
        <w:tc>
          <w:tcPr>
            <w:tcW w:w="1413" w:type="dxa"/>
            <w:tcBorders>
              <w:top w:val="nil"/>
              <w:left w:val="nil"/>
              <w:bottom w:val="nil"/>
              <w:right w:val="nil"/>
            </w:tcBorders>
          </w:tcPr>
          <w:p w14:paraId="334FA7F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0.283977411</w:t>
            </w:r>
          </w:p>
        </w:tc>
        <w:tc>
          <w:tcPr>
            <w:tcW w:w="1598" w:type="dxa"/>
            <w:tcBorders>
              <w:top w:val="nil"/>
              <w:left w:val="nil"/>
              <w:bottom w:val="nil"/>
              <w:right w:val="nil"/>
            </w:tcBorders>
          </w:tcPr>
          <w:p w14:paraId="11EAB56D"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0.68455485</w:t>
            </w:r>
          </w:p>
        </w:tc>
        <w:tc>
          <w:tcPr>
            <w:tcW w:w="1908" w:type="dxa"/>
            <w:tcBorders>
              <w:top w:val="nil"/>
              <w:left w:val="nil"/>
              <w:bottom w:val="nil"/>
              <w:right w:val="nil"/>
            </w:tcBorders>
          </w:tcPr>
          <w:p w14:paraId="743EC726"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276AF19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0.374380034</w:t>
            </w:r>
          </w:p>
        </w:tc>
      </w:tr>
      <w:tr w:rsidR="00996552" w14:paraId="5690A090" w14:textId="77777777">
        <w:trPr>
          <w:trHeight w:hRule="exact" w:val="315"/>
        </w:trPr>
        <w:tc>
          <w:tcPr>
            <w:tcW w:w="1102" w:type="dxa"/>
            <w:tcBorders>
              <w:top w:val="nil"/>
              <w:left w:val="nil"/>
              <w:bottom w:val="nil"/>
              <w:right w:val="nil"/>
            </w:tcBorders>
          </w:tcPr>
          <w:p w14:paraId="1A51ADF0"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34</w:t>
            </w:r>
          </w:p>
        </w:tc>
        <w:tc>
          <w:tcPr>
            <w:tcW w:w="1413" w:type="dxa"/>
            <w:tcBorders>
              <w:top w:val="nil"/>
              <w:left w:val="nil"/>
              <w:bottom w:val="nil"/>
              <w:right w:val="nil"/>
            </w:tcBorders>
          </w:tcPr>
          <w:p w14:paraId="4A8A87B6" w14:textId="77777777" w:rsidR="00996552" w:rsidRDefault="002D0D3F">
            <w:pPr>
              <w:pStyle w:val="TableParagraph"/>
              <w:spacing w:before="22"/>
              <w:ind w:left="189"/>
              <w:rPr>
                <w:rFonts w:ascii="Times New Roman" w:eastAsia="Times New Roman" w:hAnsi="Times New Roman" w:cs="Times New Roman"/>
                <w:sz w:val="21"/>
                <w:szCs w:val="21"/>
              </w:rPr>
            </w:pPr>
            <w:r>
              <w:rPr>
                <w:rFonts w:ascii="Times New Roman"/>
                <w:sz w:val="21"/>
              </w:rPr>
              <w:t>0.22519754</w:t>
            </w:r>
          </w:p>
        </w:tc>
        <w:tc>
          <w:tcPr>
            <w:tcW w:w="1598" w:type="dxa"/>
            <w:tcBorders>
              <w:top w:val="nil"/>
              <w:left w:val="nil"/>
              <w:bottom w:val="nil"/>
              <w:right w:val="nil"/>
            </w:tcBorders>
          </w:tcPr>
          <w:p w14:paraId="3F851B72"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0.665173423</w:t>
            </w:r>
          </w:p>
        </w:tc>
        <w:tc>
          <w:tcPr>
            <w:tcW w:w="1908" w:type="dxa"/>
            <w:tcBorders>
              <w:top w:val="nil"/>
              <w:left w:val="nil"/>
              <w:bottom w:val="nil"/>
              <w:right w:val="nil"/>
            </w:tcBorders>
          </w:tcPr>
          <w:p w14:paraId="707AC572"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30F588D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0.347036292</w:t>
            </w:r>
          </w:p>
        </w:tc>
      </w:tr>
      <w:tr w:rsidR="00996552" w14:paraId="585BF034" w14:textId="77777777">
        <w:trPr>
          <w:trHeight w:hRule="exact" w:val="315"/>
        </w:trPr>
        <w:tc>
          <w:tcPr>
            <w:tcW w:w="1102" w:type="dxa"/>
            <w:tcBorders>
              <w:top w:val="nil"/>
              <w:left w:val="nil"/>
              <w:bottom w:val="nil"/>
              <w:right w:val="nil"/>
            </w:tcBorders>
          </w:tcPr>
          <w:p w14:paraId="056C8E1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35</w:t>
            </w:r>
          </w:p>
        </w:tc>
        <w:tc>
          <w:tcPr>
            <w:tcW w:w="1413" w:type="dxa"/>
            <w:tcBorders>
              <w:top w:val="nil"/>
              <w:left w:val="nil"/>
              <w:bottom w:val="nil"/>
              <w:right w:val="nil"/>
            </w:tcBorders>
          </w:tcPr>
          <w:p w14:paraId="30935FF8"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0.302835147</w:t>
            </w:r>
          </w:p>
        </w:tc>
        <w:tc>
          <w:tcPr>
            <w:tcW w:w="1598" w:type="dxa"/>
            <w:tcBorders>
              <w:top w:val="nil"/>
              <w:left w:val="nil"/>
              <w:bottom w:val="nil"/>
              <w:right w:val="nil"/>
            </w:tcBorders>
          </w:tcPr>
          <w:p w14:paraId="20D58A9B"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14:paraId="3B332A29"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34E5362B"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0.382963792</w:t>
            </w:r>
          </w:p>
        </w:tc>
      </w:tr>
      <w:tr w:rsidR="00996552" w14:paraId="1219228B" w14:textId="77777777">
        <w:trPr>
          <w:trHeight w:hRule="exact" w:val="315"/>
        </w:trPr>
        <w:tc>
          <w:tcPr>
            <w:tcW w:w="1102" w:type="dxa"/>
            <w:tcBorders>
              <w:top w:val="nil"/>
              <w:left w:val="nil"/>
              <w:bottom w:val="nil"/>
              <w:right w:val="nil"/>
            </w:tcBorders>
          </w:tcPr>
          <w:p w14:paraId="5A1AD9E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36</w:t>
            </w:r>
          </w:p>
        </w:tc>
        <w:tc>
          <w:tcPr>
            <w:tcW w:w="1413" w:type="dxa"/>
            <w:tcBorders>
              <w:top w:val="nil"/>
              <w:left w:val="nil"/>
              <w:bottom w:val="nil"/>
              <w:right w:val="nil"/>
            </w:tcBorders>
          </w:tcPr>
          <w:p w14:paraId="532632AE"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0.246277315</w:t>
            </w:r>
          </w:p>
        </w:tc>
        <w:tc>
          <w:tcPr>
            <w:tcW w:w="1598" w:type="dxa"/>
            <w:tcBorders>
              <w:top w:val="nil"/>
              <w:left w:val="nil"/>
              <w:bottom w:val="nil"/>
              <w:right w:val="nil"/>
            </w:tcBorders>
          </w:tcPr>
          <w:p w14:paraId="7B732D2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0.676175494</w:t>
            </w:r>
          </w:p>
        </w:tc>
        <w:tc>
          <w:tcPr>
            <w:tcW w:w="1908" w:type="dxa"/>
            <w:tcBorders>
              <w:top w:val="nil"/>
              <w:left w:val="nil"/>
              <w:bottom w:val="nil"/>
              <w:right w:val="nil"/>
            </w:tcBorders>
          </w:tcPr>
          <w:p w14:paraId="0C98193F"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420D44E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0.358503467</w:t>
            </w:r>
          </w:p>
        </w:tc>
      </w:tr>
      <w:tr w:rsidR="00996552" w14:paraId="14A79B32" w14:textId="77777777">
        <w:trPr>
          <w:trHeight w:hRule="exact" w:val="315"/>
        </w:trPr>
        <w:tc>
          <w:tcPr>
            <w:tcW w:w="1102" w:type="dxa"/>
            <w:tcBorders>
              <w:top w:val="nil"/>
              <w:left w:val="nil"/>
              <w:bottom w:val="nil"/>
              <w:right w:val="nil"/>
            </w:tcBorders>
          </w:tcPr>
          <w:p w14:paraId="694EF30E"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37</w:t>
            </w:r>
          </w:p>
        </w:tc>
        <w:tc>
          <w:tcPr>
            <w:tcW w:w="1413" w:type="dxa"/>
            <w:tcBorders>
              <w:top w:val="nil"/>
              <w:left w:val="nil"/>
              <w:bottom w:val="nil"/>
              <w:right w:val="nil"/>
            </w:tcBorders>
          </w:tcPr>
          <w:p w14:paraId="14CF41A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0.237532647</w:t>
            </w:r>
          </w:p>
        </w:tc>
        <w:tc>
          <w:tcPr>
            <w:tcW w:w="1598" w:type="dxa"/>
            <w:tcBorders>
              <w:top w:val="nil"/>
              <w:left w:val="nil"/>
              <w:bottom w:val="nil"/>
              <w:right w:val="nil"/>
            </w:tcBorders>
          </w:tcPr>
          <w:p w14:paraId="6E161D72"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0.673137612</w:t>
            </w:r>
          </w:p>
        </w:tc>
        <w:tc>
          <w:tcPr>
            <w:tcW w:w="1908" w:type="dxa"/>
            <w:tcBorders>
              <w:top w:val="nil"/>
              <w:left w:val="nil"/>
              <w:bottom w:val="nil"/>
              <w:right w:val="nil"/>
            </w:tcBorders>
          </w:tcPr>
          <w:p w14:paraId="61749BB1"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5185CA1D"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0.354372194</w:t>
            </w:r>
          </w:p>
        </w:tc>
      </w:tr>
      <w:tr w:rsidR="00996552" w14:paraId="2EFED3AE" w14:textId="77777777">
        <w:trPr>
          <w:trHeight w:hRule="exact" w:val="315"/>
        </w:trPr>
        <w:tc>
          <w:tcPr>
            <w:tcW w:w="1102" w:type="dxa"/>
            <w:tcBorders>
              <w:top w:val="nil"/>
              <w:left w:val="nil"/>
              <w:bottom w:val="nil"/>
              <w:right w:val="nil"/>
            </w:tcBorders>
          </w:tcPr>
          <w:p w14:paraId="7CF98CC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38</w:t>
            </w:r>
          </w:p>
        </w:tc>
        <w:tc>
          <w:tcPr>
            <w:tcW w:w="1413" w:type="dxa"/>
            <w:tcBorders>
              <w:top w:val="nil"/>
              <w:left w:val="nil"/>
              <w:bottom w:val="nil"/>
              <w:right w:val="nil"/>
            </w:tcBorders>
          </w:tcPr>
          <w:p w14:paraId="0C9A904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0.387392146</w:t>
            </w:r>
          </w:p>
        </w:tc>
        <w:tc>
          <w:tcPr>
            <w:tcW w:w="1598" w:type="dxa"/>
            <w:tcBorders>
              <w:top w:val="nil"/>
              <w:left w:val="nil"/>
              <w:bottom w:val="nil"/>
              <w:right w:val="nil"/>
            </w:tcBorders>
          </w:tcPr>
          <w:p w14:paraId="209EA3EE"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0.690559802</w:t>
            </w:r>
          </w:p>
        </w:tc>
        <w:tc>
          <w:tcPr>
            <w:tcW w:w="1908" w:type="dxa"/>
            <w:tcBorders>
              <w:top w:val="nil"/>
              <w:left w:val="nil"/>
              <w:bottom w:val="nil"/>
              <w:right w:val="nil"/>
            </w:tcBorders>
          </w:tcPr>
          <w:p w14:paraId="01039FA8"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03109A5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0.410968927</w:t>
            </w:r>
          </w:p>
        </w:tc>
      </w:tr>
      <w:tr w:rsidR="00996552" w14:paraId="1FF1A287" w14:textId="77777777">
        <w:trPr>
          <w:trHeight w:hRule="exact" w:val="373"/>
        </w:trPr>
        <w:tc>
          <w:tcPr>
            <w:tcW w:w="1102" w:type="dxa"/>
            <w:tcBorders>
              <w:top w:val="nil"/>
              <w:left w:val="nil"/>
              <w:bottom w:val="single" w:sz="8" w:space="0" w:color="000000"/>
              <w:right w:val="nil"/>
            </w:tcBorders>
          </w:tcPr>
          <w:p w14:paraId="010B7CC9"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39</w:t>
            </w:r>
          </w:p>
        </w:tc>
        <w:tc>
          <w:tcPr>
            <w:tcW w:w="1413" w:type="dxa"/>
            <w:tcBorders>
              <w:top w:val="nil"/>
              <w:left w:val="nil"/>
              <w:bottom w:val="single" w:sz="8" w:space="0" w:color="000000"/>
              <w:right w:val="nil"/>
            </w:tcBorders>
          </w:tcPr>
          <w:p w14:paraId="30BEE98C"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0.015510059</w:t>
            </w:r>
          </w:p>
        </w:tc>
        <w:tc>
          <w:tcPr>
            <w:tcW w:w="1598" w:type="dxa"/>
            <w:tcBorders>
              <w:top w:val="nil"/>
              <w:left w:val="nil"/>
              <w:bottom w:val="single" w:sz="8" w:space="0" w:color="000000"/>
              <w:right w:val="nil"/>
            </w:tcBorders>
          </w:tcPr>
          <w:p w14:paraId="27127CBC"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0.695379301</w:t>
            </w:r>
          </w:p>
        </w:tc>
        <w:tc>
          <w:tcPr>
            <w:tcW w:w="1908" w:type="dxa"/>
            <w:tcBorders>
              <w:top w:val="nil"/>
              <w:left w:val="nil"/>
              <w:bottom w:val="single" w:sz="8" w:space="0" w:color="000000"/>
              <w:right w:val="nil"/>
            </w:tcBorders>
          </w:tcPr>
          <w:p w14:paraId="0B480FF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0.791086603</w:t>
            </w:r>
          </w:p>
        </w:tc>
        <w:tc>
          <w:tcPr>
            <w:tcW w:w="2205" w:type="dxa"/>
            <w:tcBorders>
              <w:top w:val="nil"/>
              <w:left w:val="nil"/>
              <w:bottom w:val="single" w:sz="8" w:space="0" w:color="000000"/>
              <w:right w:val="nil"/>
            </w:tcBorders>
          </w:tcPr>
          <w:p w14:paraId="66993E23"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0.49590635</w:t>
            </w:r>
          </w:p>
        </w:tc>
      </w:tr>
    </w:tbl>
    <w:p w14:paraId="13F4D868" w14:textId="77777777" w:rsidR="00996552" w:rsidRDefault="00996552">
      <w:pPr>
        <w:rPr>
          <w:rFonts w:ascii="Times New Roman" w:eastAsia="Times New Roman" w:hAnsi="Times New Roman" w:cs="Times New Roman"/>
          <w:sz w:val="21"/>
          <w:szCs w:val="21"/>
        </w:rPr>
        <w:sectPr w:rsidR="00996552">
          <w:pgSz w:w="11910" w:h="16840"/>
          <w:pgMar w:top="1140" w:right="1680" w:bottom="1240" w:left="1680" w:header="871" w:footer="1095" w:gutter="0"/>
          <w:cols w:space="720"/>
        </w:sectPr>
      </w:pPr>
    </w:p>
    <w:p w14:paraId="331ECC93" w14:textId="77777777" w:rsidR="00996552" w:rsidRDefault="00996552">
      <w:pPr>
        <w:rPr>
          <w:rFonts w:ascii="宋体" w:eastAsia="宋体" w:hAnsi="宋体" w:cs="宋体"/>
          <w:sz w:val="20"/>
          <w:szCs w:val="20"/>
        </w:rPr>
      </w:pPr>
    </w:p>
    <w:p w14:paraId="3F9ADF1F" w14:textId="77777777" w:rsidR="00996552" w:rsidRDefault="00996552">
      <w:pPr>
        <w:rPr>
          <w:rFonts w:ascii="宋体" w:eastAsia="宋体" w:hAnsi="宋体" w:cs="宋体"/>
          <w:sz w:val="20"/>
          <w:szCs w:val="20"/>
        </w:rPr>
      </w:pPr>
    </w:p>
    <w:p w14:paraId="336E792F" w14:textId="77777777" w:rsidR="00996552" w:rsidRDefault="00996552">
      <w:pPr>
        <w:rPr>
          <w:rFonts w:ascii="宋体" w:eastAsia="宋体" w:hAnsi="宋体" w:cs="宋体"/>
          <w:sz w:val="20"/>
          <w:szCs w:val="20"/>
        </w:rPr>
      </w:pPr>
    </w:p>
    <w:p w14:paraId="302BE082" w14:textId="77777777" w:rsidR="00996552" w:rsidRDefault="00996552">
      <w:pPr>
        <w:rPr>
          <w:rFonts w:ascii="宋体" w:eastAsia="宋体" w:hAnsi="宋体" w:cs="宋体"/>
          <w:sz w:val="20"/>
          <w:szCs w:val="20"/>
        </w:rPr>
      </w:pPr>
    </w:p>
    <w:p w14:paraId="1E50AC4D" w14:textId="77777777" w:rsidR="00996552" w:rsidRDefault="00996552">
      <w:pPr>
        <w:rPr>
          <w:rFonts w:ascii="宋体" w:eastAsia="宋体" w:hAnsi="宋体" w:cs="宋体"/>
          <w:sz w:val="20"/>
          <w:szCs w:val="20"/>
        </w:rPr>
      </w:pPr>
    </w:p>
    <w:p w14:paraId="17EECDFB" w14:textId="77777777" w:rsidR="00996552" w:rsidRDefault="00996552">
      <w:pPr>
        <w:rPr>
          <w:rFonts w:ascii="宋体" w:eastAsia="宋体" w:hAnsi="宋体" w:cs="宋体"/>
          <w:sz w:val="20"/>
          <w:szCs w:val="20"/>
        </w:rPr>
      </w:pPr>
    </w:p>
    <w:p w14:paraId="3F60DF04" w14:textId="77777777" w:rsidR="00996552" w:rsidRDefault="00996552">
      <w:pPr>
        <w:rPr>
          <w:rFonts w:ascii="宋体" w:eastAsia="宋体" w:hAnsi="宋体" w:cs="宋体"/>
          <w:sz w:val="20"/>
          <w:szCs w:val="20"/>
        </w:rPr>
      </w:pPr>
    </w:p>
    <w:p w14:paraId="02586536" w14:textId="77777777" w:rsidR="00996552" w:rsidRDefault="00996552">
      <w:pPr>
        <w:rPr>
          <w:rFonts w:ascii="宋体" w:eastAsia="宋体" w:hAnsi="宋体" w:cs="宋体"/>
          <w:sz w:val="20"/>
          <w:szCs w:val="20"/>
        </w:rPr>
      </w:pPr>
    </w:p>
    <w:p w14:paraId="142F8A68" w14:textId="77777777" w:rsidR="00996552" w:rsidRDefault="00996552">
      <w:pPr>
        <w:rPr>
          <w:rFonts w:ascii="宋体" w:eastAsia="宋体" w:hAnsi="宋体" w:cs="宋体"/>
          <w:sz w:val="20"/>
          <w:szCs w:val="20"/>
        </w:rPr>
      </w:pPr>
    </w:p>
    <w:p w14:paraId="7EDD7DB0" w14:textId="77777777" w:rsidR="00996552" w:rsidRDefault="00996552">
      <w:pPr>
        <w:rPr>
          <w:rFonts w:ascii="宋体" w:eastAsia="宋体" w:hAnsi="宋体" w:cs="宋体"/>
          <w:sz w:val="20"/>
          <w:szCs w:val="20"/>
        </w:rPr>
      </w:pPr>
    </w:p>
    <w:p w14:paraId="122BCBD7" w14:textId="77777777" w:rsidR="00996552" w:rsidRDefault="00996552">
      <w:pPr>
        <w:rPr>
          <w:rFonts w:ascii="宋体" w:eastAsia="宋体" w:hAnsi="宋体" w:cs="宋体"/>
          <w:sz w:val="20"/>
          <w:szCs w:val="20"/>
        </w:rPr>
      </w:pPr>
    </w:p>
    <w:p w14:paraId="3537B72C" w14:textId="77777777" w:rsidR="00996552" w:rsidRDefault="00996552">
      <w:pPr>
        <w:rPr>
          <w:rFonts w:ascii="宋体" w:eastAsia="宋体" w:hAnsi="宋体" w:cs="宋体"/>
          <w:sz w:val="20"/>
          <w:szCs w:val="20"/>
        </w:rPr>
      </w:pPr>
    </w:p>
    <w:p w14:paraId="357AD213" w14:textId="77777777" w:rsidR="00996552" w:rsidRDefault="00996552">
      <w:pPr>
        <w:rPr>
          <w:rFonts w:ascii="宋体" w:eastAsia="宋体" w:hAnsi="宋体" w:cs="宋体"/>
          <w:sz w:val="20"/>
          <w:szCs w:val="20"/>
        </w:rPr>
      </w:pPr>
    </w:p>
    <w:p w14:paraId="43D9FA7E" w14:textId="77777777" w:rsidR="00996552" w:rsidRDefault="00996552">
      <w:pPr>
        <w:rPr>
          <w:rFonts w:ascii="宋体" w:eastAsia="宋体" w:hAnsi="宋体" w:cs="宋体"/>
          <w:sz w:val="20"/>
          <w:szCs w:val="20"/>
        </w:rPr>
      </w:pPr>
    </w:p>
    <w:p w14:paraId="1C6B9A94" w14:textId="77777777" w:rsidR="00996552" w:rsidRDefault="00996552">
      <w:pPr>
        <w:rPr>
          <w:rFonts w:ascii="宋体" w:eastAsia="宋体" w:hAnsi="宋体" w:cs="宋体"/>
          <w:sz w:val="20"/>
          <w:szCs w:val="20"/>
        </w:rPr>
      </w:pPr>
    </w:p>
    <w:p w14:paraId="6715DB55" w14:textId="77777777" w:rsidR="00996552" w:rsidRDefault="00996552">
      <w:pPr>
        <w:rPr>
          <w:rFonts w:ascii="宋体" w:eastAsia="宋体" w:hAnsi="宋体" w:cs="宋体"/>
          <w:sz w:val="20"/>
          <w:szCs w:val="20"/>
        </w:rPr>
      </w:pPr>
    </w:p>
    <w:p w14:paraId="4C8C353A" w14:textId="77777777" w:rsidR="00996552" w:rsidRDefault="00996552">
      <w:pPr>
        <w:rPr>
          <w:rFonts w:ascii="宋体" w:eastAsia="宋体" w:hAnsi="宋体" w:cs="宋体"/>
          <w:sz w:val="20"/>
          <w:szCs w:val="20"/>
        </w:rPr>
      </w:pPr>
    </w:p>
    <w:p w14:paraId="39E2DABF" w14:textId="77777777" w:rsidR="00996552" w:rsidRDefault="00996552">
      <w:pPr>
        <w:rPr>
          <w:rFonts w:ascii="宋体" w:eastAsia="宋体" w:hAnsi="宋体" w:cs="宋体"/>
          <w:sz w:val="20"/>
          <w:szCs w:val="20"/>
        </w:rPr>
      </w:pPr>
    </w:p>
    <w:p w14:paraId="4EEEA1B6" w14:textId="77777777" w:rsidR="00996552" w:rsidRDefault="00996552">
      <w:pPr>
        <w:spacing w:before="4"/>
        <w:rPr>
          <w:rFonts w:ascii="宋体" w:eastAsia="宋体" w:hAnsi="宋体" w:cs="宋体"/>
          <w:sz w:val="18"/>
          <w:szCs w:val="18"/>
        </w:rPr>
      </w:pPr>
    </w:p>
    <w:p w14:paraId="33BE922B" w14:textId="77777777" w:rsidR="00996552" w:rsidRDefault="00025C9E">
      <w:pPr>
        <w:tabs>
          <w:tab w:val="left" w:pos="743"/>
        </w:tabs>
        <w:spacing w:before="35"/>
        <w:ind w:right="1678"/>
        <w:jc w:val="center"/>
        <w:rPr>
          <w:rFonts w:ascii="宋体" w:eastAsia="宋体" w:hAnsi="宋体" w:cs="宋体"/>
          <w:sz w:val="21"/>
          <w:szCs w:val="21"/>
          <w:lang w:eastAsia="zh-CN"/>
        </w:rPr>
      </w:pPr>
      <w:r>
        <w:rPr>
          <w:rFonts w:eastAsiaTheme="minorHAnsi"/>
        </w:rPr>
        <w:pict w14:anchorId="11B9D66A">
          <v:group id="_x0000_s1764" style="position:absolute;left:0;text-align:left;margin-left:98.5pt;margin-top:-234pt;width:400.9pt;height:238.85pt;z-index:-274648;mso-position-horizontal-relative:page" coordorigin="1970,-4680" coordsize="8018,4777">
            <v:group id="_x0000_s2006" style="position:absolute;left:2459;top:-1119;width:7405;height:2" coordorigin="2459,-1119" coordsize="7405,2">
              <v:shape id="_x0000_s2007" style="position:absolute;left:2459;top:-1119;width:7405;height:2" coordorigin="2459,-1119" coordsize="7405,0" path="m2459,-1119r7404,e" filled="f" strokecolor="#d9d9d9" strokeweight=".08969mm">
                <v:path arrowok="t"/>
              </v:shape>
            </v:group>
            <v:group id="_x0000_s2004" style="position:absolute;left:2512;top:-1223;width:2;height:782" coordorigin="2512,-1223" coordsize="2,782">
              <v:shape id="_x0000_s2005" style="position:absolute;left:2512;top:-1223;width:2;height:782" coordorigin="2512,-1223" coordsize="0,782" path="m2512,-1223r,782e" filled="f" strokecolor="#5b9bd4" strokeweight=".68831mm">
                <v:path arrowok="t"/>
              </v:shape>
            </v:group>
            <v:group id="_x0000_s2002" style="position:absolute;left:2459;top:-1794;width:7405;height:2" coordorigin="2459,-1794" coordsize="7405,2">
              <v:shape id="_x0000_s2003" style="position:absolute;left:2459;top:-1794;width:7405;height:2" coordorigin="2459,-1794" coordsize="7405,0" path="m2459,-1794r7404,e" filled="f" strokecolor="#d9d9d9" strokeweight=".08969mm">
                <v:path arrowok="t"/>
              </v:shape>
            </v:group>
            <v:group id="_x0000_s2000" style="position:absolute;left:2459;top:-2474;width:7405;height:2" coordorigin="2459,-2474" coordsize="7405,2">
              <v:shape id="_x0000_s2001" style="position:absolute;left:2459;top:-2474;width:7405;height:2" coordorigin="2459,-2474" coordsize="7405,0" path="m2459,-2474r7404,e" filled="f" strokecolor="#d9d9d9" strokeweight=".08969mm">
                <v:path arrowok="t"/>
              </v:shape>
            </v:group>
            <v:group id="_x0000_s1998" style="position:absolute;left:2702;top:-2857;width:2;height:2417" coordorigin="2702,-2857" coordsize="2,2417">
              <v:shape id="_x0000_s1999" style="position:absolute;left:2702;top:-2857;width:2;height:2417" coordorigin="2702,-2857" coordsize="0,2417" path="m2702,-2857r,2416e" filled="f" strokecolor="#5b9bd4" strokeweight=".68831mm">
                <v:path arrowok="t"/>
              </v:shape>
            </v:group>
            <v:group id="_x0000_s1996" style="position:absolute;left:2893;top:-2852;width:2;height:2412" coordorigin="2893,-2852" coordsize="2,2412">
              <v:shape id="_x0000_s1997" style="position:absolute;left:2893;top:-2852;width:2;height:2412" coordorigin="2893,-2852" coordsize="0,2412" path="m2893,-2852r,2411e" filled="f" strokecolor="#5b9bd4" strokeweight=".68831mm">
                <v:path arrowok="t"/>
              </v:shape>
            </v:group>
            <v:group id="_x0000_s1994" style="position:absolute;left:3080;top:-2380;width:2;height:1940" coordorigin="3080,-2380" coordsize="2,1940">
              <v:shape id="_x0000_s1995" style="position:absolute;left:3080;top:-2380;width:2;height:1940" coordorigin="3080,-2380" coordsize="0,1940" path="m3080,-2380r,1939e" filled="f" strokecolor="#5b9bd4" strokeweight=".59503mm">
                <v:path arrowok="t"/>
              </v:shape>
            </v:group>
            <v:group id="_x0000_s1992" style="position:absolute;left:3271;top:-1208;width:2;height:767" coordorigin="3271,-1208" coordsize="2,767">
              <v:shape id="_x0000_s1993" style="position:absolute;left:3271;top:-1208;width:2;height:767" coordorigin="3271,-1208" coordsize="0,767" path="m3271,-1208r,767e" filled="f" strokecolor="#5b9bd4" strokeweight=".59503mm">
                <v:path arrowok="t"/>
              </v:shape>
            </v:group>
            <v:group id="_x0000_s1990" style="position:absolute;left:3461;top:-2147;width:2;height:1706" coordorigin="3461,-2147" coordsize="2,1706">
              <v:shape id="_x0000_s1991" style="position:absolute;left:3461;top:-2147;width:2;height:1706" coordorigin="3461,-2147" coordsize="0,1706" path="m3461,-2147r,1706e" filled="f" strokecolor="#5b9bd4" strokeweight=".59503mm">
                <v:path arrowok="t"/>
              </v:shape>
            </v:group>
            <v:group id="_x0000_s1988" style="position:absolute;left:3652;top:-1380;width:2;height:940" coordorigin="3652,-1380" coordsize="2,940">
              <v:shape id="_x0000_s1989" style="position:absolute;left:3652;top:-1380;width:2;height:940" coordorigin="3652,-1380" coordsize="0,940" path="m3652,-1380r,939e" filled="f" strokecolor="#5b9bd4" strokeweight=".59503mm">
                <v:path arrowok="t"/>
              </v:shape>
            </v:group>
            <v:group id="_x0000_s1986" style="position:absolute;left:3842;top:-2502;width:2;height:2062" coordorigin="3842,-2502" coordsize="2,2062">
              <v:shape id="_x0000_s1987" style="position:absolute;left:3842;top:-2502;width:2;height:2062" coordorigin="3842,-2502" coordsize="0,2062" path="m3842,-2502r,2061e" filled="f" strokecolor="#5b9bd4" strokeweight=".59503mm">
                <v:path arrowok="t"/>
              </v:shape>
            </v:group>
            <v:group id="_x0000_s1984" style="position:absolute;left:4032;top:-1969;width:2;height:1528" coordorigin="4032,-1969" coordsize="2,1528">
              <v:shape id="_x0000_s1985" style="position:absolute;left:4032;top:-1969;width:2;height:1528" coordorigin="4032,-1969" coordsize="0,1528" path="m4032,-1969r,1528e" filled="f" strokecolor="#5b9bd4" strokeweight=".59503mm">
                <v:path arrowok="t"/>
              </v:shape>
            </v:group>
            <v:group id="_x0000_s1982" style="position:absolute;left:4223;top:-2776;width:2;height:2336" coordorigin="4223,-2776" coordsize="2,2336">
              <v:shape id="_x0000_s1983" style="position:absolute;left:4223;top:-2776;width:2;height:2336" coordorigin="4223,-2776" coordsize="0,2336" path="m4223,-2776r,2335e" filled="f" strokecolor="#5b9bd4" strokeweight=".59503mm">
                <v:path arrowok="t"/>
              </v:shape>
            </v:group>
            <v:group id="_x0000_s1980" style="position:absolute;left:4411;top:-1878;width:2;height:1437" coordorigin="4411,-1878" coordsize="2,1437">
              <v:shape id="_x0000_s1981" style="position:absolute;left:4411;top:-1878;width:2;height:1437" coordorigin="4411,-1878" coordsize="0,1437" path="m4411,-1878r,1437e" filled="f" strokecolor="#5b9bd4" strokeweight=".68831mm">
                <v:path arrowok="t"/>
              </v:shape>
            </v:group>
            <v:group id="_x0000_s1978" style="position:absolute;left:4789;top:-1299;width:2;height:858" coordorigin="4789,-1299" coordsize="2,858">
              <v:shape id="_x0000_s1979" style="position:absolute;left:4789;top:-1299;width:2;height:858" coordorigin="4789,-1299" coordsize="0,858" path="m4789,-1299r,858e" filled="f" strokecolor="#5b9bd4" strokeweight=".59503mm">
                <v:path arrowok="t"/>
              </v:shape>
            </v:group>
            <v:group id="_x0000_s1976" style="position:absolute;left:4979;top:-1274;width:2;height:833" coordorigin="4979,-1274" coordsize="2,833">
              <v:shape id="_x0000_s1977" style="position:absolute;left:4979;top:-1274;width:2;height:833" coordorigin="4979,-1274" coordsize="0,833" path="m4979,-1274r,833e" filled="f" strokecolor="#5b9bd4" strokeweight=".59503mm">
                <v:path arrowok="t"/>
              </v:shape>
            </v:group>
            <v:group id="_x0000_s1974" style="position:absolute;left:5169;top:-1731;width:2;height:1290" coordorigin="5169,-1731" coordsize="2,1290">
              <v:shape id="_x0000_s1975" style="position:absolute;left:5169;top:-1731;width:2;height:1290" coordorigin="5169,-1731" coordsize="0,1290" path="m5169,-1731r,1290e" filled="f" strokecolor="#5b9bd4" strokeweight=".59503mm">
                <v:path arrowok="t"/>
              </v:shape>
            </v:group>
            <v:group id="_x0000_s1972" style="position:absolute;left:2459;top:-3149;width:7405;height:2" coordorigin="2459,-3149" coordsize="7405,2">
              <v:shape id="_x0000_s1973" style="position:absolute;left:2459;top:-3149;width:7405;height:2" coordorigin="2459,-3149" coordsize="7405,0" path="m2459,-3149r7404,e" filled="f" strokecolor="#d9d9d9" strokeweight=".08969mm">
                <v:path arrowok="t"/>
              </v:shape>
            </v:group>
            <v:group id="_x0000_s1970" style="position:absolute;left:2459;top:-3825;width:7405;height:2" coordorigin="2459,-3825" coordsize="7405,2">
              <v:shape id="_x0000_s1971" style="position:absolute;left:2459;top:-3825;width:7405;height:2" coordorigin="2459,-3825" coordsize="7405,0" path="m2459,-3825r7404,e" filled="f" strokecolor="#d9d9d9" strokeweight=".08969mm">
                <v:path arrowok="t"/>
              </v:shape>
            </v:group>
            <v:group id="_x0000_s1968" style="position:absolute;left:5360;top:-3827;width:2;height:3386" coordorigin="5360,-3827" coordsize="2,3386">
              <v:shape id="_x0000_s1969" style="position:absolute;left:5360;top:-3827;width:2;height:3386" coordorigin="5360,-3827" coordsize="0,3386" path="m5360,-3827r,3386e" filled="f" strokecolor="#5b9bd4" strokeweight=".59503mm">
                <v:path arrowok="t"/>
              </v:shape>
            </v:group>
            <v:group id="_x0000_s1966" style="position:absolute;left:5550;top:-1142;width:2;height:701" coordorigin="5550,-1142" coordsize="2,701">
              <v:shape id="_x0000_s1967" style="position:absolute;left:5550;top:-1142;width:2;height:701" coordorigin="5550,-1142" coordsize="0,701" path="m5550,-1142r,701e" filled="f" strokecolor="#5b9bd4" strokeweight=".59503mm">
                <v:path arrowok="t"/>
              </v:shape>
            </v:group>
            <v:group id="_x0000_s1964" style="position:absolute;left:5741;top:-1060;width:2;height:620" coordorigin="5741,-1060" coordsize="2,620">
              <v:shape id="_x0000_s1965" style="position:absolute;left:5741;top:-1060;width:2;height:620" coordorigin="5741,-1060" coordsize="0,620" path="m5741,-1060r,619e" filled="f" strokecolor="#5b9bd4" strokeweight=".59503mm">
                <v:path arrowok="t"/>
              </v:shape>
            </v:group>
            <v:group id="_x0000_s1962" style="position:absolute;left:5931;top:-2731;width:2;height:2290" coordorigin="5931,-2731" coordsize="2,2290">
              <v:shape id="_x0000_s1963" style="position:absolute;left:5931;top:-2731;width:2;height:2290" coordorigin="5931,-2731" coordsize="0,2290" path="m5931,-2731r,2290e" filled="f" strokecolor="#5b9bd4" strokeweight=".59503mm">
                <v:path arrowok="t"/>
              </v:shape>
            </v:group>
            <v:group id="_x0000_s1960" style="position:absolute;left:6121;top:-2786;width:2;height:2346" coordorigin="6121,-2786" coordsize="2,2346">
              <v:shape id="_x0000_s1961" style="position:absolute;left:6121;top:-2786;width:2;height:2346" coordorigin="6121,-2786" coordsize="0,2346" path="m6121,-2786r,2345e" filled="f" strokecolor="#5b9bd4" strokeweight=".59503mm">
                <v:path arrowok="t"/>
              </v:shape>
            </v:group>
            <v:group id="_x0000_s1958" style="position:absolute;left:6309;top:-2690;width:2;height:2249" coordorigin="6309,-2690" coordsize="2,2249">
              <v:shape id="_x0000_s1959" style="position:absolute;left:6309;top:-2690;width:2;height:2249" coordorigin="6309,-2690" coordsize="0,2249" path="m6309,-2690r,2249e" filled="f" strokecolor="#5b9bd4" strokeweight=".68831mm">
                <v:path arrowok="t"/>
              </v:shape>
            </v:group>
            <v:group id="_x0000_s1956" style="position:absolute;left:6500;top:-2766;width:2;height:2325" coordorigin="6500,-2766" coordsize="2,2325">
              <v:shape id="_x0000_s1957" style="position:absolute;left:6500;top:-2766;width:2;height:2325" coordorigin="6500,-2766" coordsize="0,2325" path="m6500,-2766r,2325e" filled="f" strokecolor="#5b9bd4" strokeweight=".68831mm">
                <v:path arrowok="t"/>
              </v:shape>
            </v:group>
            <v:group id="_x0000_s1954" style="position:absolute;left:6687;top:-2786;width:2;height:2346" coordorigin="6687,-2786" coordsize="2,2346">
              <v:shape id="_x0000_s1955" style="position:absolute;left:6687;top:-2786;width:2;height:2346" coordorigin="6687,-2786" coordsize="0,2346" path="m6687,-2786r,2345e" filled="f" strokecolor="#5b9bd4" strokeweight=".59503mm">
                <v:path arrowok="t"/>
              </v:shape>
            </v:group>
            <v:group id="_x0000_s1952" style="position:absolute;left:6878;top:-1741;width:2;height:1300" coordorigin="6878,-1741" coordsize="2,1300">
              <v:shape id="_x0000_s1953" style="position:absolute;left:6878;top:-1741;width:2;height:1300" coordorigin="6878,-1741" coordsize="0,1300" path="m6878,-1741r,1300e" filled="f" strokecolor="#5b9bd4" strokeweight=".59503mm">
                <v:path arrowok="t"/>
              </v:shape>
            </v:group>
            <v:group id="_x0000_s1950" style="position:absolute;left:7068;top:-2705;width:2;height:2265" coordorigin="7068,-2705" coordsize="2,2265">
              <v:shape id="_x0000_s1951" style="position:absolute;left:7068;top:-2705;width:2;height:2265" coordorigin="7068,-2705" coordsize="0,2265" path="m7068,-2705r,2264e" filled="f" strokecolor="#5b9bd4" strokeweight=".59503mm">
                <v:path arrowok="t"/>
              </v:shape>
            </v:group>
            <v:group id="_x0000_s1948" style="position:absolute;left:7259;top:-1802;width:2;height:1361" coordorigin="7259,-1802" coordsize="2,1361">
              <v:shape id="_x0000_s1949" style="position:absolute;left:7259;top:-1802;width:2;height:1361" coordorigin="7259,-1802" coordsize="0,1361" path="m7259,-1802r,1361e" filled="f" strokecolor="#5b9bd4" strokeweight=".59503mm">
                <v:path arrowok="t"/>
              </v:shape>
            </v:group>
            <v:group id="_x0000_s1946" style="position:absolute;left:7449;top:-1563;width:2;height:1122" coordorigin="7449,-1563" coordsize="2,1122">
              <v:shape id="_x0000_s1947" style="position:absolute;left:7449;top:-1563;width:2;height:1122" coordorigin="7449,-1563" coordsize="0,1122" path="m7449,-1563r,1122e" filled="f" strokecolor="#5b9bd4" strokeweight=".59503mm">
                <v:path arrowok="t"/>
              </v:shape>
            </v:group>
            <v:group id="_x0000_s1944" style="position:absolute;left:7639;top:-1314;width:2;height:874" coordorigin="7639,-1314" coordsize="2,874">
              <v:shape id="_x0000_s1945" style="position:absolute;left:7639;top:-1314;width:2;height:874" coordorigin="7639,-1314" coordsize="0,874" path="m7639,-1314r,873e" filled="f" strokecolor="#5b9bd4" strokeweight=".59503mm">
                <v:path arrowok="t"/>
              </v:shape>
            </v:group>
            <v:group id="_x0000_s1942" style="position:absolute;left:7830;top:-2756;width:2;height:2315" coordorigin="7830,-2756" coordsize="2,2315">
              <v:shape id="_x0000_s1943" style="position:absolute;left:7830;top:-2756;width:2;height:2315" coordorigin="7830,-2756" coordsize="0,2315" path="m7830,-2756r,2315e" filled="f" strokecolor="#5b9bd4" strokeweight=".59503mm">
                <v:path arrowok="t"/>
              </v:shape>
            </v:group>
            <v:group id="_x0000_s1940" style="position:absolute;left:8020;top:-2172;width:2;height:1732" coordorigin="8020,-2172" coordsize="2,1732">
              <v:shape id="_x0000_s1941" style="position:absolute;left:8020;top:-2172;width:2;height:1732" coordorigin="8020,-2172" coordsize="0,1732" path="m8020,-2172r,1731e" filled="f" strokecolor="#5b9bd4" strokeweight=".59503mm">
                <v:path arrowok="t"/>
              </v:shape>
            </v:group>
            <v:group id="_x0000_s1938" style="position:absolute;left:8208;top:-532;width:2;height:92" coordorigin="8208,-532" coordsize="2,92">
              <v:shape id="_x0000_s1939" style="position:absolute;left:8208;top:-532;width:2;height:92" coordorigin="8208,-532" coordsize="0,92" path="m8208,-532r,91e" filled="f" strokecolor="#5b9bd4" strokeweight=".68831mm">
                <v:path arrowok="t"/>
              </v:shape>
            </v:group>
            <v:group id="_x0000_s1936" style="position:absolute;left:8398;top:-2776;width:2;height:2336" coordorigin="8398,-2776" coordsize="2,2336">
              <v:shape id="_x0000_s1937" style="position:absolute;left:8398;top:-2776;width:2;height:2336" coordorigin="8398,-2776" coordsize="0,2336" path="m8398,-2776r,2335e" filled="f" strokecolor="#5b9bd4" strokeweight=".68831mm">
                <v:path arrowok="t"/>
              </v:shape>
            </v:group>
            <v:group id="_x0000_s1934" style="position:absolute;left:8586;top:-2761;width:2;height:2320" coordorigin="8586,-2761" coordsize="2,2320">
              <v:shape id="_x0000_s1935" style="position:absolute;left:8586;top:-2761;width:2;height:2320" coordorigin="8586,-2761" coordsize="0,2320" path="m8586,-2761r,2320e" filled="f" strokecolor="#5b9bd4" strokeweight=".59503mm">
                <v:path arrowok="t"/>
              </v:shape>
            </v:group>
            <v:group id="_x0000_s1932" style="position:absolute;left:8776;top:-2695;width:2;height:2254" coordorigin="8776,-2695" coordsize="2,2254">
              <v:shape id="_x0000_s1933" style="position:absolute;left:8776;top:-2695;width:2;height:2254" coordorigin="8776,-2695" coordsize="0,2254" path="m8776,-2695r,2254e" filled="f" strokecolor="#5b9bd4" strokeweight=".59503mm">
                <v:path arrowok="t"/>
              </v:shape>
            </v:group>
            <v:group id="_x0000_s1930" style="position:absolute;left:8967;top:-2776;width:2;height:2336" coordorigin="8967,-2776" coordsize="2,2336">
              <v:shape id="_x0000_s1931" style="position:absolute;left:8967;top:-2776;width:2;height:2336" coordorigin="8967,-2776" coordsize="0,2336" path="m8967,-2776r,2335e" filled="f" strokecolor="#5b9bd4" strokeweight=".59503mm">
                <v:path arrowok="t"/>
              </v:shape>
            </v:group>
            <v:group id="_x0000_s1928" style="position:absolute;left:9157;top:-2731;width:2;height:2290" coordorigin="9157,-2731" coordsize="2,2290">
              <v:shape id="_x0000_s1929" style="position:absolute;left:9157;top:-2731;width:2;height:2290" coordorigin="9157,-2731" coordsize="0,2290" path="m9157,-2731r,2290e" filled="f" strokecolor="#5b9bd4" strokeweight=".59503mm">
                <v:path arrowok="t"/>
              </v:shape>
            </v:group>
            <v:group id="_x0000_s1926" style="position:absolute;left:9348;top:-2720;width:2;height:2280" coordorigin="9348,-2720" coordsize="2,2280">
              <v:shape id="_x0000_s1927" style="position:absolute;left:9348;top:-2720;width:2;height:2280" coordorigin="9348,-2720" coordsize="0,2280" path="m9348,-2720r,2279e" filled="f" strokecolor="#5b9bd4" strokeweight=".59503mm">
                <v:path arrowok="t"/>
              </v:shape>
            </v:group>
            <v:group id="_x0000_s1924" style="position:absolute;left:9538;top:-2781;width:2;height:2341" coordorigin="9538,-2781" coordsize="2,2341">
              <v:shape id="_x0000_s1925" style="position:absolute;left:9538;top:-2781;width:2;height:2341" coordorigin="9538,-2781" coordsize="0,2341" path="m9538,-2781r,2340e" filled="f" strokecolor="#5b9bd4" strokeweight=".59503mm">
                <v:path arrowok="t"/>
              </v:shape>
            </v:group>
            <v:group id="_x0000_s1922" style="position:absolute;left:9728;top:-2797;width:2;height:2356" coordorigin="9728,-2797" coordsize="2,2356">
              <v:shape id="_x0000_s1923" style="position:absolute;left:9728;top:-2797;width:2;height:2356" coordorigin="9728,-2797" coordsize="0,2356" path="m9728,-2797r,2356e" filled="f" strokecolor="#5b9bd4" strokeweight=".59503mm">
                <v:path arrowok="t"/>
              </v:shape>
            </v:group>
            <v:group id="_x0000_s1920" style="position:absolute;left:2554;top:-736;width:2;height:295" coordorigin="2554,-736" coordsize="2,295">
              <v:shape id="_x0000_s1921" style="position:absolute;left:2554;top:-736;width:2;height:295" coordorigin="2554,-736" coordsize="0,295" path="m2554,-736r,295e" filled="f" strokecolor="#ec7c30" strokeweight=".68831mm">
                <v:path arrowok="t"/>
              </v:shape>
            </v:group>
            <v:group id="_x0000_s1918" style="position:absolute;left:2745;top:-2162;width:2;height:1721" coordorigin="2745,-2162" coordsize="2,1721">
              <v:shape id="_x0000_s1919" style="position:absolute;left:2745;top:-2162;width:2;height:1721" coordorigin="2745,-2162" coordsize="0,1721" path="m2745,-2162r,1721e" filled="f" strokecolor="#ec7c30" strokeweight=".68831mm">
                <v:path arrowok="t"/>
              </v:shape>
            </v:group>
            <v:group id="_x0000_s1916" style="position:absolute;left:2932;top:-1162;width:2;height:721" coordorigin="2932,-1162" coordsize="2,721">
              <v:shape id="_x0000_s1917" style="position:absolute;left:2932;top:-1162;width:2;height:721" coordorigin="2932,-1162" coordsize="0,721" path="m2932,-1162r,721e" filled="f" strokecolor="#ec7c30" strokeweight=".59503mm">
                <v:path arrowok="t"/>
              </v:shape>
            </v:group>
            <v:group id="_x0000_s1914" style="position:absolute;left:3123;top:-1324;width:2;height:884" coordorigin="3123,-1324" coordsize="2,884">
              <v:shape id="_x0000_s1915" style="position:absolute;left:3123;top:-1324;width:2;height:884" coordorigin="3123,-1324" coordsize="0,884" path="m3123,-1324r,883e" filled="f" strokecolor="#ec7c30" strokeweight=".59503mm">
                <v:path arrowok="t"/>
              </v:shape>
            </v:group>
            <v:group id="_x0000_s1912" style="position:absolute;left:3313;top:-2198;width:2;height:1757" coordorigin="3313,-2198" coordsize="2,1757">
              <v:shape id="_x0000_s1913" style="position:absolute;left:3313;top:-2198;width:2;height:1757" coordorigin="3313,-2198" coordsize="0,1757" path="m3313,-2198r,1757e" filled="f" strokecolor="#ec7c30" strokeweight=".59503mm">
                <v:path arrowok="t"/>
              </v:shape>
            </v:group>
            <v:group id="_x0000_s1910" style="position:absolute;left:3503;top:-3827;width:2;height:3386" coordorigin="3503,-3827" coordsize="2,3386">
              <v:shape id="_x0000_s1911" style="position:absolute;left:3503;top:-3827;width:2;height:3386" coordorigin="3503,-3827" coordsize="0,3386" path="m3503,-3827r,3386e" filled="f" strokecolor="#ec7c30" strokeweight=".59503mm">
                <v:path arrowok="t"/>
              </v:shape>
            </v:group>
            <v:group id="_x0000_s1908" style="position:absolute;left:3694;top:-1492;width:2;height:1051" coordorigin="3694,-1492" coordsize="2,1051">
              <v:shape id="_x0000_s1909" style="position:absolute;left:3694;top:-1492;width:2;height:1051" coordorigin="3694,-1492" coordsize="0,1051" path="m3694,-1492r,1051e" filled="f" strokecolor="#ec7c30" strokeweight=".59503mm">
                <v:path arrowok="t"/>
              </v:shape>
            </v:group>
            <v:group id="_x0000_s1906" style="position:absolute;left:3884;top:-1522;width:2;height:1082" coordorigin="3884,-1522" coordsize="2,1082">
              <v:shape id="_x0000_s1907" style="position:absolute;left:3884;top:-1522;width:2;height:1082" coordorigin="3884,-1522" coordsize="0,1082" path="m3884,-1522r,1081e" filled="f" strokecolor="#ec7c30" strokeweight=".59503mm">
                <v:path arrowok="t"/>
              </v:shape>
            </v:group>
            <v:group id="_x0000_s1904" style="position:absolute;left:4075;top:-604;width:2;height:163" coordorigin="4075,-604" coordsize="2,163">
              <v:shape id="_x0000_s1905" style="position:absolute;left:4075;top:-604;width:2;height:163" coordorigin="4075,-604" coordsize="0,163" path="m4075,-604r,163e" filled="f" strokecolor="#ec7c30" strokeweight=".59503mm">
                <v:path arrowok="t"/>
              </v:shape>
            </v:group>
            <v:group id="_x0000_s1902" style="position:absolute;left:4262;top:-2624;width:2;height:2183" coordorigin="4262,-2624" coordsize="2,2183">
              <v:shape id="_x0000_s1903" style="position:absolute;left:4262;top:-2624;width:2;height:2183" coordorigin="4262,-2624" coordsize="0,2183" path="m4262,-2624r,2183e" filled="f" strokecolor="#ec7c30" strokeweight=".68831mm">
                <v:path arrowok="t"/>
              </v:shape>
            </v:group>
            <v:group id="_x0000_s1900" style="position:absolute;left:4453;top:-1533;width:2;height:1092" coordorigin="4453,-1533" coordsize="2,1092">
              <v:shape id="_x0000_s1901" style="position:absolute;left:4453;top:-1533;width:2;height:1092" coordorigin="4453,-1533" coordsize="0,1092" path="m4453,-1533r,1092e" filled="f" strokecolor="#ec7c30" strokeweight=".68831mm">
                <v:path arrowok="t"/>
              </v:shape>
            </v:group>
            <v:group id="_x0000_s1898" style="position:absolute;left:4831;top:-1502;width:2;height:1061" coordorigin="4831,-1502" coordsize="2,1061">
              <v:shape id="_x0000_s1899" style="position:absolute;left:4831;top:-1502;width:2;height:1061" coordorigin="4831,-1502" coordsize="0,1061" path="m4831,-1502r,1061e" filled="f" strokecolor="#ec7c30" strokeweight=".59503mm">
                <v:path arrowok="t"/>
              </v:shape>
            </v:group>
            <v:group id="_x0000_s1896" style="position:absolute;left:5021;top:-1441;width:2;height:1001" coordorigin="5021,-1441" coordsize="2,1001">
              <v:shape id="_x0000_s1897" style="position:absolute;left:5021;top:-1441;width:2;height:1001" coordorigin="5021,-1441" coordsize="0,1001" path="m5021,-1441r,1000e" filled="f" strokecolor="#ec7c30" strokeweight=".59503mm">
                <v:path arrowok="t"/>
              </v:shape>
            </v:group>
            <v:group id="_x0000_s1894" style="position:absolute;left:5212;top:-954;width:2;height:513" coordorigin="5212,-954" coordsize="2,513">
              <v:shape id="_x0000_s1895" style="position:absolute;left:5212;top:-954;width:2;height:513" coordorigin="5212,-954" coordsize="0,513" path="m5212,-954r,513e" filled="f" strokecolor="#ec7c30" strokeweight=".59503mm">
                <v:path arrowok="t"/>
              </v:shape>
            </v:group>
            <v:group id="_x0000_s1892" style="position:absolute;left:5402;top:-2817;width:2;height:2376" coordorigin="5402,-2817" coordsize="2,2376">
              <v:shape id="_x0000_s1893" style="position:absolute;left:5402;top:-2817;width:2;height:2376" coordorigin="5402,-2817" coordsize="0,2376" path="m5402,-2817r,2376e" filled="f" strokecolor="#ec7c30" strokeweight=".59503mm">
                <v:path arrowok="t"/>
              </v:shape>
            </v:group>
            <v:group id="_x0000_s1890" style="position:absolute;left:5593;top:-1132;width:2;height:691" coordorigin="5593,-1132" coordsize="2,691">
              <v:shape id="_x0000_s1891" style="position:absolute;left:5593;top:-1132;width:2;height:691" coordorigin="5593,-1132" coordsize="0,691" path="m5593,-1132r,691e" filled="f" strokecolor="#ec7c30" strokeweight=".59503mm">
                <v:path arrowok="t"/>
              </v:shape>
            </v:group>
            <v:group id="_x0000_s1888" style="position:absolute;left:5783;top:-715;width:2;height:275" coordorigin="5783,-715" coordsize="2,275">
              <v:shape id="_x0000_s1889" style="position:absolute;left:5783;top:-715;width:2;height:275" coordorigin="5783,-715" coordsize="0,275" path="m5783,-715r,274e" filled="f" strokecolor="#ec7c30" strokeweight=".59503mm">
                <v:path arrowok="t"/>
              </v:shape>
            </v:group>
            <v:group id="_x0000_s1886" style="position:absolute;left:5973;top:-2517;width:2;height:2077" coordorigin="5973,-2517" coordsize="2,2077">
              <v:shape id="_x0000_s1887" style="position:absolute;left:5973;top:-2517;width:2;height:2077" coordorigin="5973,-2517" coordsize="0,2077" path="m5973,-2517r,2076e" filled="f" strokecolor="#ec7c30" strokeweight=".59503mm">
                <v:path arrowok="t"/>
              </v:shape>
            </v:group>
            <v:group id="_x0000_s1884" style="position:absolute;left:6161;top:-1512;width:2;height:1072" coordorigin="6161,-1512" coordsize="2,1072">
              <v:shape id="_x0000_s1885" style="position:absolute;left:6161;top:-1512;width:2;height:1072" coordorigin="6161,-1512" coordsize="0,1072" path="m6161,-1512r,1071e" filled="f" strokecolor="#ec7c30" strokeweight=".68831mm">
                <v:path arrowok="t"/>
              </v:shape>
            </v:group>
            <v:group id="_x0000_s1882" style="position:absolute;left:6352;top:-1949;width:2;height:1508" coordorigin="6352,-1949" coordsize="2,1508">
              <v:shape id="_x0000_s1883" style="position:absolute;left:6352;top:-1949;width:2;height:1508" coordorigin="6352,-1949" coordsize="0,1508" path="m6352,-1949r,1508e" filled="f" strokecolor="#ec7c30" strokeweight=".68831mm">
                <v:path arrowok="t"/>
              </v:shape>
            </v:group>
            <v:group id="_x0000_s1880" style="position:absolute;left:6542;top:-2654;width:2;height:2214" coordorigin="6542,-2654" coordsize="2,2214">
              <v:shape id="_x0000_s1881" style="position:absolute;left:6542;top:-2654;width:2;height:2214" coordorigin="6542,-2654" coordsize="0,2214" path="m6542,-2654r,2213e" filled="f" strokecolor="#ec7c30" strokeweight=".68831mm">
                <v:path arrowok="t"/>
              </v:shape>
            </v:group>
            <v:group id="_x0000_s1878" style="position:absolute;left:6730;top:-2010;width:2;height:1569" coordorigin="6730,-2010" coordsize="2,1569">
              <v:shape id="_x0000_s1879" style="position:absolute;left:6730;top:-2010;width:2;height:1569" coordorigin="6730,-2010" coordsize="0,1569" path="m6730,-2010r,1569e" filled="f" strokecolor="#ec7c30" strokeweight=".59503mm">
                <v:path arrowok="t"/>
              </v:shape>
            </v:group>
            <v:group id="_x0000_s1876" style="position:absolute;left:6920;top:-1101;width:2;height:660" coordorigin="6920,-1101" coordsize="2,660">
              <v:shape id="_x0000_s1877" style="position:absolute;left:6920;top:-1101;width:2;height:660" coordorigin="6920,-1101" coordsize="0,660" path="m6920,-1101r,660e" filled="f" strokecolor="#ec7c30" strokeweight=".59503mm">
                <v:path arrowok="t"/>
              </v:shape>
            </v:group>
            <v:group id="_x0000_s1874" style="position:absolute;left:7110;top:-1822;width:2;height:1381" coordorigin="7110,-1822" coordsize="2,1381">
              <v:shape id="_x0000_s1875" style="position:absolute;left:7110;top:-1822;width:2;height:1381" coordorigin="7110,-1822" coordsize="0,1381" path="m7110,-1822r,1381e" filled="f" strokecolor="#ec7c30" strokeweight=".59503mm">
                <v:path arrowok="t"/>
              </v:shape>
            </v:group>
            <v:group id="_x0000_s1872" style="position:absolute;left:7301;top:-1472;width:2;height:1031" coordorigin="7301,-1472" coordsize="2,1031">
              <v:shape id="_x0000_s1873" style="position:absolute;left:7301;top:-1472;width:2;height:1031" coordorigin="7301,-1472" coordsize="0,1031" path="m7301,-1472r,1031e" filled="f" strokecolor="#ec7c30" strokeweight=".59503mm">
                <v:path arrowok="t"/>
              </v:shape>
            </v:group>
            <v:group id="_x0000_s1870" style="position:absolute;left:7491;top:-847;width:2;height:407" coordorigin="7491,-847" coordsize="2,407">
              <v:shape id="_x0000_s1871" style="position:absolute;left:7491;top:-847;width:2;height:407" coordorigin="7491,-847" coordsize="0,407" path="m7491,-847r,406e" filled="f" strokecolor="#ec7c30" strokeweight=".59503mm">
                <v:path arrowok="t"/>
              </v:shape>
            </v:group>
            <v:group id="_x0000_s1868" style="position:absolute;left:7682;top:-1157;width:2;height:716" coordorigin="7682,-1157" coordsize="2,716">
              <v:shape id="_x0000_s1869" style="position:absolute;left:7682;top:-1157;width:2;height:716" coordorigin="7682,-1157" coordsize="0,716" path="m7682,-1157r,716e" filled="f" strokecolor="#ec7c30" strokeweight=".59503mm">
                <v:path arrowok="t"/>
              </v:shape>
            </v:group>
            <v:group id="_x0000_s1866" style="position:absolute;left:7872;top:-2710;width:2;height:2270" coordorigin="7872,-2710" coordsize="2,2270">
              <v:shape id="_x0000_s1867" style="position:absolute;left:7872;top:-2710;width:2;height:2270" coordorigin="7872,-2710" coordsize="0,2270" path="m7872,-2710r,2269e" filled="f" strokecolor="#ec7c30" strokeweight=".59503mm">
                <v:path arrowok="t"/>
              </v:shape>
            </v:group>
            <v:group id="_x0000_s1864" style="position:absolute;left:8060;top:-802;width:2;height:361" coordorigin="8060,-802" coordsize="2,361">
              <v:shape id="_x0000_s1865" style="position:absolute;left:8060;top:-802;width:2;height:361" coordorigin="8060,-802" coordsize="0,361" path="m8060,-802r,361e" filled="f" strokecolor="#ec7c30" strokeweight=".68831mm">
                <v:path arrowok="t"/>
              </v:shape>
            </v:group>
            <v:group id="_x0000_s1862" style="position:absolute;left:8250;top:-1482;width:2;height:1041" coordorigin="8250,-1482" coordsize="2,1041">
              <v:shape id="_x0000_s1863" style="position:absolute;left:8250;top:-1482;width:2;height:1041" coordorigin="8250,-1482" coordsize="0,1041" path="m8250,-1482r,1041e" filled="f" strokecolor="#ec7c30" strokeweight=".68831mm">
                <v:path arrowok="t"/>
              </v:shape>
            </v:group>
            <v:group id="_x0000_s1860" style="position:absolute;left:8441;top:-1451;width:2;height:1011" coordorigin="8441,-1451" coordsize="2,1011">
              <v:shape id="_x0000_s1861" style="position:absolute;left:8441;top:-1451;width:2;height:1011" coordorigin="8441,-1451" coordsize="0,1011" path="m8441,-1451r,1010e" filled="f" strokecolor="#ec7c30" strokeweight=".68831mm">
                <v:path arrowok="t"/>
              </v:shape>
            </v:group>
            <v:group id="_x0000_s1858" style="position:absolute;left:8628;top:-1406;width:2;height:965" coordorigin="8628,-1406" coordsize="2,965">
              <v:shape id="_x0000_s1859" style="position:absolute;left:8628;top:-1406;width:2;height:965" coordorigin="8628,-1406" coordsize="0,965" path="m8628,-1406r,965e" filled="f" strokecolor="#ec7c30" strokeweight=".59503mm">
                <v:path arrowok="t"/>
              </v:shape>
            </v:group>
            <v:group id="_x0000_s1856" style="position:absolute;left:8819;top:-1203;width:2;height:762" coordorigin="8819,-1203" coordsize="2,762">
              <v:shape id="_x0000_s1857" style="position:absolute;left:8819;top:-1203;width:2;height:762" coordorigin="8819,-1203" coordsize="0,762" path="m8819,-1203r,762e" filled="f" strokecolor="#ec7c30" strokeweight=".59503mm">
                <v:path arrowok="t"/>
              </v:shape>
            </v:group>
            <v:group id="_x0000_s1854" style="position:absolute;left:9009;top:-1467;width:2;height:1026" coordorigin="9009,-1467" coordsize="2,1026">
              <v:shape id="_x0000_s1855" style="position:absolute;left:9009;top:-1467;width:2;height:1026" coordorigin="9009,-1467" coordsize="0,1026" path="m9009,-1467r,1026e" filled="f" strokecolor="#ec7c30" strokeweight=".59503mm">
                <v:path arrowok="t"/>
              </v:shape>
            </v:group>
            <v:group id="_x0000_s1852" style="position:absolute;left:9200;top:-1274;width:2;height:833" coordorigin="9200,-1274" coordsize="2,833">
              <v:shape id="_x0000_s1853" style="position:absolute;left:9200;top:-1274;width:2;height:833" coordorigin="9200,-1274" coordsize="0,833" path="m9200,-1274r,833e" filled="f" strokecolor="#ec7c30" strokeweight=".59503mm">
                <v:path arrowok="t"/>
              </v:shape>
            </v:group>
            <v:group id="_x0000_s1850" style="position:absolute;left:9390;top:-1248;width:2;height:808" coordorigin="9390,-1248" coordsize="2,808">
              <v:shape id="_x0000_s1851" style="position:absolute;left:9390;top:-1248;width:2;height:808" coordorigin="9390,-1248" coordsize="0,808" path="m9390,-1248r,807e" filled="f" strokecolor="#ec7c30" strokeweight=".59503mm">
                <v:path arrowok="t"/>
              </v:shape>
            </v:group>
            <v:group id="_x0000_s1848" style="position:absolute;left:9580;top:-1751;width:2;height:1310" coordorigin="9580,-1751" coordsize="2,1310">
              <v:shape id="_x0000_s1849" style="position:absolute;left:9580;top:-1751;width:2;height:1310" coordorigin="9580,-1751" coordsize="0,1310" path="m9580,-1751r,1310e" filled="f" strokecolor="#ec7c30" strokeweight=".59503mm">
                <v:path arrowok="t"/>
              </v:shape>
            </v:group>
            <v:group id="_x0000_s1846" style="position:absolute;left:9755;top:-497;width:32;height:56" coordorigin="9755,-497" coordsize="32,56">
              <v:shape id="_x0000_s1847" style="position:absolute;left:9755;top:-497;width:32;height:56" coordorigin="9755,-497" coordsize="32,56" path="m9755,-469r32,e" filled="f" strokecolor="#ec7c30" strokeweight="1.02025mm">
                <v:path arrowok="t"/>
              </v:shape>
            </v:group>
            <v:group id="_x0000_s1844" style="position:absolute;left:2596;top:-888;width:2;height:447" coordorigin="2596,-888" coordsize="2,447">
              <v:shape id="_x0000_s1845" style="position:absolute;left:2596;top:-888;width:2;height:447" coordorigin="2596,-888" coordsize="0,447" path="m2596,-888r,447e" filled="f" strokecolor="#a4a4a4" strokeweight=".68831mm">
                <v:path arrowok="t"/>
              </v:shape>
            </v:group>
            <v:group id="_x0000_s1842" style="position:absolute;left:2787;top:-1451;width:2;height:1011" coordorigin="2787,-1451" coordsize="2,1011">
              <v:shape id="_x0000_s1843" style="position:absolute;left:2787;top:-1451;width:2;height:1011" coordorigin="2787,-1451" coordsize="0,1011" path="m2787,-1451r,1010e" filled="f" strokecolor="#a4a4a4" strokeweight=".68831mm">
                <v:path arrowok="t"/>
              </v:shape>
            </v:group>
            <v:group id="_x0000_s1840" style="position:absolute;left:2975;top:-2604;width:2;height:2163" coordorigin="2975,-2604" coordsize="2,2163">
              <v:shape id="_x0000_s1841" style="position:absolute;left:2975;top:-2604;width:2;height:2163" coordorigin="2975,-2604" coordsize="0,2163" path="m2975,-2604r,2163e" filled="f" strokecolor="#a4a4a4" strokeweight=".59503mm">
                <v:path arrowok="t"/>
              </v:shape>
            </v:group>
            <v:group id="_x0000_s1838" style="position:absolute;left:3165;top:-3827;width:2;height:3386" coordorigin="3165,-3827" coordsize="2,3386">
              <v:shape id="_x0000_s1839" style="position:absolute;left:3165;top:-3827;width:2;height:3386" coordorigin="3165,-3827" coordsize="0,3386" path="m3165,-3827r,3386e" filled="f" strokecolor="#a4a4a4" strokeweight=".59503mm">
                <v:path arrowok="t"/>
              </v:shape>
            </v:group>
            <v:group id="_x0000_s1836" style="position:absolute;left:3355;top:-1152;width:2;height:711" coordorigin="3355,-1152" coordsize="2,711">
              <v:shape id="_x0000_s1837" style="position:absolute;left:3355;top:-1152;width:2;height:711" coordorigin="3355,-1152" coordsize="0,711" path="m3355,-1152r,711e" filled="f" strokecolor="#a4a4a4" strokeweight=".59503mm">
                <v:path arrowok="t"/>
              </v:shape>
            </v:group>
            <v:group id="_x0000_s1834" style="position:absolute;left:3546;top:-1507;width:2;height:1067" coordorigin="3546,-1507" coordsize="2,1067">
              <v:shape id="_x0000_s1835" style="position:absolute;left:3546;top:-1507;width:2;height:1067" coordorigin="3546,-1507" coordsize="0,1067" path="m3546,-1507r,1066e" filled="f" strokecolor="#a4a4a4" strokeweight=".59503mm">
                <v:path arrowok="t"/>
              </v:shape>
            </v:group>
            <v:group id="_x0000_s1832" style="position:absolute;left:3736;top:-1050;width:2;height:610" coordorigin="3736,-1050" coordsize="2,610">
              <v:shape id="_x0000_s1833" style="position:absolute;left:3736;top:-1050;width:2;height:610" coordorigin="3736,-1050" coordsize="0,610" path="m3736,-1050r,609e" filled="f" strokecolor="#a4a4a4" strokeweight=".59503mm">
                <v:path arrowok="t"/>
              </v:shape>
            </v:group>
            <v:group id="_x0000_s1830" style="position:absolute;left:3927;top:-2010;width:2;height:1569" coordorigin="3927,-2010" coordsize="2,1569">
              <v:shape id="_x0000_s1831" style="position:absolute;left:3927;top:-2010;width:2;height:1569" coordorigin="3927,-2010" coordsize="0,1569" path="m3927,-2010r,1569e" filled="f" strokecolor="#a4a4a4" strokeweight=".59503mm">
                <v:path arrowok="t"/>
              </v:shape>
            </v:group>
            <v:group id="_x0000_s1828" style="position:absolute;left:4117;top:-2182;width:2;height:1742" coordorigin="4117,-2182" coordsize="2,1742">
              <v:shape id="_x0000_s1829" style="position:absolute;left:4117;top:-2182;width:2;height:1742" coordorigin="4117,-2182" coordsize="0,1742" path="m4117,-2182r,1741e" filled="f" strokecolor="#a4a4a4" strokeweight=".59503mm">
                <v:path arrowok="t"/>
              </v:shape>
            </v:group>
            <v:group id="_x0000_s1826" style="position:absolute;left:4305;top:-852;width:2;height:412" coordorigin="4305,-852" coordsize="2,412">
              <v:shape id="_x0000_s1827" style="position:absolute;left:4305;top:-852;width:2;height:412" coordorigin="4305,-852" coordsize="0,412" path="m4305,-852r,411e" filled="f" strokecolor="#a4a4a4" strokeweight=".68831mm">
                <v:path arrowok="t"/>
              </v:shape>
            </v:group>
            <v:group id="_x0000_s1824" style="position:absolute;left:4495;top:-827;width:2;height:386" coordorigin="4495,-827" coordsize="2,386">
              <v:shape id="_x0000_s1825" style="position:absolute;left:4495;top:-827;width:2;height:386" coordorigin="4495,-827" coordsize="0,386" path="m4495,-827r,386e" filled="f" strokecolor="#a4a4a4" strokeweight=".68831mm">
                <v:path arrowok="t"/>
              </v:shape>
            </v:group>
            <v:group id="_x0000_s1822" style="position:absolute;left:4686;top:-619;width:2;height:178" coordorigin="4686,-619" coordsize="2,178">
              <v:shape id="_x0000_s1823" style="position:absolute;left:4686;top:-619;width:2;height:178" coordorigin="4686,-619" coordsize="0,178" path="m4686,-619r,178e" filled="f" strokecolor="#a4a4a4" strokeweight=".68831mm">
                <v:path arrowok="t"/>
              </v:shape>
            </v:group>
            <v:group id="_x0000_s1820" style="position:absolute;left:4873;top:-817;width:2;height:376" coordorigin="4873,-817" coordsize="2,376">
              <v:shape id="_x0000_s1821" style="position:absolute;left:4873;top:-817;width:2;height:376" coordorigin="4873,-817" coordsize="0,376" path="m4873,-817r,376e" filled="f" strokecolor="#a4a4a4" strokeweight=".59503mm">
                <v:path arrowok="t"/>
              </v:shape>
            </v:group>
            <v:group id="_x0000_s1818" style="position:absolute;left:5064;top:-1076;width:2;height:635" coordorigin="5064,-1076" coordsize="2,635">
              <v:shape id="_x0000_s1819" style="position:absolute;left:5064;top:-1076;width:2;height:635" coordorigin="5064,-1076" coordsize="0,635" path="m5064,-1076r,635e" filled="f" strokecolor="#a4a4a4" strokeweight=".59503mm">
                <v:path arrowok="t"/>
              </v:shape>
            </v:group>
            <v:group id="_x0000_s1816" style="position:absolute;left:5254;top:-2162;width:2;height:1721" coordorigin="5254,-2162" coordsize="2,1721">
              <v:shape id="_x0000_s1817" style="position:absolute;left:5254;top:-2162;width:2;height:1721" coordorigin="5254,-2162" coordsize="0,1721" path="m5254,-2162r,1721e" filled="f" strokecolor="#a4a4a4" strokeweight=".59503mm">
                <v:path arrowok="t"/>
              </v:shape>
            </v:group>
            <v:group id="_x0000_s1814" style="position:absolute;left:5445;top:-3091;width:2;height:2650" coordorigin="5445,-3091" coordsize="2,2650">
              <v:shape id="_x0000_s1815" style="position:absolute;left:5445;top:-3091;width:2;height:2650" coordorigin="5445,-3091" coordsize="0,2650" path="m5445,-3091r,2650e" filled="f" strokecolor="#a4a4a4" strokeweight=".59503mm">
                <v:path arrowok="t"/>
              </v:shape>
            </v:group>
            <v:group id="_x0000_s1812" style="position:absolute;left:5635;top:-1568;width:2;height:1127" coordorigin="5635,-1568" coordsize="2,1127">
              <v:shape id="_x0000_s1813" style="position:absolute;left:5635;top:-1568;width:2;height:1127" coordorigin="5635,-1568" coordsize="0,1127" path="m5635,-1568r,1127e" filled="f" strokecolor="#a4a4a4" strokeweight=".59503mm">
                <v:path arrowok="t"/>
              </v:shape>
            </v:group>
            <v:group id="_x0000_s1810" style="position:absolute;left:5825;top:-1533;width:2;height:1092" coordorigin="5825,-1533" coordsize="2,1092">
              <v:shape id="_x0000_s1811" style="position:absolute;left:5825;top:-1533;width:2;height:1092" coordorigin="5825,-1533" coordsize="0,1092" path="m5825,-1533r,1092e" filled="f" strokecolor="#a4a4a4" strokeweight=".59503mm">
                <v:path arrowok="t"/>
              </v:shape>
            </v:group>
            <v:group id="_x0000_s1808" style="position:absolute;left:6016;top:-852;width:2;height:412" coordorigin="6016,-852" coordsize="2,412">
              <v:shape id="_x0000_s1809" style="position:absolute;left:6016;top:-852;width:2;height:412" coordorigin="6016,-852" coordsize="0,412" path="m6016,-852r,411e" filled="f" strokecolor="#a4a4a4" strokeweight=".59503mm">
                <v:path arrowok="t"/>
              </v:shape>
            </v:group>
            <v:group id="_x0000_s1806" style="position:absolute;left:6203;top:-1066;width:2;height:625" coordorigin="6203,-1066" coordsize="2,625">
              <v:shape id="_x0000_s1807" style="position:absolute;left:6203;top:-1066;width:2;height:625" coordorigin="6203,-1066" coordsize="0,625" path="m6203,-1066r,625e" filled="f" strokecolor="#a4a4a4" strokeweight=".68831mm">
                <v:path arrowok="t"/>
              </v:shape>
            </v:group>
            <v:group id="_x0000_s1804" style="position:absolute;left:6394;top:-1132;width:2;height:691" coordorigin="6394,-1132" coordsize="2,691">
              <v:shape id="_x0000_s1805" style="position:absolute;left:6394;top:-1132;width:2;height:691" coordorigin="6394,-1132" coordsize="0,691" path="m6394,-1132r,691e" filled="f" strokecolor="#a4a4a4" strokeweight=".68831mm">
                <v:path arrowok="t"/>
              </v:shape>
            </v:group>
            <v:group id="_x0000_s1802" style="position:absolute;left:6584;top:-852;width:2;height:412" coordorigin="6584,-852" coordsize="2,412">
              <v:shape id="_x0000_s1803" style="position:absolute;left:6584;top:-852;width:2;height:412" coordorigin="6584,-852" coordsize="0,412" path="m6584,-852r,411e" filled="f" strokecolor="#a4a4a4" strokeweight=".68831mm">
                <v:path arrowok="t"/>
              </v:shape>
            </v:group>
            <v:group id="_x0000_s1800" style="position:absolute;left:6772;top:-918;width:2;height:478" coordorigin="6772,-918" coordsize="2,478">
              <v:shape id="_x0000_s1801" style="position:absolute;left:6772;top:-918;width:2;height:478" coordorigin="6772,-918" coordsize="0,478" path="m6772,-918r,477e" filled="f" strokecolor="#a4a4a4" strokeweight=".59503mm">
                <v:path arrowok="t"/>
              </v:shape>
            </v:group>
            <v:group id="_x0000_s1798" style="position:absolute;left:6962;top:-1258;width:2;height:818" coordorigin="6962,-1258" coordsize="2,818">
              <v:shape id="_x0000_s1799" style="position:absolute;left:6962;top:-1258;width:2;height:818" coordorigin="6962,-1258" coordsize="0,818" path="m6962,-1258r,817e" filled="f" strokecolor="#a4a4a4" strokeweight=".59503mm">
                <v:path arrowok="t"/>
              </v:shape>
            </v:group>
            <v:group id="_x0000_s1796" style="position:absolute;left:7153;top:-852;width:2;height:412" coordorigin="7153,-852" coordsize="2,412">
              <v:shape id="_x0000_s1797" style="position:absolute;left:7153;top:-852;width:2;height:412" coordorigin="7153,-852" coordsize="0,412" path="m7153,-852r,411e" filled="f" strokecolor="#a4a4a4" strokeweight=".59503mm">
                <v:path arrowok="t"/>
              </v:shape>
            </v:group>
            <v:group id="_x0000_s1794" style="position:absolute;left:7343;top:-1695;width:2;height:1254" coordorigin="7343,-1695" coordsize="2,1254">
              <v:shape id="_x0000_s1795" style="position:absolute;left:7343;top:-1695;width:2;height:1254" coordorigin="7343,-1695" coordsize="0,1254" path="m7343,-1695r,1254e" filled="f" strokecolor="#a4a4a4" strokeweight=".59503mm">
                <v:path arrowok="t"/>
              </v:shape>
            </v:group>
            <v:group id="_x0000_s1792" style="position:absolute;left:7534;top:-2192;width:2;height:1752" coordorigin="7534,-2192" coordsize="2,1752">
              <v:shape id="_x0000_s1793" style="position:absolute;left:7534;top:-2192;width:2;height:1752" coordorigin="7534,-2192" coordsize="0,1752" path="m7534,-2192r,1751e" filled="f" strokecolor="#a4a4a4" strokeweight=".59503mm">
                <v:path arrowok="t"/>
              </v:shape>
            </v:group>
            <v:group id="_x0000_s1790" style="position:absolute;left:7724;top:-934;width:2;height:493" coordorigin="7724,-934" coordsize="2,493">
              <v:shape id="_x0000_s1791" style="position:absolute;left:7724;top:-934;width:2;height:493" coordorigin="7724,-934" coordsize="0,493" path="m7724,-934r,493e" filled="f" strokecolor="#a4a4a4" strokeweight=".59503mm">
                <v:path arrowok="t"/>
              </v:shape>
            </v:group>
            <v:group id="_x0000_s1788" style="position:absolute;left:7914;top:-852;width:2;height:412" coordorigin="7914,-852" coordsize="2,412">
              <v:shape id="_x0000_s1789" style="position:absolute;left:7914;top:-852;width:2;height:412" coordorigin="7914,-852" coordsize="0,412" path="m7914,-852r,411e" filled="f" strokecolor="#a4a4a4" strokeweight=".59503mm">
                <v:path arrowok="t"/>
              </v:shape>
            </v:group>
            <v:group id="_x0000_s1786" style="position:absolute;left:9813;top:-3121;width:2;height:2681" coordorigin="9813,-3121" coordsize="2,2681">
              <v:shape id="_x0000_s1787" style="position:absolute;left:9813;top:-3121;width:2;height:2681" coordorigin="9813,-3121" coordsize="0,2681" path="m9813,-3121r,2680e" filled="f" strokecolor="#a4a4a4" strokeweight=".59503mm">
                <v:path arrowok="t"/>
              </v:shape>
            </v:group>
            <v:group id="_x0000_s1784" style="position:absolute;left:2459;top:-444;width:7405;height:2" coordorigin="2459,-444" coordsize="7405,2">
              <v:shape id="_x0000_s1785" style="position:absolute;left:2459;top:-444;width:7405;height:2" coordorigin="2459,-444" coordsize="7405,0" path="m2459,-444r7404,e" filled="f" strokecolor="#d9d9d9" strokeweight=".08969mm">
                <v:path arrowok="t"/>
              </v:shape>
            </v:group>
            <v:group id="_x0000_s1782" style="position:absolute;left:8988;top:-3847;width:59;height:56" coordorigin="8988,-3847" coordsize="59,56">
              <v:shape id="_x0000_s1783" style="position:absolute;left:8988;top:-3847;width:59;height:56" coordorigin="8988,-3847" coordsize="59,56" path="m8988,-3819r58,e" filled="f" strokecolor="#a4a4a4" strokeweight="1.02025mm">
                <v:path arrowok="t"/>
              </v:shape>
            </v:group>
            <v:group id="_x0000_s1780" style="position:absolute;left:2459;top:-4505;width:7405;height:2" coordorigin="2459,-4505" coordsize="7405,2">
              <v:shape id="_x0000_s1781" style="position:absolute;left:2459;top:-4505;width:7405;height:2" coordorigin="2459,-4505" coordsize="7405,0" path="m2459,-4505r7404,e" filled="f" strokecolor="#d9d9d9" strokeweight=".08969mm">
                <v:path arrowok="t"/>
              </v:shape>
            </v:group>
            <v:group id="_x0000_s1778" style="position:absolute;left:8988;top:-4208;width:59;height:51" coordorigin="8988,-4208" coordsize="59,51">
              <v:shape id="_x0000_s1779" style="position:absolute;left:8988;top:-4208;width:59;height:51" coordorigin="8988,-4208" coordsize="59,51" path="m8988,-4182r58,e" filled="f" strokecolor="#5b9bd4" strokeweight=".93069mm">
                <v:path arrowok="t"/>
              </v:shape>
            </v:group>
            <v:group id="_x0000_s1776" style="position:absolute;left:8988;top:-4030;width:59;height:56" coordorigin="8988,-4030" coordsize="59,56">
              <v:shape id="_x0000_s1777" style="position:absolute;left:8988;top:-4030;width:59;height:56" coordorigin="8988,-4030" coordsize="59,56" path="m8988,-4002r58,e" filled="f" strokecolor="#ec7c30" strokeweight="1.02025mm">
                <v:path arrowok="t"/>
              </v:shape>
            </v:group>
            <v:group id="_x0000_s1765" style="position:absolute;left:1972;top:-4677;width:8013;height:4772" coordorigin="1972,-4677" coordsize="8013,4772">
              <v:shape id="_x0000_s1775" style="position:absolute;left:1972;top:-4677;width:8013;height:4772" coordorigin="1972,-4677" coordsize="8013,4772" path="m1972,94r8013,l9985,-4677r-8013,l1972,94xe" filled="f" strokecolor="#d9d9d9" strokeweight=".09067mm">
                <v:path arrowok="t"/>
              </v:shape>
              <v:shape id="_x0000_s1774" type="#_x0000_t202" style="position:absolute;left:2176;top:-4561;width:192;height:117" filled="f" stroked="f">
                <v:textbox inset="0,0,0,0">
                  <w:txbxContent>
                    <w:p w14:paraId="12B35119" w14:textId="77777777" w:rsidR="00025C9E" w:rsidRDefault="00025C9E">
                      <w:pPr>
                        <w:spacing w:line="117" w:lineRule="exact"/>
                        <w:rPr>
                          <w:rFonts w:ascii="Trebuchet MS" w:eastAsia="Trebuchet MS" w:hAnsi="Trebuchet MS" w:cs="Trebuchet MS"/>
                          <w:sz w:val="11"/>
                          <w:szCs w:val="11"/>
                        </w:rPr>
                      </w:pPr>
                      <w:r>
                        <w:rPr>
                          <w:rFonts w:ascii="Trebuchet MS"/>
                          <w:b/>
                          <w:spacing w:val="1"/>
                          <w:w w:val="105"/>
                          <w:sz w:val="11"/>
                        </w:rPr>
                        <w:t>1.2</w:t>
                      </w:r>
                    </w:p>
                  </w:txbxContent>
                </v:textbox>
              </v:shape>
              <v:shape id="_x0000_s1773" type="#_x0000_t202" style="position:absolute;left:2300;top:-3883;width:61;height:117" filled="f" stroked="f">
                <v:textbox inset="0,0,0,0">
                  <w:txbxContent>
                    <w:p w14:paraId="6303B295" w14:textId="77777777" w:rsidR="00025C9E" w:rsidRDefault="00025C9E">
                      <w:pPr>
                        <w:spacing w:line="117" w:lineRule="exact"/>
                        <w:rPr>
                          <w:rFonts w:ascii="Trebuchet MS" w:eastAsia="Trebuchet MS" w:hAnsi="Trebuchet MS" w:cs="Trebuchet MS"/>
                          <w:sz w:val="11"/>
                          <w:szCs w:val="11"/>
                        </w:rPr>
                      </w:pPr>
                      <w:r>
                        <w:rPr>
                          <w:rFonts w:ascii="Trebuchet MS"/>
                          <w:b/>
                          <w:w w:val="95"/>
                          <w:sz w:val="11"/>
                        </w:rPr>
                        <w:t>1</w:t>
                      </w:r>
                    </w:p>
                  </w:txbxContent>
                </v:textbox>
              </v:shape>
              <v:shape id="_x0000_s1772" type="#_x0000_t202" style="position:absolute;left:9074;top:-4237;width:636;height:480" filled="f" stroked="f">
                <v:textbox inset="0,0,0,0">
                  <w:txbxContent>
                    <w:p w14:paraId="79CF2A88" w14:textId="77777777" w:rsidR="00025C9E" w:rsidRDefault="00025C9E">
                      <w:pPr>
                        <w:spacing w:line="123" w:lineRule="exact"/>
                        <w:rPr>
                          <w:rFonts w:ascii="Microsoft JhengHei" w:eastAsia="Microsoft JhengHei" w:hAnsi="Microsoft JhengHei" w:cs="Microsoft JhengHei"/>
                          <w:sz w:val="11"/>
                          <w:szCs w:val="11"/>
                        </w:rPr>
                      </w:pPr>
                      <w:r>
                        <w:rPr>
                          <w:rFonts w:ascii="Microsoft JhengHei" w:eastAsia="Microsoft JhengHei" w:hAnsi="Microsoft JhengHei" w:cs="Microsoft JhengHei"/>
                          <w:b/>
                          <w:bCs/>
                          <w:spacing w:val="5"/>
                          <w:w w:val="110"/>
                          <w:sz w:val="11"/>
                          <w:szCs w:val="11"/>
                        </w:rPr>
                        <w:t>电气介数</w:t>
                      </w:r>
                    </w:p>
                    <w:p w14:paraId="1B9FAD34" w14:textId="77777777" w:rsidR="00025C9E" w:rsidRDefault="00025C9E">
                      <w:pPr>
                        <w:spacing w:line="181" w:lineRule="exact"/>
                        <w:rPr>
                          <w:rFonts w:ascii="Microsoft JhengHei" w:eastAsia="Microsoft JhengHei" w:hAnsi="Microsoft JhengHei" w:cs="Microsoft JhengHei"/>
                          <w:sz w:val="11"/>
                          <w:szCs w:val="11"/>
                        </w:rPr>
                      </w:pPr>
                      <w:r>
                        <w:rPr>
                          <w:rFonts w:ascii="Microsoft JhengHei" w:eastAsia="Microsoft JhengHei" w:hAnsi="Microsoft JhengHei" w:cs="Microsoft JhengHei"/>
                          <w:b/>
                          <w:bCs/>
                          <w:spacing w:val="5"/>
                          <w:w w:val="110"/>
                          <w:sz w:val="11"/>
                          <w:szCs w:val="11"/>
                        </w:rPr>
                        <w:t>电气度</w:t>
                      </w:r>
                    </w:p>
                    <w:p w14:paraId="57C458DD" w14:textId="77777777" w:rsidR="00025C9E" w:rsidRDefault="00025C9E">
                      <w:pPr>
                        <w:spacing w:line="175" w:lineRule="exact"/>
                        <w:rPr>
                          <w:rFonts w:ascii="Microsoft JhengHei" w:eastAsia="Microsoft JhengHei" w:hAnsi="Microsoft JhengHei" w:cs="Microsoft JhengHei"/>
                          <w:sz w:val="11"/>
                          <w:szCs w:val="11"/>
                        </w:rPr>
                      </w:pPr>
                      <w:r>
                        <w:rPr>
                          <w:rFonts w:ascii="Trebuchet MS" w:eastAsia="Trebuchet MS" w:hAnsi="Trebuchet MS" w:cs="Trebuchet MS"/>
                          <w:b/>
                          <w:bCs/>
                          <w:spacing w:val="2"/>
                          <w:sz w:val="11"/>
                          <w:szCs w:val="11"/>
                        </w:rPr>
                        <w:t>P</w:t>
                      </w:r>
                      <w:r>
                        <w:rPr>
                          <w:rFonts w:ascii="Trebuchet MS" w:eastAsia="Trebuchet MS" w:hAnsi="Trebuchet MS" w:cs="Trebuchet MS"/>
                          <w:b/>
                          <w:bCs/>
                          <w:spacing w:val="1"/>
                          <w:sz w:val="11"/>
                          <w:szCs w:val="11"/>
                        </w:rPr>
                        <w:t>ag</w:t>
                      </w:r>
                      <w:r>
                        <w:rPr>
                          <w:rFonts w:ascii="Trebuchet MS" w:eastAsia="Trebuchet MS" w:hAnsi="Trebuchet MS" w:cs="Trebuchet MS"/>
                          <w:b/>
                          <w:bCs/>
                          <w:spacing w:val="2"/>
                          <w:sz w:val="11"/>
                          <w:szCs w:val="11"/>
                        </w:rPr>
                        <w:t>eR</w:t>
                      </w:r>
                      <w:r>
                        <w:rPr>
                          <w:rFonts w:ascii="Trebuchet MS" w:eastAsia="Trebuchet MS" w:hAnsi="Trebuchet MS" w:cs="Trebuchet MS"/>
                          <w:b/>
                          <w:bCs/>
                          <w:spacing w:val="1"/>
                          <w:sz w:val="11"/>
                          <w:szCs w:val="11"/>
                        </w:rPr>
                        <w:t>a</w:t>
                      </w:r>
                      <w:r>
                        <w:rPr>
                          <w:rFonts w:ascii="Trebuchet MS" w:eastAsia="Trebuchet MS" w:hAnsi="Trebuchet MS" w:cs="Trebuchet MS"/>
                          <w:b/>
                          <w:bCs/>
                          <w:spacing w:val="2"/>
                          <w:sz w:val="11"/>
                          <w:szCs w:val="11"/>
                        </w:rPr>
                        <w:t>nk</w:t>
                      </w:r>
                      <w:r>
                        <w:rPr>
                          <w:rFonts w:ascii="Microsoft JhengHei" w:eastAsia="Microsoft JhengHei" w:hAnsi="Microsoft JhengHei" w:cs="Microsoft JhengHei"/>
                          <w:b/>
                          <w:bCs/>
                          <w:spacing w:val="1"/>
                          <w:sz w:val="11"/>
                          <w:szCs w:val="11"/>
                        </w:rPr>
                        <w:t>值</w:t>
                      </w:r>
                    </w:p>
                  </w:txbxContent>
                </v:textbox>
              </v:shape>
              <v:shape id="_x0000_s1771" type="#_x0000_t202" style="position:absolute;left:2176;top:-3206;width:192;height:117" filled="f" stroked="f">
                <v:textbox inset="0,0,0,0">
                  <w:txbxContent>
                    <w:p w14:paraId="561FD17E" w14:textId="77777777" w:rsidR="00025C9E" w:rsidRDefault="00025C9E">
                      <w:pPr>
                        <w:spacing w:line="117" w:lineRule="exact"/>
                        <w:rPr>
                          <w:rFonts w:ascii="Trebuchet MS" w:eastAsia="Trebuchet MS" w:hAnsi="Trebuchet MS" w:cs="Trebuchet MS"/>
                          <w:sz w:val="11"/>
                          <w:szCs w:val="11"/>
                        </w:rPr>
                      </w:pPr>
                      <w:r>
                        <w:rPr>
                          <w:rFonts w:ascii="Trebuchet MS"/>
                          <w:b/>
                          <w:spacing w:val="1"/>
                          <w:w w:val="105"/>
                          <w:sz w:val="11"/>
                        </w:rPr>
                        <w:t>0.8</w:t>
                      </w:r>
                    </w:p>
                  </w:txbxContent>
                </v:textbox>
              </v:shape>
              <v:shape id="_x0000_s1770" type="#_x0000_t202" style="position:absolute;left:2176;top:-2528;width:192;height:117" filled="f" stroked="f">
                <v:textbox inset="0,0,0,0">
                  <w:txbxContent>
                    <w:p w14:paraId="361747D2" w14:textId="77777777" w:rsidR="00025C9E" w:rsidRDefault="00025C9E">
                      <w:pPr>
                        <w:spacing w:line="117" w:lineRule="exact"/>
                        <w:rPr>
                          <w:rFonts w:ascii="Trebuchet MS" w:eastAsia="Trebuchet MS" w:hAnsi="Trebuchet MS" w:cs="Trebuchet MS"/>
                          <w:sz w:val="11"/>
                          <w:szCs w:val="11"/>
                        </w:rPr>
                      </w:pPr>
                      <w:r>
                        <w:rPr>
                          <w:rFonts w:ascii="Trebuchet MS"/>
                          <w:b/>
                          <w:spacing w:val="1"/>
                          <w:w w:val="105"/>
                          <w:sz w:val="11"/>
                        </w:rPr>
                        <w:t>0.6</w:t>
                      </w:r>
                    </w:p>
                  </w:txbxContent>
                </v:textbox>
              </v:shape>
              <v:shape id="_x0000_s1769" type="#_x0000_t202" style="position:absolute;left:2176;top:-1850;width:192;height:117" filled="f" stroked="f">
                <v:textbox inset="0,0,0,0">
                  <w:txbxContent>
                    <w:p w14:paraId="2E70F384" w14:textId="77777777" w:rsidR="00025C9E" w:rsidRDefault="00025C9E">
                      <w:pPr>
                        <w:spacing w:line="117" w:lineRule="exact"/>
                        <w:rPr>
                          <w:rFonts w:ascii="Trebuchet MS" w:eastAsia="Trebuchet MS" w:hAnsi="Trebuchet MS" w:cs="Trebuchet MS"/>
                          <w:sz w:val="11"/>
                          <w:szCs w:val="11"/>
                        </w:rPr>
                      </w:pPr>
                      <w:r>
                        <w:rPr>
                          <w:rFonts w:ascii="Trebuchet MS"/>
                          <w:b/>
                          <w:spacing w:val="1"/>
                          <w:w w:val="105"/>
                          <w:sz w:val="11"/>
                        </w:rPr>
                        <w:t>0.4</w:t>
                      </w:r>
                    </w:p>
                  </w:txbxContent>
                </v:textbox>
              </v:shape>
              <v:shape id="_x0000_s1768" type="#_x0000_t202" style="position:absolute;left:2176;top:-1173;width:192;height:117" filled="f" stroked="f">
                <v:textbox inset="0,0,0,0">
                  <w:txbxContent>
                    <w:p w14:paraId="732CFA7F" w14:textId="77777777" w:rsidR="00025C9E" w:rsidRDefault="00025C9E">
                      <w:pPr>
                        <w:spacing w:line="117" w:lineRule="exact"/>
                        <w:rPr>
                          <w:rFonts w:ascii="Trebuchet MS" w:eastAsia="Trebuchet MS" w:hAnsi="Trebuchet MS" w:cs="Trebuchet MS"/>
                          <w:sz w:val="11"/>
                          <w:szCs w:val="11"/>
                        </w:rPr>
                      </w:pPr>
                      <w:r>
                        <w:rPr>
                          <w:rFonts w:ascii="Trebuchet MS"/>
                          <w:b/>
                          <w:spacing w:val="1"/>
                          <w:w w:val="105"/>
                          <w:sz w:val="11"/>
                        </w:rPr>
                        <w:t>0.2</w:t>
                      </w:r>
                    </w:p>
                  </w:txbxContent>
                </v:textbox>
              </v:shape>
              <v:shape id="_x0000_s1767" type="#_x0000_t202" style="position:absolute;left:2300;top:-496;width:61;height:117" filled="f" stroked="f">
                <v:textbox inset="0,0,0,0">
                  <w:txbxContent>
                    <w:p w14:paraId="5CEC4EAA" w14:textId="77777777" w:rsidR="00025C9E" w:rsidRDefault="00025C9E">
                      <w:pPr>
                        <w:spacing w:line="117" w:lineRule="exact"/>
                        <w:rPr>
                          <w:rFonts w:ascii="Trebuchet MS" w:eastAsia="Trebuchet MS" w:hAnsi="Trebuchet MS" w:cs="Trebuchet MS"/>
                          <w:sz w:val="11"/>
                          <w:szCs w:val="11"/>
                        </w:rPr>
                      </w:pPr>
                      <w:r>
                        <w:rPr>
                          <w:rFonts w:ascii="Trebuchet MS"/>
                          <w:b/>
                          <w:w w:val="95"/>
                          <w:sz w:val="11"/>
                        </w:rPr>
                        <w:t>0</w:t>
                      </w:r>
                    </w:p>
                  </w:txbxContent>
                </v:textbox>
              </v:shape>
              <v:shape id="_x0000_s1766" type="#_x0000_t202" style="position:absolute;left:2524;top:-369;width:7316;height:286" filled="f" stroked="f">
                <v:textbox inset="0,0,0,0">
                  <w:txbxContent>
                    <w:p w14:paraId="4544C6F8" w14:textId="77777777" w:rsidR="00025C9E" w:rsidRDefault="00025C9E">
                      <w:pPr>
                        <w:spacing w:line="125" w:lineRule="exact"/>
                        <w:jc w:val="center"/>
                        <w:rPr>
                          <w:rFonts w:ascii="Trebuchet MS" w:eastAsia="Trebuchet MS" w:hAnsi="Trebuchet MS" w:cs="Trebuchet MS"/>
                          <w:sz w:val="11"/>
                          <w:szCs w:val="11"/>
                        </w:rPr>
                      </w:pPr>
                      <w:r>
                        <w:rPr>
                          <w:rFonts w:ascii="Trebuchet MS"/>
                          <w:b/>
                          <w:sz w:val="11"/>
                        </w:rPr>
                        <w:t xml:space="preserve">1  </w:t>
                      </w:r>
                      <w:r>
                        <w:rPr>
                          <w:rFonts w:ascii="Trebuchet MS"/>
                          <w:b/>
                          <w:spacing w:val="17"/>
                          <w:sz w:val="11"/>
                        </w:rPr>
                        <w:t xml:space="preserve"> </w:t>
                      </w:r>
                      <w:r>
                        <w:rPr>
                          <w:rFonts w:ascii="Trebuchet MS"/>
                          <w:b/>
                          <w:sz w:val="11"/>
                        </w:rPr>
                        <w:t xml:space="preserve">2  </w:t>
                      </w:r>
                      <w:r>
                        <w:rPr>
                          <w:rFonts w:ascii="Trebuchet MS"/>
                          <w:b/>
                          <w:spacing w:val="18"/>
                          <w:sz w:val="11"/>
                        </w:rPr>
                        <w:t xml:space="preserve"> </w:t>
                      </w:r>
                      <w:r>
                        <w:rPr>
                          <w:rFonts w:ascii="Trebuchet MS"/>
                          <w:b/>
                          <w:sz w:val="11"/>
                        </w:rPr>
                        <w:t xml:space="preserve">3  </w:t>
                      </w:r>
                      <w:r>
                        <w:rPr>
                          <w:rFonts w:ascii="Trebuchet MS"/>
                          <w:b/>
                          <w:spacing w:val="18"/>
                          <w:sz w:val="11"/>
                        </w:rPr>
                        <w:t xml:space="preserve"> </w:t>
                      </w:r>
                      <w:r>
                        <w:rPr>
                          <w:rFonts w:ascii="Trebuchet MS"/>
                          <w:b/>
                          <w:sz w:val="11"/>
                        </w:rPr>
                        <w:t xml:space="preserve">4  </w:t>
                      </w:r>
                      <w:r>
                        <w:rPr>
                          <w:rFonts w:ascii="Trebuchet MS"/>
                          <w:b/>
                          <w:spacing w:val="18"/>
                          <w:sz w:val="11"/>
                        </w:rPr>
                        <w:t xml:space="preserve"> </w:t>
                      </w:r>
                      <w:r>
                        <w:rPr>
                          <w:rFonts w:ascii="Trebuchet MS"/>
                          <w:b/>
                          <w:sz w:val="11"/>
                        </w:rPr>
                        <w:t xml:space="preserve">5  </w:t>
                      </w:r>
                      <w:r>
                        <w:rPr>
                          <w:rFonts w:ascii="Trebuchet MS"/>
                          <w:b/>
                          <w:spacing w:val="17"/>
                          <w:sz w:val="11"/>
                        </w:rPr>
                        <w:t xml:space="preserve"> </w:t>
                      </w:r>
                      <w:r>
                        <w:rPr>
                          <w:rFonts w:ascii="Trebuchet MS"/>
                          <w:b/>
                          <w:sz w:val="11"/>
                        </w:rPr>
                        <w:t xml:space="preserve">6  </w:t>
                      </w:r>
                      <w:r>
                        <w:rPr>
                          <w:rFonts w:ascii="Trebuchet MS"/>
                          <w:b/>
                          <w:spacing w:val="18"/>
                          <w:sz w:val="11"/>
                        </w:rPr>
                        <w:t xml:space="preserve"> </w:t>
                      </w:r>
                      <w:r>
                        <w:rPr>
                          <w:rFonts w:ascii="Trebuchet MS"/>
                          <w:b/>
                          <w:sz w:val="11"/>
                        </w:rPr>
                        <w:t xml:space="preserve">7  </w:t>
                      </w:r>
                      <w:r>
                        <w:rPr>
                          <w:rFonts w:ascii="Trebuchet MS"/>
                          <w:b/>
                          <w:spacing w:val="18"/>
                          <w:sz w:val="11"/>
                        </w:rPr>
                        <w:t xml:space="preserve"> </w:t>
                      </w:r>
                      <w:r>
                        <w:rPr>
                          <w:rFonts w:ascii="Trebuchet MS"/>
                          <w:b/>
                          <w:sz w:val="11"/>
                        </w:rPr>
                        <w:t xml:space="preserve">8  </w:t>
                      </w:r>
                      <w:r>
                        <w:rPr>
                          <w:rFonts w:ascii="Trebuchet MS"/>
                          <w:b/>
                          <w:spacing w:val="17"/>
                          <w:sz w:val="11"/>
                        </w:rPr>
                        <w:t xml:space="preserve"> </w:t>
                      </w:r>
                      <w:r>
                        <w:rPr>
                          <w:rFonts w:ascii="Trebuchet MS"/>
                          <w:b/>
                          <w:sz w:val="11"/>
                        </w:rPr>
                        <w:t xml:space="preserve">9 </w:t>
                      </w:r>
                      <w:r>
                        <w:rPr>
                          <w:rFonts w:ascii="Trebuchet MS"/>
                          <w:b/>
                          <w:spacing w:val="23"/>
                          <w:sz w:val="11"/>
                        </w:rPr>
                        <w:t xml:space="preserve"> </w:t>
                      </w:r>
                      <w:r>
                        <w:rPr>
                          <w:rFonts w:ascii="Trebuchet MS"/>
                          <w:b/>
                          <w:spacing w:val="2"/>
                          <w:sz w:val="11"/>
                        </w:rPr>
                        <w:t>1</w:t>
                      </w:r>
                      <w:r>
                        <w:rPr>
                          <w:rFonts w:ascii="Trebuchet MS"/>
                          <w:b/>
                          <w:sz w:val="11"/>
                        </w:rPr>
                        <w:t>0</w:t>
                      </w:r>
                      <w:r>
                        <w:rPr>
                          <w:rFonts w:ascii="Trebuchet MS"/>
                          <w:b/>
                          <w:spacing w:val="26"/>
                          <w:sz w:val="11"/>
                        </w:rPr>
                        <w:t xml:space="preserve"> </w:t>
                      </w:r>
                      <w:r>
                        <w:rPr>
                          <w:rFonts w:ascii="Trebuchet MS"/>
                          <w:b/>
                          <w:spacing w:val="2"/>
                          <w:sz w:val="11"/>
                        </w:rPr>
                        <w:t>1</w:t>
                      </w:r>
                      <w:r>
                        <w:rPr>
                          <w:rFonts w:ascii="Trebuchet MS"/>
                          <w:b/>
                          <w:sz w:val="11"/>
                        </w:rPr>
                        <w:t>1</w:t>
                      </w:r>
                      <w:r>
                        <w:rPr>
                          <w:rFonts w:ascii="Trebuchet MS"/>
                          <w:b/>
                          <w:spacing w:val="27"/>
                          <w:sz w:val="11"/>
                        </w:rPr>
                        <w:t xml:space="preserve"> </w:t>
                      </w:r>
                      <w:r>
                        <w:rPr>
                          <w:rFonts w:ascii="Trebuchet MS"/>
                          <w:b/>
                          <w:spacing w:val="2"/>
                          <w:sz w:val="11"/>
                        </w:rPr>
                        <w:t>1</w:t>
                      </w:r>
                      <w:r>
                        <w:rPr>
                          <w:rFonts w:ascii="Trebuchet MS"/>
                          <w:b/>
                          <w:sz w:val="11"/>
                        </w:rPr>
                        <w:t>2</w:t>
                      </w:r>
                      <w:r>
                        <w:rPr>
                          <w:rFonts w:ascii="Trebuchet MS"/>
                          <w:b/>
                          <w:spacing w:val="26"/>
                          <w:sz w:val="11"/>
                        </w:rPr>
                        <w:t xml:space="preserve"> </w:t>
                      </w:r>
                      <w:r>
                        <w:rPr>
                          <w:rFonts w:ascii="Trebuchet MS"/>
                          <w:b/>
                          <w:spacing w:val="2"/>
                          <w:sz w:val="11"/>
                        </w:rPr>
                        <w:t>1</w:t>
                      </w:r>
                      <w:r>
                        <w:rPr>
                          <w:rFonts w:ascii="Trebuchet MS"/>
                          <w:b/>
                          <w:sz w:val="11"/>
                        </w:rPr>
                        <w:t>3</w:t>
                      </w:r>
                      <w:r>
                        <w:rPr>
                          <w:rFonts w:ascii="Trebuchet MS"/>
                          <w:b/>
                          <w:spacing w:val="26"/>
                          <w:sz w:val="11"/>
                        </w:rPr>
                        <w:t xml:space="preserve"> </w:t>
                      </w:r>
                      <w:r>
                        <w:rPr>
                          <w:rFonts w:ascii="Trebuchet MS"/>
                          <w:b/>
                          <w:spacing w:val="2"/>
                          <w:sz w:val="11"/>
                        </w:rPr>
                        <w:t>1</w:t>
                      </w:r>
                      <w:r>
                        <w:rPr>
                          <w:rFonts w:ascii="Trebuchet MS"/>
                          <w:b/>
                          <w:sz w:val="11"/>
                        </w:rPr>
                        <w:t>4</w:t>
                      </w:r>
                      <w:r>
                        <w:rPr>
                          <w:rFonts w:ascii="Trebuchet MS"/>
                          <w:b/>
                          <w:spacing w:val="27"/>
                          <w:sz w:val="11"/>
                        </w:rPr>
                        <w:t xml:space="preserve"> </w:t>
                      </w:r>
                      <w:r>
                        <w:rPr>
                          <w:rFonts w:ascii="Trebuchet MS"/>
                          <w:b/>
                          <w:spacing w:val="2"/>
                          <w:sz w:val="11"/>
                        </w:rPr>
                        <w:t>1</w:t>
                      </w:r>
                      <w:r>
                        <w:rPr>
                          <w:rFonts w:ascii="Trebuchet MS"/>
                          <w:b/>
                          <w:sz w:val="11"/>
                        </w:rPr>
                        <w:t>5</w:t>
                      </w:r>
                      <w:r>
                        <w:rPr>
                          <w:rFonts w:ascii="Trebuchet MS"/>
                          <w:b/>
                          <w:spacing w:val="26"/>
                          <w:sz w:val="11"/>
                        </w:rPr>
                        <w:t xml:space="preserve"> </w:t>
                      </w:r>
                      <w:r>
                        <w:rPr>
                          <w:rFonts w:ascii="Trebuchet MS"/>
                          <w:b/>
                          <w:spacing w:val="2"/>
                          <w:sz w:val="11"/>
                        </w:rPr>
                        <w:t>1</w:t>
                      </w:r>
                      <w:r>
                        <w:rPr>
                          <w:rFonts w:ascii="Trebuchet MS"/>
                          <w:b/>
                          <w:sz w:val="11"/>
                        </w:rPr>
                        <w:t>6</w:t>
                      </w:r>
                      <w:r>
                        <w:rPr>
                          <w:rFonts w:ascii="Trebuchet MS"/>
                          <w:b/>
                          <w:spacing w:val="26"/>
                          <w:sz w:val="11"/>
                        </w:rPr>
                        <w:t xml:space="preserve"> </w:t>
                      </w:r>
                      <w:r>
                        <w:rPr>
                          <w:rFonts w:ascii="Trebuchet MS"/>
                          <w:b/>
                          <w:spacing w:val="2"/>
                          <w:sz w:val="11"/>
                        </w:rPr>
                        <w:t>1</w:t>
                      </w:r>
                      <w:r>
                        <w:rPr>
                          <w:rFonts w:ascii="Trebuchet MS"/>
                          <w:b/>
                          <w:sz w:val="11"/>
                        </w:rPr>
                        <w:t>7</w:t>
                      </w:r>
                      <w:r>
                        <w:rPr>
                          <w:rFonts w:ascii="Trebuchet MS"/>
                          <w:b/>
                          <w:spacing w:val="27"/>
                          <w:sz w:val="11"/>
                        </w:rPr>
                        <w:t xml:space="preserve"> </w:t>
                      </w:r>
                      <w:r>
                        <w:rPr>
                          <w:rFonts w:ascii="Trebuchet MS"/>
                          <w:b/>
                          <w:spacing w:val="2"/>
                          <w:sz w:val="11"/>
                        </w:rPr>
                        <w:t>1</w:t>
                      </w:r>
                      <w:r>
                        <w:rPr>
                          <w:rFonts w:ascii="Trebuchet MS"/>
                          <w:b/>
                          <w:sz w:val="11"/>
                        </w:rPr>
                        <w:t>8</w:t>
                      </w:r>
                      <w:r>
                        <w:rPr>
                          <w:rFonts w:ascii="Trebuchet MS"/>
                          <w:b/>
                          <w:spacing w:val="26"/>
                          <w:sz w:val="11"/>
                        </w:rPr>
                        <w:t xml:space="preserve"> </w:t>
                      </w:r>
                      <w:r>
                        <w:rPr>
                          <w:rFonts w:ascii="Trebuchet MS"/>
                          <w:b/>
                          <w:spacing w:val="2"/>
                          <w:sz w:val="11"/>
                        </w:rPr>
                        <w:t>1</w:t>
                      </w:r>
                      <w:r>
                        <w:rPr>
                          <w:rFonts w:ascii="Trebuchet MS"/>
                          <w:b/>
                          <w:sz w:val="11"/>
                        </w:rPr>
                        <w:t>9</w:t>
                      </w:r>
                      <w:r>
                        <w:rPr>
                          <w:rFonts w:ascii="Trebuchet MS"/>
                          <w:b/>
                          <w:spacing w:val="26"/>
                          <w:sz w:val="11"/>
                        </w:rPr>
                        <w:t xml:space="preserve"> </w:t>
                      </w:r>
                      <w:r>
                        <w:rPr>
                          <w:rFonts w:ascii="Trebuchet MS"/>
                          <w:b/>
                          <w:spacing w:val="2"/>
                          <w:sz w:val="11"/>
                        </w:rPr>
                        <w:t>2</w:t>
                      </w:r>
                      <w:r>
                        <w:rPr>
                          <w:rFonts w:ascii="Trebuchet MS"/>
                          <w:b/>
                          <w:sz w:val="11"/>
                        </w:rPr>
                        <w:t>0</w:t>
                      </w:r>
                      <w:r>
                        <w:rPr>
                          <w:rFonts w:ascii="Trebuchet MS"/>
                          <w:b/>
                          <w:spacing w:val="27"/>
                          <w:sz w:val="11"/>
                        </w:rPr>
                        <w:t xml:space="preserve"> </w:t>
                      </w:r>
                      <w:r>
                        <w:rPr>
                          <w:rFonts w:ascii="Trebuchet MS"/>
                          <w:b/>
                          <w:spacing w:val="2"/>
                          <w:sz w:val="11"/>
                        </w:rPr>
                        <w:t>2</w:t>
                      </w:r>
                      <w:r>
                        <w:rPr>
                          <w:rFonts w:ascii="Trebuchet MS"/>
                          <w:b/>
                          <w:sz w:val="11"/>
                        </w:rPr>
                        <w:t>1</w:t>
                      </w:r>
                      <w:r>
                        <w:rPr>
                          <w:rFonts w:ascii="Trebuchet MS"/>
                          <w:b/>
                          <w:spacing w:val="26"/>
                          <w:sz w:val="11"/>
                        </w:rPr>
                        <w:t xml:space="preserve"> </w:t>
                      </w:r>
                      <w:r>
                        <w:rPr>
                          <w:rFonts w:ascii="Trebuchet MS"/>
                          <w:b/>
                          <w:spacing w:val="2"/>
                          <w:sz w:val="11"/>
                        </w:rPr>
                        <w:t>2</w:t>
                      </w:r>
                      <w:r>
                        <w:rPr>
                          <w:rFonts w:ascii="Trebuchet MS"/>
                          <w:b/>
                          <w:sz w:val="11"/>
                        </w:rPr>
                        <w:t>2</w:t>
                      </w:r>
                      <w:r>
                        <w:rPr>
                          <w:rFonts w:ascii="Trebuchet MS"/>
                          <w:b/>
                          <w:spacing w:val="26"/>
                          <w:sz w:val="11"/>
                        </w:rPr>
                        <w:t xml:space="preserve"> </w:t>
                      </w:r>
                      <w:r>
                        <w:rPr>
                          <w:rFonts w:ascii="Trebuchet MS"/>
                          <w:b/>
                          <w:spacing w:val="2"/>
                          <w:sz w:val="11"/>
                        </w:rPr>
                        <w:t>2</w:t>
                      </w:r>
                      <w:r>
                        <w:rPr>
                          <w:rFonts w:ascii="Trebuchet MS"/>
                          <w:b/>
                          <w:sz w:val="11"/>
                        </w:rPr>
                        <w:t>3</w:t>
                      </w:r>
                      <w:r>
                        <w:rPr>
                          <w:rFonts w:ascii="Trebuchet MS"/>
                          <w:b/>
                          <w:spacing w:val="27"/>
                          <w:sz w:val="11"/>
                        </w:rPr>
                        <w:t xml:space="preserve"> </w:t>
                      </w:r>
                      <w:r>
                        <w:rPr>
                          <w:rFonts w:ascii="Trebuchet MS"/>
                          <w:b/>
                          <w:spacing w:val="2"/>
                          <w:sz w:val="11"/>
                        </w:rPr>
                        <w:t>2</w:t>
                      </w:r>
                      <w:r>
                        <w:rPr>
                          <w:rFonts w:ascii="Trebuchet MS"/>
                          <w:b/>
                          <w:sz w:val="11"/>
                        </w:rPr>
                        <w:t>4</w:t>
                      </w:r>
                      <w:r>
                        <w:rPr>
                          <w:rFonts w:ascii="Trebuchet MS"/>
                          <w:b/>
                          <w:spacing w:val="26"/>
                          <w:sz w:val="11"/>
                        </w:rPr>
                        <w:t xml:space="preserve"> </w:t>
                      </w:r>
                      <w:r>
                        <w:rPr>
                          <w:rFonts w:ascii="Trebuchet MS"/>
                          <w:b/>
                          <w:spacing w:val="2"/>
                          <w:sz w:val="11"/>
                        </w:rPr>
                        <w:t>2</w:t>
                      </w:r>
                      <w:r>
                        <w:rPr>
                          <w:rFonts w:ascii="Trebuchet MS"/>
                          <w:b/>
                          <w:sz w:val="11"/>
                        </w:rPr>
                        <w:t>5</w:t>
                      </w:r>
                      <w:r>
                        <w:rPr>
                          <w:rFonts w:ascii="Trebuchet MS"/>
                          <w:b/>
                          <w:spacing w:val="26"/>
                          <w:sz w:val="11"/>
                        </w:rPr>
                        <w:t xml:space="preserve"> </w:t>
                      </w:r>
                      <w:r>
                        <w:rPr>
                          <w:rFonts w:ascii="Trebuchet MS"/>
                          <w:b/>
                          <w:spacing w:val="2"/>
                          <w:sz w:val="11"/>
                        </w:rPr>
                        <w:t>2</w:t>
                      </w:r>
                      <w:r>
                        <w:rPr>
                          <w:rFonts w:ascii="Trebuchet MS"/>
                          <w:b/>
                          <w:sz w:val="11"/>
                        </w:rPr>
                        <w:t>6</w:t>
                      </w:r>
                      <w:r>
                        <w:rPr>
                          <w:rFonts w:ascii="Trebuchet MS"/>
                          <w:b/>
                          <w:spacing w:val="27"/>
                          <w:sz w:val="11"/>
                        </w:rPr>
                        <w:t xml:space="preserve"> </w:t>
                      </w:r>
                      <w:r>
                        <w:rPr>
                          <w:rFonts w:ascii="Trebuchet MS"/>
                          <w:b/>
                          <w:spacing w:val="2"/>
                          <w:sz w:val="11"/>
                        </w:rPr>
                        <w:t>2</w:t>
                      </w:r>
                      <w:r>
                        <w:rPr>
                          <w:rFonts w:ascii="Trebuchet MS"/>
                          <w:b/>
                          <w:sz w:val="11"/>
                        </w:rPr>
                        <w:t>7</w:t>
                      </w:r>
                      <w:r>
                        <w:rPr>
                          <w:rFonts w:ascii="Trebuchet MS"/>
                          <w:b/>
                          <w:spacing w:val="26"/>
                          <w:sz w:val="11"/>
                        </w:rPr>
                        <w:t xml:space="preserve"> </w:t>
                      </w:r>
                      <w:r>
                        <w:rPr>
                          <w:rFonts w:ascii="Trebuchet MS"/>
                          <w:b/>
                          <w:spacing w:val="2"/>
                          <w:sz w:val="11"/>
                        </w:rPr>
                        <w:t>2</w:t>
                      </w:r>
                      <w:r>
                        <w:rPr>
                          <w:rFonts w:ascii="Trebuchet MS"/>
                          <w:b/>
                          <w:sz w:val="11"/>
                        </w:rPr>
                        <w:t>8</w:t>
                      </w:r>
                      <w:r>
                        <w:rPr>
                          <w:rFonts w:ascii="Trebuchet MS"/>
                          <w:b/>
                          <w:spacing w:val="26"/>
                          <w:sz w:val="11"/>
                        </w:rPr>
                        <w:t xml:space="preserve"> </w:t>
                      </w:r>
                      <w:r>
                        <w:rPr>
                          <w:rFonts w:ascii="Trebuchet MS"/>
                          <w:b/>
                          <w:spacing w:val="2"/>
                          <w:sz w:val="11"/>
                        </w:rPr>
                        <w:t>2</w:t>
                      </w:r>
                      <w:r>
                        <w:rPr>
                          <w:rFonts w:ascii="Trebuchet MS"/>
                          <w:b/>
                          <w:sz w:val="11"/>
                        </w:rPr>
                        <w:t>9</w:t>
                      </w:r>
                      <w:r>
                        <w:rPr>
                          <w:rFonts w:ascii="Trebuchet MS"/>
                          <w:b/>
                          <w:spacing w:val="27"/>
                          <w:sz w:val="11"/>
                        </w:rPr>
                        <w:t xml:space="preserve"> </w:t>
                      </w:r>
                      <w:r>
                        <w:rPr>
                          <w:rFonts w:ascii="Trebuchet MS"/>
                          <w:b/>
                          <w:spacing w:val="2"/>
                          <w:sz w:val="11"/>
                        </w:rPr>
                        <w:t>3</w:t>
                      </w:r>
                      <w:r>
                        <w:rPr>
                          <w:rFonts w:ascii="Trebuchet MS"/>
                          <w:b/>
                          <w:sz w:val="11"/>
                        </w:rPr>
                        <w:t>0</w:t>
                      </w:r>
                      <w:r>
                        <w:rPr>
                          <w:rFonts w:ascii="Trebuchet MS"/>
                          <w:b/>
                          <w:spacing w:val="26"/>
                          <w:sz w:val="11"/>
                        </w:rPr>
                        <w:t xml:space="preserve"> </w:t>
                      </w:r>
                      <w:r>
                        <w:rPr>
                          <w:rFonts w:ascii="Trebuchet MS"/>
                          <w:b/>
                          <w:spacing w:val="2"/>
                          <w:sz w:val="11"/>
                        </w:rPr>
                        <w:t>3</w:t>
                      </w:r>
                      <w:r>
                        <w:rPr>
                          <w:rFonts w:ascii="Trebuchet MS"/>
                          <w:b/>
                          <w:sz w:val="11"/>
                        </w:rPr>
                        <w:t>1</w:t>
                      </w:r>
                      <w:r>
                        <w:rPr>
                          <w:rFonts w:ascii="Trebuchet MS"/>
                          <w:b/>
                          <w:spacing w:val="26"/>
                          <w:sz w:val="11"/>
                        </w:rPr>
                        <w:t xml:space="preserve"> </w:t>
                      </w:r>
                      <w:r>
                        <w:rPr>
                          <w:rFonts w:ascii="Trebuchet MS"/>
                          <w:b/>
                          <w:spacing w:val="2"/>
                          <w:sz w:val="11"/>
                        </w:rPr>
                        <w:t>3</w:t>
                      </w:r>
                      <w:r>
                        <w:rPr>
                          <w:rFonts w:ascii="Trebuchet MS"/>
                          <w:b/>
                          <w:sz w:val="11"/>
                        </w:rPr>
                        <w:t>2</w:t>
                      </w:r>
                      <w:r>
                        <w:rPr>
                          <w:rFonts w:ascii="Trebuchet MS"/>
                          <w:b/>
                          <w:spacing w:val="27"/>
                          <w:sz w:val="11"/>
                        </w:rPr>
                        <w:t xml:space="preserve"> </w:t>
                      </w:r>
                      <w:r>
                        <w:rPr>
                          <w:rFonts w:ascii="Trebuchet MS"/>
                          <w:b/>
                          <w:spacing w:val="2"/>
                          <w:sz w:val="11"/>
                        </w:rPr>
                        <w:t>3</w:t>
                      </w:r>
                      <w:r>
                        <w:rPr>
                          <w:rFonts w:ascii="Trebuchet MS"/>
                          <w:b/>
                          <w:sz w:val="11"/>
                        </w:rPr>
                        <w:t>3</w:t>
                      </w:r>
                      <w:r>
                        <w:rPr>
                          <w:rFonts w:ascii="Trebuchet MS"/>
                          <w:b/>
                          <w:spacing w:val="26"/>
                          <w:sz w:val="11"/>
                        </w:rPr>
                        <w:t xml:space="preserve"> </w:t>
                      </w:r>
                      <w:r>
                        <w:rPr>
                          <w:rFonts w:ascii="Trebuchet MS"/>
                          <w:b/>
                          <w:spacing w:val="2"/>
                          <w:sz w:val="11"/>
                        </w:rPr>
                        <w:t>3</w:t>
                      </w:r>
                      <w:r>
                        <w:rPr>
                          <w:rFonts w:ascii="Trebuchet MS"/>
                          <w:b/>
                          <w:sz w:val="11"/>
                        </w:rPr>
                        <w:t>4</w:t>
                      </w:r>
                      <w:r>
                        <w:rPr>
                          <w:rFonts w:ascii="Trebuchet MS"/>
                          <w:b/>
                          <w:spacing w:val="26"/>
                          <w:sz w:val="11"/>
                        </w:rPr>
                        <w:t xml:space="preserve"> </w:t>
                      </w:r>
                      <w:r>
                        <w:rPr>
                          <w:rFonts w:ascii="Trebuchet MS"/>
                          <w:b/>
                          <w:spacing w:val="2"/>
                          <w:sz w:val="11"/>
                        </w:rPr>
                        <w:t>3</w:t>
                      </w:r>
                      <w:r>
                        <w:rPr>
                          <w:rFonts w:ascii="Trebuchet MS"/>
                          <w:b/>
                          <w:sz w:val="11"/>
                        </w:rPr>
                        <w:t>5</w:t>
                      </w:r>
                      <w:r>
                        <w:rPr>
                          <w:rFonts w:ascii="Trebuchet MS"/>
                          <w:b/>
                          <w:spacing w:val="27"/>
                          <w:sz w:val="11"/>
                        </w:rPr>
                        <w:t xml:space="preserve"> </w:t>
                      </w:r>
                      <w:r>
                        <w:rPr>
                          <w:rFonts w:ascii="Trebuchet MS"/>
                          <w:b/>
                          <w:spacing w:val="2"/>
                          <w:sz w:val="11"/>
                        </w:rPr>
                        <w:t>3</w:t>
                      </w:r>
                      <w:r>
                        <w:rPr>
                          <w:rFonts w:ascii="Trebuchet MS"/>
                          <w:b/>
                          <w:sz w:val="11"/>
                        </w:rPr>
                        <w:t>6</w:t>
                      </w:r>
                      <w:r>
                        <w:rPr>
                          <w:rFonts w:ascii="Trebuchet MS"/>
                          <w:b/>
                          <w:spacing w:val="26"/>
                          <w:sz w:val="11"/>
                        </w:rPr>
                        <w:t xml:space="preserve"> </w:t>
                      </w:r>
                      <w:r>
                        <w:rPr>
                          <w:rFonts w:ascii="Trebuchet MS"/>
                          <w:b/>
                          <w:spacing w:val="2"/>
                          <w:sz w:val="11"/>
                        </w:rPr>
                        <w:t>3</w:t>
                      </w:r>
                      <w:r>
                        <w:rPr>
                          <w:rFonts w:ascii="Trebuchet MS"/>
                          <w:b/>
                          <w:sz w:val="11"/>
                        </w:rPr>
                        <w:t>7</w:t>
                      </w:r>
                      <w:r>
                        <w:rPr>
                          <w:rFonts w:ascii="Trebuchet MS"/>
                          <w:b/>
                          <w:spacing w:val="26"/>
                          <w:sz w:val="11"/>
                        </w:rPr>
                        <w:t xml:space="preserve"> </w:t>
                      </w:r>
                      <w:r>
                        <w:rPr>
                          <w:rFonts w:ascii="Trebuchet MS"/>
                          <w:b/>
                          <w:spacing w:val="2"/>
                          <w:sz w:val="11"/>
                        </w:rPr>
                        <w:t>3</w:t>
                      </w:r>
                      <w:r>
                        <w:rPr>
                          <w:rFonts w:ascii="Trebuchet MS"/>
                          <w:b/>
                          <w:sz w:val="11"/>
                        </w:rPr>
                        <w:t>8</w:t>
                      </w:r>
                      <w:r>
                        <w:rPr>
                          <w:rFonts w:ascii="Trebuchet MS"/>
                          <w:b/>
                          <w:spacing w:val="27"/>
                          <w:sz w:val="11"/>
                        </w:rPr>
                        <w:t xml:space="preserve"> </w:t>
                      </w:r>
                      <w:r>
                        <w:rPr>
                          <w:rFonts w:ascii="Trebuchet MS"/>
                          <w:b/>
                          <w:spacing w:val="2"/>
                          <w:sz w:val="11"/>
                        </w:rPr>
                        <w:t>39</w:t>
                      </w:r>
                    </w:p>
                    <w:p w14:paraId="7A91FB5F" w14:textId="77777777" w:rsidR="00025C9E" w:rsidRDefault="00025C9E">
                      <w:pPr>
                        <w:spacing w:before="15"/>
                        <w:ind w:right="44"/>
                        <w:jc w:val="center"/>
                        <w:rPr>
                          <w:rFonts w:ascii="宋体" w:eastAsia="宋体" w:hAnsi="宋体" w:cs="宋体"/>
                          <w:sz w:val="11"/>
                          <w:szCs w:val="11"/>
                        </w:rPr>
                      </w:pPr>
                      <w:r>
                        <w:rPr>
                          <w:rFonts w:ascii="宋体" w:eastAsia="宋体" w:hAnsi="宋体" w:cs="宋体"/>
                          <w:b/>
                          <w:bCs/>
                          <w:spacing w:val="3"/>
                          <w:w w:val="110"/>
                          <w:sz w:val="11"/>
                          <w:szCs w:val="11"/>
                        </w:rPr>
                        <w:t>节点名称</w:t>
                      </w:r>
                    </w:p>
                  </w:txbxContent>
                </v:textbox>
              </v:shape>
            </v:group>
            <w10:wrap anchorx="page"/>
          </v:group>
        </w:pict>
      </w:r>
      <w:r>
        <w:rPr>
          <w:rFonts w:eastAsiaTheme="minorHAnsi"/>
        </w:rPr>
        <w:pict w14:anchorId="21636059">
          <v:shape id="_x0000_s1763" type="#_x0000_t202" style="position:absolute;left:0;text-align:left;margin-left:100pt;margin-top:-157.35pt;width:8.1pt;height:69.05pt;z-index:10504;mso-position-horizontal-relative:page" filled="f" stroked="f">
            <v:textbox style="layout-flow:vertical;mso-layout-flow-alt:bottom-to-top" inset="0,0,0,0">
              <w:txbxContent>
                <w:p w14:paraId="450212C0" w14:textId="77777777" w:rsidR="00025C9E" w:rsidRDefault="00025C9E">
                  <w:pPr>
                    <w:spacing w:line="142" w:lineRule="exact"/>
                    <w:ind w:left="20"/>
                    <w:rPr>
                      <w:rFonts w:ascii="宋体" w:eastAsia="宋体" w:hAnsi="宋体" w:cs="宋体"/>
                      <w:sz w:val="12"/>
                      <w:szCs w:val="12"/>
                      <w:lang w:eastAsia="zh-CN"/>
                    </w:rPr>
                  </w:pPr>
                  <w:r>
                    <w:rPr>
                      <w:rFonts w:ascii="宋体" w:eastAsia="宋体" w:hAnsi="宋体" w:cs="宋体"/>
                      <w:b/>
                      <w:bCs/>
                      <w:spacing w:val="4"/>
                      <w:w w:val="97"/>
                      <w:sz w:val="12"/>
                      <w:szCs w:val="12"/>
                      <w:lang w:eastAsia="zh-CN"/>
                    </w:rPr>
                    <w:t>结构脆弱性归一化指标值</w:t>
                  </w:r>
                </w:p>
              </w:txbxContent>
            </v:textbox>
            <w10:wrap anchorx="page"/>
          </v:shape>
        </w:pict>
      </w:r>
      <w:bookmarkStart w:id="197" w:name="_bookmark126"/>
      <w:bookmarkEnd w:id="197"/>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5.3</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节点各结构脆弱性指标</w:t>
      </w:r>
    </w:p>
    <w:p w14:paraId="30FA474D" w14:textId="77777777" w:rsidR="00996552" w:rsidRDefault="00996552">
      <w:pPr>
        <w:spacing w:before="10"/>
        <w:rPr>
          <w:rFonts w:ascii="宋体" w:eastAsia="宋体" w:hAnsi="宋体" w:cs="宋体"/>
          <w:sz w:val="20"/>
          <w:szCs w:val="20"/>
          <w:lang w:eastAsia="zh-CN"/>
        </w:rPr>
      </w:pPr>
    </w:p>
    <w:p w14:paraId="0C8E19FC" w14:textId="77777777" w:rsidR="00996552" w:rsidRDefault="002D0D3F">
      <w:pPr>
        <w:pStyle w:val="a3"/>
        <w:spacing w:line="280" w:lineRule="auto"/>
        <w:ind w:right="1600" w:firstLine="480"/>
        <w:rPr>
          <w:lang w:eastAsia="zh-CN"/>
        </w:rPr>
      </w:pPr>
      <w:r>
        <w:rPr>
          <w:lang w:eastAsia="zh-CN"/>
        </w:rPr>
        <w:t>在</w:t>
      </w:r>
      <w:r>
        <w:rPr>
          <w:spacing w:val="-37"/>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3"/>
          <w:lang w:eastAsia="zh-CN"/>
        </w:rPr>
        <w:t xml:space="preserve"> </w:t>
      </w:r>
      <w:r>
        <w:rPr>
          <w:spacing w:val="2"/>
          <w:lang w:eastAsia="zh-CN"/>
        </w:rPr>
        <w:t>系统中，电气度指标值最大的为节点</w:t>
      </w:r>
      <w:r>
        <w:rPr>
          <w:spacing w:val="-47"/>
          <w:lang w:eastAsia="zh-CN"/>
        </w:rPr>
        <w:t xml:space="preserve"> </w:t>
      </w:r>
      <w:r>
        <w:rPr>
          <w:rFonts w:ascii="Times New Roman" w:eastAsia="Times New Roman" w:hAnsi="Times New Roman" w:cs="Times New Roman"/>
          <w:spacing w:val="2"/>
          <w:lang w:eastAsia="zh-CN"/>
        </w:rPr>
        <w:t>6</w:t>
      </w:r>
      <w:r>
        <w:rPr>
          <w:spacing w:val="2"/>
          <w:lang w:eastAsia="zh-CN"/>
        </w:rPr>
        <w:t>，最小的为节点</w:t>
      </w:r>
      <w:r>
        <w:rPr>
          <w:spacing w:val="-47"/>
          <w:lang w:eastAsia="zh-CN"/>
        </w:rPr>
        <w:t xml:space="preserve"> </w:t>
      </w:r>
      <w:r>
        <w:rPr>
          <w:rFonts w:ascii="Times New Roman" w:eastAsia="Times New Roman" w:hAnsi="Times New Roman" w:cs="Times New Roman"/>
          <w:lang w:eastAsia="zh-CN"/>
        </w:rPr>
        <w:t>12</w:t>
      </w:r>
      <w:r>
        <w:rPr>
          <w:lang w:eastAsia="zh-CN"/>
        </w:rPr>
        <w:t>；电</w:t>
      </w:r>
      <w:r>
        <w:rPr>
          <w:spacing w:val="40"/>
          <w:lang w:eastAsia="zh-CN"/>
        </w:rPr>
        <w:t xml:space="preserve"> </w:t>
      </w:r>
      <w:r>
        <w:rPr>
          <w:lang w:eastAsia="zh-CN"/>
        </w:rPr>
        <w:t>气介数指标值最大的为节点</w:t>
      </w:r>
      <w:r>
        <w:rPr>
          <w:spacing w:val="-63"/>
          <w:lang w:eastAsia="zh-CN"/>
        </w:rPr>
        <w:t xml:space="preserve"> </w:t>
      </w:r>
      <w:r>
        <w:rPr>
          <w:rFonts w:ascii="Times New Roman" w:eastAsia="Times New Roman" w:hAnsi="Times New Roman" w:cs="Times New Roman"/>
          <w:spacing w:val="-2"/>
          <w:lang w:eastAsia="zh-CN"/>
        </w:rPr>
        <w:t>16</w:t>
      </w:r>
      <w:r>
        <w:rPr>
          <w:spacing w:val="-2"/>
          <w:lang w:eastAsia="zh-CN"/>
        </w:rPr>
        <w:t>，最小的为节点</w:t>
      </w:r>
      <w:r>
        <w:rPr>
          <w:spacing w:val="-63"/>
          <w:lang w:eastAsia="zh-CN"/>
        </w:rPr>
        <w:t xml:space="preserve"> </w:t>
      </w:r>
      <w:r>
        <w:rPr>
          <w:rFonts w:ascii="Times New Roman" w:eastAsia="Times New Roman" w:hAnsi="Times New Roman" w:cs="Times New Roman"/>
          <w:spacing w:val="-3"/>
          <w:lang w:eastAsia="zh-CN"/>
        </w:rPr>
        <w:t>12</w:t>
      </w:r>
      <w:r>
        <w:rPr>
          <w:spacing w:val="-3"/>
          <w:lang w:eastAsia="zh-CN"/>
        </w:rPr>
        <w:t>；</w:t>
      </w:r>
      <w:r>
        <w:rPr>
          <w:rFonts w:ascii="Times New Roman" w:eastAsia="Times New Roman" w:hAnsi="Times New Roman" w:cs="Times New Roman"/>
          <w:spacing w:val="-3"/>
          <w:lang w:eastAsia="zh-CN"/>
        </w:rPr>
        <w:t xml:space="preserve">PageRank </w:t>
      </w:r>
      <w:r>
        <w:rPr>
          <w:lang w:eastAsia="zh-CN"/>
        </w:rPr>
        <w:t>值最大的为节点</w:t>
      </w:r>
      <w:r>
        <w:rPr>
          <w:spacing w:val="-63"/>
          <w:lang w:eastAsia="zh-CN"/>
        </w:rPr>
        <w:t xml:space="preserve"> </w:t>
      </w:r>
      <w:r>
        <w:rPr>
          <w:rFonts w:ascii="Times New Roman" w:eastAsia="Times New Roman" w:hAnsi="Times New Roman" w:cs="Times New Roman"/>
          <w:lang w:eastAsia="zh-CN"/>
        </w:rPr>
        <w:t>4</w:t>
      </w:r>
      <w:r>
        <w:rPr>
          <w:lang w:eastAsia="zh-CN"/>
        </w:rPr>
        <w:t>，</w:t>
      </w:r>
      <w:r>
        <w:rPr>
          <w:spacing w:val="23"/>
          <w:lang w:eastAsia="zh-CN"/>
        </w:rPr>
        <w:t xml:space="preserve"> </w:t>
      </w:r>
      <w:r>
        <w:rPr>
          <w:lang w:eastAsia="zh-CN"/>
        </w:rPr>
        <w:t>最小的为发电节点</w:t>
      </w:r>
      <w:r>
        <w:rPr>
          <w:spacing w:val="-63"/>
          <w:lang w:eastAsia="zh-CN"/>
        </w:rPr>
        <w:t xml:space="preserve"> </w:t>
      </w:r>
      <w:r>
        <w:rPr>
          <w:rFonts w:ascii="Times New Roman" w:eastAsia="Times New Roman" w:hAnsi="Times New Roman" w:cs="Times New Roman"/>
          <w:spacing w:val="-5"/>
          <w:lang w:eastAsia="zh-CN"/>
        </w:rPr>
        <w:t>30</w:t>
      </w:r>
      <w:r>
        <w:rPr>
          <w:spacing w:val="-5"/>
          <w:lang w:eastAsia="zh-CN"/>
        </w:rPr>
        <w:t>、</w:t>
      </w:r>
      <w:r>
        <w:rPr>
          <w:rFonts w:ascii="Times New Roman" w:eastAsia="Times New Roman" w:hAnsi="Times New Roman" w:cs="Times New Roman"/>
          <w:spacing w:val="-5"/>
          <w:lang w:eastAsia="zh-CN"/>
        </w:rPr>
        <w:t>31</w:t>
      </w:r>
      <w:r>
        <w:rPr>
          <w:spacing w:val="-5"/>
          <w:lang w:eastAsia="zh-CN"/>
        </w:rPr>
        <w:t>、</w:t>
      </w:r>
      <w:r>
        <w:rPr>
          <w:rFonts w:ascii="Times New Roman" w:eastAsia="Times New Roman" w:hAnsi="Times New Roman" w:cs="Times New Roman"/>
          <w:spacing w:val="-5"/>
          <w:lang w:eastAsia="zh-CN"/>
        </w:rPr>
        <w:t>32</w:t>
      </w:r>
      <w:r>
        <w:rPr>
          <w:spacing w:val="-5"/>
          <w:lang w:eastAsia="zh-CN"/>
        </w:rPr>
        <w:t>、</w:t>
      </w:r>
      <w:r>
        <w:rPr>
          <w:rFonts w:ascii="Times New Roman" w:eastAsia="Times New Roman" w:hAnsi="Times New Roman" w:cs="Times New Roman"/>
          <w:spacing w:val="-5"/>
          <w:lang w:eastAsia="zh-CN"/>
        </w:rPr>
        <w:t>33</w:t>
      </w:r>
      <w:r>
        <w:rPr>
          <w:spacing w:val="-5"/>
          <w:lang w:eastAsia="zh-CN"/>
        </w:rPr>
        <w:t>、</w:t>
      </w:r>
      <w:r>
        <w:rPr>
          <w:rFonts w:ascii="Times New Roman" w:eastAsia="Times New Roman" w:hAnsi="Times New Roman" w:cs="Times New Roman"/>
          <w:spacing w:val="-5"/>
          <w:lang w:eastAsia="zh-CN"/>
        </w:rPr>
        <w:t>34</w:t>
      </w:r>
      <w:r>
        <w:rPr>
          <w:spacing w:val="-5"/>
          <w:lang w:eastAsia="zh-CN"/>
        </w:rPr>
        <w:t>、</w:t>
      </w:r>
      <w:r>
        <w:rPr>
          <w:rFonts w:ascii="Times New Roman" w:eastAsia="Times New Roman" w:hAnsi="Times New Roman" w:cs="Times New Roman"/>
          <w:spacing w:val="-5"/>
          <w:lang w:eastAsia="zh-CN"/>
        </w:rPr>
        <w:t>35</w:t>
      </w:r>
      <w:r>
        <w:rPr>
          <w:spacing w:val="-5"/>
          <w:lang w:eastAsia="zh-CN"/>
        </w:rPr>
        <w:t>、</w:t>
      </w:r>
      <w:r>
        <w:rPr>
          <w:rFonts w:ascii="Times New Roman" w:eastAsia="Times New Roman" w:hAnsi="Times New Roman" w:cs="Times New Roman"/>
          <w:spacing w:val="-5"/>
          <w:lang w:eastAsia="zh-CN"/>
        </w:rPr>
        <w:t>36</w:t>
      </w:r>
      <w:r>
        <w:rPr>
          <w:spacing w:val="-5"/>
          <w:lang w:eastAsia="zh-CN"/>
        </w:rPr>
        <w:t>、</w:t>
      </w:r>
      <w:r>
        <w:rPr>
          <w:rFonts w:ascii="Times New Roman" w:eastAsia="Times New Roman" w:hAnsi="Times New Roman" w:cs="Times New Roman"/>
          <w:spacing w:val="-5"/>
          <w:lang w:eastAsia="zh-CN"/>
        </w:rPr>
        <w:t>37</w:t>
      </w:r>
      <w:r>
        <w:rPr>
          <w:spacing w:val="-5"/>
          <w:lang w:eastAsia="zh-CN"/>
        </w:rPr>
        <w:t>、</w:t>
      </w:r>
      <w:r>
        <w:rPr>
          <w:rFonts w:ascii="Times New Roman" w:eastAsia="Times New Roman" w:hAnsi="Times New Roman" w:cs="Times New Roman"/>
          <w:spacing w:val="-5"/>
          <w:lang w:eastAsia="zh-CN"/>
        </w:rPr>
        <w:t>38</w:t>
      </w:r>
      <w:r>
        <w:rPr>
          <w:spacing w:val="-5"/>
          <w:lang w:eastAsia="zh-CN"/>
        </w:rPr>
        <w:t>。在基于</w:t>
      </w:r>
      <w:r>
        <w:rPr>
          <w:spacing w:val="-56"/>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4"/>
          <w:lang w:eastAsia="zh-CN"/>
        </w:rPr>
        <w:t xml:space="preserve"> </w:t>
      </w:r>
      <w:r>
        <w:rPr>
          <w:lang w:eastAsia="zh-CN"/>
        </w:rPr>
        <w:t>的</w:t>
      </w:r>
    </w:p>
    <w:p w14:paraId="42879730" w14:textId="77777777" w:rsidR="00996552" w:rsidRDefault="002D0D3F">
      <w:pPr>
        <w:pStyle w:val="a3"/>
        <w:spacing w:before="22" w:line="283" w:lineRule="auto"/>
        <w:ind w:right="1623" w:firstLine="9"/>
        <w:rPr>
          <w:lang w:eastAsia="zh-CN"/>
        </w:rPr>
      </w:pP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3"/>
          <w:lang w:eastAsia="zh-CN"/>
        </w:rPr>
        <w:t xml:space="preserve"> </w:t>
      </w:r>
      <w:r>
        <w:rPr>
          <w:spacing w:val="2"/>
          <w:lang w:eastAsia="zh-CN"/>
        </w:rPr>
        <w:t>拓扑模型中，发电节点</w:t>
      </w:r>
      <w:r>
        <w:rPr>
          <w:spacing w:val="-47"/>
          <w:lang w:eastAsia="zh-CN"/>
        </w:rPr>
        <w:t xml:space="preserve"> </w:t>
      </w:r>
      <w:r>
        <w:rPr>
          <w:rFonts w:ascii="Times New Roman" w:eastAsia="Times New Roman" w:hAnsi="Times New Roman" w:cs="Times New Roman"/>
          <w:spacing w:val="-1"/>
          <w:lang w:eastAsia="zh-CN"/>
        </w:rPr>
        <w:t>30</w:t>
      </w:r>
      <w:r>
        <w:rPr>
          <w:spacing w:val="-1"/>
          <w:lang w:eastAsia="zh-CN"/>
        </w:rPr>
        <w:t>—</w:t>
      </w:r>
      <w:r>
        <w:rPr>
          <w:rFonts w:ascii="Times New Roman" w:eastAsia="Times New Roman" w:hAnsi="Times New Roman" w:cs="Times New Roman"/>
          <w:spacing w:val="-1"/>
          <w:lang w:eastAsia="zh-CN"/>
        </w:rPr>
        <w:t>38</w:t>
      </w:r>
      <w:r>
        <w:rPr>
          <w:rFonts w:ascii="Times New Roman" w:eastAsia="Times New Roman" w:hAnsi="Times New Roman" w:cs="Times New Roman"/>
          <w:spacing w:val="13"/>
          <w:lang w:eastAsia="zh-CN"/>
        </w:rPr>
        <w:t xml:space="preserve"> </w:t>
      </w:r>
      <w:r>
        <w:rPr>
          <w:spacing w:val="2"/>
          <w:lang w:eastAsia="zh-CN"/>
        </w:rPr>
        <w:t>无入链数，并且其出链数均为</w:t>
      </w:r>
      <w:r>
        <w:rPr>
          <w:spacing w:val="-47"/>
          <w:lang w:eastAsia="zh-CN"/>
        </w:rPr>
        <w:t xml:space="preserve"> </w:t>
      </w:r>
      <w:r>
        <w:rPr>
          <w:rFonts w:ascii="Times New Roman" w:eastAsia="Times New Roman" w:hAnsi="Times New Roman" w:cs="Times New Roman"/>
          <w:spacing w:val="1"/>
          <w:lang w:eastAsia="zh-CN"/>
        </w:rPr>
        <w:t>1</w:t>
      </w:r>
      <w:r>
        <w:rPr>
          <w:spacing w:val="1"/>
          <w:lang w:eastAsia="zh-CN"/>
        </w:rPr>
        <w:t>，所以</w:t>
      </w:r>
      <w:r>
        <w:rPr>
          <w:spacing w:val="44"/>
          <w:lang w:eastAsia="zh-CN"/>
        </w:rPr>
        <w:t xml:space="preserve"> </w:t>
      </w:r>
      <w:r>
        <w:rPr>
          <w:lang w:eastAsia="zh-CN"/>
        </w:rPr>
        <w:t>其</w:t>
      </w:r>
      <w:r>
        <w:rPr>
          <w:spacing w:val="-50"/>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20"/>
          <w:lang w:eastAsia="zh-CN"/>
        </w:rPr>
        <w:t xml:space="preserve"> </w:t>
      </w:r>
      <w:r>
        <w:rPr>
          <w:lang w:eastAsia="zh-CN"/>
        </w:rPr>
        <w:t>值相同且最小。对于节点</w:t>
      </w:r>
      <w:r>
        <w:rPr>
          <w:spacing w:val="-57"/>
          <w:lang w:eastAsia="zh-CN"/>
        </w:rPr>
        <w:t xml:space="preserve"> </w:t>
      </w:r>
      <w:r>
        <w:rPr>
          <w:rFonts w:ascii="Times New Roman" w:eastAsia="Times New Roman" w:hAnsi="Times New Roman" w:cs="Times New Roman"/>
          <w:lang w:eastAsia="zh-CN"/>
        </w:rPr>
        <w:t>12</w:t>
      </w:r>
      <w:r>
        <w:rPr>
          <w:lang w:eastAsia="zh-CN"/>
        </w:rPr>
        <w:t>，其电气度和电气介数指标值均最小，</w:t>
      </w:r>
      <w:r>
        <w:rPr>
          <w:spacing w:val="22"/>
          <w:lang w:eastAsia="zh-CN"/>
        </w:rPr>
        <w:t xml:space="preserve"> </w:t>
      </w:r>
      <w:r>
        <w:rPr>
          <w:lang w:eastAsia="zh-CN"/>
        </w:rPr>
        <w:t>从</w:t>
      </w:r>
      <w:r>
        <w:rPr>
          <w:spacing w:val="-50"/>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电网结构拓扑图中可以看出节点</w:t>
      </w:r>
      <w:r>
        <w:rPr>
          <w:spacing w:val="-60"/>
          <w:lang w:eastAsia="zh-CN"/>
        </w:rPr>
        <w:t xml:space="preserve"> </w:t>
      </w:r>
      <w:r>
        <w:rPr>
          <w:rFonts w:ascii="Times New Roman" w:eastAsia="Times New Roman" w:hAnsi="Times New Roman" w:cs="Times New Roman"/>
          <w:lang w:eastAsia="zh-CN"/>
        </w:rPr>
        <w:t xml:space="preserve">12 </w:t>
      </w:r>
      <w:r>
        <w:rPr>
          <w:lang w:eastAsia="zh-CN"/>
        </w:rPr>
        <w:t>与节点</w:t>
      </w:r>
      <w:r>
        <w:rPr>
          <w:spacing w:val="-60"/>
          <w:lang w:eastAsia="zh-CN"/>
        </w:rPr>
        <w:t xml:space="preserve"> </w:t>
      </w:r>
      <w:r>
        <w:rPr>
          <w:rFonts w:ascii="Times New Roman" w:eastAsia="Times New Roman" w:hAnsi="Times New Roman" w:cs="Times New Roman"/>
          <w:lang w:eastAsia="zh-CN"/>
        </w:rPr>
        <w:t xml:space="preserve">11 </w:t>
      </w:r>
      <w:r>
        <w:rPr>
          <w:lang w:eastAsia="zh-CN"/>
        </w:rPr>
        <w:t>和节点</w:t>
      </w:r>
      <w:r>
        <w:rPr>
          <w:spacing w:val="-60"/>
          <w:lang w:eastAsia="zh-CN"/>
        </w:rPr>
        <w:t xml:space="preserve"> </w:t>
      </w:r>
      <w:r>
        <w:rPr>
          <w:rFonts w:ascii="Times New Roman" w:eastAsia="Times New Roman" w:hAnsi="Times New Roman" w:cs="Times New Roman"/>
          <w:lang w:eastAsia="zh-CN"/>
        </w:rPr>
        <w:t xml:space="preserve">13 </w:t>
      </w:r>
      <w:r>
        <w:rPr>
          <w:lang w:eastAsia="zh-CN"/>
        </w:rPr>
        <w:t>连接，节点</w:t>
      </w:r>
      <w:r>
        <w:rPr>
          <w:spacing w:val="25"/>
          <w:lang w:eastAsia="zh-CN"/>
        </w:rPr>
        <w:t xml:space="preserve"> </w:t>
      </w:r>
      <w:r>
        <w:rPr>
          <w:lang w:eastAsia="zh-CN"/>
        </w:rPr>
        <w:t>度较小，除此之外，根据附录</w:t>
      </w:r>
      <w:r>
        <w:rPr>
          <w:spacing w:val="-53"/>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7"/>
          <w:lang w:eastAsia="zh-CN"/>
        </w:rPr>
        <w:t xml:space="preserve"> </w:t>
      </w:r>
      <w:r>
        <w:rPr>
          <w:lang w:eastAsia="zh-CN"/>
        </w:rPr>
        <w:t>中</w:t>
      </w:r>
      <w:r>
        <w:rPr>
          <w:spacing w:val="-43"/>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7"/>
          <w:lang w:eastAsia="zh-CN"/>
        </w:rPr>
        <w:t xml:space="preserve"> </w:t>
      </w:r>
      <w:r>
        <w:rPr>
          <w:lang w:eastAsia="zh-CN"/>
        </w:rPr>
        <w:t>系统数据，其功率容量较小，并且</w:t>
      </w:r>
      <w:r>
        <w:rPr>
          <w:spacing w:val="54"/>
          <w:lang w:eastAsia="zh-CN"/>
        </w:rPr>
        <w:t xml:space="preserve"> </w:t>
      </w:r>
      <w:r>
        <w:rPr>
          <w:spacing w:val="2"/>
          <w:lang w:eastAsia="zh-CN"/>
        </w:rPr>
        <w:t>节</w:t>
      </w:r>
      <w:r>
        <w:rPr>
          <w:lang w:eastAsia="zh-CN"/>
        </w:rPr>
        <w:t>点</w:t>
      </w:r>
      <w:r>
        <w:rPr>
          <w:spacing w:val="-50"/>
          <w:lang w:eastAsia="zh-CN"/>
        </w:rPr>
        <w:t xml:space="preserve"> </w:t>
      </w:r>
      <w:r>
        <w:rPr>
          <w:rFonts w:ascii="Times New Roman" w:eastAsia="Times New Roman" w:hAnsi="Times New Roman" w:cs="Times New Roman"/>
          <w:lang w:eastAsia="zh-CN"/>
        </w:rPr>
        <w:t>11</w:t>
      </w:r>
      <w:r>
        <w:rPr>
          <w:rFonts w:ascii="Times New Roman" w:eastAsia="Times New Roman" w:hAnsi="Times New Roman" w:cs="Times New Roman"/>
          <w:spacing w:val="10"/>
          <w:lang w:eastAsia="zh-CN"/>
        </w:rPr>
        <w:t xml:space="preserve"> </w:t>
      </w:r>
      <w:r>
        <w:rPr>
          <w:spacing w:val="2"/>
          <w:lang w:eastAsia="zh-CN"/>
        </w:rPr>
        <w:t>和节</w:t>
      </w:r>
      <w:r>
        <w:rPr>
          <w:lang w:eastAsia="zh-CN"/>
        </w:rPr>
        <w:t>点</w:t>
      </w:r>
      <w:r>
        <w:rPr>
          <w:spacing w:val="-50"/>
          <w:lang w:eastAsia="zh-CN"/>
        </w:rPr>
        <w:t xml:space="preserve"> </w:t>
      </w:r>
      <w:r>
        <w:rPr>
          <w:rFonts w:ascii="Times New Roman" w:eastAsia="Times New Roman" w:hAnsi="Times New Roman" w:cs="Times New Roman"/>
          <w:lang w:eastAsia="zh-CN"/>
        </w:rPr>
        <w:t>13</w:t>
      </w:r>
      <w:r>
        <w:rPr>
          <w:rFonts w:ascii="Times New Roman" w:eastAsia="Times New Roman" w:hAnsi="Times New Roman" w:cs="Times New Roman"/>
          <w:spacing w:val="10"/>
          <w:lang w:eastAsia="zh-CN"/>
        </w:rPr>
        <w:t xml:space="preserve"> </w:t>
      </w:r>
      <w:r>
        <w:rPr>
          <w:spacing w:val="2"/>
          <w:lang w:eastAsia="zh-CN"/>
        </w:rPr>
        <w:t>均为联络节点</w:t>
      </w:r>
      <w:r>
        <w:rPr>
          <w:lang w:eastAsia="zh-CN"/>
        </w:rPr>
        <w:t>（</w:t>
      </w:r>
      <w:r>
        <w:rPr>
          <w:spacing w:val="2"/>
          <w:lang w:eastAsia="zh-CN"/>
        </w:rPr>
        <w:t>无功率容</w:t>
      </w:r>
      <w:r>
        <w:rPr>
          <w:lang w:eastAsia="zh-CN"/>
        </w:rPr>
        <w:t>量</w:t>
      </w:r>
      <w:r>
        <w:rPr>
          <w:spacing w:val="-94"/>
          <w:lang w:eastAsia="zh-CN"/>
        </w:rPr>
        <w:t>）</w:t>
      </w:r>
      <w:r>
        <w:rPr>
          <w:spacing w:val="2"/>
          <w:lang w:eastAsia="zh-CN"/>
        </w:rPr>
        <w:t>，这导致节</w:t>
      </w:r>
      <w:r>
        <w:rPr>
          <w:lang w:eastAsia="zh-CN"/>
        </w:rPr>
        <w:t>点</w:t>
      </w:r>
      <w:r>
        <w:rPr>
          <w:spacing w:val="-50"/>
          <w:lang w:eastAsia="zh-CN"/>
        </w:rPr>
        <w:t xml:space="preserve"> </w:t>
      </w:r>
      <w:r>
        <w:rPr>
          <w:rFonts w:ascii="Times New Roman" w:eastAsia="Times New Roman" w:hAnsi="Times New Roman" w:cs="Times New Roman"/>
          <w:lang w:eastAsia="zh-CN"/>
        </w:rPr>
        <w:t>12</w:t>
      </w:r>
      <w:r>
        <w:rPr>
          <w:rFonts w:ascii="Times New Roman" w:eastAsia="Times New Roman" w:hAnsi="Times New Roman" w:cs="Times New Roman"/>
          <w:spacing w:val="10"/>
          <w:lang w:eastAsia="zh-CN"/>
        </w:rPr>
        <w:t xml:space="preserve"> </w:t>
      </w:r>
      <w:r>
        <w:rPr>
          <w:spacing w:val="2"/>
          <w:lang w:eastAsia="zh-CN"/>
        </w:rPr>
        <w:t>所连接支路</w:t>
      </w:r>
      <w:r>
        <w:rPr>
          <w:lang w:eastAsia="zh-CN"/>
        </w:rPr>
        <w:t>的 视在功率较小</w:t>
      </w:r>
      <w:r>
        <w:rPr>
          <w:spacing w:val="-48"/>
          <w:lang w:eastAsia="zh-CN"/>
        </w:rPr>
        <w:t>，</w:t>
      </w:r>
      <w:r>
        <w:rPr>
          <w:lang w:eastAsia="zh-CN"/>
        </w:rPr>
        <w:t>从而计算得到的电气度指标值较小</w:t>
      </w:r>
      <w:r>
        <w:rPr>
          <w:spacing w:val="-41"/>
          <w:lang w:eastAsia="zh-CN"/>
        </w:rPr>
        <w:t>。</w:t>
      </w:r>
      <w:r>
        <w:rPr>
          <w:lang w:eastAsia="zh-CN"/>
        </w:rPr>
        <w:t>节点电气介数是综合结构和 潮流能量进行定义的</w:t>
      </w:r>
      <w:r>
        <w:rPr>
          <w:spacing w:val="-30"/>
          <w:lang w:eastAsia="zh-CN"/>
        </w:rPr>
        <w:t>，</w:t>
      </w:r>
      <w:r>
        <w:rPr>
          <w:lang w:eastAsia="zh-CN"/>
        </w:rPr>
        <w:t>该指标值与支路和节点的有功功率容量正相关</w:t>
      </w:r>
      <w:r>
        <w:rPr>
          <w:spacing w:val="-30"/>
          <w:lang w:eastAsia="zh-CN"/>
        </w:rPr>
        <w:t>，</w:t>
      </w:r>
      <w:r>
        <w:rPr>
          <w:lang w:eastAsia="zh-CN"/>
        </w:rPr>
        <w:t>因此</w:t>
      </w:r>
      <w:r>
        <w:rPr>
          <w:spacing w:val="-30"/>
          <w:lang w:eastAsia="zh-CN"/>
        </w:rPr>
        <w:t>，</w:t>
      </w:r>
      <w:r>
        <w:rPr>
          <w:lang w:eastAsia="zh-CN"/>
        </w:rPr>
        <w:t>在</w:t>
      </w:r>
    </w:p>
    <w:p w14:paraId="66BFE094" w14:textId="77777777" w:rsidR="00996552" w:rsidRDefault="002D0D3F">
      <w:pPr>
        <w:pStyle w:val="a3"/>
        <w:spacing w:before="42" w:line="289" w:lineRule="auto"/>
        <w:ind w:right="1795" w:firstLine="9"/>
        <w:jc w:val="both"/>
        <w:rPr>
          <w:lang w:eastAsia="zh-CN"/>
        </w:rPr>
      </w:pP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4"/>
          <w:lang w:eastAsia="zh-CN"/>
        </w:rPr>
        <w:t xml:space="preserve"> </w:t>
      </w:r>
      <w:r>
        <w:rPr>
          <w:spacing w:val="-4"/>
          <w:lang w:eastAsia="zh-CN"/>
        </w:rPr>
        <w:t>系统中，节点</w:t>
      </w:r>
      <w:r>
        <w:rPr>
          <w:spacing w:val="-64"/>
          <w:lang w:eastAsia="zh-CN"/>
        </w:rPr>
        <w:t xml:space="preserve"> </w:t>
      </w:r>
      <w:r>
        <w:rPr>
          <w:rFonts w:ascii="Times New Roman" w:eastAsia="Times New Roman" w:hAnsi="Times New Roman" w:cs="Times New Roman"/>
          <w:lang w:eastAsia="zh-CN"/>
        </w:rPr>
        <w:t>12</w:t>
      </w:r>
      <w:r>
        <w:rPr>
          <w:rFonts w:ascii="Times New Roman" w:eastAsia="Times New Roman" w:hAnsi="Times New Roman" w:cs="Times New Roman"/>
          <w:spacing w:val="-4"/>
          <w:lang w:eastAsia="zh-CN"/>
        </w:rPr>
        <w:t xml:space="preserve"> </w:t>
      </w:r>
      <w:r>
        <w:rPr>
          <w:spacing w:val="-2"/>
          <w:lang w:eastAsia="zh-CN"/>
        </w:rPr>
        <w:t>的电气介数值最小。节点</w:t>
      </w:r>
      <w:r>
        <w:rPr>
          <w:spacing w:val="-64"/>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4"/>
          <w:lang w:eastAsia="zh-CN"/>
        </w:rPr>
        <w:t xml:space="preserve"> </w:t>
      </w:r>
      <w:r>
        <w:rPr>
          <w:lang w:eastAsia="zh-CN"/>
        </w:rPr>
        <w:t>在节点度和支路潮流</w:t>
      </w:r>
      <w:r>
        <w:rPr>
          <w:spacing w:val="32"/>
          <w:lang w:eastAsia="zh-CN"/>
        </w:rPr>
        <w:t xml:space="preserve"> </w:t>
      </w:r>
      <w:r>
        <w:rPr>
          <w:spacing w:val="-3"/>
          <w:lang w:eastAsia="zh-CN"/>
        </w:rPr>
        <w:t>值上，较其他节点都比较大，因此，根据电气度和电气介数的计算方法，其指标</w:t>
      </w:r>
      <w:r>
        <w:rPr>
          <w:spacing w:val="27"/>
          <w:lang w:eastAsia="zh-CN"/>
        </w:rPr>
        <w:t xml:space="preserve"> </w:t>
      </w:r>
      <w:r>
        <w:rPr>
          <w:lang w:eastAsia="zh-CN"/>
        </w:rPr>
        <w:t>数值最大。</w:t>
      </w:r>
    </w:p>
    <w:p w14:paraId="6A178D4B" w14:textId="77777777" w:rsidR="00996552" w:rsidRDefault="002D0D3F">
      <w:pPr>
        <w:pStyle w:val="a3"/>
        <w:spacing w:before="36"/>
        <w:ind w:left="597"/>
        <w:rPr>
          <w:lang w:eastAsia="zh-CN"/>
        </w:rPr>
      </w:pPr>
      <w:r>
        <w:rPr>
          <w:lang w:eastAsia="zh-CN"/>
        </w:rPr>
        <w:t>根据权重向量计算得到的系统结构综合脆弱性指标结果如图</w:t>
      </w:r>
      <w:hyperlink w:anchor="_bookmark127" w:history="1">
        <w:r>
          <w:rPr>
            <w:rFonts w:ascii="Times New Roman" w:eastAsia="Times New Roman" w:hAnsi="Times New Roman" w:cs="Times New Roman"/>
            <w:lang w:eastAsia="zh-CN"/>
          </w:rPr>
          <w:t>5.4</w:t>
        </w:r>
      </w:hyperlink>
      <w:r>
        <w:rPr>
          <w:lang w:eastAsia="zh-CN"/>
        </w:rPr>
        <w:t>所示。</w:t>
      </w:r>
    </w:p>
    <w:p w14:paraId="249455EE" w14:textId="77777777" w:rsidR="00996552" w:rsidRDefault="00996552">
      <w:pPr>
        <w:rPr>
          <w:lang w:eastAsia="zh-CN"/>
        </w:rPr>
        <w:sectPr w:rsidR="00996552">
          <w:pgSz w:w="11910" w:h="16840"/>
          <w:pgMar w:top="1140" w:right="0" w:bottom="1280" w:left="1680" w:header="871" w:footer="1095" w:gutter="0"/>
          <w:cols w:space="720"/>
        </w:sectPr>
      </w:pPr>
    </w:p>
    <w:p w14:paraId="69B16393" w14:textId="77777777" w:rsidR="00996552" w:rsidRDefault="00025C9E">
      <w:pPr>
        <w:rPr>
          <w:rFonts w:ascii="宋体" w:eastAsia="宋体" w:hAnsi="宋体" w:cs="宋体"/>
          <w:sz w:val="20"/>
          <w:szCs w:val="20"/>
          <w:lang w:eastAsia="zh-CN"/>
        </w:rPr>
      </w:pPr>
      <w:r>
        <w:rPr>
          <w:rFonts w:eastAsiaTheme="minorHAnsi"/>
        </w:rPr>
        <w:lastRenderedPageBreak/>
        <w:pict w14:anchorId="7C7406E0">
          <v:shape id="_x0000_s1762" type="#_x0000_t202" style="position:absolute;margin-left:105.35pt;margin-top:150.35pt;width:9.6pt;height:65.15pt;z-index:10600;mso-position-horizontal-relative:page;mso-position-vertical-relative:page" filled="f" stroked="f">
            <v:textbox style="layout-flow:vertical;mso-layout-flow-alt:bottom-to-top" inset="0,0,0,0">
              <w:txbxContent>
                <w:p w14:paraId="4A5BFC50" w14:textId="77777777" w:rsidR="00025C9E" w:rsidRDefault="00025C9E">
                  <w:pPr>
                    <w:spacing w:line="171" w:lineRule="exact"/>
                    <w:ind w:left="20"/>
                    <w:rPr>
                      <w:rFonts w:ascii="宋体" w:eastAsia="宋体" w:hAnsi="宋体" w:cs="宋体"/>
                      <w:sz w:val="15"/>
                      <w:szCs w:val="15"/>
                    </w:rPr>
                  </w:pPr>
                  <w:r>
                    <w:rPr>
                      <w:rFonts w:ascii="宋体" w:eastAsia="宋体" w:hAnsi="宋体" w:cs="宋体"/>
                      <w:w w:val="104"/>
                      <w:sz w:val="15"/>
                      <w:szCs w:val="15"/>
                    </w:rPr>
                    <w:t>结构脆弱性指标值</w:t>
                  </w:r>
                </w:p>
              </w:txbxContent>
            </v:textbox>
            <w10:wrap anchorx="page" anchory="page"/>
          </v:shape>
        </w:pict>
      </w:r>
    </w:p>
    <w:p w14:paraId="5545EF9E" w14:textId="77777777" w:rsidR="00996552" w:rsidRDefault="00996552">
      <w:pPr>
        <w:spacing w:before="12"/>
        <w:rPr>
          <w:rFonts w:ascii="宋体" w:eastAsia="宋体" w:hAnsi="宋体" w:cs="宋体"/>
          <w:sz w:val="10"/>
          <w:szCs w:val="10"/>
          <w:lang w:eastAsia="zh-CN"/>
        </w:rPr>
      </w:pPr>
    </w:p>
    <w:p w14:paraId="77066BD8" w14:textId="77777777" w:rsidR="00996552" w:rsidRDefault="00025C9E">
      <w:pPr>
        <w:spacing w:line="20" w:lineRule="atLeast"/>
        <w:ind w:left="100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3F9E7121">
          <v:group id="_x0000_s1759" style="width:356.6pt;height:.4pt;mso-position-horizontal-relative:char;mso-position-vertical-relative:line" coordsize="7132,8">
            <v:group id="_x0000_s1760" style="position:absolute;left:4;top:4;width:7125;height:2" coordorigin="4,4" coordsize="7125,2">
              <v:shape id="_x0000_s1761" style="position:absolute;left:4;top:4;width:7125;height:2" coordorigin="4,4" coordsize="7125,0" path="m4,4r7124,e" filled="f" strokecolor="#d9d9d9" strokeweight=".13903mm">
                <v:path arrowok="t"/>
              </v:shape>
            </v:group>
            <w10:anchorlock/>
          </v:group>
        </w:pict>
      </w:r>
    </w:p>
    <w:p w14:paraId="4C642971" w14:textId="77777777" w:rsidR="00996552" w:rsidRDefault="00996552">
      <w:pPr>
        <w:rPr>
          <w:rFonts w:ascii="宋体" w:eastAsia="宋体" w:hAnsi="宋体" w:cs="宋体"/>
          <w:sz w:val="20"/>
          <w:szCs w:val="20"/>
        </w:rPr>
      </w:pPr>
    </w:p>
    <w:p w14:paraId="3996A426" w14:textId="77777777" w:rsidR="00996552" w:rsidRDefault="00996552">
      <w:pPr>
        <w:rPr>
          <w:rFonts w:ascii="宋体" w:eastAsia="宋体" w:hAnsi="宋体" w:cs="宋体"/>
          <w:sz w:val="20"/>
          <w:szCs w:val="20"/>
        </w:rPr>
      </w:pPr>
    </w:p>
    <w:p w14:paraId="6324264F" w14:textId="77777777" w:rsidR="00996552" w:rsidRDefault="00996552">
      <w:pPr>
        <w:rPr>
          <w:rFonts w:ascii="宋体" w:eastAsia="宋体" w:hAnsi="宋体" w:cs="宋体"/>
          <w:sz w:val="20"/>
          <w:szCs w:val="20"/>
        </w:rPr>
      </w:pPr>
    </w:p>
    <w:p w14:paraId="7CDEA31A" w14:textId="77777777" w:rsidR="00996552" w:rsidRDefault="00996552">
      <w:pPr>
        <w:rPr>
          <w:rFonts w:ascii="宋体" w:eastAsia="宋体" w:hAnsi="宋体" w:cs="宋体"/>
          <w:sz w:val="20"/>
          <w:szCs w:val="20"/>
        </w:rPr>
      </w:pPr>
    </w:p>
    <w:p w14:paraId="042406B3" w14:textId="77777777" w:rsidR="00996552" w:rsidRDefault="00996552">
      <w:pPr>
        <w:rPr>
          <w:rFonts w:ascii="宋体" w:eastAsia="宋体" w:hAnsi="宋体" w:cs="宋体"/>
          <w:sz w:val="20"/>
          <w:szCs w:val="20"/>
        </w:rPr>
      </w:pPr>
    </w:p>
    <w:p w14:paraId="7521A404" w14:textId="77777777" w:rsidR="00996552" w:rsidRDefault="00996552">
      <w:pPr>
        <w:rPr>
          <w:rFonts w:ascii="宋体" w:eastAsia="宋体" w:hAnsi="宋体" w:cs="宋体"/>
          <w:sz w:val="20"/>
          <w:szCs w:val="20"/>
        </w:rPr>
      </w:pPr>
    </w:p>
    <w:p w14:paraId="269E26FD" w14:textId="77777777" w:rsidR="00996552" w:rsidRDefault="00996552">
      <w:pPr>
        <w:rPr>
          <w:rFonts w:ascii="宋体" w:eastAsia="宋体" w:hAnsi="宋体" w:cs="宋体"/>
          <w:sz w:val="20"/>
          <w:szCs w:val="20"/>
        </w:rPr>
      </w:pPr>
    </w:p>
    <w:p w14:paraId="1C4A835E" w14:textId="77777777" w:rsidR="00996552" w:rsidRDefault="00996552">
      <w:pPr>
        <w:rPr>
          <w:rFonts w:ascii="宋体" w:eastAsia="宋体" w:hAnsi="宋体" w:cs="宋体"/>
          <w:sz w:val="20"/>
          <w:szCs w:val="20"/>
        </w:rPr>
      </w:pPr>
    </w:p>
    <w:p w14:paraId="719E5D40" w14:textId="77777777" w:rsidR="00996552" w:rsidRDefault="00996552">
      <w:pPr>
        <w:rPr>
          <w:rFonts w:ascii="宋体" w:eastAsia="宋体" w:hAnsi="宋体" w:cs="宋体"/>
          <w:sz w:val="20"/>
          <w:szCs w:val="20"/>
        </w:rPr>
      </w:pPr>
    </w:p>
    <w:p w14:paraId="636C519D" w14:textId="77777777" w:rsidR="00996552" w:rsidRDefault="00996552">
      <w:pPr>
        <w:rPr>
          <w:rFonts w:ascii="宋体" w:eastAsia="宋体" w:hAnsi="宋体" w:cs="宋体"/>
          <w:sz w:val="20"/>
          <w:szCs w:val="20"/>
        </w:rPr>
      </w:pPr>
    </w:p>
    <w:p w14:paraId="4D83ED7E" w14:textId="77777777" w:rsidR="00996552" w:rsidRDefault="00996552">
      <w:pPr>
        <w:rPr>
          <w:rFonts w:ascii="宋体" w:eastAsia="宋体" w:hAnsi="宋体" w:cs="宋体"/>
          <w:sz w:val="20"/>
          <w:szCs w:val="20"/>
        </w:rPr>
      </w:pPr>
    </w:p>
    <w:p w14:paraId="593AE578" w14:textId="77777777" w:rsidR="00996552" w:rsidRDefault="00996552">
      <w:pPr>
        <w:rPr>
          <w:rFonts w:ascii="宋体" w:eastAsia="宋体" w:hAnsi="宋体" w:cs="宋体"/>
          <w:sz w:val="20"/>
          <w:szCs w:val="20"/>
        </w:rPr>
      </w:pPr>
    </w:p>
    <w:p w14:paraId="43821F9C" w14:textId="77777777" w:rsidR="00996552" w:rsidRDefault="00996552">
      <w:pPr>
        <w:rPr>
          <w:rFonts w:ascii="宋体" w:eastAsia="宋体" w:hAnsi="宋体" w:cs="宋体"/>
          <w:sz w:val="20"/>
          <w:szCs w:val="20"/>
        </w:rPr>
      </w:pPr>
    </w:p>
    <w:p w14:paraId="7203768A" w14:textId="77777777" w:rsidR="00996552" w:rsidRDefault="00996552">
      <w:pPr>
        <w:rPr>
          <w:rFonts w:ascii="宋体" w:eastAsia="宋体" w:hAnsi="宋体" w:cs="宋体"/>
          <w:sz w:val="20"/>
          <w:szCs w:val="20"/>
        </w:rPr>
      </w:pPr>
    </w:p>
    <w:p w14:paraId="09E7884B" w14:textId="77777777" w:rsidR="00996552" w:rsidRDefault="00996552">
      <w:pPr>
        <w:rPr>
          <w:rFonts w:ascii="宋体" w:eastAsia="宋体" w:hAnsi="宋体" w:cs="宋体"/>
          <w:sz w:val="20"/>
          <w:szCs w:val="20"/>
        </w:rPr>
      </w:pPr>
    </w:p>
    <w:p w14:paraId="126457FA" w14:textId="77777777" w:rsidR="00996552" w:rsidRDefault="00996552">
      <w:pPr>
        <w:rPr>
          <w:rFonts w:ascii="宋体" w:eastAsia="宋体" w:hAnsi="宋体" w:cs="宋体"/>
          <w:sz w:val="20"/>
          <w:szCs w:val="20"/>
        </w:rPr>
      </w:pPr>
    </w:p>
    <w:p w14:paraId="2E8FC42C" w14:textId="77777777" w:rsidR="00996552" w:rsidRDefault="00996552">
      <w:pPr>
        <w:rPr>
          <w:rFonts w:ascii="宋体" w:eastAsia="宋体" w:hAnsi="宋体" w:cs="宋体"/>
          <w:sz w:val="20"/>
          <w:szCs w:val="20"/>
        </w:rPr>
      </w:pPr>
    </w:p>
    <w:p w14:paraId="5C65A838" w14:textId="77777777" w:rsidR="00996552" w:rsidRDefault="00996552">
      <w:pPr>
        <w:spacing w:before="4"/>
        <w:rPr>
          <w:rFonts w:ascii="宋体" w:eastAsia="宋体" w:hAnsi="宋体" w:cs="宋体"/>
          <w:sz w:val="28"/>
          <w:szCs w:val="28"/>
        </w:rPr>
      </w:pPr>
    </w:p>
    <w:p w14:paraId="42F35D30" w14:textId="77777777" w:rsidR="00996552" w:rsidRDefault="00025C9E">
      <w:pPr>
        <w:tabs>
          <w:tab w:val="left" w:pos="3088"/>
        </w:tabs>
        <w:spacing w:before="35"/>
        <w:ind w:left="597" w:firstLine="1747"/>
        <w:rPr>
          <w:rFonts w:ascii="宋体" w:eastAsia="宋体" w:hAnsi="宋体" w:cs="宋体"/>
          <w:sz w:val="21"/>
          <w:szCs w:val="21"/>
          <w:lang w:eastAsia="zh-CN"/>
        </w:rPr>
      </w:pPr>
      <w:r>
        <w:rPr>
          <w:rFonts w:eastAsiaTheme="minorHAnsi"/>
        </w:rPr>
        <w:pict w14:anchorId="3C66D30F">
          <v:group id="_x0000_s1661" style="position:absolute;left:0;text-align:left;margin-left:97.55pt;margin-top:-249.5pt;width:399.75pt;height:250.4pt;z-index:-274552;mso-position-horizontal-relative:page" coordorigin="1951,-4990" coordsize="7995,5008">
            <v:group id="_x0000_s1757" style="position:absolute;left:2685;top:-1100;width:7125;height:2" coordorigin="2685,-1100" coordsize="7125,2">
              <v:shape id="_x0000_s1758" style="position:absolute;left:2685;top:-1100;width:7125;height:2" coordorigin="2685,-1100" coordsize="7125,0" path="m2685,-1100r7125,e" filled="f" strokecolor="#d9d9d9" strokeweight=".13903mm">
                <v:path arrowok="t"/>
              </v:shape>
            </v:group>
            <v:group id="_x0000_s1755" style="position:absolute;left:2776;top:-1372;width:2;height:741" coordorigin="2776,-1372" coordsize="2,741">
              <v:shape id="_x0000_s1756" style="position:absolute;left:2776;top:-1372;width:2;height:741" coordorigin="2776,-1372" coordsize="0,741" path="m2776,-1372r,740e" filled="f" strokecolor="#5b9bd4" strokeweight=".97006mm">
                <v:path arrowok="t"/>
              </v:shape>
            </v:group>
            <v:group id="_x0000_s1753" style="position:absolute;left:2685;top:-1573;width:7125;height:2" coordorigin="2685,-1573" coordsize="7125,2">
              <v:shape id="_x0000_s1754" style="position:absolute;left:2685;top:-1573;width:7125;height:2" coordorigin="2685,-1573" coordsize="7125,0" path="m2685,-1573r7125,e" filled="f" strokecolor="#d9d9d9" strokeweight=".13903mm">
                <v:path arrowok="t"/>
              </v:shape>
            </v:group>
            <v:group id="_x0000_s1751" style="position:absolute;left:2685;top:-2037;width:7125;height:2" coordorigin="2685,-2037" coordsize="7125,2">
              <v:shape id="_x0000_s1752" style="position:absolute;left:2685;top:-2037;width:7125;height:2" coordorigin="2685,-2037" coordsize="7125,0" path="m2685,-2037r7125,e" filled="f" strokecolor="#d9d9d9" strokeweight=".13903mm">
                <v:path arrowok="t"/>
              </v:shape>
            </v:group>
            <v:group id="_x0000_s1749" style="position:absolute;left:2685;top:-2510;width:7125;height:2" coordorigin="2685,-2510" coordsize="7125,2">
              <v:shape id="_x0000_s1750" style="position:absolute;left:2685;top:-2510;width:7125;height:2" coordorigin="2685,-2510" coordsize="7125,0" path="m2685,-2510r7125,e" filled="f" strokecolor="#d9d9d9" strokeweight=".13903mm">
                <v:path arrowok="t"/>
              </v:shape>
            </v:group>
            <v:group id="_x0000_s1747" style="position:absolute;left:2685;top:-2974;width:7125;height:2" coordorigin="2685,-2974" coordsize="7125,2">
              <v:shape id="_x0000_s1748" style="position:absolute;left:2685;top:-2974;width:7125;height:2" coordorigin="2685,-2974" coordsize="7125,0" path="m2685,-2974r7125,e" filled="f" strokecolor="#d9d9d9" strokeweight=".13903mm">
                <v:path arrowok="t"/>
              </v:shape>
            </v:group>
            <v:group id="_x0000_s1745" style="position:absolute;left:2962;top:-3151;width:2;height:2520" coordorigin="2962,-3151" coordsize="2,2520">
              <v:shape id="_x0000_s1746" style="position:absolute;left:2962;top:-3151;width:2;height:2520" coordorigin="2962,-3151" coordsize="0,2520" path="m2962,-3151r,2519e" filled="f" strokecolor="#5b9bd4" strokeweight="1.1036mm">
                <v:path arrowok="t"/>
              </v:shape>
            </v:group>
            <v:group id="_x0000_s1743" style="position:absolute;left:3143;top:-3104;width:2;height:2473" coordorigin="3143,-3104" coordsize="2,2473">
              <v:shape id="_x0000_s1744" style="position:absolute;left:3143;top:-3104;width:2;height:2473" coordorigin="3143,-3104" coordsize="0,2473" path="m3143,-3104r,2472e" filled="f" strokecolor="#5b9bd4" strokeweight="1.1036mm">
                <v:path arrowok="t"/>
              </v:shape>
            </v:group>
            <v:group id="_x0000_s1741" style="position:absolute;left:3325;top:-3356;width:2;height:2725" coordorigin="3325,-3356" coordsize="2,2725">
              <v:shape id="_x0000_s1742" style="position:absolute;left:3325;top:-3356;width:2;height:2725" coordorigin="3325,-3356" coordsize="0,2725" path="m3325,-3356r,2724e" filled="f" strokecolor="#5b9bd4" strokeweight="1.1036mm">
                <v:path arrowok="t"/>
              </v:shape>
            </v:group>
            <v:group id="_x0000_s1739" style="position:absolute;left:3507;top:-2128;width:2;height:1496" coordorigin="3507,-2128" coordsize="2,1496">
              <v:shape id="_x0000_s1740" style="position:absolute;left:3507;top:-2128;width:2;height:1496" coordorigin="3507,-2128" coordsize="0,1496" path="m3507,-2128r,1496e" filled="f" strokecolor="#5b9bd4" strokeweight="1.1036mm">
                <v:path arrowok="t"/>
              </v:shape>
            </v:group>
            <v:group id="_x0000_s1737" style="position:absolute;left:2685;top:-3447;width:7125;height:2" coordorigin="2685,-3447" coordsize="7125,2">
              <v:shape id="_x0000_s1738" style="position:absolute;left:2685;top:-3447;width:7125;height:2" coordorigin="2685,-3447" coordsize="7125,0" path="m2685,-3447r7125,e" filled="f" strokecolor="#d9d9d9" strokeweight=".13903mm">
                <v:path arrowok="t"/>
              </v:shape>
            </v:group>
            <v:group id="_x0000_s1735" style="position:absolute;left:3692;top:-3529;width:2;height:2898" coordorigin="3692,-3529" coordsize="2,2898">
              <v:shape id="_x0000_s1736" style="position:absolute;left:3692;top:-3529;width:2;height:2898" coordorigin="3692,-3529" coordsize="0,2898" path="m3692,-3529r,2897e" filled="f" strokecolor="#5b9bd4" strokeweight=".97006mm">
                <v:path arrowok="t"/>
              </v:shape>
            </v:group>
            <v:group id="_x0000_s1733" style="position:absolute;left:3874;top:-1860;width:2;height:1229" coordorigin="3874,-1860" coordsize="2,1229">
              <v:shape id="_x0000_s1734" style="position:absolute;left:3874;top:-1860;width:2;height:1229" coordorigin="3874,-1860" coordsize="0,1229" path="m3874,-1860r,1228e" filled="f" strokecolor="#5b9bd4" strokeweight=".97006mm">
                <v:path arrowok="t"/>
              </v:shape>
            </v:group>
            <v:group id="_x0000_s1731" style="position:absolute;left:4056;top:-2860;width:2;height:2229" coordorigin="4056,-2860" coordsize="2,2229">
              <v:shape id="_x0000_s1732" style="position:absolute;left:4056;top:-2860;width:2;height:2229" coordorigin="4056,-2860" coordsize="0,2229" path="m4056,-2860r,2228e" filled="f" strokecolor="#5b9bd4" strokeweight=".97006mm">
                <v:path arrowok="t"/>
              </v:shape>
            </v:group>
            <v:group id="_x0000_s1729" style="position:absolute;left:4237;top:-2199;width:2;height:1567" coordorigin="4237,-2199" coordsize="2,1567">
              <v:shape id="_x0000_s1730" style="position:absolute;left:4237;top:-2199;width:2;height:1567" coordorigin="4237,-2199" coordsize="0,1567" path="m4237,-2199r,1567e" filled="f" strokecolor="#5b9bd4" strokeweight=".97006mm">
                <v:path arrowok="t"/>
              </v:shape>
            </v:group>
            <v:group id="_x0000_s1727" style="position:absolute;left:4423;top:-3104;width:2;height:2473" coordorigin="4423,-3104" coordsize="2,2473">
              <v:shape id="_x0000_s1728" style="position:absolute;left:4423;top:-3104;width:2;height:2473" coordorigin="4423,-3104" coordsize="0,2473" path="m4423,-3104r,2472e" filled="f" strokecolor="#5b9bd4" strokeweight="1.1036mm">
                <v:path arrowok="t"/>
              </v:shape>
            </v:group>
            <v:group id="_x0000_s1725" style="position:absolute;left:4605;top:-2088;width:2;height:1457" coordorigin="4605,-2088" coordsize="2,1457">
              <v:shape id="_x0000_s1726" style="position:absolute;left:4605;top:-2088;width:2;height:1457" coordorigin="4605,-2088" coordsize="0,1457" path="m4605,-2088r,1456e" filled="f" strokecolor="#5b9bd4" strokeweight="1.1036mm">
                <v:path arrowok="t"/>
              </v:shape>
            </v:group>
            <v:group id="_x0000_s1723" style="position:absolute;left:4756;top:-695;width:61;height:63" coordorigin="4756,-695" coordsize="61,63">
              <v:shape id="_x0000_s1724" style="position:absolute;left:4756;top:-695;width:61;height:63" coordorigin="4756,-695" coordsize="61,63" path="m4756,-663r61,e" filled="f" strokecolor="#5b9bd4" strokeweight="1.1464mm">
                <v:path arrowok="t"/>
              </v:shape>
            </v:group>
            <v:group id="_x0000_s1721" style="position:absolute;left:4968;top:-1742;width:2;height:1111" coordorigin="4968,-1742" coordsize="2,1111">
              <v:shape id="_x0000_s1722" style="position:absolute;left:4968;top:-1742;width:2;height:1111" coordorigin="4968,-1742" coordsize="0,1111" path="m4968,-1742r,1110e" filled="f" strokecolor="#5b9bd4" strokeweight="1.1036mm">
                <v:path arrowok="t"/>
              </v:shape>
            </v:group>
            <v:group id="_x0000_s1719" style="position:absolute;left:5154;top:-1789;width:2;height:1158" coordorigin="5154,-1789" coordsize="2,1158">
              <v:shape id="_x0000_s1720" style="position:absolute;left:5154;top:-1789;width:2;height:1158" coordorigin="5154,-1789" coordsize="0,1158" path="m5154,-1789r,1157e" filled="f" strokecolor="#5b9bd4" strokeweight=".97006mm">
                <v:path arrowok="t"/>
              </v:shape>
            </v:group>
            <v:group id="_x0000_s1717" style="position:absolute;left:5335;top:-2214;width:2;height:1583" coordorigin="5335,-2214" coordsize="2,1583">
              <v:shape id="_x0000_s1718" style="position:absolute;left:5335;top:-2214;width:2;height:1583" coordorigin="5335,-2214" coordsize="0,1583" path="m5335,-2214r,1582e" filled="f" strokecolor="#5b9bd4" strokeweight=".97006mm">
                <v:path arrowok="t"/>
              </v:shape>
            </v:group>
            <v:group id="_x0000_s1715" style="position:absolute;left:2685;top:-3911;width:7125;height:2" coordorigin="2685,-3911" coordsize="7125,2">
              <v:shape id="_x0000_s1716" style="position:absolute;left:2685;top:-3911;width:7125;height:2" coordorigin="2685,-3911" coordsize="7125,0" path="m2685,-3911r7125,e" filled="f" strokecolor="#d9d9d9" strokeweight=".13903mm">
                <v:path arrowok="t"/>
              </v:shape>
            </v:group>
            <v:group id="_x0000_s1713" style="position:absolute;left:2685;top:-4384;width:7125;height:2" coordorigin="2685,-4384" coordsize="7125,2">
              <v:shape id="_x0000_s1714" style="position:absolute;left:2685;top:-4384;width:7125;height:2" coordorigin="2685,-4384" coordsize="7125,0" path="m2685,-4384r7125,e" filled="f" strokecolor="#d9d9d9" strokeweight=".13903mm">
                <v:path arrowok="t"/>
              </v:shape>
            </v:group>
            <v:group id="_x0000_s1711" style="position:absolute;left:5517;top:-4592;width:2;height:3961" coordorigin="5517,-4592" coordsize="2,3961">
              <v:shape id="_x0000_s1712" style="position:absolute;left:5517;top:-4592;width:2;height:3961" coordorigin="5517,-4592" coordsize="0,3961" path="m5517,-4592r,3960e" filled="f" strokecolor="#5b9bd4" strokeweight=".97006mm">
                <v:path arrowok="t"/>
              </v:shape>
            </v:group>
            <v:group id="_x0000_s1709" style="position:absolute;left:5702;top:-1750;width:2;height:1119" coordorigin="5702,-1750" coordsize="2,1119">
              <v:shape id="_x0000_s1710" style="position:absolute;left:5702;top:-1750;width:2;height:1119" coordorigin="5702,-1750" coordsize="0,1119" path="m5702,-1750r,1118e" filled="f" strokecolor="#5b9bd4" strokeweight="1.1036mm">
                <v:path arrowok="t"/>
              </v:shape>
            </v:group>
            <v:group id="_x0000_s1707" style="position:absolute;left:5884;top:-1506;width:2;height:874" coordorigin="5884,-1506" coordsize="2,874">
              <v:shape id="_x0000_s1708" style="position:absolute;left:5884;top:-1506;width:2;height:874" coordorigin="5884,-1506" coordsize="0,874" path="m5884,-1506r,874e" filled="f" strokecolor="#5b9bd4" strokeweight="1.1036mm">
                <v:path arrowok="t"/>
              </v:shape>
            </v:group>
            <v:group id="_x0000_s1705" style="position:absolute;left:6066;top:-3025;width:2;height:2394" coordorigin="6066,-3025" coordsize="2,2394">
              <v:shape id="_x0000_s1706" style="position:absolute;left:6066;top:-3025;width:2;height:2394" coordorigin="6066,-3025" coordsize="0,2394" path="m6066,-3025r,2393e" filled="f" strokecolor="#5b9bd4" strokeweight="1.1036mm">
                <v:path arrowok="t"/>
              </v:shape>
            </v:group>
            <v:group id="_x0000_s1703" style="position:absolute;left:6247;top:-2679;width:2;height:2048" coordorigin="6247,-2679" coordsize="2,2048">
              <v:shape id="_x0000_s1704" style="position:absolute;left:6247;top:-2679;width:2;height:2048" coordorigin="6247,-2679" coordsize="0,2048" path="m6247,-2679r,2047e" filled="f" strokecolor="#5b9bd4" strokeweight="1.1036mm">
                <v:path arrowok="t"/>
              </v:shape>
            </v:group>
            <v:group id="_x0000_s1701" style="position:absolute;left:6429;top:-2844;width:2;height:2213" coordorigin="6429,-2844" coordsize="2,2213">
              <v:shape id="_x0000_s1702" style="position:absolute;left:6429;top:-2844;width:2;height:2213" coordorigin="6429,-2844" coordsize="0,2213" path="m6429,-2844r,2212e" filled="f" strokecolor="#5b9bd4" strokeweight="1.1036mm">
                <v:path arrowok="t"/>
              </v:shape>
            </v:group>
            <v:group id="_x0000_s1699" style="position:absolute;left:6615;top:-3112;width:2;height:2481" coordorigin="6615,-3112" coordsize="2,2481">
              <v:shape id="_x0000_s1700" style="position:absolute;left:6615;top:-3112;width:2;height:2481" coordorigin="6615,-3112" coordsize="0,2481" path="m6615,-3112r,2480e" filled="f" strokecolor="#5b9bd4" strokeweight=".97006mm">
                <v:path arrowok="t"/>
              </v:shape>
            </v:group>
            <v:group id="_x0000_s1697" style="position:absolute;left:6796;top:-2852;width:2;height:2221" coordorigin="6796,-2852" coordsize="2,2221">
              <v:shape id="_x0000_s1698" style="position:absolute;left:6796;top:-2852;width:2;height:2221" coordorigin="6796,-2852" coordsize="0,2221" path="m6796,-2852r,2220e" filled="f" strokecolor="#5b9bd4" strokeweight=".97006mm">
                <v:path arrowok="t"/>
              </v:shape>
            </v:group>
            <v:group id="_x0000_s1695" style="position:absolute;left:6978;top:-1962;width:2;height:1331" coordorigin="6978,-1962" coordsize="2,1331">
              <v:shape id="_x0000_s1696" style="position:absolute;left:6978;top:-1962;width:2;height:1331" coordorigin="6978,-1962" coordsize="0,1331" path="m6978,-1962r,1330e" filled="f" strokecolor="#5b9bd4" strokeweight=".97006mm">
                <v:path arrowok="t"/>
              </v:shape>
            </v:group>
            <v:group id="_x0000_s1693" style="position:absolute;left:7164;top:-2695;width:2;height:2063" coordorigin="7164,-2695" coordsize="2,2063">
              <v:shape id="_x0000_s1694" style="position:absolute;left:7164;top:-2695;width:2;height:2063" coordorigin="7164,-2695" coordsize="0,2063" path="m7164,-2695r,2063e" filled="f" strokecolor="#5b9bd4" strokeweight="1.1036mm">
                <v:path arrowok="t"/>
              </v:shape>
            </v:group>
            <v:group id="_x0000_s1691" style="position:absolute;left:7345;top:-2325;width:2;height:1693" coordorigin="7345,-2325" coordsize="2,1693">
              <v:shape id="_x0000_s1692" style="position:absolute;left:7345;top:-2325;width:2;height:1693" coordorigin="7345,-2325" coordsize="0,1693" path="m7345,-2325r,1693e" filled="f" strokecolor="#5b9bd4" strokeweight="1.1036mm">
                <v:path arrowok="t"/>
              </v:shape>
            </v:group>
            <v:group id="_x0000_s1689" style="position:absolute;left:7527;top:-2080;width:2;height:1449" coordorigin="7527,-2080" coordsize="2,1449">
              <v:shape id="_x0000_s1690" style="position:absolute;left:7527;top:-2080;width:2;height:1449" coordorigin="7527,-2080" coordsize="0,1449" path="m7527,-2080r,1448e" filled="f" strokecolor="#5b9bd4" strokeweight="1.1036mm">
                <v:path arrowok="t"/>
              </v:shape>
            </v:group>
            <v:group id="_x0000_s1687" style="position:absolute;left:7709;top:-1632;width:2;height:1000" coordorigin="7709,-1632" coordsize="2">
              <v:shape id="_x0000_s1688" style="position:absolute;left:7709;top:-1632;width:2;height:1000" coordorigin="7709,-1632" coordsize="0" path="m7709,-1632r,1000e" filled="f" strokecolor="#5b9bd4" strokeweight="1.1036mm">
                <v:path arrowok="t"/>
              </v:shape>
            </v:group>
            <v:group id="_x0000_s1685" style="position:absolute;left:7894;top:-3128;width:2;height:2496" coordorigin="7894,-3128" coordsize="2,2496">
              <v:shape id="_x0000_s1686" style="position:absolute;left:7894;top:-3128;width:2;height:2496" coordorigin="7894,-3128" coordsize="0,2496" path="m7894,-3128r,2496e" filled="f" strokecolor="#5b9bd4" strokeweight=".97006mm">
                <v:path arrowok="t"/>
              </v:shape>
            </v:group>
            <v:group id="_x0000_s1683" style="position:absolute;left:8076;top:-1781;width:2;height:1150" coordorigin="8076,-1781" coordsize="2,1150">
              <v:shape id="_x0000_s1684" style="position:absolute;left:8076;top:-1781;width:2;height:1150" coordorigin="8076,-1781" coordsize="0,1150" path="m8076,-1781r,1149e" filled="f" strokecolor="#5b9bd4" strokeweight=".97006mm">
                <v:path arrowok="t"/>
              </v:shape>
            </v:group>
            <v:group id="_x0000_s1681" style="position:absolute;left:8258;top:-1159;width:2;height:528" coordorigin="8258,-1159" coordsize="2,528">
              <v:shape id="_x0000_s1682" style="position:absolute;left:8258;top:-1159;width:2;height:528" coordorigin="8258,-1159" coordsize="0,528" path="m8258,-1159r,527e" filled="f" strokecolor="#5b9bd4" strokeweight=".97006mm">
                <v:path arrowok="t"/>
              </v:shape>
            </v:group>
            <v:group id="_x0000_s1679" style="position:absolute;left:8439;top:-2419;width:2;height:1788" coordorigin="8439,-2419" coordsize="2,1788">
              <v:shape id="_x0000_s1680" style="position:absolute;left:8439;top:-2419;width:2;height:1788" coordorigin="8439,-2419" coordsize="0,1788" path="m8439,-2419r,1787e" filled="f" strokecolor="#5b9bd4" strokeweight=".97006mm">
                <v:path arrowok="t"/>
              </v:shape>
            </v:group>
            <v:group id="_x0000_s1677" style="position:absolute;left:8625;top:-2388;width:2;height:1756" coordorigin="8625,-2388" coordsize="2,1756">
              <v:shape id="_x0000_s1678" style="position:absolute;left:8625;top:-2388;width:2;height:1756" coordorigin="8625,-2388" coordsize="0,1756" path="m8625,-2388r,1756e" filled="f" strokecolor="#5b9bd4" strokeweight="1.1036mm">
                <v:path arrowok="t"/>
              </v:shape>
            </v:group>
            <v:group id="_x0000_s1675" style="position:absolute;left:8806;top:-2262;width:2;height:1630" coordorigin="8806,-2262" coordsize="2,1630">
              <v:shape id="_x0000_s1676" style="position:absolute;left:8806;top:-2262;width:2;height:1630" coordorigin="8806,-2262" coordsize="0,1630" path="m8806,-2262r,1630e" filled="f" strokecolor="#5b9bd4" strokeweight="1.1036mm">
                <v:path arrowok="t"/>
              </v:shape>
            </v:group>
            <v:group id="_x0000_s1673" style="position:absolute;left:8988;top:-2427;width:2;height:1796" coordorigin="8988,-2427" coordsize="2,1796">
              <v:shape id="_x0000_s1674" style="position:absolute;left:8988;top:-2427;width:2;height:1796" coordorigin="8988,-2427" coordsize="0,1796" path="m8988,-2427r,1795e" filled="f" strokecolor="#5b9bd4" strokeweight="1.1036mm">
                <v:path arrowok="t"/>
              </v:shape>
            </v:group>
            <v:group id="_x0000_s1671" style="position:absolute;left:9170;top:-2317;width:2;height:1685" coordorigin="9170,-2317" coordsize="2,1685">
              <v:shape id="_x0000_s1672" style="position:absolute;left:9170;top:-2317;width:2;height:1685" coordorigin="9170,-2317" coordsize="0,1685" path="m9170,-2317r,1685e" filled="f" strokecolor="#5b9bd4" strokeweight="1.1036mm">
                <v:path arrowok="t"/>
              </v:shape>
            </v:group>
            <v:group id="_x0000_s1669" style="position:absolute;left:9355;top:-2293;width:2;height:1662" coordorigin="9355,-2293" coordsize="2,1662">
              <v:shape id="_x0000_s1670" style="position:absolute;left:9355;top:-2293;width:2;height:1662" coordorigin="9355,-2293" coordsize="0,1662" path="m9355,-2293r,1661e" filled="f" strokecolor="#5b9bd4" strokeweight=".97006mm">
                <v:path arrowok="t"/>
              </v:shape>
            </v:group>
            <v:group id="_x0000_s1667" style="position:absolute;left:9537;top:-2561;width:2;height:1930" coordorigin="9537,-2561" coordsize="2,1930">
              <v:shape id="_x0000_s1668" style="position:absolute;left:9537;top:-2561;width:2;height:1930" coordorigin="9537,-2561" coordsize="0,1930" path="m9537,-2561r,1929e" filled="f" strokecolor="#5b9bd4" strokeweight=".97006mm">
                <v:path arrowok="t"/>
              </v:shape>
            </v:group>
            <v:group id="_x0000_s1665" style="position:absolute;left:9719;top:-2954;width:2;height:2323" coordorigin="9719,-2954" coordsize="2,2323">
              <v:shape id="_x0000_s1666" style="position:absolute;left:9719;top:-2954;width:2;height:2323" coordorigin="9719,-2954" coordsize="0,2323" path="m9719,-2954r,2322e" filled="f" strokecolor="#5b9bd4" strokeweight=".97006mm">
                <v:path arrowok="t"/>
              </v:shape>
            </v:group>
            <v:group id="_x0000_s1662" style="position:absolute;left:2685;top:-636;width:7125;height:2" coordorigin="2685,-636" coordsize="7125,2">
              <v:shape id="_x0000_s1664" style="position:absolute;left:2685;top:-636;width:7125;height:2" coordorigin="2685,-636" coordsize="7125,0" path="m2685,-636r7125,e" filled="f" strokecolor="#d9d9d9" strokeweight=".13903mm">
                <v:path arrowok="t"/>
              </v:shape>
              <v:shape id="_x0000_s1663" type="#_x0000_t202" style="position:absolute;left:1951;top:-4990;width:7995;height:5008" filled="f" strokecolor="#d9d9d9" strokeweight=".1376mm">
                <v:textbox inset="0,0,0,0">
                  <w:txbxContent>
                    <w:p w14:paraId="720A4BEA" w14:textId="77777777" w:rsidR="00025C9E" w:rsidRDefault="00025C9E">
                      <w:pPr>
                        <w:spacing w:before="16"/>
                        <w:ind w:right="6986"/>
                        <w:jc w:val="center"/>
                        <w:rPr>
                          <w:rFonts w:ascii="宋体" w:eastAsia="宋体" w:hAnsi="宋体" w:cs="宋体"/>
                          <w:sz w:val="15"/>
                          <w:szCs w:val="15"/>
                        </w:rPr>
                      </w:pPr>
                      <w:r>
                        <w:rPr>
                          <w:rFonts w:ascii="宋体"/>
                          <w:sz w:val="15"/>
                        </w:rPr>
                        <w:t>0.9</w:t>
                      </w:r>
                    </w:p>
                    <w:p w14:paraId="100F4D37" w14:textId="77777777" w:rsidR="00025C9E" w:rsidRDefault="00025C9E">
                      <w:pPr>
                        <w:spacing w:before="11"/>
                        <w:rPr>
                          <w:rFonts w:ascii="宋体" w:eastAsia="宋体" w:hAnsi="宋体" w:cs="宋体"/>
                          <w:sz w:val="20"/>
                          <w:szCs w:val="20"/>
                        </w:rPr>
                      </w:pPr>
                    </w:p>
                    <w:p w14:paraId="3611FE8A" w14:textId="77777777" w:rsidR="00025C9E" w:rsidRDefault="00025C9E">
                      <w:pPr>
                        <w:ind w:right="6986"/>
                        <w:jc w:val="center"/>
                        <w:rPr>
                          <w:rFonts w:ascii="宋体" w:eastAsia="宋体" w:hAnsi="宋体" w:cs="宋体"/>
                          <w:sz w:val="15"/>
                          <w:szCs w:val="15"/>
                        </w:rPr>
                      </w:pPr>
                      <w:r>
                        <w:rPr>
                          <w:rFonts w:ascii="宋体"/>
                          <w:sz w:val="15"/>
                        </w:rPr>
                        <w:t>0.8</w:t>
                      </w:r>
                    </w:p>
                    <w:p w14:paraId="6B5EB984" w14:textId="77777777" w:rsidR="00025C9E" w:rsidRDefault="00025C9E">
                      <w:pPr>
                        <w:spacing w:before="11"/>
                        <w:rPr>
                          <w:rFonts w:ascii="宋体" w:eastAsia="宋体" w:hAnsi="宋体" w:cs="宋体"/>
                          <w:sz w:val="20"/>
                          <w:szCs w:val="20"/>
                        </w:rPr>
                      </w:pPr>
                    </w:p>
                    <w:p w14:paraId="2BFFDE70" w14:textId="77777777" w:rsidR="00025C9E" w:rsidRDefault="00025C9E">
                      <w:pPr>
                        <w:ind w:right="6986"/>
                        <w:jc w:val="center"/>
                        <w:rPr>
                          <w:rFonts w:ascii="宋体" w:eastAsia="宋体" w:hAnsi="宋体" w:cs="宋体"/>
                          <w:sz w:val="15"/>
                          <w:szCs w:val="15"/>
                        </w:rPr>
                      </w:pPr>
                      <w:r>
                        <w:rPr>
                          <w:rFonts w:ascii="宋体"/>
                          <w:sz w:val="15"/>
                        </w:rPr>
                        <w:t>0.7</w:t>
                      </w:r>
                    </w:p>
                    <w:p w14:paraId="12052E4E" w14:textId="77777777" w:rsidR="00025C9E" w:rsidRDefault="00025C9E">
                      <w:pPr>
                        <w:spacing w:before="11"/>
                        <w:rPr>
                          <w:rFonts w:ascii="宋体" w:eastAsia="宋体" w:hAnsi="宋体" w:cs="宋体"/>
                          <w:sz w:val="20"/>
                          <w:szCs w:val="20"/>
                        </w:rPr>
                      </w:pPr>
                    </w:p>
                    <w:p w14:paraId="6BCE21FA" w14:textId="77777777" w:rsidR="00025C9E" w:rsidRDefault="00025C9E">
                      <w:pPr>
                        <w:ind w:right="6986"/>
                        <w:jc w:val="center"/>
                        <w:rPr>
                          <w:rFonts w:ascii="宋体" w:eastAsia="宋体" w:hAnsi="宋体" w:cs="宋体"/>
                          <w:sz w:val="15"/>
                          <w:szCs w:val="15"/>
                        </w:rPr>
                      </w:pPr>
                      <w:r>
                        <w:rPr>
                          <w:rFonts w:ascii="宋体"/>
                          <w:sz w:val="15"/>
                        </w:rPr>
                        <w:t>0.6</w:t>
                      </w:r>
                    </w:p>
                    <w:p w14:paraId="5DFA6423" w14:textId="77777777" w:rsidR="00025C9E" w:rsidRDefault="00025C9E">
                      <w:pPr>
                        <w:spacing w:before="11"/>
                        <w:rPr>
                          <w:rFonts w:ascii="宋体" w:eastAsia="宋体" w:hAnsi="宋体" w:cs="宋体"/>
                          <w:sz w:val="20"/>
                          <w:szCs w:val="20"/>
                        </w:rPr>
                      </w:pPr>
                    </w:p>
                    <w:p w14:paraId="69E07757" w14:textId="77777777" w:rsidR="00025C9E" w:rsidRDefault="00025C9E">
                      <w:pPr>
                        <w:ind w:right="6986"/>
                        <w:jc w:val="center"/>
                        <w:rPr>
                          <w:rFonts w:ascii="宋体" w:eastAsia="宋体" w:hAnsi="宋体" w:cs="宋体"/>
                          <w:sz w:val="15"/>
                          <w:szCs w:val="15"/>
                        </w:rPr>
                      </w:pPr>
                      <w:r>
                        <w:rPr>
                          <w:rFonts w:ascii="宋体"/>
                          <w:sz w:val="15"/>
                        </w:rPr>
                        <w:t>0.5</w:t>
                      </w:r>
                    </w:p>
                    <w:p w14:paraId="634F42A2" w14:textId="77777777" w:rsidR="00025C9E" w:rsidRDefault="00025C9E">
                      <w:pPr>
                        <w:spacing w:before="11"/>
                        <w:rPr>
                          <w:rFonts w:ascii="宋体" w:eastAsia="宋体" w:hAnsi="宋体" w:cs="宋体"/>
                          <w:sz w:val="20"/>
                          <w:szCs w:val="20"/>
                        </w:rPr>
                      </w:pPr>
                    </w:p>
                    <w:p w14:paraId="72BC2E9E" w14:textId="77777777" w:rsidR="00025C9E" w:rsidRDefault="00025C9E">
                      <w:pPr>
                        <w:ind w:right="6986"/>
                        <w:jc w:val="center"/>
                        <w:rPr>
                          <w:rFonts w:ascii="宋体" w:eastAsia="宋体" w:hAnsi="宋体" w:cs="宋体"/>
                          <w:sz w:val="15"/>
                          <w:szCs w:val="15"/>
                        </w:rPr>
                      </w:pPr>
                      <w:r>
                        <w:rPr>
                          <w:rFonts w:ascii="宋体"/>
                          <w:sz w:val="15"/>
                        </w:rPr>
                        <w:t>0.4</w:t>
                      </w:r>
                    </w:p>
                    <w:p w14:paraId="38556793" w14:textId="77777777" w:rsidR="00025C9E" w:rsidRDefault="00025C9E">
                      <w:pPr>
                        <w:spacing w:before="11"/>
                        <w:rPr>
                          <w:rFonts w:ascii="宋体" w:eastAsia="宋体" w:hAnsi="宋体" w:cs="宋体"/>
                          <w:sz w:val="20"/>
                          <w:szCs w:val="20"/>
                        </w:rPr>
                      </w:pPr>
                    </w:p>
                    <w:p w14:paraId="3F7335C3" w14:textId="77777777" w:rsidR="00025C9E" w:rsidRDefault="00025C9E">
                      <w:pPr>
                        <w:ind w:right="6986"/>
                        <w:jc w:val="center"/>
                        <w:rPr>
                          <w:rFonts w:ascii="宋体" w:eastAsia="宋体" w:hAnsi="宋体" w:cs="宋体"/>
                          <w:sz w:val="15"/>
                          <w:szCs w:val="15"/>
                        </w:rPr>
                      </w:pPr>
                      <w:r>
                        <w:rPr>
                          <w:rFonts w:ascii="宋体"/>
                          <w:sz w:val="15"/>
                        </w:rPr>
                        <w:t>0.3</w:t>
                      </w:r>
                    </w:p>
                    <w:p w14:paraId="41E25EFE" w14:textId="77777777" w:rsidR="00025C9E" w:rsidRDefault="00025C9E">
                      <w:pPr>
                        <w:spacing w:before="11"/>
                        <w:rPr>
                          <w:rFonts w:ascii="宋体" w:eastAsia="宋体" w:hAnsi="宋体" w:cs="宋体"/>
                          <w:sz w:val="20"/>
                          <w:szCs w:val="20"/>
                        </w:rPr>
                      </w:pPr>
                    </w:p>
                    <w:p w14:paraId="2463185B" w14:textId="77777777" w:rsidR="00025C9E" w:rsidRDefault="00025C9E">
                      <w:pPr>
                        <w:ind w:right="6986"/>
                        <w:jc w:val="center"/>
                        <w:rPr>
                          <w:rFonts w:ascii="宋体" w:eastAsia="宋体" w:hAnsi="宋体" w:cs="宋体"/>
                          <w:sz w:val="15"/>
                          <w:szCs w:val="15"/>
                        </w:rPr>
                      </w:pPr>
                      <w:r>
                        <w:rPr>
                          <w:rFonts w:ascii="宋体"/>
                          <w:sz w:val="15"/>
                        </w:rPr>
                        <w:t>0.2</w:t>
                      </w:r>
                    </w:p>
                    <w:p w14:paraId="08AA2BFC" w14:textId="77777777" w:rsidR="00025C9E" w:rsidRDefault="00025C9E">
                      <w:pPr>
                        <w:spacing w:before="11"/>
                        <w:rPr>
                          <w:rFonts w:ascii="宋体" w:eastAsia="宋体" w:hAnsi="宋体" w:cs="宋体"/>
                          <w:sz w:val="20"/>
                          <w:szCs w:val="20"/>
                        </w:rPr>
                      </w:pPr>
                    </w:p>
                    <w:p w14:paraId="03661C9F" w14:textId="77777777" w:rsidR="00025C9E" w:rsidRDefault="00025C9E">
                      <w:pPr>
                        <w:ind w:right="6986"/>
                        <w:jc w:val="center"/>
                        <w:rPr>
                          <w:rFonts w:ascii="宋体" w:eastAsia="宋体" w:hAnsi="宋体" w:cs="宋体"/>
                          <w:sz w:val="15"/>
                          <w:szCs w:val="15"/>
                        </w:rPr>
                      </w:pPr>
                      <w:r>
                        <w:rPr>
                          <w:rFonts w:ascii="宋体"/>
                          <w:sz w:val="15"/>
                        </w:rPr>
                        <w:t>0.1</w:t>
                      </w:r>
                    </w:p>
                    <w:p w14:paraId="7F64AA78" w14:textId="77777777" w:rsidR="00025C9E" w:rsidRDefault="00025C9E">
                      <w:pPr>
                        <w:spacing w:before="11"/>
                        <w:rPr>
                          <w:rFonts w:ascii="宋体" w:eastAsia="宋体" w:hAnsi="宋体" w:cs="宋体"/>
                          <w:sz w:val="20"/>
                          <w:szCs w:val="20"/>
                        </w:rPr>
                      </w:pPr>
                    </w:p>
                    <w:p w14:paraId="53ECABF6" w14:textId="77777777" w:rsidR="00025C9E" w:rsidRDefault="00025C9E">
                      <w:pPr>
                        <w:spacing w:line="183" w:lineRule="exact"/>
                        <w:ind w:right="6835"/>
                        <w:jc w:val="center"/>
                        <w:rPr>
                          <w:rFonts w:ascii="宋体" w:eastAsia="宋体" w:hAnsi="宋体" w:cs="宋体"/>
                          <w:sz w:val="15"/>
                          <w:szCs w:val="15"/>
                        </w:rPr>
                      </w:pPr>
                      <w:r>
                        <w:rPr>
                          <w:rFonts w:ascii="宋体"/>
                          <w:sz w:val="15"/>
                        </w:rPr>
                        <w:t>0</w:t>
                      </w:r>
                    </w:p>
                    <w:p w14:paraId="398DEBA3" w14:textId="77777777" w:rsidR="00025C9E" w:rsidRDefault="00025C9E">
                      <w:pPr>
                        <w:spacing w:line="183" w:lineRule="exact"/>
                        <w:ind w:left="646"/>
                        <w:jc w:val="center"/>
                        <w:rPr>
                          <w:rFonts w:ascii="宋体" w:eastAsia="宋体" w:hAnsi="宋体" w:cs="宋体"/>
                          <w:sz w:val="15"/>
                          <w:szCs w:val="15"/>
                        </w:rPr>
                      </w:pPr>
                      <w:r>
                        <w:rPr>
                          <w:rFonts w:ascii="宋体"/>
                          <w:sz w:val="15"/>
                        </w:rPr>
                        <w:t>1</w:t>
                      </w:r>
                      <w:r>
                        <w:rPr>
                          <w:rFonts w:ascii="宋体"/>
                          <w:spacing w:val="35"/>
                          <w:sz w:val="15"/>
                        </w:rPr>
                        <w:t xml:space="preserve"> </w:t>
                      </w:r>
                      <w:r>
                        <w:rPr>
                          <w:rFonts w:ascii="宋体"/>
                          <w:sz w:val="15"/>
                        </w:rPr>
                        <w:t>2</w:t>
                      </w:r>
                      <w:r>
                        <w:rPr>
                          <w:rFonts w:ascii="宋体"/>
                          <w:spacing w:val="34"/>
                          <w:sz w:val="15"/>
                        </w:rPr>
                        <w:t xml:space="preserve"> </w:t>
                      </w:r>
                      <w:r>
                        <w:rPr>
                          <w:rFonts w:ascii="宋体"/>
                          <w:sz w:val="15"/>
                        </w:rPr>
                        <w:t>3</w:t>
                      </w:r>
                      <w:r>
                        <w:rPr>
                          <w:rFonts w:ascii="宋体"/>
                          <w:spacing w:val="35"/>
                          <w:sz w:val="15"/>
                        </w:rPr>
                        <w:t xml:space="preserve"> </w:t>
                      </w:r>
                      <w:r>
                        <w:rPr>
                          <w:rFonts w:ascii="宋体"/>
                          <w:sz w:val="15"/>
                        </w:rPr>
                        <w:t>4</w:t>
                      </w:r>
                      <w:r>
                        <w:rPr>
                          <w:rFonts w:ascii="宋体"/>
                          <w:spacing w:val="35"/>
                          <w:sz w:val="15"/>
                        </w:rPr>
                        <w:t xml:space="preserve"> </w:t>
                      </w:r>
                      <w:r>
                        <w:rPr>
                          <w:rFonts w:ascii="宋体"/>
                          <w:sz w:val="15"/>
                        </w:rPr>
                        <w:t>5</w:t>
                      </w:r>
                      <w:r>
                        <w:rPr>
                          <w:rFonts w:ascii="宋体"/>
                          <w:spacing w:val="34"/>
                          <w:sz w:val="15"/>
                        </w:rPr>
                        <w:t xml:space="preserve"> </w:t>
                      </w:r>
                      <w:r>
                        <w:rPr>
                          <w:rFonts w:ascii="宋体"/>
                          <w:sz w:val="15"/>
                        </w:rPr>
                        <w:t>6</w:t>
                      </w:r>
                      <w:r>
                        <w:rPr>
                          <w:rFonts w:ascii="宋体"/>
                          <w:spacing w:val="35"/>
                          <w:sz w:val="15"/>
                        </w:rPr>
                        <w:t xml:space="preserve"> </w:t>
                      </w:r>
                      <w:r>
                        <w:rPr>
                          <w:rFonts w:ascii="宋体"/>
                          <w:sz w:val="15"/>
                        </w:rPr>
                        <w:t>7</w:t>
                      </w:r>
                      <w:r>
                        <w:rPr>
                          <w:rFonts w:ascii="宋体"/>
                          <w:spacing w:val="35"/>
                          <w:sz w:val="15"/>
                        </w:rPr>
                        <w:t xml:space="preserve"> </w:t>
                      </w:r>
                      <w:r>
                        <w:rPr>
                          <w:rFonts w:ascii="宋体"/>
                          <w:sz w:val="15"/>
                        </w:rPr>
                        <w:t>8</w:t>
                      </w:r>
                      <w:r>
                        <w:rPr>
                          <w:rFonts w:ascii="宋体"/>
                          <w:spacing w:val="34"/>
                          <w:sz w:val="15"/>
                        </w:rPr>
                        <w:t xml:space="preserve"> </w:t>
                      </w:r>
                      <w:r>
                        <w:rPr>
                          <w:rFonts w:ascii="宋体"/>
                          <w:sz w:val="15"/>
                        </w:rPr>
                        <w:t>9</w:t>
                      </w:r>
                      <w:r>
                        <w:rPr>
                          <w:rFonts w:ascii="宋体"/>
                          <w:spacing w:val="-4"/>
                          <w:sz w:val="15"/>
                        </w:rPr>
                        <w:t xml:space="preserve"> </w:t>
                      </w:r>
                      <w:r>
                        <w:rPr>
                          <w:rFonts w:ascii="宋体"/>
                          <w:spacing w:val="-1"/>
                          <w:sz w:val="15"/>
                        </w:rPr>
                        <w:t>10</w:t>
                      </w:r>
                      <w:r>
                        <w:rPr>
                          <w:rFonts w:ascii="宋体"/>
                          <w:spacing w:val="-43"/>
                          <w:sz w:val="15"/>
                        </w:rPr>
                        <w:t xml:space="preserve"> </w:t>
                      </w:r>
                      <w:r>
                        <w:rPr>
                          <w:rFonts w:ascii="宋体"/>
                          <w:spacing w:val="-1"/>
                          <w:sz w:val="15"/>
                        </w:rPr>
                        <w:t>11</w:t>
                      </w:r>
                      <w:r>
                        <w:rPr>
                          <w:rFonts w:ascii="宋体"/>
                          <w:spacing w:val="-44"/>
                          <w:sz w:val="15"/>
                        </w:rPr>
                        <w:t xml:space="preserve"> </w:t>
                      </w:r>
                      <w:r>
                        <w:rPr>
                          <w:rFonts w:ascii="宋体"/>
                          <w:sz w:val="15"/>
                        </w:rPr>
                        <w:t>12</w:t>
                      </w:r>
                      <w:r>
                        <w:rPr>
                          <w:rFonts w:ascii="宋体"/>
                          <w:spacing w:val="-43"/>
                          <w:sz w:val="15"/>
                        </w:rPr>
                        <w:t xml:space="preserve"> </w:t>
                      </w:r>
                      <w:r>
                        <w:rPr>
                          <w:rFonts w:ascii="宋体"/>
                          <w:spacing w:val="-1"/>
                          <w:sz w:val="15"/>
                        </w:rPr>
                        <w:t>13</w:t>
                      </w:r>
                      <w:r>
                        <w:rPr>
                          <w:rFonts w:ascii="宋体"/>
                          <w:spacing w:val="-43"/>
                          <w:sz w:val="15"/>
                        </w:rPr>
                        <w:t xml:space="preserve"> </w:t>
                      </w:r>
                      <w:r>
                        <w:rPr>
                          <w:rFonts w:ascii="宋体"/>
                          <w:spacing w:val="-1"/>
                          <w:sz w:val="15"/>
                        </w:rPr>
                        <w:t>14</w:t>
                      </w:r>
                      <w:r>
                        <w:rPr>
                          <w:rFonts w:ascii="宋体"/>
                          <w:spacing w:val="-43"/>
                          <w:sz w:val="15"/>
                        </w:rPr>
                        <w:t xml:space="preserve"> </w:t>
                      </w:r>
                      <w:r>
                        <w:rPr>
                          <w:rFonts w:ascii="宋体"/>
                          <w:sz w:val="15"/>
                        </w:rPr>
                        <w:t>15</w:t>
                      </w:r>
                      <w:r>
                        <w:rPr>
                          <w:rFonts w:ascii="宋体"/>
                          <w:spacing w:val="-43"/>
                          <w:sz w:val="15"/>
                        </w:rPr>
                        <w:t xml:space="preserve"> </w:t>
                      </w:r>
                      <w:r>
                        <w:rPr>
                          <w:rFonts w:ascii="宋体"/>
                          <w:spacing w:val="-1"/>
                          <w:sz w:val="15"/>
                        </w:rPr>
                        <w:t>16</w:t>
                      </w:r>
                      <w:r>
                        <w:rPr>
                          <w:rFonts w:ascii="宋体"/>
                          <w:spacing w:val="-43"/>
                          <w:sz w:val="15"/>
                        </w:rPr>
                        <w:t xml:space="preserve"> </w:t>
                      </w:r>
                      <w:r>
                        <w:rPr>
                          <w:rFonts w:ascii="宋体"/>
                          <w:spacing w:val="-1"/>
                          <w:sz w:val="15"/>
                        </w:rPr>
                        <w:t>17</w:t>
                      </w:r>
                      <w:r>
                        <w:rPr>
                          <w:rFonts w:ascii="宋体"/>
                          <w:spacing w:val="-43"/>
                          <w:sz w:val="15"/>
                        </w:rPr>
                        <w:t xml:space="preserve"> </w:t>
                      </w:r>
                      <w:r>
                        <w:rPr>
                          <w:rFonts w:ascii="宋体"/>
                          <w:sz w:val="15"/>
                        </w:rPr>
                        <w:t>18</w:t>
                      </w:r>
                      <w:r>
                        <w:rPr>
                          <w:rFonts w:ascii="宋体"/>
                          <w:spacing w:val="-43"/>
                          <w:sz w:val="15"/>
                        </w:rPr>
                        <w:t xml:space="preserve"> </w:t>
                      </w:r>
                      <w:r>
                        <w:rPr>
                          <w:rFonts w:ascii="宋体"/>
                          <w:spacing w:val="-1"/>
                          <w:sz w:val="15"/>
                        </w:rPr>
                        <w:t>19</w:t>
                      </w:r>
                      <w:r>
                        <w:rPr>
                          <w:rFonts w:ascii="宋体"/>
                          <w:spacing w:val="-43"/>
                          <w:sz w:val="15"/>
                        </w:rPr>
                        <w:t xml:space="preserve"> </w:t>
                      </w:r>
                      <w:r>
                        <w:rPr>
                          <w:rFonts w:ascii="宋体"/>
                          <w:spacing w:val="-1"/>
                          <w:sz w:val="15"/>
                        </w:rPr>
                        <w:t>20</w:t>
                      </w:r>
                      <w:r>
                        <w:rPr>
                          <w:rFonts w:ascii="宋体"/>
                          <w:spacing w:val="-44"/>
                          <w:sz w:val="15"/>
                        </w:rPr>
                        <w:t xml:space="preserve"> </w:t>
                      </w:r>
                      <w:r>
                        <w:rPr>
                          <w:rFonts w:ascii="宋体"/>
                          <w:sz w:val="15"/>
                        </w:rPr>
                        <w:t>21</w:t>
                      </w:r>
                      <w:r>
                        <w:rPr>
                          <w:rFonts w:ascii="宋体"/>
                          <w:spacing w:val="-43"/>
                          <w:sz w:val="15"/>
                        </w:rPr>
                        <w:t xml:space="preserve"> </w:t>
                      </w:r>
                      <w:r>
                        <w:rPr>
                          <w:rFonts w:ascii="宋体"/>
                          <w:spacing w:val="-1"/>
                          <w:sz w:val="15"/>
                        </w:rPr>
                        <w:t>22</w:t>
                      </w:r>
                      <w:r>
                        <w:rPr>
                          <w:rFonts w:ascii="宋体"/>
                          <w:spacing w:val="-43"/>
                          <w:sz w:val="15"/>
                        </w:rPr>
                        <w:t xml:space="preserve"> </w:t>
                      </w:r>
                      <w:r>
                        <w:rPr>
                          <w:rFonts w:ascii="宋体"/>
                          <w:spacing w:val="-1"/>
                          <w:sz w:val="15"/>
                        </w:rPr>
                        <w:t>23</w:t>
                      </w:r>
                      <w:r>
                        <w:rPr>
                          <w:rFonts w:ascii="宋体"/>
                          <w:spacing w:val="-43"/>
                          <w:sz w:val="15"/>
                        </w:rPr>
                        <w:t xml:space="preserve"> </w:t>
                      </w:r>
                      <w:r>
                        <w:rPr>
                          <w:rFonts w:ascii="宋体"/>
                          <w:spacing w:val="-1"/>
                          <w:sz w:val="15"/>
                        </w:rPr>
                        <w:t>24</w:t>
                      </w:r>
                      <w:r>
                        <w:rPr>
                          <w:rFonts w:ascii="宋体"/>
                          <w:spacing w:val="-43"/>
                          <w:sz w:val="15"/>
                        </w:rPr>
                        <w:t xml:space="preserve"> </w:t>
                      </w:r>
                      <w:r>
                        <w:rPr>
                          <w:rFonts w:ascii="宋体"/>
                          <w:spacing w:val="-1"/>
                          <w:sz w:val="15"/>
                        </w:rPr>
                        <w:t>25</w:t>
                      </w:r>
                      <w:r>
                        <w:rPr>
                          <w:rFonts w:ascii="宋体"/>
                          <w:spacing w:val="-43"/>
                          <w:sz w:val="15"/>
                        </w:rPr>
                        <w:t xml:space="preserve"> </w:t>
                      </w:r>
                      <w:r>
                        <w:rPr>
                          <w:rFonts w:ascii="宋体"/>
                          <w:spacing w:val="-1"/>
                          <w:sz w:val="15"/>
                        </w:rPr>
                        <w:t>26</w:t>
                      </w:r>
                      <w:r>
                        <w:rPr>
                          <w:rFonts w:ascii="宋体"/>
                          <w:spacing w:val="-43"/>
                          <w:sz w:val="15"/>
                        </w:rPr>
                        <w:t xml:space="preserve"> </w:t>
                      </w:r>
                      <w:r>
                        <w:rPr>
                          <w:rFonts w:ascii="宋体"/>
                          <w:spacing w:val="-1"/>
                          <w:sz w:val="15"/>
                        </w:rPr>
                        <w:t>27</w:t>
                      </w:r>
                      <w:r>
                        <w:rPr>
                          <w:rFonts w:ascii="宋体"/>
                          <w:spacing w:val="-43"/>
                          <w:sz w:val="15"/>
                        </w:rPr>
                        <w:t xml:space="preserve"> </w:t>
                      </w:r>
                      <w:r>
                        <w:rPr>
                          <w:rFonts w:ascii="宋体"/>
                          <w:sz w:val="15"/>
                        </w:rPr>
                        <w:t>28</w:t>
                      </w:r>
                      <w:r>
                        <w:rPr>
                          <w:rFonts w:ascii="宋体"/>
                          <w:spacing w:val="-44"/>
                          <w:sz w:val="15"/>
                        </w:rPr>
                        <w:t xml:space="preserve"> </w:t>
                      </w:r>
                      <w:r>
                        <w:rPr>
                          <w:rFonts w:ascii="宋体"/>
                          <w:spacing w:val="-1"/>
                          <w:sz w:val="15"/>
                        </w:rPr>
                        <w:t>29</w:t>
                      </w:r>
                      <w:r>
                        <w:rPr>
                          <w:rFonts w:ascii="宋体"/>
                          <w:spacing w:val="-43"/>
                          <w:sz w:val="15"/>
                        </w:rPr>
                        <w:t xml:space="preserve"> </w:t>
                      </w:r>
                      <w:r>
                        <w:rPr>
                          <w:rFonts w:ascii="宋体"/>
                          <w:spacing w:val="-1"/>
                          <w:sz w:val="15"/>
                        </w:rPr>
                        <w:t>30</w:t>
                      </w:r>
                      <w:r>
                        <w:rPr>
                          <w:rFonts w:ascii="宋体"/>
                          <w:spacing w:val="-43"/>
                          <w:sz w:val="15"/>
                        </w:rPr>
                        <w:t xml:space="preserve"> </w:t>
                      </w:r>
                      <w:r>
                        <w:rPr>
                          <w:rFonts w:ascii="宋体"/>
                          <w:sz w:val="15"/>
                        </w:rPr>
                        <w:t>31</w:t>
                      </w:r>
                      <w:r>
                        <w:rPr>
                          <w:rFonts w:ascii="宋体"/>
                          <w:spacing w:val="-43"/>
                          <w:sz w:val="15"/>
                        </w:rPr>
                        <w:t xml:space="preserve"> </w:t>
                      </w:r>
                      <w:r>
                        <w:rPr>
                          <w:rFonts w:ascii="宋体"/>
                          <w:spacing w:val="-1"/>
                          <w:sz w:val="15"/>
                        </w:rPr>
                        <w:t>32</w:t>
                      </w:r>
                      <w:r>
                        <w:rPr>
                          <w:rFonts w:ascii="宋体"/>
                          <w:spacing w:val="-43"/>
                          <w:sz w:val="15"/>
                        </w:rPr>
                        <w:t xml:space="preserve"> </w:t>
                      </w:r>
                      <w:r>
                        <w:rPr>
                          <w:rFonts w:ascii="宋体"/>
                          <w:spacing w:val="-1"/>
                          <w:sz w:val="15"/>
                        </w:rPr>
                        <w:t>33</w:t>
                      </w:r>
                      <w:r>
                        <w:rPr>
                          <w:rFonts w:ascii="宋体"/>
                          <w:spacing w:val="-43"/>
                          <w:sz w:val="15"/>
                        </w:rPr>
                        <w:t xml:space="preserve"> </w:t>
                      </w:r>
                      <w:r>
                        <w:rPr>
                          <w:rFonts w:ascii="宋体"/>
                          <w:sz w:val="15"/>
                        </w:rPr>
                        <w:t>34</w:t>
                      </w:r>
                      <w:r>
                        <w:rPr>
                          <w:rFonts w:ascii="宋体"/>
                          <w:spacing w:val="-43"/>
                          <w:sz w:val="15"/>
                        </w:rPr>
                        <w:t xml:space="preserve"> </w:t>
                      </w:r>
                      <w:r>
                        <w:rPr>
                          <w:rFonts w:ascii="宋体"/>
                          <w:spacing w:val="-1"/>
                          <w:sz w:val="15"/>
                        </w:rPr>
                        <w:t>35</w:t>
                      </w:r>
                      <w:r>
                        <w:rPr>
                          <w:rFonts w:ascii="宋体"/>
                          <w:spacing w:val="-43"/>
                          <w:sz w:val="15"/>
                        </w:rPr>
                        <w:t xml:space="preserve"> </w:t>
                      </w:r>
                      <w:r>
                        <w:rPr>
                          <w:rFonts w:ascii="宋体"/>
                          <w:spacing w:val="-1"/>
                          <w:sz w:val="15"/>
                        </w:rPr>
                        <w:t>36</w:t>
                      </w:r>
                      <w:r>
                        <w:rPr>
                          <w:rFonts w:ascii="宋体"/>
                          <w:spacing w:val="-43"/>
                          <w:sz w:val="15"/>
                        </w:rPr>
                        <w:t xml:space="preserve"> </w:t>
                      </w:r>
                      <w:r>
                        <w:rPr>
                          <w:rFonts w:ascii="宋体"/>
                          <w:sz w:val="15"/>
                        </w:rPr>
                        <w:t>37</w:t>
                      </w:r>
                      <w:r>
                        <w:rPr>
                          <w:rFonts w:ascii="宋体"/>
                          <w:spacing w:val="-44"/>
                          <w:sz w:val="15"/>
                        </w:rPr>
                        <w:t xml:space="preserve"> </w:t>
                      </w:r>
                      <w:r>
                        <w:rPr>
                          <w:rFonts w:ascii="宋体"/>
                          <w:spacing w:val="-1"/>
                          <w:sz w:val="15"/>
                        </w:rPr>
                        <w:t>38</w:t>
                      </w:r>
                      <w:r>
                        <w:rPr>
                          <w:rFonts w:ascii="宋体"/>
                          <w:spacing w:val="-43"/>
                          <w:sz w:val="15"/>
                        </w:rPr>
                        <w:t xml:space="preserve"> </w:t>
                      </w:r>
                      <w:r>
                        <w:rPr>
                          <w:rFonts w:ascii="宋体"/>
                          <w:spacing w:val="-1"/>
                          <w:sz w:val="15"/>
                        </w:rPr>
                        <w:t>39</w:t>
                      </w:r>
                    </w:p>
                    <w:p w14:paraId="14959BF1" w14:textId="77777777" w:rsidR="00025C9E" w:rsidRDefault="00025C9E">
                      <w:pPr>
                        <w:spacing w:before="25"/>
                        <w:ind w:left="610"/>
                        <w:jc w:val="center"/>
                        <w:rPr>
                          <w:rFonts w:ascii="宋体" w:eastAsia="宋体" w:hAnsi="宋体" w:cs="宋体"/>
                          <w:sz w:val="15"/>
                          <w:szCs w:val="15"/>
                        </w:rPr>
                      </w:pPr>
                      <w:r>
                        <w:rPr>
                          <w:rFonts w:ascii="宋体" w:eastAsia="宋体" w:hAnsi="宋体" w:cs="宋体"/>
                          <w:sz w:val="15"/>
                          <w:szCs w:val="15"/>
                        </w:rPr>
                        <w:t>节点名称</w:t>
                      </w:r>
                    </w:p>
                  </w:txbxContent>
                </v:textbox>
              </v:shape>
            </v:group>
            <w10:wrap anchorx="page"/>
          </v:group>
        </w:pict>
      </w:r>
      <w:bookmarkStart w:id="198" w:name="_bookmark127"/>
      <w:bookmarkEnd w:id="198"/>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5.4</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节点结构综合脆弱性指标</w:t>
      </w:r>
    </w:p>
    <w:p w14:paraId="0D4AC30C" w14:textId="77777777" w:rsidR="00996552" w:rsidRDefault="00996552">
      <w:pPr>
        <w:spacing w:before="10"/>
        <w:rPr>
          <w:rFonts w:ascii="宋体" w:eastAsia="宋体" w:hAnsi="宋体" w:cs="宋体"/>
          <w:sz w:val="20"/>
          <w:szCs w:val="20"/>
          <w:lang w:eastAsia="zh-CN"/>
        </w:rPr>
      </w:pPr>
    </w:p>
    <w:p w14:paraId="08295737" w14:textId="77777777" w:rsidR="00996552" w:rsidRDefault="002D0D3F">
      <w:pPr>
        <w:pStyle w:val="a3"/>
        <w:spacing w:line="292" w:lineRule="auto"/>
        <w:ind w:right="1600" w:firstLine="480"/>
        <w:rPr>
          <w:lang w:eastAsia="zh-CN"/>
        </w:rPr>
      </w:pPr>
      <w:r>
        <w:rPr>
          <w:spacing w:val="2"/>
          <w:lang w:eastAsia="zh-CN"/>
        </w:rPr>
        <w:t>从图</w:t>
      </w:r>
      <w:hyperlink w:anchor="_bookmark127" w:history="1">
        <w:r>
          <w:rPr>
            <w:rFonts w:ascii="Times New Roman" w:eastAsia="Times New Roman" w:hAnsi="Times New Roman" w:cs="Times New Roman"/>
            <w:spacing w:val="2"/>
            <w:lang w:eastAsia="zh-CN"/>
          </w:rPr>
          <w:t>5.4</w:t>
        </w:r>
      </w:hyperlink>
      <w:r>
        <w:rPr>
          <w:spacing w:val="2"/>
          <w:lang w:eastAsia="zh-CN"/>
        </w:rPr>
        <w:t>可知，系统结构综合脆弱性最高的节点是</w:t>
      </w:r>
      <w:r>
        <w:rPr>
          <w:spacing w:val="-42"/>
          <w:lang w:eastAsia="zh-CN"/>
        </w:rPr>
        <w:t xml:space="preserve"> </w:t>
      </w:r>
      <w:r>
        <w:rPr>
          <w:rFonts w:ascii="Times New Roman" w:eastAsia="Times New Roman" w:hAnsi="Times New Roman" w:cs="Times New Roman"/>
          <w:spacing w:val="1"/>
          <w:lang w:eastAsia="zh-CN"/>
        </w:rPr>
        <w:t>16</w:t>
      </w:r>
      <w:r>
        <w:rPr>
          <w:spacing w:val="1"/>
          <w:lang w:eastAsia="zh-CN"/>
        </w:rPr>
        <w:t>。从表</w:t>
      </w:r>
      <w:hyperlink w:anchor="_bookmark125" w:history="1">
        <w:r>
          <w:rPr>
            <w:rFonts w:ascii="Times New Roman" w:eastAsia="Times New Roman" w:hAnsi="Times New Roman" w:cs="Times New Roman"/>
            <w:spacing w:val="1"/>
            <w:lang w:eastAsia="zh-CN"/>
          </w:rPr>
          <w:t>5.1</w:t>
        </w:r>
      </w:hyperlink>
      <w:r>
        <w:rPr>
          <w:spacing w:val="1"/>
          <w:lang w:eastAsia="zh-CN"/>
        </w:rPr>
        <w:t>其在电气度、</w:t>
      </w:r>
      <w:r>
        <w:rPr>
          <w:spacing w:val="64"/>
          <w:lang w:eastAsia="zh-CN"/>
        </w:rPr>
        <w:t xml:space="preserve"> </w:t>
      </w:r>
      <w:r>
        <w:rPr>
          <w:lang w:eastAsia="zh-CN"/>
        </w:rPr>
        <w:t>电气介数和</w:t>
      </w:r>
      <w:r>
        <w:rPr>
          <w:spacing w:val="-62"/>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8"/>
          <w:lang w:eastAsia="zh-CN"/>
        </w:rPr>
        <w:t xml:space="preserve"> </w:t>
      </w:r>
      <w:r>
        <w:rPr>
          <w:lang w:eastAsia="zh-CN"/>
        </w:rPr>
        <w:t>值中的指标数值分别为</w:t>
      </w:r>
      <w:r>
        <w:rPr>
          <w:spacing w:val="-69"/>
          <w:lang w:eastAsia="zh-CN"/>
        </w:rPr>
        <w:t xml:space="preserve"> </w:t>
      </w:r>
      <w:r>
        <w:rPr>
          <w:rFonts w:ascii="Times New Roman" w:eastAsia="Times New Roman" w:hAnsi="Times New Roman" w:cs="Times New Roman"/>
          <w:lang w:eastAsia="zh-CN"/>
        </w:rPr>
        <w:t>0.7</w:t>
      </w:r>
      <w:r>
        <w:rPr>
          <w:spacing w:val="-46"/>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9"/>
          <w:lang w:eastAsia="zh-CN"/>
        </w:rPr>
        <w:t xml:space="preserve"> </w:t>
      </w:r>
      <w:r>
        <w:rPr>
          <w:lang w:eastAsia="zh-CN"/>
        </w:rPr>
        <w:t>和</w:t>
      </w:r>
      <w:r>
        <w:rPr>
          <w:spacing w:val="-69"/>
          <w:lang w:eastAsia="zh-CN"/>
        </w:rPr>
        <w:t xml:space="preserve"> </w:t>
      </w:r>
      <w:r>
        <w:rPr>
          <w:rFonts w:ascii="Times New Roman" w:eastAsia="Times New Roman" w:hAnsi="Times New Roman" w:cs="Times New Roman"/>
          <w:lang w:eastAsia="zh-CN"/>
        </w:rPr>
        <w:t>0.78</w:t>
      </w:r>
      <w:r>
        <w:rPr>
          <w:spacing w:val="-52"/>
          <w:lang w:eastAsia="zh-CN"/>
        </w:rPr>
        <w:t>，</w:t>
      </w:r>
      <w:r>
        <w:rPr>
          <w:lang w:eastAsia="zh-CN"/>
        </w:rPr>
        <w:t>从这三个指标角度 考虑来看，节点</w:t>
      </w:r>
      <w:r>
        <w:rPr>
          <w:spacing w:val="-5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3"/>
          <w:lang w:eastAsia="zh-CN"/>
        </w:rPr>
        <w:t xml:space="preserve"> </w:t>
      </w:r>
      <w:r>
        <w:rPr>
          <w:lang w:eastAsia="zh-CN"/>
        </w:rPr>
        <w:t>在此系统结构的重要程度较高。从结构示意图不难看出，节 点</w:t>
      </w:r>
      <w:r>
        <w:rPr>
          <w:spacing w:val="-6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7"/>
          <w:lang w:eastAsia="zh-CN"/>
        </w:rPr>
        <w:t xml:space="preserve"> </w:t>
      </w:r>
      <w:r>
        <w:rPr>
          <w:lang w:eastAsia="zh-CN"/>
        </w:rPr>
        <w:t>位于系统结构的中心位置</w:t>
      </w:r>
      <w:r>
        <w:rPr>
          <w:spacing w:val="-37"/>
          <w:lang w:eastAsia="zh-CN"/>
        </w:rPr>
        <w:t>，</w:t>
      </w:r>
      <w:r>
        <w:rPr>
          <w:lang w:eastAsia="zh-CN"/>
        </w:rPr>
        <w:t>与其连接的有</w:t>
      </w:r>
      <w:r>
        <w:rPr>
          <w:spacing w:val="-67"/>
          <w:lang w:eastAsia="zh-CN"/>
        </w:rPr>
        <w:t xml:space="preserve"> </w:t>
      </w:r>
      <w:r>
        <w:rPr>
          <w:rFonts w:ascii="Times New Roman" w:eastAsia="Times New Roman" w:hAnsi="Times New Roman" w:cs="Times New Roman"/>
          <w:lang w:eastAsia="zh-CN"/>
        </w:rPr>
        <w:t>15</w:t>
      </w:r>
      <w:r>
        <w:rPr>
          <w:spacing w:val="-33"/>
          <w:lang w:eastAsia="zh-CN"/>
        </w:rPr>
        <w:t>、</w:t>
      </w:r>
      <w:r>
        <w:rPr>
          <w:rFonts w:ascii="Times New Roman" w:eastAsia="Times New Roman" w:hAnsi="Times New Roman" w:cs="Times New Roman"/>
          <w:lang w:eastAsia="zh-CN"/>
        </w:rPr>
        <w:t>17</w:t>
      </w:r>
      <w:r>
        <w:rPr>
          <w:spacing w:val="-33"/>
          <w:lang w:eastAsia="zh-CN"/>
        </w:rPr>
        <w:t>、</w:t>
      </w:r>
      <w:r>
        <w:rPr>
          <w:rFonts w:ascii="Times New Roman" w:eastAsia="Times New Roman" w:hAnsi="Times New Roman" w:cs="Times New Roman"/>
          <w:lang w:eastAsia="zh-CN"/>
        </w:rPr>
        <w:t>19</w:t>
      </w:r>
      <w:r>
        <w:rPr>
          <w:spacing w:val="-33"/>
          <w:lang w:eastAsia="zh-CN"/>
        </w:rPr>
        <w:t>、</w:t>
      </w:r>
      <w:r>
        <w:rPr>
          <w:rFonts w:ascii="Times New Roman" w:eastAsia="Times New Roman" w:hAnsi="Times New Roman" w:cs="Times New Roman"/>
          <w:lang w:eastAsia="zh-CN"/>
        </w:rPr>
        <w:t>21</w:t>
      </w:r>
      <w:r>
        <w:rPr>
          <w:rFonts w:ascii="Times New Roman" w:eastAsia="Times New Roman" w:hAnsi="Times New Roman" w:cs="Times New Roman"/>
          <w:spacing w:val="-7"/>
          <w:lang w:eastAsia="zh-CN"/>
        </w:rPr>
        <w:t xml:space="preserve"> </w:t>
      </w:r>
      <w:r>
        <w:rPr>
          <w:lang w:eastAsia="zh-CN"/>
        </w:rPr>
        <w:t>和</w:t>
      </w:r>
      <w:r>
        <w:rPr>
          <w:spacing w:val="-67"/>
          <w:lang w:eastAsia="zh-CN"/>
        </w:rPr>
        <w:t xml:space="preserve"> </w:t>
      </w:r>
      <w:r>
        <w:rPr>
          <w:rFonts w:ascii="Times New Roman" w:eastAsia="Times New Roman" w:hAnsi="Times New Roman" w:cs="Times New Roman"/>
          <w:lang w:eastAsia="zh-CN"/>
        </w:rPr>
        <w:t>24</w:t>
      </w:r>
      <w:r>
        <w:rPr>
          <w:rFonts w:ascii="Times New Roman" w:eastAsia="Times New Roman" w:hAnsi="Times New Roman" w:cs="Times New Roman"/>
          <w:spacing w:val="-7"/>
          <w:lang w:eastAsia="zh-CN"/>
        </w:rPr>
        <w:t xml:space="preserve"> </w:t>
      </w:r>
      <w:r>
        <w:rPr>
          <w:lang w:eastAsia="zh-CN"/>
        </w:rPr>
        <w:t>节点</w:t>
      </w:r>
      <w:r>
        <w:rPr>
          <w:spacing w:val="-37"/>
          <w:lang w:eastAsia="zh-CN"/>
        </w:rPr>
        <w:t>，</w:t>
      </w:r>
      <w:r>
        <w:rPr>
          <w:lang w:eastAsia="zh-CN"/>
        </w:rPr>
        <w:t>综合 图</w:t>
      </w:r>
      <w:hyperlink w:anchor="_bookmark124" w:history="1">
        <w:r>
          <w:rPr>
            <w:rFonts w:ascii="Times New Roman" w:eastAsia="Times New Roman" w:hAnsi="Times New Roman" w:cs="Times New Roman"/>
            <w:lang w:eastAsia="zh-CN"/>
          </w:rPr>
          <w:t>5.2</w:t>
        </w:r>
      </w:hyperlink>
      <w:r>
        <w:rPr>
          <w:lang w:eastAsia="zh-CN"/>
        </w:rPr>
        <w:t>来看</w:t>
      </w:r>
      <w:r>
        <w:rPr>
          <w:spacing w:val="-28"/>
          <w:lang w:eastAsia="zh-CN"/>
        </w:rPr>
        <w:t>，</w:t>
      </w:r>
      <w:r>
        <w:rPr>
          <w:lang w:eastAsia="zh-CN"/>
        </w:rPr>
        <w:t>节点</w:t>
      </w:r>
      <w:r>
        <w:rPr>
          <w:spacing w:val="-65"/>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5"/>
          <w:lang w:eastAsia="zh-CN"/>
        </w:rPr>
        <w:t xml:space="preserve"> </w:t>
      </w:r>
      <w:r>
        <w:rPr>
          <w:lang w:eastAsia="zh-CN"/>
        </w:rPr>
        <w:t>的入链数</w:t>
      </w:r>
      <w:r>
        <w:rPr>
          <w:spacing w:val="-65"/>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5"/>
          <w:lang w:eastAsia="zh-CN"/>
        </w:rPr>
        <w:t xml:space="preserve"> </w:t>
      </w:r>
      <w:r>
        <w:rPr>
          <w:lang w:eastAsia="zh-CN"/>
        </w:rPr>
        <w:t>条</w:t>
      </w:r>
      <w:r>
        <w:rPr>
          <w:spacing w:val="-28"/>
          <w:lang w:eastAsia="zh-CN"/>
        </w:rPr>
        <w:t>，</w:t>
      </w:r>
      <w:r>
        <w:rPr>
          <w:lang w:eastAsia="zh-CN"/>
        </w:rPr>
        <w:t>出链数</w:t>
      </w:r>
      <w:r>
        <w:rPr>
          <w:spacing w:val="-6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5"/>
          <w:lang w:eastAsia="zh-CN"/>
        </w:rPr>
        <w:t xml:space="preserve"> </w:t>
      </w:r>
      <w:r>
        <w:rPr>
          <w:lang w:eastAsia="zh-CN"/>
        </w:rPr>
        <w:t>条</w:t>
      </w:r>
      <w:r>
        <w:rPr>
          <w:spacing w:val="-28"/>
          <w:lang w:eastAsia="zh-CN"/>
        </w:rPr>
        <w:t>，</w:t>
      </w:r>
      <w:r>
        <w:rPr>
          <w:lang w:eastAsia="zh-CN"/>
        </w:rPr>
        <w:t>较其他节点而言</w:t>
      </w:r>
      <w:r>
        <w:rPr>
          <w:spacing w:val="-28"/>
          <w:lang w:eastAsia="zh-CN"/>
        </w:rPr>
        <w:t>，</w:t>
      </w:r>
      <w:r>
        <w:rPr>
          <w:lang w:eastAsia="zh-CN"/>
        </w:rPr>
        <w:t>节点</w:t>
      </w:r>
      <w:r>
        <w:rPr>
          <w:spacing w:val="-65"/>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5"/>
          <w:lang w:eastAsia="zh-CN"/>
        </w:rPr>
        <w:t xml:space="preserve"> </w:t>
      </w:r>
      <w:r>
        <w:rPr>
          <w:lang w:eastAsia="zh-CN"/>
        </w:rPr>
        <w:t>所连 支路承担着较多的能量传输，假设节点</w:t>
      </w:r>
      <w:r>
        <w:rPr>
          <w:spacing w:val="-53"/>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7"/>
          <w:lang w:eastAsia="zh-CN"/>
        </w:rPr>
        <w:t xml:space="preserve"> </w:t>
      </w:r>
      <w:r>
        <w:rPr>
          <w:spacing w:val="9"/>
          <w:lang w:eastAsia="zh-CN"/>
        </w:rPr>
        <w:t>发生故障，</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39</w:t>
      </w:r>
      <w:r>
        <w:rPr>
          <w:rFonts w:ascii="Palatino Linotype" w:eastAsia="Palatino Linotype" w:hAnsi="Palatino Linotype" w:cs="Palatino Linotype"/>
          <w:spacing w:val="7"/>
          <w:lang w:eastAsia="zh-CN"/>
        </w:rPr>
        <w:t xml:space="preserve"> </w:t>
      </w:r>
      <w:r>
        <w:rPr>
          <w:lang w:eastAsia="zh-CN"/>
        </w:rPr>
        <w:t>电网系统会随即</w:t>
      </w:r>
      <w:r>
        <w:rPr>
          <w:spacing w:val="58"/>
          <w:lang w:eastAsia="zh-CN"/>
        </w:rPr>
        <w:t xml:space="preserve"> </w:t>
      </w:r>
      <w:r>
        <w:rPr>
          <w:spacing w:val="-2"/>
          <w:lang w:eastAsia="zh-CN"/>
        </w:rPr>
        <w:t>裂解成三个子网络，从而影响电网网运行。节点</w:t>
      </w:r>
      <w:r>
        <w:rPr>
          <w:spacing w:val="-63"/>
          <w:lang w:eastAsia="zh-CN"/>
        </w:rPr>
        <w:t xml:space="preserve"> </w:t>
      </w:r>
      <w:r>
        <w:rPr>
          <w:rFonts w:ascii="Times New Roman" w:eastAsia="Times New Roman" w:hAnsi="Times New Roman" w:cs="Times New Roman"/>
          <w:spacing w:val="-6"/>
          <w:lang w:eastAsia="zh-CN"/>
        </w:rPr>
        <w:t>2</w:t>
      </w:r>
      <w:r>
        <w:rPr>
          <w:spacing w:val="-6"/>
          <w:lang w:eastAsia="zh-CN"/>
        </w:rPr>
        <w:t>、</w:t>
      </w:r>
      <w:r>
        <w:rPr>
          <w:rFonts w:ascii="Times New Roman" w:eastAsia="Times New Roman" w:hAnsi="Times New Roman" w:cs="Times New Roman"/>
          <w:spacing w:val="-6"/>
          <w:lang w:eastAsia="zh-CN"/>
        </w:rPr>
        <w:t>4</w:t>
      </w:r>
      <w:r>
        <w:rPr>
          <w:spacing w:val="-6"/>
          <w:lang w:eastAsia="zh-CN"/>
        </w:rPr>
        <w:t>、</w:t>
      </w:r>
      <w:r>
        <w:rPr>
          <w:rFonts w:ascii="Times New Roman" w:eastAsia="Times New Roman" w:hAnsi="Times New Roman" w:cs="Times New Roman"/>
          <w:spacing w:val="-6"/>
          <w:lang w:eastAsia="zh-CN"/>
        </w:rPr>
        <w:t>6</w:t>
      </w:r>
      <w:r>
        <w:rPr>
          <w:spacing w:val="-6"/>
          <w:lang w:eastAsia="zh-CN"/>
        </w:rPr>
        <w:t>、</w:t>
      </w:r>
      <w:r>
        <w:rPr>
          <w:rFonts w:ascii="Times New Roman" w:eastAsia="Times New Roman" w:hAnsi="Times New Roman" w:cs="Times New Roman"/>
          <w:spacing w:val="-6"/>
          <w:lang w:eastAsia="zh-CN"/>
        </w:rPr>
        <w:t>10</w:t>
      </w:r>
      <w:r>
        <w:rPr>
          <w:spacing w:val="-6"/>
          <w:lang w:eastAsia="zh-CN"/>
        </w:rPr>
        <w:t>、</w:t>
      </w:r>
      <w:r>
        <w:rPr>
          <w:rFonts w:ascii="Times New Roman" w:eastAsia="Times New Roman" w:hAnsi="Times New Roman" w:cs="Times New Roman"/>
          <w:spacing w:val="-6"/>
          <w:lang w:eastAsia="zh-CN"/>
        </w:rPr>
        <w:t>29</w:t>
      </w:r>
      <w:r>
        <w:rPr>
          <w:rFonts w:ascii="Times New Roman" w:eastAsia="Times New Roman" w:hAnsi="Times New Roman" w:cs="Times New Roman"/>
          <w:spacing w:val="-3"/>
          <w:lang w:eastAsia="zh-CN"/>
        </w:rPr>
        <w:t xml:space="preserve"> </w:t>
      </w:r>
      <w:r>
        <w:rPr>
          <w:lang w:eastAsia="zh-CN"/>
        </w:rPr>
        <w:t>的重要性也比</w:t>
      </w:r>
      <w:r>
        <w:rPr>
          <w:spacing w:val="47"/>
          <w:lang w:eastAsia="zh-CN"/>
        </w:rPr>
        <w:t xml:space="preserve"> </w:t>
      </w:r>
      <w:r>
        <w:rPr>
          <w:lang w:eastAsia="zh-CN"/>
        </w:rPr>
        <w:t>较高，从节点位置可以看出，这些节点大都连接发电节点，如节点</w:t>
      </w:r>
      <w:r>
        <w:rPr>
          <w:spacing w:val="-60"/>
          <w:lang w:eastAsia="zh-CN"/>
        </w:rPr>
        <w:t xml:space="preserve"> </w:t>
      </w:r>
      <w:r>
        <w:rPr>
          <w:rFonts w:ascii="Times New Roman" w:eastAsia="Times New Roman" w:hAnsi="Times New Roman" w:cs="Times New Roman"/>
          <w:lang w:eastAsia="zh-CN"/>
        </w:rPr>
        <w:t>30</w:t>
      </w:r>
      <w:r>
        <w:rPr>
          <w:lang w:eastAsia="zh-CN"/>
        </w:rPr>
        <w:t>、</w:t>
      </w:r>
      <w:r>
        <w:rPr>
          <w:rFonts w:ascii="Times New Roman" w:eastAsia="Times New Roman" w:hAnsi="Times New Roman" w:cs="Times New Roman"/>
          <w:lang w:eastAsia="zh-CN"/>
        </w:rPr>
        <w:t>31</w:t>
      </w:r>
      <w:r>
        <w:rPr>
          <w:lang w:eastAsia="zh-CN"/>
        </w:rPr>
        <w:t>、</w:t>
      </w:r>
      <w:r>
        <w:rPr>
          <w:rFonts w:ascii="Times New Roman" w:eastAsia="Times New Roman" w:hAnsi="Times New Roman" w:cs="Times New Roman"/>
          <w:lang w:eastAsia="zh-CN"/>
        </w:rPr>
        <w:t>32</w:t>
      </w:r>
      <w:r>
        <w:rPr>
          <w:lang w:eastAsia="zh-CN"/>
        </w:rPr>
        <w:t xml:space="preserve">、 </w:t>
      </w:r>
      <w:r>
        <w:rPr>
          <w:rFonts w:ascii="Times New Roman" w:eastAsia="Times New Roman" w:hAnsi="Times New Roman" w:cs="Times New Roman"/>
          <w:spacing w:val="1"/>
          <w:lang w:eastAsia="zh-CN"/>
        </w:rPr>
        <w:t>38</w:t>
      </w:r>
      <w:r>
        <w:rPr>
          <w:spacing w:val="1"/>
          <w:lang w:eastAsia="zh-CN"/>
        </w:rPr>
        <w:t>，承担着将发电节点产生的能量传送至各负荷节点，支路潮流值较大。因此，</w:t>
      </w:r>
      <w:r>
        <w:rPr>
          <w:spacing w:val="48"/>
          <w:lang w:eastAsia="zh-CN"/>
        </w:rPr>
        <w:t xml:space="preserve"> </w:t>
      </w:r>
      <w:r>
        <w:rPr>
          <w:spacing w:val="1"/>
          <w:lang w:eastAsia="zh-CN"/>
        </w:rPr>
        <w:t>这些节点不论从节点连接情况和潮流分布情况而言对于系统结构起到重要作用，</w:t>
      </w:r>
      <w:r>
        <w:rPr>
          <w:spacing w:val="62"/>
          <w:lang w:eastAsia="zh-CN"/>
        </w:rPr>
        <w:t xml:space="preserve"> </w:t>
      </w:r>
      <w:r>
        <w:rPr>
          <w:spacing w:val="-2"/>
          <w:lang w:eastAsia="zh-CN"/>
        </w:rPr>
        <w:t>所以这些节点的结构综合脆弱程度高。另一方面，节点</w:t>
      </w:r>
      <w:r>
        <w:rPr>
          <w:spacing w:val="-63"/>
          <w:lang w:eastAsia="zh-CN"/>
        </w:rPr>
        <w:t xml:space="preserve"> </w:t>
      </w:r>
      <w:r>
        <w:rPr>
          <w:rFonts w:ascii="Times New Roman" w:eastAsia="Times New Roman" w:hAnsi="Times New Roman" w:cs="Times New Roman"/>
          <w:spacing w:val="-5"/>
          <w:lang w:eastAsia="zh-CN"/>
        </w:rPr>
        <w:t>12</w:t>
      </w:r>
      <w:r>
        <w:rPr>
          <w:spacing w:val="-5"/>
          <w:lang w:eastAsia="zh-CN"/>
        </w:rPr>
        <w:t>、</w:t>
      </w:r>
      <w:r>
        <w:rPr>
          <w:rFonts w:ascii="Times New Roman" w:eastAsia="Times New Roman" w:hAnsi="Times New Roman" w:cs="Times New Roman"/>
          <w:spacing w:val="-5"/>
          <w:lang w:eastAsia="zh-CN"/>
        </w:rPr>
        <w:t>31</w:t>
      </w:r>
      <w:r>
        <w:rPr>
          <w:spacing w:val="-5"/>
          <w:lang w:eastAsia="zh-CN"/>
        </w:rPr>
        <w:t>、</w:t>
      </w:r>
      <w:r>
        <w:rPr>
          <w:rFonts w:ascii="Times New Roman" w:eastAsia="Times New Roman" w:hAnsi="Times New Roman" w:cs="Times New Roman"/>
          <w:spacing w:val="-5"/>
          <w:lang w:eastAsia="zh-CN"/>
        </w:rPr>
        <w:t>1</w:t>
      </w:r>
      <w:r>
        <w:rPr>
          <w:spacing w:val="-5"/>
          <w:lang w:eastAsia="zh-CN"/>
        </w:rPr>
        <w:t>、</w:t>
      </w:r>
      <w:r>
        <w:rPr>
          <w:rFonts w:ascii="Times New Roman" w:eastAsia="Times New Roman" w:hAnsi="Times New Roman" w:cs="Times New Roman"/>
          <w:spacing w:val="-5"/>
          <w:lang w:eastAsia="zh-CN"/>
        </w:rPr>
        <w:t>18</w:t>
      </w:r>
      <w:r>
        <w:rPr>
          <w:spacing w:val="-5"/>
          <w:lang w:eastAsia="zh-CN"/>
        </w:rPr>
        <w:t>、</w:t>
      </w:r>
      <w:r>
        <w:rPr>
          <w:rFonts w:ascii="Times New Roman" w:eastAsia="Times New Roman" w:hAnsi="Times New Roman" w:cs="Times New Roman"/>
          <w:spacing w:val="-5"/>
          <w:lang w:eastAsia="zh-CN"/>
        </w:rPr>
        <w:t>28</w:t>
      </w:r>
      <w:r>
        <w:rPr>
          <w:rFonts w:ascii="Times New Roman" w:eastAsia="Times New Roman" w:hAnsi="Times New Roman" w:cs="Times New Roman"/>
          <w:spacing w:val="-3"/>
          <w:lang w:eastAsia="zh-CN"/>
        </w:rPr>
        <w:t xml:space="preserve"> </w:t>
      </w:r>
      <w:r>
        <w:rPr>
          <w:lang w:eastAsia="zh-CN"/>
        </w:rPr>
        <w:t>的结</w:t>
      </w:r>
      <w:r>
        <w:rPr>
          <w:spacing w:val="57"/>
          <w:lang w:eastAsia="zh-CN"/>
        </w:rPr>
        <w:t xml:space="preserve"> </w:t>
      </w:r>
      <w:r>
        <w:rPr>
          <w:lang w:eastAsia="zh-CN"/>
        </w:rPr>
        <w:t>构综合脆弱性指标值较小</w:t>
      </w:r>
      <w:r>
        <w:rPr>
          <w:spacing w:val="-45"/>
          <w:lang w:eastAsia="zh-CN"/>
        </w:rPr>
        <w:t>，</w:t>
      </w:r>
      <w:r>
        <w:rPr>
          <w:lang w:eastAsia="zh-CN"/>
        </w:rPr>
        <w:t>所连节点一般为联络节点或容量较小的负荷节点</w:t>
      </w:r>
      <w:r>
        <w:rPr>
          <w:spacing w:val="-45"/>
          <w:lang w:eastAsia="zh-CN"/>
        </w:rPr>
        <w:t>，</w:t>
      </w:r>
      <w:r>
        <w:rPr>
          <w:lang w:eastAsia="zh-CN"/>
        </w:rPr>
        <w:t>其 节点节点容量潮流累计和支路潮流值较小</w:t>
      </w:r>
      <w:r>
        <w:rPr>
          <w:spacing w:val="-45"/>
          <w:lang w:eastAsia="zh-CN"/>
        </w:rPr>
        <w:t>，</w:t>
      </w:r>
      <w:r>
        <w:rPr>
          <w:lang w:eastAsia="zh-CN"/>
        </w:rPr>
        <w:t>假设这些节点发生故障</w:t>
      </w:r>
      <w:r>
        <w:rPr>
          <w:spacing w:val="-45"/>
          <w:lang w:eastAsia="zh-CN"/>
        </w:rPr>
        <w:t>，</w:t>
      </w:r>
      <w:r>
        <w:rPr>
          <w:lang w:eastAsia="zh-CN"/>
        </w:rPr>
        <w:t>并不会对系 统结构的完整性造成较大的影响</w:t>
      </w:r>
      <w:r>
        <w:rPr>
          <w:spacing w:val="-45"/>
          <w:lang w:eastAsia="zh-CN"/>
        </w:rPr>
        <w:t>，</w:t>
      </w:r>
      <w:r>
        <w:rPr>
          <w:lang w:eastAsia="zh-CN"/>
        </w:rPr>
        <w:t>因此</w:t>
      </w:r>
      <w:r>
        <w:rPr>
          <w:spacing w:val="-45"/>
          <w:lang w:eastAsia="zh-CN"/>
        </w:rPr>
        <w:t>，</w:t>
      </w:r>
      <w:r>
        <w:rPr>
          <w:lang w:eastAsia="zh-CN"/>
        </w:rPr>
        <w:t>这些节点的结构位置在系统中的作用较 小，所连支路对于电能的传输能力也较小，故其结构综合脆弱程度低。</w:t>
      </w:r>
    </w:p>
    <w:p w14:paraId="350380C5" w14:textId="77777777" w:rsidR="00996552" w:rsidRDefault="00996552">
      <w:pPr>
        <w:spacing w:before="4"/>
        <w:rPr>
          <w:rFonts w:ascii="宋体" w:eastAsia="宋体" w:hAnsi="宋体" w:cs="宋体"/>
          <w:sz w:val="25"/>
          <w:szCs w:val="25"/>
          <w:lang w:eastAsia="zh-CN"/>
        </w:rPr>
      </w:pPr>
    </w:p>
    <w:p w14:paraId="626FCA59" w14:textId="77777777" w:rsidR="00996552" w:rsidRDefault="002D0D3F">
      <w:pPr>
        <w:tabs>
          <w:tab w:val="left" w:pos="997"/>
        </w:tabs>
        <w:ind w:left="117"/>
        <w:rPr>
          <w:rFonts w:ascii="宋体" w:eastAsia="宋体" w:hAnsi="宋体" w:cs="宋体"/>
          <w:sz w:val="28"/>
          <w:szCs w:val="28"/>
          <w:lang w:eastAsia="zh-CN"/>
        </w:rPr>
      </w:pPr>
      <w:bookmarkStart w:id="199" w:name="5.2.2_电力系统状态脆弱性实验分析"/>
      <w:bookmarkStart w:id="200" w:name="_bookmark128"/>
      <w:bookmarkEnd w:id="199"/>
      <w:bookmarkEnd w:id="200"/>
      <w:r>
        <w:rPr>
          <w:rFonts w:ascii="Times New Roman" w:eastAsia="Times New Roman" w:hAnsi="Times New Roman" w:cs="Times New Roman"/>
          <w:sz w:val="30"/>
          <w:szCs w:val="30"/>
          <w:lang w:eastAsia="zh-CN"/>
        </w:rPr>
        <w:t>5.2.2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电力系统状态脆弱性实验分析</w:t>
      </w:r>
    </w:p>
    <w:p w14:paraId="75B2AECA" w14:textId="77777777" w:rsidR="00996552" w:rsidRDefault="00996552">
      <w:pPr>
        <w:spacing w:before="1"/>
        <w:rPr>
          <w:rFonts w:ascii="宋体" w:eastAsia="宋体" w:hAnsi="宋体" w:cs="宋体"/>
          <w:sz w:val="24"/>
          <w:szCs w:val="24"/>
          <w:lang w:eastAsia="zh-CN"/>
        </w:rPr>
      </w:pPr>
    </w:p>
    <w:p w14:paraId="62E88240" w14:textId="77777777" w:rsidR="00996552" w:rsidRDefault="002D0D3F">
      <w:pPr>
        <w:pStyle w:val="a3"/>
        <w:spacing w:line="297" w:lineRule="auto"/>
        <w:ind w:right="1600" w:firstLine="480"/>
        <w:rPr>
          <w:lang w:eastAsia="zh-CN"/>
        </w:rPr>
      </w:pPr>
      <w:r>
        <w:rPr>
          <w:lang w:eastAsia="zh-CN"/>
        </w:rPr>
        <w:t>在状态脆弱性指标集中</w:t>
      </w:r>
      <w:r>
        <w:rPr>
          <w:spacing w:val="-45"/>
          <w:lang w:eastAsia="zh-CN"/>
        </w:rPr>
        <w:t>，</w:t>
      </w:r>
      <w:r>
        <w:rPr>
          <w:lang w:eastAsia="zh-CN"/>
        </w:rPr>
        <w:t>本文通过模拟实际电网负荷变化</w:t>
      </w:r>
      <w:r>
        <w:rPr>
          <w:spacing w:val="-45"/>
          <w:lang w:eastAsia="zh-CN"/>
        </w:rPr>
        <w:t>，</w:t>
      </w:r>
      <w:r>
        <w:rPr>
          <w:lang w:eastAsia="zh-CN"/>
        </w:rPr>
        <w:t>通过潮流计算得 到电压稳定裕度指标值</w:t>
      </w:r>
      <w:r>
        <w:rPr>
          <w:spacing w:val="-108"/>
          <w:lang w:eastAsia="zh-CN"/>
        </w:rPr>
        <w:t>，</w:t>
      </w:r>
      <w:r>
        <w:rPr>
          <w:lang w:eastAsia="zh-CN"/>
        </w:rPr>
        <w:t>采用第三章所建立的正态分布负荷模型中</w:t>
      </w:r>
      <w:r>
        <w:rPr>
          <w:spacing w:val="-108"/>
          <w:lang w:eastAsia="zh-CN"/>
        </w:rPr>
        <w:t>，</w:t>
      </w:r>
      <w:r>
        <w:rPr>
          <w:lang w:eastAsia="zh-CN"/>
        </w:rPr>
        <w:t>如</w:t>
      </w:r>
      <w:r>
        <w:rPr>
          <w:spacing w:val="-1"/>
          <w:lang w:eastAsia="zh-CN"/>
        </w:rPr>
        <w:t>式</w:t>
      </w:r>
      <w:hyperlink w:anchor="_bookmark59" w:history="1">
        <w:r>
          <w:rPr>
            <w:rFonts w:ascii="Times New Roman" w:eastAsia="Times New Roman" w:hAnsi="Times New Roman" w:cs="Times New Roman"/>
            <w:lang w:eastAsia="zh-CN"/>
          </w:rPr>
          <w:t>3.7</w:t>
        </w:r>
      </w:hyperlink>
      <w:r>
        <w:rPr>
          <w:lang w:eastAsia="zh-CN"/>
        </w:rPr>
        <w:t>所示， 其中均值</w:t>
      </w:r>
      <w:r>
        <w:rPr>
          <w:spacing w:val="-31"/>
          <w:lang w:eastAsia="zh-CN"/>
        </w:rPr>
        <w:t xml:space="preserve"> </w:t>
      </w:r>
      <w:r>
        <w:rPr>
          <w:rFonts w:ascii="Times New Roman" w:eastAsia="Times New Roman" w:hAnsi="Times New Roman" w:cs="Times New Roman"/>
          <w:lang w:eastAsia="zh-CN"/>
        </w:rPr>
        <w:t>µ</w:t>
      </w:r>
      <w:r>
        <w:rPr>
          <w:rFonts w:ascii="Times New Roman" w:eastAsia="Times New Roman" w:hAnsi="Times New Roman" w:cs="Times New Roman"/>
          <w:spacing w:val="9"/>
          <w:lang w:eastAsia="zh-CN"/>
        </w:rPr>
        <w:t xml:space="preserve"> </w:t>
      </w:r>
      <w:r>
        <w:rPr>
          <w:lang w:eastAsia="zh-CN"/>
        </w:rPr>
        <w:t>设置为对应负荷节点的额定功率，标准差</w:t>
      </w:r>
      <w:r>
        <w:rPr>
          <w:spacing w:val="-46"/>
          <w:lang w:eastAsia="zh-CN"/>
        </w:rPr>
        <w:t xml:space="preserve"> </w:t>
      </w:r>
      <w:r>
        <w:rPr>
          <w:rFonts w:ascii="Times New Roman" w:eastAsia="Times New Roman" w:hAnsi="Times New Roman" w:cs="Times New Roman"/>
        </w:rPr>
        <w:t>σ</w:t>
      </w:r>
      <w:r>
        <w:rPr>
          <w:rFonts w:ascii="Times New Roman" w:eastAsia="Times New Roman" w:hAnsi="Times New Roman" w:cs="Times New Roman"/>
          <w:spacing w:val="21"/>
          <w:lang w:eastAsia="zh-CN"/>
        </w:rPr>
        <w:t xml:space="preserve"> </w:t>
      </w:r>
      <w:r>
        <w:rPr>
          <w:lang w:eastAsia="zh-CN"/>
        </w:rPr>
        <w:t>为负荷节点额定功率的</w:t>
      </w:r>
    </w:p>
    <w:p w14:paraId="0CD9CFA8" w14:textId="77777777" w:rsidR="00996552" w:rsidRDefault="00996552">
      <w:pPr>
        <w:spacing w:line="297" w:lineRule="auto"/>
        <w:rPr>
          <w:lang w:eastAsia="zh-CN"/>
        </w:rPr>
        <w:sectPr w:rsidR="00996552">
          <w:pgSz w:w="11910" w:h="16840"/>
          <w:pgMar w:top="1140" w:right="0" w:bottom="1240" w:left="1680" w:header="871" w:footer="1095" w:gutter="0"/>
          <w:cols w:space="720"/>
        </w:sectPr>
      </w:pPr>
    </w:p>
    <w:p w14:paraId="1B0023EB" w14:textId="77777777" w:rsidR="00996552" w:rsidRDefault="00996552">
      <w:pPr>
        <w:spacing w:before="9"/>
        <w:rPr>
          <w:rFonts w:ascii="宋体" w:eastAsia="宋体" w:hAnsi="宋体" w:cs="宋体"/>
          <w:sz w:val="17"/>
          <w:szCs w:val="17"/>
          <w:lang w:eastAsia="zh-CN"/>
        </w:rPr>
      </w:pPr>
    </w:p>
    <w:p w14:paraId="6F6EB793" w14:textId="77777777" w:rsidR="00996552" w:rsidRDefault="002D0D3F">
      <w:pPr>
        <w:pStyle w:val="a3"/>
        <w:spacing w:before="26" w:line="278" w:lineRule="auto"/>
        <w:ind w:right="75"/>
        <w:rPr>
          <w:lang w:eastAsia="zh-CN"/>
        </w:rPr>
      </w:pPr>
      <w:r>
        <w:rPr>
          <w:rFonts w:ascii="Palatino Linotype" w:eastAsia="Palatino Linotype" w:hAnsi="Palatino Linotype" w:cs="Palatino Linotype"/>
          <w:spacing w:val="3"/>
          <w:lang w:eastAsia="zh-CN"/>
        </w:rPr>
        <w:t>0</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2</w:t>
      </w:r>
      <w:r>
        <w:rPr>
          <w:rFonts w:ascii="Palatino Linotype" w:eastAsia="Palatino Linotype" w:hAnsi="Palatino Linotype" w:cs="Palatino Linotype"/>
          <w:spacing w:val="-14"/>
          <w:lang w:eastAsia="zh-CN"/>
        </w:rPr>
        <w:t xml:space="preserve"> </w:t>
      </w:r>
      <w:r>
        <w:rPr>
          <w:lang w:eastAsia="zh-CN"/>
        </w:rPr>
        <w:t>倍</w:t>
      </w:r>
      <w:r>
        <w:rPr>
          <w:spacing w:val="-77"/>
          <w:lang w:eastAsia="zh-CN"/>
        </w:rPr>
        <w:t>，</w:t>
      </w:r>
      <w:r>
        <w:rPr>
          <w:lang w:eastAsia="zh-CN"/>
        </w:rPr>
        <w:t>所以电网负荷模型负荷功率</w:t>
      </w:r>
      <w:r>
        <w:rPr>
          <w:spacing w:val="-73"/>
          <w:lang w:eastAsia="zh-CN"/>
        </w:rPr>
        <w:t xml:space="preserve"> </w:t>
      </w:r>
      <w:r>
        <w:rPr>
          <w:rFonts w:ascii="Times New Roman" w:eastAsia="Times New Roman" w:hAnsi="Times New Roman" w:cs="Times New Roman"/>
          <w:lang w:eastAsia="zh-CN"/>
        </w:rPr>
        <w:t>95.45</w:t>
      </w:r>
      <w:r>
        <w:rPr>
          <w:rFonts w:ascii="Palatino Linotype" w:eastAsia="Palatino Linotype" w:hAnsi="Palatino Linotype" w:cs="Palatino Linotype"/>
          <w:lang w:eastAsia="zh-CN"/>
        </w:rPr>
        <w:t>%</w:t>
      </w:r>
      <w:r>
        <w:rPr>
          <w:rFonts w:ascii="Palatino Linotype" w:eastAsia="Palatino Linotype" w:hAnsi="Palatino Linotype" w:cs="Palatino Linotype"/>
          <w:spacing w:val="-13"/>
          <w:lang w:eastAsia="zh-CN"/>
        </w:rPr>
        <w:t xml:space="preserve"> </w:t>
      </w:r>
      <w:r>
        <w:rPr>
          <w:lang w:eastAsia="zh-CN"/>
        </w:rPr>
        <w:t>分布在额定功率的</w:t>
      </w:r>
      <w:r>
        <w:rPr>
          <w:spacing w:val="-74"/>
          <w:lang w:eastAsia="zh-CN"/>
        </w:rPr>
        <w:t xml:space="preserve"> </w:t>
      </w:r>
      <w:r>
        <w:rPr>
          <w:rFonts w:ascii="Times New Roman" w:eastAsia="Times New Roman" w:hAnsi="Times New Roman" w:cs="Times New Roman"/>
          <w:lang w:eastAsia="zh-CN"/>
        </w:rPr>
        <w:t>0.8</w:t>
      </w:r>
      <w:r>
        <w:rPr>
          <w:rFonts w:ascii="Times New Roman" w:eastAsia="Times New Roman" w:hAnsi="Times New Roman" w:cs="Times New Roman"/>
          <w:spacing w:val="-13"/>
          <w:lang w:eastAsia="zh-CN"/>
        </w:rPr>
        <w:t xml:space="preserve"> </w:t>
      </w:r>
      <w:r>
        <w:rPr>
          <w:lang w:eastAsia="zh-CN"/>
        </w:rPr>
        <w:t>到</w:t>
      </w:r>
      <w:r>
        <w:rPr>
          <w:spacing w:val="-73"/>
          <w:lang w:eastAsia="zh-CN"/>
        </w:rPr>
        <w:t xml:space="preserve"> </w:t>
      </w:r>
      <w:r>
        <w:rPr>
          <w:rFonts w:ascii="Times New Roman" w:eastAsia="Times New Roman" w:hAnsi="Times New Roman" w:cs="Times New Roman"/>
          <w:lang w:eastAsia="zh-CN"/>
        </w:rPr>
        <w:t>1</w:t>
      </w:r>
      <w:r>
        <w:rPr>
          <w:spacing w:val="-77"/>
          <w:lang w:eastAsia="zh-CN"/>
        </w:rPr>
        <w:t>，</w:t>
      </w:r>
      <w:r>
        <w:rPr>
          <w:rFonts w:ascii="Times New Roman" w:eastAsia="Times New Roman" w:hAnsi="Times New Roman" w:cs="Times New Roman"/>
          <w:lang w:eastAsia="zh-CN"/>
        </w:rPr>
        <w:t>2</w:t>
      </w:r>
      <w:r>
        <w:rPr>
          <w:rFonts w:ascii="Times New Roman" w:eastAsia="Times New Roman" w:hAnsi="Times New Roman" w:cs="Times New Roman"/>
          <w:spacing w:val="-13"/>
          <w:lang w:eastAsia="zh-CN"/>
        </w:rPr>
        <w:t xml:space="preserve"> </w:t>
      </w:r>
      <w:r>
        <w:rPr>
          <w:lang w:eastAsia="zh-CN"/>
        </w:rPr>
        <w:t>倍之间， 并通过蒙特卡洛模拟实验进行仿真</w:t>
      </w:r>
      <w:r>
        <w:rPr>
          <w:spacing w:val="-66"/>
          <w:lang w:eastAsia="zh-CN"/>
        </w:rPr>
        <w:t>，</w:t>
      </w:r>
      <w:r>
        <w:rPr>
          <w:lang w:eastAsia="zh-CN"/>
        </w:rPr>
        <w:t>仿真次数为</w:t>
      </w:r>
      <w:r>
        <w:rPr>
          <w:spacing w:val="-72"/>
          <w:lang w:eastAsia="zh-CN"/>
        </w:rPr>
        <w:t xml:space="preserve"> </w:t>
      </w:r>
      <w:r>
        <w:rPr>
          <w:rFonts w:ascii="Times New Roman" w:eastAsia="Times New Roman" w:hAnsi="Times New Roman" w:cs="Times New Roman"/>
          <w:lang w:eastAsia="zh-CN"/>
        </w:rPr>
        <w:t>10000</w:t>
      </w:r>
      <w:r>
        <w:rPr>
          <w:spacing w:val="-66"/>
          <w:lang w:eastAsia="zh-CN"/>
        </w:rPr>
        <w:t>，</w:t>
      </w:r>
      <w:r>
        <w:rPr>
          <w:lang w:eastAsia="zh-CN"/>
        </w:rPr>
        <w:t>以</w:t>
      </w:r>
      <w:r>
        <w:rPr>
          <w:spacing w:val="-1"/>
          <w:lang w:eastAsia="zh-CN"/>
        </w:rPr>
        <w:t>式</w:t>
      </w:r>
      <w:hyperlink w:anchor="_bookmark68" w:history="1">
        <w:r>
          <w:rPr>
            <w:rFonts w:ascii="Times New Roman" w:eastAsia="Times New Roman" w:hAnsi="Times New Roman" w:cs="Times New Roman"/>
            <w:lang w:eastAsia="zh-CN"/>
          </w:rPr>
          <w:t>3.19</w:t>
        </w:r>
      </w:hyperlink>
      <w:r>
        <w:rPr>
          <w:lang w:eastAsia="zh-CN"/>
        </w:rPr>
        <w:t>进行计算</w:t>
      </w:r>
      <w:r>
        <w:rPr>
          <w:spacing w:val="-66"/>
          <w:lang w:eastAsia="zh-CN"/>
        </w:rPr>
        <w:t>，</w:t>
      </w:r>
      <w:r>
        <w:rPr>
          <w:lang w:eastAsia="zh-CN"/>
        </w:rPr>
        <w:t>取平 均值作为最终结果</w:t>
      </w:r>
      <w:r>
        <w:rPr>
          <w:spacing w:val="-111"/>
          <w:lang w:eastAsia="zh-CN"/>
        </w:rPr>
        <w:t>；</w:t>
      </w:r>
      <w:r>
        <w:rPr>
          <w:lang w:eastAsia="zh-CN"/>
        </w:rPr>
        <w:t>在功率裕度指标计算中</w:t>
      </w:r>
      <w:r>
        <w:rPr>
          <w:spacing w:val="-110"/>
          <w:lang w:eastAsia="zh-CN"/>
        </w:rPr>
        <w:t>，</w:t>
      </w:r>
      <w:r>
        <w:rPr>
          <w:spacing w:val="-1"/>
          <w:lang w:eastAsia="zh-CN"/>
        </w:rPr>
        <w:t>式</w:t>
      </w:r>
      <w:hyperlink w:anchor="_bookmark69" w:history="1">
        <w:r>
          <w:rPr>
            <w:rFonts w:ascii="Times New Roman" w:eastAsia="Times New Roman" w:hAnsi="Times New Roman" w:cs="Times New Roman"/>
            <w:lang w:eastAsia="zh-CN"/>
          </w:rPr>
          <w:t>3.20</w:t>
        </w:r>
      </w:hyperlink>
      <w:r>
        <w:rPr>
          <w:lang w:eastAsia="zh-CN"/>
        </w:rPr>
        <w:t>中</w:t>
      </w:r>
      <w:r>
        <w:rPr>
          <w:spacing w:val="-109"/>
          <w:lang w:eastAsia="zh-CN"/>
        </w:rPr>
        <w:t>，</w:t>
      </w:r>
      <w:r>
        <w:rPr>
          <w:lang w:eastAsia="zh-CN"/>
        </w:rPr>
        <w:t>最大负荷功率依据</w:t>
      </w:r>
      <w:r>
        <w:rPr>
          <w:spacing w:val="-1"/>
          <w:lang w:eastAsia="zh-CN"/>
        </w:rPr>
        <w:t>式</w:t>
      </w:r>
      <w:hyperlink w:anchor="_bookmark60" w:history="1">
        <w:r>
          <w:rPr>
            <w:rFonts w:ascii="Times New Roman" w:eastAsia="Times New Roman" w:hAnsi="Times New Roman" w:cs="Times New Roman"/>
            <w:lang w:eastAsia="zh-CN"/>
          </w:rPr>
          <w:t>3.8</w:t>
        </w:r>
      </w:hyperlink>
      <w:r>
        <w:rPr>
          <w:lang w:eastAsia="zh-CN"/>
        </w:rPr>
        <w:t>通 过连续潮流计算得到</w:t>
      </w:r>
      <w:r>
        <w:rPr>
          <w:spacing w:val="-42"/>
          <w:lang w:eastAsia="zh-CN"/>
        </w:rPr>
        <w:t>，</w:t>
      </w:r>
      <w:r>
        <w:rPr>
          <w:lang w:eastAsia="zh-CN"/>
        </w:rPr>
        <w:t>其中</w:t>
      </w:r>
      <w:r>
        <w:rPr>
          <w:spacing w:val="-73"/>
          <w:lang w:eastAsia="zh-CN"/>
        </w:rPr>
        <w:t xml:space="preserve"> </w:t>
      </w:r>
      <w:r>
        <w:rPr>
          <w:rFonts w:ascii="Times New Roman" w:eastAsia="Times New Roman" w:hAnsi="Times New Roman" w:cs="Times New Roman"/>
          <w:i/>
          <w:spacing w:val="7"/>
          <w:lang w:eastAsia="zh-CN"/>
        </w:rPr>
        <w:t>Q</w:t>
      </w:r>
      <w:r>
        <w:rPr>
          <w:rFonts w:ascii="Bookman Old Style" w:eastAsia="Bookman Old Style" w:hAnsi="Bookman Old Style" w:cs="Bookman Old Style"/>
          <w:i/>
          <w:spacing w:val="18"/>
          <w:position w:val="-3"/>
          <w:sz w:val="16"/>
          <w:szCs w:val="16"/>
          <w:lang w:eastAsia="zh-CN"/>
        </w:rPr>
        <w:t>t</w:t>
      </w:r>
      <w:r>
        <w:rPr>
          <w:rFonts w:ascii="Bookman Old Style" w:eastAsia="Bookman Old Style" w:hAnsi="Bookman Old Style" w:cs="Bookman Old Style"/>
          <w:i/>
          <w:spacing w:val="2"/>
          <w:position w:val="-3"/>
          <w:sz w:val="16"/>
          <w:szCs w:val="16"/>
          <w:lang w:eastAsia="zh-CN"/>
        </w:rPr>
        <w:t>a</w:t>
      </w:r>
      <w:r>
        <w:rPr>
          <w:rFonts w:ascii="Bookman Old Style" w:eastAsia="Bookman Old Style" w:hAnsi="Bookman Old Style" w:cs="Bookman Old Style"/>
          <w:i/>
          <w:spacing w:val="13"/>
          <w:position w:val="-3"/>
          <w:sz w:val="16"/>
          <w:szCs w:val="16"/>
          <w:lang w:eastAsia="zh-CN"/>
        </w:rPr>
        <w:t>r</w:t>
      </w:r>
      <w:r>
        <w:rPr>
          <w:rFonts w:ascii="Bookman Old Style" w:eastAsia="Bookman Old Style" w:hAnsi="Bookman Old Style" w:cs="Bookman Old Style"/>
          <w:i/>
          <w:spacing w:val="3"/>
          <w:position w:val="-3"/>
          <w:sz w:val="16"/>
          <w:szCs w:val="16"/>
          <w:lang w:eastAsia="zh-CN"/>
        </w:rPr>
        <w:t>g</w:t>
      </w:r>
      <w:r>
        <w:rPr>
          <w:rFonts w:ascii="Bookman Old Style" w:eastAsia="Bookman Old Style" w:hAnsi="Bookman Old Style" w:cs="Bookman Old Style"/>
          <w:i/>
          <w:spacing w:val="4"/>
          <w:position w:val="-3"/>
          <w:sz w:val="16"/>
          <w:szCs w:val="16"/>
          <w:lang w:eastAsia="zh-CN"/>
        </w:rPr>
        <w:t>e</w:t>
      </w:r>
      <w:r>
        <w:rPr>
          <w:rFonts w:ascii="Bookman Old Style" w:eastAsia="Bookman Old Style" w:hAnsi="Bookman Old Style" w:cs="Bookman Old Style"/>
          <w:i/>
          <w:position w:val="-3"/>
          <w:sz w:val="16"/>
          <w:szCs w:val="16"/>
          <w:lang w:eastAsia="zh-CN"/>
        </w:rPr>
        <w:t>t</w:t>
      </w:r>
      <w:r>
        <w:rPr>
          <w:rFonts w:ascii="Bookman Old Style" w:eastAsia="Bookman Old Style" w:hAnsi="Bookman Old Style" w:cs="Bookman Old Style"/>
          <w:i/>
          <w:spacing w:val="24"/>
          <w:position w:val="-3"/>
          <w:sz w:val="16"/>
          <w:szCs w:val="16"/>
          <w:lang w:eastAsia="zh-CN"/>
        </w:rPr>
        <w:t xml:space="preserve"> </w:t>
      </w:r>
      <w:r>
        <w:rPr>
          <w:lang w:eastAsia="zh-CN"/>
        </w:rPr>
        <w:t>设置为</w:t>
      </w:r>
      <w:r>
        <w:rPr>
          <w:spacing w:val="-69"/>
          <w:lang w:eastAsia="zh-CN"/>
        </w:rPr>
        <w:t xml:space="preserve"> </w:t>
      </w:r>
      <w:r>
        <w:rPr>
          <w:rFonts w:ascii="Times New Roman" w:eastAsia="Times New Roman" w:hAnsi="Times New Roman" w:cs="Times New Roman"/>
          <w:lang w:eastAsia="zh-CN"/>
        </w:rPr>
        <w:t>1.5</w:t>
      </w:r>
      <w:r>
        <w:rPr>
          <w:rFonts w:ascii="Times New Roman" w:eastAsia="Times New Roman" w:hAnsi="Times New Roman" w:cs="Times New Roman"/>
          <w:spacing w:val="-10"/>
          <w:lang w:eastAsia="zh-CN"/>
        </w:rPr>
        <w:t xml:space="preserve"> </w:t>
      </w:r>
      <w:r>
        <w:rPr>
          <w:lang w:eastAsia="zh-CN"/>
        </w:rPr>
        <w:t>倍的额定功率</w:t>
      </w:r>
      <w:r>
        <w:rPr>
          <w:spacing w:val="-43"/>
          <w:lang w:eastAsia="zh-CN"/>
        </w:rPr>
        <w:t>；</w:t>
      </w:r>
      <w:r>
        <w:rPr>
          <w:lang w:eastAsia="zh-CN"/>
        </w:rPr>
        <w:t>在电网损耗灵敏度 指标计算中</w:t>
      </w:r>
      <w:r>
        <w:rPr>
          <w:spacing w:val="-49"/>
          <w:lang w:eastAsia="zh-CN"/>
        </w:rPr>
        <w:t>，</w:t>
      </w:r>
      <w:r>
        <w:rPr>
          <w:lang w:eastAsia="zh-CN"/>
        </w:rPr>
        <w:t>每个负荷节点在额定负荷</w:t>
      </w:r>
      <w:r>
        <w:rPr>
          <w:spacing w:val="-93"/>
          <w:lang w:eastAsia="zh-CN"/>
        </w:rPr>
        <w:t xml:space="preserve"> </w:t>
      </w:r>
      <w:r>
        <w:rPr>
          <w:rFonts w:ascii="MS Gothic" w:eastAsia="MS Gothic" w:hAnsi="MS Gothic" w:cs="MS Gothic"/>
          <w:lang w:eastAsia="zh-CN"/>
        </w:rPr>
        <w:t>±</w:t>
      </w:r>
      <w:r>
        <w:rPr>
          <w:rFonts w:ascii="Palatino Linotype" w:eastAsia="Palatino Linotype" w:hAnsi="Palatino Linotype" w:cs="Palatino Linotype"/>
          <w:lang w:eastAsia="zh-CN"/>
        </w:rPr>
        <w:t>10%</w:t>
      </w:r>
      <w:r>
        <w:rPr>
          <w:rFonts w:ascii="Palatino Linotype" w:eastAsia="Palatino Linotype" w:hAnsi="Palatino Linotype" w:cs="Palatino Linotype"/>
          <w:spacing w:val="-32"/>
          <w:lang w:eastAsia="zh-CN"/>
        </w:rPr>
        <w:t xml:space="preserve"> </w:t>
      </w:r>
      <w:r>
        <w:rPr>
          <w:lang w:eastAsia="zh-CN"/>
        </w:rPr>
        <w:t>范围内取</w:t>
      </w:r>
      <w:r>
        <w:rPr>
          <w:spacing w:val="-92"/>
          <w:lang w:eastAsia="zh-CN"/>
        </w:rPr>
        <w:t xml:space="preserve"> </w:t>
      </w:r>
      <w:r>
        <w:rPr>
          <w:rFonts w:ascii="Times New Roman" w:eastAsia="Times New Roman" w:hAnsi="Times New Roman" w:cs="Times New Roman"/>
          <w:lang w:eastAsia="zh-CN"/>
        </w:rPr>
        <w:t>100</w:t>
      </w:r>
      <w:r>
        <w:rPr>
          <w:rFonts w:ascii="Times New Roman" w:eastAsia="Times New Roman" w:hAnsi="Times New Roman" w:cs="Times New Roman"/>
          <w:spacing w:val="-33"/>
          <w:lang w:eastAsia="zh-CN"/>
        </w:rPr>
        <w:t xml:space="preserve"> </w:t>
      </w:r>
      <w:r>
        <w:rPr>
          <w:lang w:eastAsia="zh-CN"/>
        </w:rPr>
        <w:t xml:space="preserve">个计算点进行潮流计 </w:t>
      </w:r>
      <w:r>
        <w:rPr>
          <w:spacing w:val="-2"/>
          <w:lang w:eastAsia="zh-CN"/>
        </w:rPr>
        <w:t>算，所以步长设置为负荷节点</w:t>
      </w:r>
      <w:r>
        <w:rPr>
          <w:spacing w:val="-63"/>
          <w:lang w:eastAsia="zh-CN"/>
        </w:rPr>
        <w:t xml:space="preserve"> </w:t>
      </w:r>
      <w:r>
        <w:rPr>
          <w:rFonts w:ascii="Times New Roman" w:eastAsia="Times New Roman" w:hAnsi="Times New Roman" w:cs="Times New Roman"/>
          <w:lang w:eastAsia="zh-CN"/>
        </w:rPr>
        <w:t>0.002</w:t>
      </w:r>
      <w:r>
        <w:rPr>
          <w:rFonts w:ascii="Times New Roman" w:eastAsia="Times New Roman" w:hAnsi="Times New Roman" w:cs="Times New Roman"/>
          <w:spacing w:val="-3"/>
          <w:lang w:eastAsia="zh-CN"/>
        </w:rPr>
        <w:t xml:space="preserve"> </w:t>
      </w:r>
      <w:r>
        <w:rPr>
          <w:spacing w:val="-1"/>
          <w:lang w:eastAsia="zh-CN"/>
        </w:rPr>
        <w:t>倍的额定功率。根据系统节点各状态脆弱性</w:t>
      </w:r>
      <w:r>
        <w:rPr>
          <w:spacing w:val="39"/>
          <w:lang w:eastAsia="zh-CN"/>
        </w:rPr>
        <w:t xml:space="preserve"> </w:t>
      </w:r>
      <w:r>
        <w:rPr>
          <w:spacing w:val="-1"/>
          <w:lang w:eastAsia="zh-CN"/>
        </w:rPr>
        <w:t>指标值结果，基于最大离差化法得到权重向量</w:t>
      </w:r>
      <w:r>
        <w:rPr>
          <w:spacing w:val="-83"/>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w</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12"/>
          <w:position w:val="-3"/>
          <w:sz w:val="16"/>
          <w:szCs w:val="16"/>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1"/>
          <w:position w:val="-3"/>
          <w:sz w:val="16"/>
          <w:szCs w:val="16"/>
          <w:lang w:eastAsia="zh-CN"/>
        </w:rPr>
        <w:t xml:space="preserve"> </w:t>
      </w:r>
      <w:r>
        <w:rPr>
          <w:rFonts w:ascii="Times New Roman" w:eastAsia="Times New Roman" w:hAnsi="Times New Roman" w:cs="Times New Roman"/>
          <w:i/>
          <w:spacing w:val="3"/>
          <w:lang w:eastAsia="zh-CN"/>
        </w:rPr>
        <w:t>w</w:t>
      </w:r>
      <w:r>
        <w:rPr>
          <w:rFonts w:ascii="Palatino Linotype" w:eastAsia="Palatino Linotype" w:hAnsi="Palatino Linotype" w:cs="Palatino Linotype"/>
          <w:spacing w:val="3"/>
          <w:position w:val="-3"/>
          <w:sz w:val="16"/>
          <w:szCs w:val="16"/>
          <w:lang w:eastAsia="zh-CN"/>
        </w:rPr>
        <w:t>3</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MS Gothic" w:eastAsia="MS Gothic" w:hAnsi="MS Gothic" w:cs="MS Gothic"/>
          <w:spacing w:val="1"/>
          <w:lang w:eastAsia="zh-CN"/>
        </w:rPr>
        <w:t>[</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29</w:t>
      </w:r>
      <w:r>
        <w:rPr>
          <w:rFonts w:ascii="Palatino Linotype" w:eastAsia="Palatino Linotype" w:hAnsi="Palatino Linotype" w:cs="Palatino Linotype"/>
          <w:spacing w:val="-19"/>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34</w:t>
      </w:r>
      <w:r>
        <w:rPr>
          <w:rFonts w:ascii="Palatino Linotype" w:eastAsia="Palatino Linotype" w:hAnsi="Palatino Linotype" w:cs="Palatino Linotype"/>
          <w:spacing w:val="-18"/>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37</w:t>
      </w:r>
      <w:r>
        <w:rPr>
          <w:rFonts w:ascii="MS Gothic" w:eastAsia="MS Gothic" w:hAnsi="MS Gothic" w:cs="MS Gothic"/>
          <w:spacing w:val="1"/>
          <w:lang w:eastAsia="zh-CN"/>
        </w:rPr>
        <w:t>]</w:t>
      </w:r>
      <w:r>
        <w:rPr>
          <w:rFonts w:ascii="MS Gothic" w:eastAsia="MS Gothic" w:hAnsi="MS Gothic" w:cs="MS Gothic"/>
          <w:spacing w:val="44"/>
          <w:w w:val="66"/>
          <w:lang w:eastAsia="zh-CN"/>
        </w:rPr>
        <w:t xml:space="preserve"> </w:t>
      </w:r>
      <w:r>
        <w:rPr>
          <w:spacing w:val="2"/>
          <w:lang w:eastAsia="zh-CN"/>
        </w:rPr>
        <w:t>并融合得到结构综合脆弱性指标。如表</w:t>
      </w:r>
      <w:hyperlink w:anchor="_bookmark129" w:history="1">
        <w:r>
          <w:rPr>
            <w:rFonts w:ascii="Times New Roman" w:eastAsia="Times New Roman" w:hAnsi="Times New Roman" w:cs="Times New Roman"/>
            <w:spacing w:val="2"/>
            <w:lang w:eastAsia="zh-CN"/>
          </w:rPr>
          <w:t>5.2</w:t>
        </w:r>
      </w:hyperlink>
      <w:r>
        <w:rPr>
          <w:spacing w:val="2"/>
          <w:lang w:eastAsia="zh-CN"/>
        </w:rPr>
        <w:t>所示。由于状态脆弱性指标集均基于</w:t>
      </w:r>
      <w:r>
        <w:rPr>
          <w:spacing w:val="30"/>
          <w:lang w:eastAsia="zh-CN"/>
        </w:rPr>
        <w:t xml:space="preserve"> </w:t>
      </w:r>
      <w:r>
        <w:rPr>
          <w:lang w:eastAsia="zh-CN"/>
        </w:rPr>
        <w:t>负荷模型进行仿真实验，故在状态脆弱性研究时仅针对负荷节点进行分析。</w:t>
      </w:r>
    </w:p>
    <w:p w14:paraId="05856E01" w14:textId="77777777" w:rsidR="00996552" w:rsidRDefault="00996552">
      <w:pPr>
        <w:spacing w:line="278" w:lineRule="auto"/>
        <w:rPr>
          <w:lang w:eastAsia="zh-CN"/>
        </w:rPr>
        <w:sectPr w:rsidR="00996552">
          <w:pgSz w:w="11910" w:h="16840"/>
          <w:pgMar w:top="1140" w:right="1520" w:bottom="1280" w:left="1680" w:header="871" w:footer="1095" w:gutter="0"/>
          <w:cols w:space="720"/>
        </w:sectPr>
      </w:pPr>
    </w:p>
    <w:p w14:paraId="6AD9C98B" w14:textId="77777777" w:rsidR="00996552" w:rsidRDefault="00996552">
      <w:pPr>
        <w:spacing w:before="3"/>
        <w:rPr>
          <w:rFonts w:ascii="宋体" w:eastAsia="宋体" w:hAnsi="宋体" w:cs="宋体"/>
          <w:sz w:val="18"/>
          <w:szCs w:val="18"/>
          <w:lang w:eastAsia="zh-CN"/>
        </w:rPr>
      </w:pPr>
    </w:p>
    <w:p w14:paraId="4015C7A4" w14:textId="77777777" w:rsidR="00996552" w:rsidRDefault="002D0D3F">
      <w:pPr>
        <w:tabs>
          <w:tab w:val="left" w:pos="3298"/>
        </w:tabs>
        <w:spacing w:before="35"/>
        <w:ind w:left="2554"/>
        <w:rPr>
          <w:rFonts w:ascii="宋体" w:eastAsia="宋体" w:hAnsi="宋体" w:cs="宋体"/>
          <w:sz w:val="21"/>
          <w:szCs w:val="21"/>
          <w:lang w:eastAsia="zh-CN"/>
        </w:rPr>
      </w:pPr>
      <w:bookmarkStart w:id="201" w:name="_bookmark129"/>
      <w:bookmarkEnd w:id="201"/>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系统状态脆弱性指标</w:t>
      </w:r>
    </w:p>
    <w:p w14:paraId="1E98B905" w14:textId="77777777" w:rsidR="00996552" w:rsidRDefault="00996552">
      <w:pPr>
        <w:spacing w:before="8"/>
        <w:rPr>
          <w:rFonts w:ascii="宋体" w:eastAsia="宋体" w:hAnsi="宋体" w:cs="宋体"/>
          <w:sz w:val="11"/>
          <w:szCs w:val="11"/>
          <w:lang w:eastAsia="zh-CN"/>
        </w:rPr>
      </w:pPr>
    </w:p>
    <w:p w14:paraId="63FEB182" w14:textId="77777777" w:rsidR="00996552" w:rsidRDefault="00025C9E">
      <w:pPr>
        <w:spacing w:line="20" w:lineRule="atLeast"/>
        <w:ind w:left="2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FA775BE">
          <v:group id="_x0000_s1658" style="width:400.9pt;height:.95pt;mso-position-horizontal-relative:char;mso-position-vertical-relative:line" coordsize="8018,19">
            <v:group id="_x0000_s1659" style="position:absolute;left:9;top:9;width:7999;height:2" coordorigin="9,9" coordsize="7999,2">
              <v:shape id="_x0000_s1660" style="position:absolute;left:9;top:9;width:7999;height:2" coordorigin="9,9" coordsize="7999,0" path="m9,9r7999,e" filled="f" strokeweight=".94pt">
                <v:path arrowok="t"/>
              </v:shape>
            </v:group>
            <w10:anchorlock/>
          </v:group>
        </w:pict>
      </w:r>
    </w:p>
    <w:p w14:paraId="3CECA703" w14:textId="77777777" w:rsidR="00996552" w:rsidRDefault="00996552">
      <w:pPr>
        <w:spacing w:line="20" w:lineRule="atLeast"/>
        <w:rPr>
          <w:rFonts w:ascii="宋体" w:eastAsia="宋体" w:hAnsi="宋体" w:cs="宋体"/>
          <w:sz w:val="2"/>
          <w:szCs w:val="2"/>
        </w:rPr>
        <w:sectPr w:rsidR="00996552">
          <w:pgSz w:w="11910" w:h="16840"/>
          <w:pgMar w:top="1140" w:right="1680" w:bottom="1240" w:left="1680" w:header="871" w:footer="1095" w:gutter="0"/>
          <w:cols w:space="720"/>
        </w:sectPr>
      </w:pPr>
    </w:p>
    <w:p w14:paraId="5DCFEF50" w14:textId="77777777" w:rsidR="00996552" w:rsidRDefault="00025C9E">
      <w:pPr>
        <w:spacing w:before="29" w:line="275" w:lineRule="auto"/>
        <w:ind w:left="3637" w:hanging="420"/>
        <w:rPr>
          <w:rFonts w:ascii="黑体" w:eastAsia="黑体" w:hAnsi="黑体" w:cs="黑体"/>
          <w:sz w:val="21"/>
          <w:szCs w:val="21"/>
          <w:lang w:eastAsia="zh-CN"/>
        </w:rPr>
      </w:pPr>
      <w:r>
        <w:rPr>
          <w:rFonts w:eastAsiaTheme="minorHAnsi"/>
        </w:rPr>
        <w:lastRenderedPageBreak/>
        <w:pict w14:anchorId="065CF822">
          <v:shape id="_x0000_s1657" type="#_x0000_t202" style="position:absolute;left:0;text-align:left;margin-left:97.65pt;margin-top:-.65pt;width:130.15pt;height:501.6pt;z-index:10696;mso-position-horizontal-relative:page" filled="f" stroked="f">
            <v:textbox inset="0,0,0,0">
              <w:txbxContent>
                <w:tbl>
                  <w:tblPr>
                    <w:tblStyle w:val="TableNormal"/>
                    <w:tblW w:w="0" w:type="auto"/>
                    <w:tblLayout w:type="fixed"/>
                    <w:tblLook w:val="01E0" w:firstRow="1" w:lastRow="1" w:firstColumn="1" w:lastColumn="1" w:noHBand="0" w:noVBand="0"/>
                  </w:tblPr>
                  <w:tblGrid>
                    <w:gridCol w:w="1126"/>
                    <w:gridCol w:w="1476"/>
                  </w:tblGrid>
                  <w:tr w:rsidR="00025C9E" w14:paraId="38F99486" w14:textId="77777777">
                    <w:trPr>
                      <w:trHeight w:hRule="exact" w:val="750"/>
                    </w:trPr>
                    <w:tc>
                      <w:tcPr>
                        <w:tcW w:w="1126" w:type="dxa"/>
                        <w:tcBorders>
                          <w:top w:val="single" w:sz="8" w:space="0" w:color="000000"/>
                          <w:left w:val="nil"/>
                          <w:bottom w:val="single" w:sz="5" w:space="0" w:color="000000"/>
                          <w:right w:val="nil"/>
                        </w:tcBorders>
                      </w:tcPr>
                      <w:p w14:paraId="7E3C6C9F" w14:textId="77777777" w:rsidR="00025C9E" w:rsidRDefault="00025C9E">
                        <w:pPr>
                          <w:pStyle w:val="TableParagraph"/>
                          <w:spacing w:before="4"/>
                          <w:rPr>
                            <w:rFonts w:ascii="Times New Roman" w:eastAsia="Times New Roman" w:hAnsi="Times New Roman" w:cs="Times New Roman"/>
                            <w:sz w:val="17"/>
                            <w:szCs w:val="17"/>
                          </w:rPr>
                        </w:pPr>
                      </w:p>
                      <w:p w14:paraId="6F201E7F" w14:textId="77777777" w:rsidR="00025C9E" w:rsidRDefault="00025C9E">
                        <w:pPr>
                          <w:pStyle w:val="TableParagraph"/>
                          <w:ind w:left="124"/>
                          <w:rPr>
                            <w:rFonts w:ascii="黑体" w:eastAsia="黑体" w:hAnsi="黑体" w:cs="黑体"/>
                            <w:sz w:val="21"/>
                            <w:szCs w:val="21"/>
                          </w:rPr>
                        </w:pPr>
                        <w:r>
                          <w:rPr>
                            <w:rFonts w:ascii="黑体" w:eastAsia="黑体" w:hAnsi="黑体" w:cs="黑体"/>
                            <w:sz w:val="21"/>
                            <w:szCs w:val="21"/>
                          </w:rPr>
                          <w:t>节点序号</w:t>
                        </w:r>
                      </w:p>
                    </w:tc>
                    <w:tc>
                      <w:tcPr>
                        <w:tcW w:w="1476" w:type="dxa"/>
                        <w:tcBorders>
                          <w:top w:val="single" w:sz="8" w:space="0" w:color="000000"/>
                          <w:left w:val="nil"/>
                          <w:bottom w:val="single" w:sz="5" w:space="0" w:color="000000"/>
                          <w:right w:val="nil"/>
                        </w:tcBorders>
                      </w:tcPr>
                      <w:p w14:paraId="3E3EEF63" w14:textId="77777777" w:rsidR="00025C9E" w:rsidRDefault="00025C9E">
                        <w:pPr>
                          <w:pStyle w:val="TableParagraph"/>
                          <w:spacing w:before="4"/>
                          <w:rPr>
                            <w:rFonts w:ascii="Times New Roman" w:eastAsia="Times New Roman" w:hAnsi="Times New Roman" w:cs="Times New Roman"/>
                            <w:sz w:val="17"/>
                            <w:szCs w:val="17"/>
                          </w:rPr>
                        </w:pPr>
                      </w:p>
                      <w:p w14:paraId="0F728F8C" w14:textId="77777777" w:rsidR="00025C9E" w:rsidRDefault="00025C9E">
                        <w:pPr>
                          <w:pStyle w:val="TableParagraph"/>
                          <w:ind w:left="161"/>
                          <w:rPr>
                            <w:rFonts w:ascii="黑体" w:eastAsia="黑体" w:hAnsi="黑体" w:cs="黑体"/>
                            <w:sz w:val="21"/>
                            <w:szCs w:val="21"/>
                          </w:rPr>
                        </w:pPr>
                        <w:r>
                          <w:rPr>
                            <w:rFonts w:ascii="黑体" w:eastAsia="黑体" w:hAnsi="黑体" w:cs="黑体"/>
                            <w:sz w:val="21"/>
                            <w:szCs w:val="21"/>
                          </w:rPr>
                          <w:t>电压裕度指标</w:t>
                        </w:r>
                      </w:p>
                    </w:tc>
                  </w:tr>
                  <w:tr w:rsidR="00025C9E" w14:paraId="4700FF9B" w14:textId="77777777">
                    <w:trPr>
                      <w:trHeight w:hRule="exact" w:val="384"/>
                    </w:trPr>
                    <w:tc>
                      <w:tcPr>
                        <w:tcW w:w="1126" w:type="dxa"/>
                        <w:tcBorders>
                          <w:top w:val="single" w:sz="5" w:space="0" w:color="000000"/>
                          <w:left w:val="nil"/>
                          <w:bottom w:val="nil"/>
                          <w:right w:val="nil"/>
                        </w:tcBorders>
                      </w:tcPr>
                      <w:p w14:paraId="59C3A807" w14:textId="77777777" w:rsidR="00025C9E" w:rsidRDefault="00025C9E">
                        <w:pPr>
                          <w:pStyle w:val="TableParagraph"/>
                          <w:spacing w:before="91"/>
                          <w:ind w:right="34"/>
                          <w:jc w:val="center"/>
                          <w:rPr>
                            <w:rFonts w:ascii="Times New Roman" w:eastAsia="Times New Roman" w:hAnsi="Times New Roman" w:cs="Times New Roman"/>
                            <w:sz w:val="21"/>
                            <w:szCs w:val="21"/>
                          </w:rPr>
                        </w:pPr>
                        <w:r>
                          <w:rPr>
                            <w:rFonts w:ascii="Times New Roman"/>
                            <w:sz w:val="21"/>
                          </w:rPr>
                          <w:t>1</w:t>
                        </w:r>
                      </w:p>
                    </w:tc>
                    <w:tc>
                      <w:tcPr>
                        <w:tcW w:w="1476" w:type="dxa"/>
                        <w:tcBorders>
                          <w:top w:val="single" w:sz="5" w:space="0" w:color="000000"/>
                          <w:left w:val="nil"/>
                          <w:bottom w:val="nil"/>
                          <w:right w:val="nil"/>
                        </w:tcBorders>
                      </w:tcPr>
                      <w:p w14:paraId="4211FC18" w14:textId="77777777" w:rsidR="00025C9E" w:rsidRDefault="00025C9E">
                        <w:pPr>
                          <w:pStyle w:val="TableParagraph"/>
                          <w:spacing w:before="91"/>
                          <w:ind w:left="106"/>
                          <w:jc w:val="center"/>
                          <w:rPr>
                            <w:rFonts w:ascii="Times New Roman" w:eastAsia="Times New Roman" w:hAnsi="Times New Roman" w:cs="Times New Roman"/>
                            <w:sz w:val="21"/>
                            <w:szCs w:val="21"/>
                          </w:rPr>
                        </w:pPr>
                        <w:r>
                          <w:rPr>
                            <w:rFonts w:ascii="Times New Roman"/>
                            <w:sz w:val="21"/>
                          </w:rPr>
                          <w:t>0</w:t>
                        </w:r>
                      </w:p>
                    </w:tc>
                  </w:tr>
                  <w:tr w:rsidR="00025C9E" w14:paraId="321B4F3C" w14:textId="77777777">
                    <w:trPr>
                      <w:trHeight w:hRule="exact" w:val="315"/>
                    </w:trPr>
                    <w:tc>
                      <w:tcPr>
                        <w:tcW w:w="1126" w:type="dxa"/>
                        <w:tcBorders>
                          <w:top w:val="nil"/>
                          <w:left w:val="nil"/>
                          <w:bottom w:val="nil"/>
                          <w:right w:val="nil"/>
                        </w:tcBorders>
                      </w:tcPr>
                      <w:p w14:paraId="0C5AC3D0"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w:t>
                        </w:r>
                      </w:p>
                    </w:tc>
                    <w:tc>
                      <w:tcPr>
                        <w:tcW w:w="1476" w:type="dxa"/>
                        <w:tcBorders>
                          <w:top w:val="nil"/>
                          <w:left w:val="nil"/>
                          <w:bottom w:val="nil"/>
                          <w:right w:val="nil"/>
                        </w:tcBorders>
                      </w:tcPr>
                      <w:p w14:paraId="1116C8A0"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0.627763605</w:t>
                        </w:r>
                      </w:p>
                    </w:tc>
                  </w:tr>
                  <w:tr w:rsidR="00025C9E" w14:paraId="592D965F" w14:textId="77777777">
                    <w:trPr>
                      <w:trHeight w:hRule="exact" w:val="315"/>
                    </w:trPr>
                    <w:tc>
                      <w:tcPr>
                        <w:tcW w:w="1126" w:type="dxa"/>
                        <w:tcBorders>
                          <w:top w:val="nil"/>
                          <w:left w:val="nil"/>
                          <w:bottom w:val="nil"/>
                          <w:right w:val="nil"/>
                        </w:tcBorders>
                      </w:tcPr>
                      <w:p w14:paraId="5CBB719C"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3</w:t>
                        </w:r>
                      </w:p>
                    </w:tc>
                    <w:tc>
                      <w:tcPr>
                        <w:tcW w:w="1476" w:type="dxa"/>
                        <w:tcBorders>
                          <w:top w:val="nil"/>
                          <w:left w:val="nil"/>
                          <w:bottom w:val="nil"/>
                          <w:right w:val="nil"/>
                        </w:tcBorders>
                      </w:tcPr>
                      <w:p w14:paraId="1E024C15"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0.868532753</w:t>
                        </w:r>
                      </w:p>
                    </w:tc>
                  </w:tr>
                  <w:tr w:rsidR="00025C9E" w14:paraId="1929B729" w14:textId="77777777">
                    <w:trPr>
                      <w:trHeight w:hRule="exact" w:val="315"/>
                    </w:trPr>
                    <w:tc>
                      <w:tcPr>
                        <w:tcW w:w="1126" w:type="dxa"/>
                        <w:tcBorders>
                          <w:top w:val="nil"/>
                          <w:left w:val="nil"/>
                          <w:bottom w:val="nil"/>
                          <w:right w:val="nil"/>
                        </w:tcBorders>
                      </w:tcPr>
                      <w:p w14:paraId="44EEA50F"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4</w:t>
                        </w:r>
                      </w:p>
                    </w:tc>
                    <w:tc>
                      <w:tcPr>
                        <w:tcW w:w="1476" w:type="dxa"/>
                        <w:tcBorders>
                          <w:top w:val="nil"/>
                          <w:left w:val="nil"/>
                          <w:bottom w:val="nil"/>
                          <w:right w:val="nil"/>
                        </w:tcBorders>
                      </w:tcPr>
                      <w:p w14:paraId="123F1588"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0.681365198</w:t>
                        </w:r>
                      </w:p>
                    </w:tc>
                  </w:tr>
                  <w:tr w:rsidR="00025C9E" w14:paraId="236DAC9D" w14:textId="77777777">
                    <w:trPr>
                      <w:trHeight w:hRule="exact" w:val="315"/>
                    </w:trPr>
                    <w:tc>
                      <w:tcPr>
                        <w:tcW w:w="1126" w:type="dxa"/>
                        <w:tcBorders>
                          <w:top w:val="nil"/>
                          <w:left w:val="nil"/>
                          <w:bottom w:val="nil"/>
                          <w:right w:val="nil"/>
                        </w:tcBorders>
                      </w:tcPr>
                      <w:p w14:paraId="70644E92"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5</w:t>
                        </w:r>
                      </w:p>
                    </w:tc>
                    <w:tc>
                      <w:tcPr>
                        <w:tcW w:w="1476" w:type="dxa"/>
                        <w:tcBorders>
                          <w:top w:val="nil"/>
                          <w:left w:val="nil"/>
                          <w:bottom w:val="nil"/>
                          <w:right w:val="nil"/>
                        </w:tcBorders>
                      </w:tcPr>
                      <w:p w14:paraId="53273D76"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0.548173985</w:t>
                        </w:r>
                      </w:p>
                    </w:tc>
                  </w:tr>
                  <w:tr w:rsidR="00025C9E" w14:paraId="4E10CE59" w14:textId="77777777">
                    <w:trPr>
                      <w:trHeight w:hRule="exact" w:val="315"/>
                    </w:trPr>
                    <w:tc>
                      <w:tcPr>
                        <w:tcW w:w="1126" w:type="dxa"/>
                        <w:tcBorders>
                          <w:top w:val="nil"/>
                          <w:left w:val="nil"/>
                          <w:bottom w:val="nil"/>
                          <w:right w:val="nil"/>
                        </w:tcBorders>
                      </w:tcPr>
                      <w:p w14:paraId="4183C738"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6</w:t>
                        </w:r>
                      </w:p>
                    </w:tc>
                    <w:tc>
                      <w:tcPr>
                        <w:tcW w:w="1476" w:type="dxa"/>
                        <w:tcBorders>
                          <w:top w:val="nil"/>
                          <w:left w:val="nil"/>
                          <w:bottom w:val="nil"/>
                          <w:right w:val="nil"/>
                        </w:tcBorders>
                      </w:tcPr>
                      <w:p w14:paraId="777E946B"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0.513990896</w:t>
                        </w:r>
                      </w:p>
                    </w:tc>
                  </w:tr>
                  <w:tr w:rsidR="00025C9E" w14:paraId="1F726892" w14:textId="77777777">
                    <w:trPr>
                      <w:trHeight w:hRule="exact" w:val="315"/>
                    </w:trPr>
                    <w:tc>
                      <w:tcPr>
                        <w:tcW w:w="1126" w:type="dxa"/>
                        <w:tcBorders>
                          <w:top w:val="nil"/>
                          <w:left w:val="nil"/>
                          <w:bottom w:val="nil"/>
                          <w:right w:val="nil"/>
                        </w:tcBorders>
                      </w:tcPr>
                      <w:p w14:paraId="75C9015F"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7</w:t>
                        </w:r>
                      </w:p>
                    </w:tc>
                    <w:tc>
                      <w:tcPr>
                        <w:tcW w:w="1476" w:type="dxa"/>
                        <w:tcBorders>
                          <w:top w:val="nil"/>
                          <w:left w:val="nil"/>
                          <w:bottom w:val="nil"/>
                          <w:right w:val="nil"/>
                        </w:tcBorders>
                      </w:tcPr>
                      <w:p w14:paraId="3B469FEF"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0.493134944</w:t>
                        </w:r>
                      </w:p>
                    </w:tc>
                  </w:tr>
                  <w:tr w:rsidR="00025C9E" w14:paraId="53EEE222" w14:textId="77777777">
                    <w:trPr>
                      <w:trHeight w:hRule="exact" w:val="315"/>
                    </w:trPr>
                    <w:tc>
                      <w:tcPr>
                        <w:tcW w:w="1126" w:type="dxa"/>
                        <w:tcBorders>
                          <w:top w:val="nil"/>
                          <w:left w:val="nil"/>
                          <w:bottom w:val="nil"/>
                          <w:right w:val="nil"/>
                        </w:tcBorders>
                      </w:tcPr>
                      <w:p w14:paraId="03226D3A"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8</w:t>
                        </w:r>
                      </w:p>
                    </w:tc>
                    <w:tc>
                      <w:tcPr>
                        <w:tcW w:w="1476" w:type="dxa"/>
                        <w:tcBorders>
                          <w:top w:val="nil"/>
                          <w:left w:val="nil"/>
                          <w:bottom w:val="nil"/>
                          <w:right w:val="nil"/>
                        </w:tcBorders>
                      </w:tcPr>
                      <w:p w14:paraId="5AC508C9"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0.440628844</w:t>
                        </w:r>
                      </w:p>
                    </w:tc>
                  </w:tr>
                  <w:tr w:rsidR="00025C9E" w14:paraId="3559CFC7" w14:textId="77777777">
                    <w:trPr>
                      <w:trHeight w:hRule="exact" w:val="315"/>
                    </w:trPr>
                    <w:tc>
                      <w:tcPr>
                        <w:tcW w:w="1126" w:type="dxa"/>
                        <w:tcBorders>
                          <w:top w:val="nil"/>
                          <w:left w:val="nil"/>
                          <w:bottom w:val="nil"/>
                          <w:right w:val="nil"/>
                        </w:tcBorders>
                      </w:tcPr>
                      <w:p w14:paraId="0E661E67"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9</w:t>
                        </w:r>
                      </w:p>
                    </w:tc>
                    <w:tc>
                      <w:tcPr>
                        <w:tcW w:w="1476" w:type="dxa"/>
                        <w:tcBorders>
                          <w:top w:val="nil"/>
                          <w:left w:val="nil"/>
                          <w:bottom w:val="nil"/>
                          <w:right w:val="nil"/>
                        </w:tcBorders>
                      </w:tcPr>
                      <w:p w14:paraId="7EA9060B"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0.234327507</w:t>
                        </w:r>
                      </w:p>
                    </w:tc>
                  </w:tr>
                  <w:tr w:rsidR="00025C9E" w14:paraId="1628BCA3" w14:textId="77777777">
                    <w:trPr>
                      <w:trHeight w:hRule="exact" w:val="315"/>
                    </w:trPr>
                    <w:tc>
                      <w:tcPr>
                        <w:tcW w:w="1126" w:type="dxa"/>
                        <w:tcBorders>
                          <w:top w:val="nil"/>
                          <w:left w:val="nil"/>
                          <w:bottom w:val="nil"/>
                          <w:right w:val="nil"/>
                        </w:tcBorders>
                      </w:tcPr>
                      <w:p w14:paraId="5184E1D4"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10</w:t>
                        </w:r>
                      </w:p>
                    </w:tc>
                    <w:tc>
                      <w:tcPr>
                        <w:tcW w:w="1476" w:type="dxa"/>
                        <w:tcBorders>
                          <w:top w:val="nil"/>
                          <w:left w:val="nil"/>
                          <w:bottom w:val="nil"/>
                          <w:right w:val="nil"/>
                        </w:tcBorders>
                      </w:tcPr>
                      <w:p w14:paraId="71D8685D"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0.615287695</w:t>
                        </w:r>
                      </w:p>
                    </w:tc>
                  </w:tr>
                  <w:tr w:rsidR="00025C9E" w14:paraId="50FF5201" w14:textId="77777777">
                    <w:trPr>
                      <w:trHeight w:hRule="exact" w:val="315"/>
                    </w:trPr>
                    <w:tc>
                      <w:tcPr>
                        <w:tcW w:w="1126" w:type="dxa"/>
                        <w:tcBorders>
                          <w:top w:val="nil"/>
                          <w:left w:val="nil"/>
                          <w:bottom w:val="nil"/>
                          <w:right w:val="nil"/>
                        </w:tcBorders>
                      </w:tcPr>
                      <w:p w14:paraId="33D96EA4"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11</w:t>
                        </w:r>
                      </w:p>
                    </w:tc>
                    <w:tc>
                      <w:tcPr>
                        <w:tcW w:w="1476" w:type="dxa"/>
                        <w:tcBorders>
                          <w:top w:val="nil"/>
                          <w:left w:val="nil"/>
                          <w:bottom w:val="nil"/>
                          <w:right w:val="nil"/>
                        </w:tcBorders>
                      </w:tcPr>
                      <w:p w14:paraId="3776509C"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0.585145902</w:t>
                        </w:r>
                      </w:p>
                    </w:tc>
                  </w:tr>
                  <w:tr w:rsidR="00025C9E" w14:paraId="35285C83" w14:textId="77777777">
                    <w:trPr>
                      <w:trHeight w:hRule="exact" w:val="315"/>
                    </w:trPr>
                    <w:tc>
                      <w:tcPr>
                        <w:tcW w:w="1126" w:type="dxa"/>
                        <w:tcBorders>
                          <w:top w:val="nil"/>
                          <w:left w:val="nil"/>
                          <w:bottom w:val="nil"/>
                          <w:right w:val="nil"/>
                        </w:tcBorders>
                      </w:tcPr>
                      <w:p w14:paraId="6DF9C854"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12</w:t>
                        </w:r>
                      </w:p>
                    </w:tc>
                    <w:tc>
                      <w:tcPr>
                        <w:tcW w:w="1476" w:type="dxa"/>
                        <w:tcBorders>
                          <w:top w:val="nil"/>
                          <w:left w:val="nil"/>
                          <w:bottom w:val="nil"/>
                          <w:right w:val="nil"/>
                        </w:tcBorders>
                      </w:tcPr>
                      <w:p w14:paraId="228721CC" w14:textId="77777777" w:rsidR="00025C9E" w:rsidRDefault="00025C9E">
                        <w:pPr>
                          <w:pStyle w:val="TableParagraph"/>
                          <w:spacing w:before="22"/>
                          <w:ind w:left="292"/>
                          <w:rPr>
                            <w:rFonts w:ascii="Times New Roman" w:eastAsia="Times New Roman" w:hAnsi="Times New Roman" w:cs="Times New Roman"/>
                            <w:sz w:val="21"/>
                            <w:szCs w:val="21"/>
                          </w:rPr>
                        </w:pPr>
                        <w:r>
                          <w:rPr>
                            <w:rFonts w:ascii="Times New Roman"/>
                            <w:sz w:val="21"/>
                          </w:rPr>
                          <w:t>0.52049683</w:t>
                        </w:r>
                      </w:p>
                    </w:tc>
                  </w:tr>
                  <w:tr w:rsidR="00025C9E" w14:paraId="32C21EB0" w14:textId="77777777">
                    <w:trPr>
                      <w:trHeight w:hRule="exact" w:val="315"/>
                    </w:trPr>
                    <w:tc>
                      <w:tcPr>
                        <w:tcW w:w="1126" w:type="dxa"/>
                        <w:tcBorders>
                          <w:top w:val="nil"/>
                          <w:left w:val="nil"/>
                          <w:bottom w:val="nil"/>
                          <w:right w:val="nil"/>
                        </w:tcBorders>
                      </w:tcPr>
                      <w:p w14:paraId="6871D96A"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13</w:t>
                        </w:r>
                      </w:p>
                    </w:tc>
                    <w:tc>
                      <w:tcPr>
                        <w:tcW w:w="1476" w:type="dxa"/>
                        <w:tcBorders>
                          <w:top w:val="nil"/>
                          <w:left w:val="nil"/>
                          <w:bottom w:val="nil"/>
                          <w:right w:val="nil"/>
                        </w:tcBorders>
                      </w:tcPr>
                      <w:p w14:paraId="72AEB0D0" w14:textId="77777777" w:rsidR="00025C9E" w:rsidRDefault="00025C9E">
                        <w:pPr>
                          <w:pStyle w:val="TableParagraph"/>
                          <w:spacing w:before="22"/>
                          <w:ind w:left="292"/>
                          <w:rPr>
                            <w:rFonts w:ascii="Times New Roman" w:eastAsia="Times New Roman" w:hAnsi="Times New Roman" w:cs="Times New Roman"/>
                            <w:sz w:val="21"/>
                            <w:szCs w:val="21"/>
                          </w:rPr>
                        </w:pPr>
                        <w:r>
                          <w:rPr>
                            <w:rFonts w:ascii="Times New Roman"/>
                            <w:sz w:val="21"/>
                          </w:rPr>
                          <w:t>0.64839947</w:t>
                        </w:r>
                      </w:p>
                    </w:tc>
                  </w:tr>
                  <w:tr w:rsidR="00025C9E" w14:paraId="6961F21E" w14:textId="77777777">
                    <w:trPr>
                      <w:trHeight w:hRule="exact" w:val="315"/>
                    </w:trPr>
                    <w:tc>
                      <w:tcPr>
                        <w:tcW w:w="1126" w:type="dxa"/>
                        <w:tcBorders>
                          <w:top w:val="nil"/>
                          <w:left w:val="nil"/>
                          <w:bottom w:val="nil"/>
                          <w:right w:val="nil"/>
                        </w:tcBorders>
                      </w:tcPr>
                      <w:p w14:paraId="5C201AFB"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14</w:t>
                        </w:r>
                      </w:p>
                    </w:tc>
                    <w:tc>
                      <w:tcPr>
                        <w:tcW w:w="1476" w:type="dxa"/>
                        <w:tcBorders>
                          <w:top w:val="nil"/>
                          <w:left w:val="nil"/>
                          <w:bottom w:val="nil"/>
                          <w:right w:val="nil"/>
                        </w:tcBorders>
                      </w:tcPr>
                      <w:p w14:paraId="56B7EF3E"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0.742688646</w:t>
                        </w:r>
                      </w:p>
                    </w:tc>
                  </w:tr>
                  <w:tr w:rsidR="00025C9E" w14:paraId="4520CA4C" w14:textId="77777777">
                    <w:trPr>
                      <w:trHeight w:hRule="exact" w:val="315"/>
                    </w:trPr>
                    <w:tc>
                      <w:tcPr>
                        <w:tcW w:w="1126" w:type="dxa"/>
                        <w:tcBorders>
                          <w:top w:val="nil"/>
                          <w:left w:val="nil"/>
                          <w:bottom w:val="nil"/>
                          <w:right w:val="nil"/>
                        </w:tcBorders>
                      </w:tcPr>
                      <w:p w14:paraId="6D924582"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15</w:t>
                        </w:r>
                      </w:p>
                    </w:tc>
                    <w:tc>
                      <w:tcPr>
                        <w:tcW w:w="1476" w:type="dxa"/>
                        <w:tcBorders>
                          <w:top w:val="nil"/>
                          <w:left w:val="nil"/>
                          <w:bottom w:val="nil"/>
                          <w:right w:val="nil"/>
                        </w:tcBorders>
                      </w:tcPr>
                      <w:p w14:paraId="1F81798D"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0.643616556</w:t>
                        </w:r>
                      </w:p>
                    </w:tc>
                  </w:tr>
                  <w:tr w:rsidR="00025C9E" w14:paraId="0A5085B9" w14:textId="77777777">
                    <w:trPr>
                      <w:trHeight w:hRule="exact" w:val="315"/>
                    </w:trPr>
                    <w:tc>
                      <w:tcPr>
                        <w:tcW w:w="1126" w:type="dxa"/>
                        <w:tcBorders>
                          <w:top w:val="nil"/>
                          <w:left w:val="nil"/>
                          <w:bottom w:val="nil"/>
                          <w:right w:val="nil"/>
                        </w:tcBorders>
                      </w:tcPr>
                      <w:p w14:paraId="15FDA8AB"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16</w:t>
                        </w:r>
                      </w:p>
                    </w:tc>
                    <w:tc>
                      <w:tcPr>
                        <w:tcW w:w="1476" w:type="dxa"/>
                        <w:tcBorders>
                          <w:top w:val="nil"/>
                          <w:left w:val="nil"/>
                          <w:bottom w:val="nil"/>
                          <w:right w:val="nil"/>
                        </w:tcBorders>
                      </w:tcPr>
                      <w:p w14:paraId="3F3C608B" w14:textId="77777777" w:rsidR="00025C9E" w:rsidRDefault="00025C9E">
                        <w:pPr>
                          <w:pStyle w:val="TableParagraph"/>
                          <w:spacing w:before="22"/>
                          <w:ind w:left="292"/>
                          <w:rPr>
                            <w:rFonts w:ascii="Times New Roman" w:eastAsia="Times New Roman" w:hAnsi="Times New Roman" w:cs="Times New Roman"/>
                            <w:sz w:val="21"/>
                            <w:szCs w:val="21"/>
                          </w:rPr>
                        </w:pPr>
                        <w:r>
                          <w:rPr>
                            <w:rFonts w:ascii="Times New Roman"/>
                            <w:sz w:val="21"/>
                          </w:rPr>
                          <w:t>0.69500044</w:t>
                        </w:r>
                      </w:p>
                    </w:tc>
                  </w:tr>
                  <w:tr w:rsidR="00025C9E" w14:paraId="568D2BF6" w14:textId="77777777">
                    <w:trPr>
                      <w:trHeight w:hRule="exact" w:val="315"/>
                    </w:trPr>
                    <w:tc>
                      <w:tcPr>
                        <w:tcW w:w="1126" w:type="dxa"/>
                        <w:tcBorders>
                          <w:top w:val="nil"/>
                          <w:left w:val="nil"/>
                          <w:bottom w:val="nil"/>
                          <w:right w:val="nil"/>
                        </w:tcBorders>
                      </w:tcPr>
                      <w:p w14:paraId="4E26B9C9"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17</w:t>
                        </w:r>
                      </w:p>
                    </w:tc>
                    <w:tc>
                      <w:tcPr>
                        <w:tcW w:w="1476" w:type="dxa"/>
                        <w:tcBorders>
                          <w:top w:val="nil"/>
                          <w:left w:val="nil"/>
                          <w:bottom w:val="nil"/>
                          <w:right w:val="nil"/>
                        </w:tcBorders>
                      </w:tcPr>
                      <w:p w14:paraId="3EB23AF9"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0.831020315</w:t>
                        </w:r>
                      </w:p>
                    </w:tc>
                  </w:tr>
                  <w:tr w:rsidR="00025C9E" w14:paraId="51B27CE2" w14:textId="77777777">
                    <w:trPr>
                      <w:trHeight w:hRule="exact" w:val="315"/>
                    </w:trPr>
                    <w:tc>
                      <w:tcPr>
                        <w:tcW w:w="1126" w:type="dxa"/>
                        <w:tcBorders>
                          <w:top w:val="nil"/>
                          <w:left w:val="nil"/>
                          <w:bottom w:val="nil"/>
                          <w:right w:val="nil"/>
                        </w:tcBorders>
                      </w:tcPr>
                      <w:p w14:paraId="00DC5D7A"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18</w:t>
                        </w:r>
                      </w:p>
                    </w:tc>
                    <w:tc>
                      <w:tcPr>
                        <w:tcW w:w="1476" w:type="dxa"/>
                        <w:tcBorders>
                          <w:top w:val="nil"/>
                          <w:left w:val="nil"/>
                          <w:bottom w:val="nil"/>
                          <w:right w:val="nil"/>
                        </w:tcBorders>
                      </w:tcPr>
                      <w:p w14:paraId="20FAD462"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0.885074662</w:t>
                        </w:r>
                      </w:p>
                    </w:tc>
                  </w:tr>
                  <w:tr w:rsidR="00025C9E" w14:paraId="13A5F827" w14:textId="77777777">
                    <w:trPr>
                      <w:trHeight w:hRule="exact" w:val="315"/>
                    </w:trPr>
                    <w:tc>
                      <w:tcPr>
                        <w:tcW w:w="1126" w:type="dxa"/>
                        <w:tcBorders>
                          <w:top w:val="nil"/>
                          <w:left w:val="nil"/>
                          <w:bottom w:val="nil"/>
                          <w:right w:val="nil"/>
                        </w:tcBorders>
                      </w:tcPr>
                      <w:p w14:paraId="476DC1CE"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19</w:t>
                        </w:r>
                      </w:p>
                    </w:tc>
                    <w:tc>
                      <w:tcPr>
                        <w:tcW w:w="1476" w:type="dxa"/>
                        <w:tcBorders>
                          <w:top w:val="nil"/>
                          <w:left w:val="nil"/>
                          <w:bottom w:val="nil"/>
                          <w:right w:val="nil"/>
                        </w:tcBorders>
                      </w:tcPr>
                      <w:p w14:paraId="58B0D9F2" w14:textId="77777777" w:rsidR="00025C9E" w:rsidRDefault="00025C9E">
                        <w:pPr>
                          <w:pStyle w:val="TableParagraph"/>
                          <w:spacing w:before="22"/>
                          <w:ind w:left="106"/>
                          <w:jc w:val="center"/>
                          <w:rPr>
                            <w:rFonts w:ascii="Times New Roman" w:eastAsia="Times New Roman" w:hAnsi="Times New Roman" w:cs="Times New Roman"/>
                            <w:sz w:val="21"/>
                            <w:szCs w:val="21"/>
                          </w:rPr>
                        </w:pPr>
                        <w:r>
                          <w:rPr>
                            <w:rFonts w:ascii="Times New Roman"/>
                            <w:sz w:val="21"/>
                          </w:rPr>
                          <w:t>1</w:t>
                        </w:r>
                      </w:p>
                    </w:tc>
                  </w:tr>
                  <w:tr w:rsidR="00025C9E" w14:paraId="6C9B4FF7" w14:textId="77777777">
                    <w:trPr>
                      <w:trHeight w:hRule="exact" w:val="315"/>
                    </w:trPr>
                    <w:tc>
                      <w:tcPr>
                        <w:tcW w:w="1126" w:type="dxa"/>
                        <w:tcBorders>
                          <w:top w:val="nil"/>
                          <w:left w:val="nil"/>
                          <w:bottom w:val="nil"/>
                          <w:right w:val="nil"/>
                        </w:tcBorders>
                      </w:tcPr>
                      <w:p w14:paraId="612D9E79"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20</w:t>
                        </w:r>
                      </w:p>
                    </w:tc>
                    <w:tc>
                      <w:tcPr>
                        <w:tcW w:w="1476" w:type="dxa"/>
                        <w:tcBorders>
                          <w:top w:val="nil"/>
                          <w:left w:val="nil"/>
                          <w:bottom w:val="nil"/>
                          <w:right w:val="nil"/>
                        </w:tcBorders>
                      </w:tcPr>
                      <w:p w14:paraId="2E256B8A"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0.221686653</w:t>
                        </w:r>
                      </w:p>
                    </w:tc>
                  </w:tr>
                  <w:tr w:rsidR="00025C9E" w14:paraId="74627815" w14:textId="77777777">
                    <w:trPr>
                      <w:trHeight w:hRule="exact" w:val="315"/>
                    </w:trPr>
                    <w:tc>
                      <w:tcPr>
                        <w:tcW w:w="1126" w:type="dxa"/>
                        <w:tcBorders>
                          <w:top w:val="nil"/>
                          <w:left w:val="nil"/>
                          <w:bottom w:val="nil"/>
                          <w:right w:val="nil"/>
                        </w:tcBorders>
                      </w:tcPr>
                      <w:p w14:paraId="1D57B7D6"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21</w:t>
                        </w:r>
                      </w:p>
                    </w:tc>
                    <w:tc>
                      <w:tcPr>
                        <w:tcW w:w="1476" w:type="dxa"/>
                        <w:tcBorders>
                          <w:top w:val="nil"/>
                          <w:left w:val="nil"/>
                          <w:bottom w:val="nil"/>
                          <w:right w:val="nil"/>
                        </w:tcBorders>
                      </w:tcPr>
                      <w:p w14:paraId="49343F05"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0.473735759</w:t>
                        </w:r>
                      </w:p>
                    </w:tc>
                  </w:tr>
                  <w:tr w:rsidR="00025C9E" w14:paraId="62C8AE62" w14:textId="77777777">
                    <w:trPr>
                      <w:trHeight w:hRule="exact" w:val="315"/>
                    </w:trPr>
                    <w:tc>
                      <w:tcPr>
                        <w:tcW w:w="1126" w:type="dxa"/>
                        <w:tcBorders>
                          <w:top w:val="nil"/>
                          <w:left w:val="nil"/>
                          <w:bottom w:val="nil"/>
                          <w:right w:val="nil"/>
                        </w:tcBorders>
                      </w:tcPr>
                      <w:p w14:paraId="00A5B299"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22</w:t>
                        </w:r>
                      </w:p>
                    </w:tc>
                    <w:tc>
                      <w:tcPr>
                        <w:tcW w:w="1476" w:type="dxa"/>
                        <w:tcBorders>
                          <w:top w:val="nil"/>
                          <w:left w:val="nil"/>
                          <w:bottom w:val="nil"/>
                          <w:right w:val="nil"/>
                        </w:tcBorders>
                      </w:tcPr>
                      <w:p w14:paraId="6FC13986"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0.411534686</w:t>
                        </w:r>
                      </w:p>
                    </w:tc>
                  </w:tr>
                  <w:tr w:rsidR="00025C9E" w14:paraId="3B0C75C3" w14:textId="77777777">
                    <w:trPr>
                      <w:trHeight w:hRule="exact" w:val="315"/>
                    </w:trPr>
                    <w:tc>
                      <w:tcPr>
                        <w:tcW w:w="1126" w:type="dxa"/>
                        <w:tcBorders>
                          <w:top w:val="nil"/>
                          <w:left w:val="nil"/>
                          <w:bottom w:val="nil"/>
                          <w:right w:val="nil"/>
                        </w:tcBorders>
                      </w:tcPr>
                      <w:p w14:paraId="47D6CFC6"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23</w:t>
                        </w:r>
                      </w:p>
                    </w:tc>
                    <w:tc>
                      <w:tcPr>
                        <w:tcW w:w="1476" w:type="dxa"/>
                        <w:tcBorders>
                          <w:top w:val="nil"/>
                          <w:left w:val="nil"/>
                          <w:bottom w:val="nil"/>
                          <w:right w:val="nil"/>
                        </w:tcBorders>
                      </w:tcPr>
                      <w:p w14:paraId="16EDC788"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0.345775724</w:t>
                        </w:r>
                      </w:p>
                    </w:tc>
                  </w:tr>
                  <w:tr w:rsidR="00025C9E" w14:paraId="0AA5263A" w14:textId="77777777">
                    <w:trPr>
                      <w:trHeight w:hRule="exact" w:val="315"/>
                    </w:trPr>
                    <w:tc>
                      <w:tcPr>
                        <w:tcW w:w="1126" w:type="dxa"/>
                        <w:tcBorders>
                          <w:top w:val="nil"/>
                          <w:left w:val="nil"/>
                          <w:bottom w:val="nil"/>
                          <w:right w:val="nil"/>
                        </w:tcBorders>
                      </w:tcPr>
                      <w:p w14:paraId="680E8D02"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24</w:t>
                        </w:r>
                      </w:p>
                    </w:tc>
                    <w:tc>
                      <w:tcPr>
                        <w:tcW w:w="1476" w:type="dxa"/>
                        <w:tcBorders>
                          <w:top w:val="nil"/>
                          <w:left w:val="nil"/>
                          <w:bottom w:val="nil"/>
                          <w:right w:val="nil"/>
                        </w:tcBorders>
                      </w:tcPr>
                      <w:p w14:paraId="11447765"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0.622365665</w:t>
                        </w:r>
                      </w:p>
                    </w:tc>
                  </w:tr>
                  <w:tr w:rsidR="00025C9E" w14:paraId="4A053291" w14:textId="77777777">
                    <w:trPr>
                      <w:trHeight w:hRule="exact" w:val="315"/>
                    </w:trPr>
                    <w:tc>
                      <w:tcPr>
                        <w:tcW w:w="1126" w:type="dxa"/>
                        <w:tcBorders>
                          <w:top w:val="nil"/>
                          <w:left w:val="nil"/>
                          <w:bottom w:val="nil"/>
                          <w:right w:val="nil"/>
                        </w:tcBorders>
                      </w:tcPr>
                      <w:p w14:paraId="7CB82BF3"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25</w:t>
                        </w:r>
                      </w:p>
                    </w:tc>
                    <w:tc>
                      <w:tcPr>
                        <w:tcW w:w="1476" w:type="dxa"/>
                        <w:tcBorders>
                          <w:top w:val="nil"/>
                          <w:left w:val="nil"/>
                          <w:bottom w:val="nil"/>
                          <w:right w:val="nil"/>
                        </w:tcBorders>
                      </w:tcPr>
                      <w:p w14:paraId="407B01EA"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0.460615009</w:t>
                        </w:r>
                      </w:p>
                    </w:tc>
                  </w:tr>
                  <w:tr w:rsidR="00025C9E" w14:paraId="239B3141" w14:textId="77777777">
                    <w:trPr>
                      <w:trHeight w:hRule="exact" w:val="315"/>
                    </w:trPr>
                    <w:tc>
                      <w:tcPr>
                        <w:tcW w:w="1126" w:type="dxa"/>
                        <w:tcBorders>
                          <w:top w:val="nil"/>
                          <w:left w:val="nil"/>
                          <w:bottom w:val="nil"/>
                          <w:right w:val="nil"/>
                        </w:tcBorders>
                      </w:tcPr>
                      <w:p w14:paraId="4471C63C"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26</w:t>
                        </w:r>
                      </w:p>
                    </w:tc>
                    <w:tc>
                      <w:tcPr>
                        <w:tcW w:w="1476" w:type="dxa"/>
                        <w:tcBorders>
                          <w:top w:val="nil"/>
                          <w:left w:val="nil"/>
                          <w:bottom w:val="nil"/>
                          <w:right w:val="nil"/>
                        </w:tcBorders>
                      </w:tcPr>
                      <w:p w14:paraId="5BCEB24E"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0.748966045</w:t>
                        </w:r>
                      </w:p>
                    </w:tc>
                  </w:tr>
                  <w:tr w:rsidR="00025C9E" w14:paraId="656F3092" w14:textId="77777777">
                    <w:trPr>
                      <w:trHeight w:hRule="exact" w:val="315"/>
                    </w:trPr>
                    <w:tc>
                      <w:tcPr>
                        <w:tcW w:w="1126" w:type="dxa"/>
                        <w:tcBorders>
                          <w:top w:val="nil"/>
                          <w:left w:val="nil"/>
                          <w:bottom w:val="nil"/>
                          <w:right w:val="nil"/>
                        </w:tcBorders>
                      </w:tcPr>
                      <w:p w14:paraId="13BD5911"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27</w:t>
                        </w:r>
                      </w:p>
                    </w:tc>
                    <w:tc>
                      <w:tcPr>
                        <w:tcW w:w="1476" w:type="dxa"/>
                        <w:tcBorders>
                          <w:top w:val="nil"/>
                          <w:left w:val="nil"/>
                          <w:bottom w:val="nil"/>
                          <w:right w:val="nil"/>
                        </w:tcBorders>
                      </w:tcPr>
                      <w:p w14:paraId="620E9B78"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0.657596651</w:t>
                        </w:r>
                      </w:p>
                    </w:tc>
                  </w:tr>
                  <w:tr w:rsidR="00025C9E" w14:paraId="77976AB0" w14:textId="77777777">
                    <w:trPr>
                      <w:trHeight w:hRule="exact" w:val="315"/>
                    </w:trPr>
                    <w:tc>
                      <w:tcPr>
                        <w:tcW w:w="1126" w:type="dxa"/>
                        <w:tcBorders>
                          <w:top w:val="nil"/>
                          <w:left w:val="nil"/>
                          <w:bottom w:val="nil"/>
                          <w:right w:val="nil"/>
                        </w:tcBorders>
                      </w:tcPr>
                      <w:p w14:paraId="75A7330B"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28</w:t>
                        </w:r>
                      </w:p>
                    </w:tc>
                    <w:tc>
                      <w:tcPr>
                        <w:tcW w:w="1476" w:type="dxa"/>
                        <w:tcBorders>
                          <w:top w:val="nil"/>
                          <w:left w:val="nil"/>
                          <w:bottom w:val="nil"/>
                          <w:right w:val="nil"/>
                        </w:tcBorders>
                      </w:tcPr>
                      <w:p w14:paraId="2A5E1D51"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0.490373345</w:t>
                        </w:r>
                      </w:p>
                    </w:tc>
                  </w:tr>
                  <w:tr w:rsidR="00025C9E" w14:paraId="2966700E" w14:textId="77777777">
                    <w:trPr>
                      <w:trHeight w:hRule="exact" w:val="373"/>
                    </w:trPr>
                    <w:tc>
                      <w:tcPr>
                        <w:tcW w:w="1126" w:type="dxa"/>
                        <w:tcBorders>
                          <w:top w:val="nil"/>
                          <w:left w:val="nil"/>
                          <w:bottom w:val="single" w:sz="8" w:space="0" w:color="000000"/>
                          <w:right w:val="nil"/>
                        </w:tcBorders>
                      </w:tcPr>
                      <w:p w14:paraId="06E4DFF9" w14:textId="77777777" w:rsidR="00025C9E" w:rsidRDefault="00025C9E">
                        <w:pPr>
                          <w:pStyle w:val="TableParagraph"/>
                          <w:spacing w:before="22"/>
                          <w:ind w:right="34"/>
                          <w:jc w:val="center"/>
                          <w:rPr>
                            <w:rFonts w:ascii="Times New Roman" w:eastAsia="Times New Roman" w:hAnsi="Times New Roman" w:cs="Times New Roman"/>
                            <w:sz w:val="21"/>
                            <w:szCs w:val="21"/>
                          </w:rPr>
                        </w:pPr>
                        <w:r>
                          <w:rPr>
                            <w:rFonts w:ascii="Times New Roman"/>
                            <w:sz w:val="21"/>
                          </w:rPr>
                          <w:t>29</w:t>
                        </w:r>
                      </w:p>
                    </w:tc>
                    <w:tc>
                      <w:tcPr>
                        <w:tcW w:w="1476" w:type="dxa"/>
                        <w:tcBorders>
                          <w:top w:val="nil"/>
                          <w:left w:val="nil"/>
                          <w:bottom w:val="single" w:sz="8" w:space="0" w:color="000000"/>
                          <w:right w:val="nil"/>
                        </w:tcBorders>
                      </w:tcPr>
                      <w:p w14:paraId="1570F4A7" w14:textId="77777777" w:rsidR="00025C9E" w:rsidRDefault="00025C9E">
                        <w:pPr>
                          <w:pStyle w:val="TableParagraph"/>
                          <w:spacing w:before="22"/>
                          <w:ind w:left="240"/>
                          <w:rPr>
                            <w:rFonts w:ascii="Times New Roman" w:eastAsia="Times New Roman" w:hAnsi="Times New Roman" w:cs="Times New Roman"/>
                            <w:sz w:val="21"/>
                            <w:szCs w:val="21"/>
                          </w:rPr>
                        </w:pPr>
                        <w:r>
                          <w:rPr>
                            <w:rFonts w:ascii="Times New Roman"/>
                            <w:sz w:val="21"/>
                          </w:rPr>
                          <w:t>0.588829917</w:t>
                        </w:r>
                      </w:p>
                    </w:tc>
                  </w:tr>
                </w:tbl>
                <w:p w14:paraId="59E58434" w14:textId="77777777" w:rsidR="00025C9E" w:rsidRDefault="00025C9E"/>
              </w:txbxContent>
            </v:textbox>
            <w10:wrap anchorx="page"/>
          </v:shape>
        </w:pict>
      </w:r>
      <w:r w:rsidR="002D0D3F">
        <w:rPr>
          <w:rFonts w:ascii="黑体" w:eastAsia="黑体" w:hAnsi="黑体" w:cs="黑体"/>
          <w:sz w:val="21"/>
          <w:szCs w:val="21"/>
          <w:lang w:eastAsia="zh-CN"/>
        </w:rPr>
        <w:t>功率稳定裕度 指标</w:t>
      </w:r>
    </w:p>
    <w:p w14:paraId="0D1CA602" w14:textId="77777777" w:rsidR="00996552" w:rsidRDefault="002D0D3F">
      <w:pPr>
        <w:spacing w:before="29" w:line="275" w:lineRule="auto"/>
        <w:ind w:left="847" w:hanging="525"/>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电网损耗灵敏度 指标</w:t>
      </w:r>
    </w:p>
    <w:p w14:paraId="1F195B51" w14:textId="77777777" w:rsidR="00996552" w:rsidRDefault="002D0D3F">
      <w:pPr>
        <w:spacing w:before="29" w:line="275" w:lineRule="auto"/>
        <w:ind w:left="813" w:right="435" w:hanging="525"/>
        <w:rPr>
          <w:rFonts w:ascii="黑体" w:eastAsia="黑体" w:hAnsi="黑体" w:cs="黑体"/>
          <w:sz w:val="21"/>
          <w:szCs w:val="21"/>
        </w:rPr>
      </w:pPr>
      <w:r>
        <w:rPr>
          <w:lang w:eastAsia="zh-CN"/>
        </w:rPr>
        <w:br w:type="column"/>
      </w:r>
      <w:r>
        <w:rPr>
          <w:rFonts w:ascii="黑体" w:eastAsia="黑体" w:hAnsi="黑体" w:cs="黑体"/>
          <w:sz w:val="21"/>
          <w:szCs w:val="21"/>
        </w:rPr>
        <w:lastRenderedPageBreak/>
        <w:t>状态综合脆弱性 指标</w:t>
      </w:r>
    </w:p>
    <w:p w14:paraId="2AD0FBEF" w14:textId="77777777" w:rsidR="00996552" w:rsidRDefault="00996552">
      <w:pPr>
        <w:spacing w:line="275" w:lineRule="auto"/>
        <w:rPr>
          <w:rFonts w:ascii="黑体" w:eastAsia="黑体" w:hAnsi="黑体" w:cs="黑体"/>
          <w:sz w:val="21"/>
          <w:szCs w:val="21"/>
        </w:rPr>
        <w:sectPr w:rsidR="00996552">
          <w:type w:val="continuous"/>
          <w:pgSz w:w="11910" w:h="16840"/>
          <w:pgMar w:top="1580" w:right="1680" w:bottom="280" w:left="1680" w:header="720" w:footer="720" w:gutter="0"/>
          <w:cols w:num="3" w:space="720" w:equalWidth="0">
            <w:col w:w="4478" w:space="40"/>
            <w:col w:w="1793" w:space="40"/>
            <w:col w:w="2199"/>
          </w:cols>
        </w:sectPr>
      </w:pPr>
    </w:p>
    <w:p w14:paraId="2E5DBA92" w14:textId="77777777" w:rsidR="00996552" w:rsidRDefault="00996552">
      <w:pPr>
        <w:spacing w:before="10"/>
        <w:rPr>
          <w:rFonts w:ascii="黑体" w:eastAsia="黑体" w:hAnsi="黑体" w:cs="黑体"/>
          <w:sz w:val="5"/>
          <w:szCs w:val="5"/>
        </w:rPr>
      </w:pPr>
    </w:p>
    <w:p w14:paraId="5CCB3619" w14:textId="77777777" w:rsidR="00996552" w:rsidRDefault="00025C9E">
      <w:pPr>
        <w:spacing w:line="20" w:lineRule="atLeast"/>
        <w:ind w:left="26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3D272158">
          <v:group id="_x0000_s1654" style="width:400.55pt;height:.6pt;mso-position-horizontal-relative:char;mso-position-vertical-relative:line" coordsize="8011,12">
            <v:group id="_x0000_s1655" style="position:absolute;left:6;top:6;width:7999;height:2" coordorigin="6,6" coordsize="7999,2">
              <v:shape id="_x0000_s1656" style="position:absolute;left:6;top:6;width:7999;height:2" coordorigin="6,6" coordsize="7999,0" path="m6,6r7999,e" filled="f" strokeweight=".20725mm">
                <v:path arrowok="t"/>
              </v:shape>
            </v:group>
            <w10:anchorlock/>
          </v:group>
        </w:pict>
      </w:r>
    </w:p>
    <w:p w14:paraId="7AE74CB9" w14:textId="77777777" w:rsidR="00996552" w:rsidRDefault="002D0D3F">
      <w:pPr>
        <w:tabs>
          <w:tab w:val="left" w:pos="4402"/>
          <w:tab w:val="left" w:pos="6200"/>
        </w:tabs>
        <w:spacing w:before="71"/>
        <w:ind w:left="2674"/>
        <w:jc w:val="center"/>
        <w:rPr>
          <w:rFonts w:ascii="Times New Roman" w:eastAsia="Times New Roman" w:hAnsi="Times New Roman" w:cs="Times New Roman"/>
          <w:sz w:val="21"/>
          <w:szCs w:val="21"/>
        </w:rPr>
      </w:pPr>
      <w:r>
        <w:rPr>
          <w:rFonts w:ascii="Times New Roman"/>
          <w:sz w:val="21"/>
        </w:rPr>
        <w:t>0.856470588</w:t>
      </w:r>
      <w:r>
        <w:rPr>
          <w:rFonts w:ascii="Times New Roman"/>
          <w:sz w:val="21"/>
        </w:rPr>
        <w:tab/>
        <w:t>0.333864456</w:t>
      </w:r>
      <w:r>
        <w:rPr>
          <w:rFonts w:ascii="Times New Roman"/>
          <w:sz w:val="21"/>
        </w:rPr>
        <w:tab/>
        <w:t>0.414729849</w:t>
      </w:r>
    </w:p>
    <w:p w14:paraId="167747C6"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0.182051445</w:t>
      </w:r>
    </w:p>
    <w:p w14:paraId="7909466D"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0.526470588</w:t>
      </w:r>
      <w:r>
        <w:rPr>
          <w:rFonts w:ascii="Times New Roman"/>
          <w:sz w:val="21"/>
        </w:rPr>
        <w:tab/>
        <w:t>0.173992035</w:t>
      </w:r>
      <w:r>
        <w:rPr>
          <w:rFonts w:ascii="Times New Roman"/>
          <w:sz w:val="21"/>
        </w:rPr>
        <w:tab/>
        <w:t>0.495251552</w:t>
      </w:r>
    </w:p>
    <w:p w14:paraId="73DFB915"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0.264705882</w:t>
      </w:r>
      <w:r>
        <w:rPr>
          <w:rFonts w:ascii="Times New Roman"/>
          <w:sz w:val="21"/>
        </w:rPr>
        <w:tab/>
        <w:t>0.175148734</w:t>
      </w:r>
      <w:r>
        <w:rPr>
          <w:rFonts w:ascii="Times New Roman"/>
          <w:sz w:val="21"/>
        </w:rPr>
        <w:tab/>
        <w:t>0.352400939</w:t>
      </w:r>
    </w:p>
    <w:p w14:paraId="68CC53A3"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0.158970456</w:t>
      </w:r>
    </w:p>
    <w:p w14:paraId="01B17B8C" w14:textId="77777777" w:rsidR="00996552" w:rsidRDefault="002D0D3F">
      <w:pPr>
        <w:tabs>
          <w:tab w:val="left" w:pos="5522"/>
          <w:tab w:val="left" w:pos="6874"/>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0.14905736</w:t>
      </w:r>
    </w:p>
    <w:p w14:paraId="10DD497B"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0.656176471</w:t>
      </w:r>
      <w:r>
        <w:rPr>
          <w:rFonts w:ascii="Times New Roman"/>
          <w:sz w:val="21"/>
        </w:rPr>
        <w:tab/>
        <w:t>0.187816277</w:t>
      </w:r>
      <w:r>
        <w:rPr>
          <w:rFonts w:ascii="Times New Roman"/>
          <w:sz w:val="21"/>
        </w:rPr>
        <w:tab/>
        <w:t>0.435601156</w:t>
      </w:r>
    </w:p>
    <w:p w14:paraId="1458C031"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0.232352941</w:t>
      </w:r>
      <w:r>
        <w:rPr>
          <w:rFonts w:ascii="Times New Roman"/>
          <w:sz w:val="21"/>
        </w:rPr>
        <w:tab/>
        <w:t>0.243415763</w:t>
      </w:r>
      <w:r>
        <w:rPr>
          <w:rFonts w:ascii="Times New Roman"/>
          <w:sz w:val="21"/>
        </w:rPr>
        <w:tab/>
        <w:t>0.296846197</w:t>
      </w:r>
    </w:p>
    <w:p w14:paraId="2BD1CD60"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0.990441176</w:t>
      </w:r>
      <w:r>
        <w:rPr>
          <w:rFonts w:ascii="Times New Roman"/>
          <w:sz w:val="21"/>
        </w:rPr>
        <w:tab/>
        <w:t>0.318257774</w:t>
      </w:r>
      <w:r>
        <w:rPr>
          <w:rFonts w:ascii="Times New Roman"/>
          <w:sz w:val="21"/>
        </w:rPr>
        <w:tab/>
        <w:t>0.522460353</w:t>
      </w:r>
    </w:p>
    <w:p w14:paraId="2AC0B0D8"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0.178433432</w:t>
      </w:r>
    </w:p>
    <w:p w14:paraId="3D4D278F"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0.169692312</w:t>
      </w:r>
    </w:p>
    <w:p w14:paraId="53F371AA"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0.987455882</w:t>
      </w:r>
      <w:r>
        <w:rPr>
          <w:rFonts w:ascii="Times New Roman"/>
          <w:sz w:val="21"/>
        </w:rPr>
        <w:tab/>
        <w:t>0.113091151</w:t>
      </w:r>
      <w:r>
        <w:rPr>
          <w:rFonts w:ascii="Times New Roman"/>
          <w:sz w:val="21"/>
        </w:rPr>
        <w:tab/>
        <w:t>0.528522806</w:t>
      </w:r>
    </w:p>
    <w:p w14:paraId="3D5C62FF"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0.188035846</w:t>
      </w:r>
    </w:p>
    <w:p w14:paraId="1C4E9B1E"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0.215379707</w:t>
      </w:r>
    </w:p>
    <w:p w14:paraId="0EA19682" w14:textId="77777777" w:rsidR="00996552" w:rsidRDefault="002D0D3F">
      <w:pPr>
        <w:tabs>
          <w:tab w:val="left" w:pos="4454"/>
          <w:tab w:val="left" w:pos="6200"/>
        </w:tabs>
        <w:spacing w:before="73"/>
        <w:ind w:left="2674"/>
        <w:jc w:val="center"/>
        <w:rPr>
          <w:rFonts w:ascii="Times New Roman" w:eastAsia="Times New Roman" w:hAnsi="Times New Roman" w:cs="Times New Roman"/>
          <w:sz w:val="21"/>
          <w:szCs w:val="21"/>
        </w:rPr>
      </w:pPr>
      <w:r>
        <w:rPr>
          <w:rFonts w:ascii="Times New Roman"/>
          <w:sz w:val="21"/>
        </w:rPr>
        <w:t>0.529411765</w:t>
      </w:r>
      <w:r>
        <w:rPr>
          <w:rFonts w:ascii="Times New Roman"/>
          <w:sz w:val="21"/>
        </w:rPr>
        <w:tab/>
        <w:t>0.04447175</w:t>
      </w:r>
      <w:r>
        <w:rPr>
          <w:rFonts w:ascii="Times New Roman"/>
          <w:sz w:val="21"/>
        </w:rPr>
        <w:tab/>
        <w:t>0.383103349</w:t>
      </w:r>
    </w:p>
    <w:p w14:paraId="6817AD13"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0.516176471</w:t>
      </w:r>
      <w:r>
        <w:rPr>
          <w:rFonts w:ascii="Times New Roman"/>
          <w:sz w:val="21"/>
        </w:rPr>
        <w:tab/>
        <w:t>0.106956156</w:t>
      </w:r>
      <w:r>
        <w:rPr>
          <w:rFonts w:ascii="Times New Roman"/>
          <w:sz w:val="21"/>
        </w:rPr>
        <w:tab/>
        <w:t>0.416623905</w:t>
      </w:r>
    </w:p>
    <w:p w14:paraId="6F57A66A"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0.240995891</w:t>
      </w:r>
    </w:p>
    <w:p w14:paraId="10981BA9" w14:textId="77777777" w:rsidR="00996552" w:rsidRDefault="002D0D3F">
      <w:pPr>
        <w:tabs>
          <w:tab w:val="left" w:pos="4507"/>
          <w:tab w:val="left" w:pos="6200"/>
        </w:tabs>
        <w:spacing w:before="73"/>
        <w:ind w:left="2674"/>
        <w:jc w:val="center"/>
        <w:rPr>
          <w:rFonts w:ascii="Times New Roman" w:eastAsia="Times New Roman" w:hAnsi="Times New Roman" w:cs="Times New Roman"/>
          <w:sz w:val="21"/>
          <w:szCs w:val="21"/>
        </w:rPr>
      </w:pPr>
      <w:r>
        <w:rPr>
          <w:rFonts w:ascii="Times New Roman"/>
          <w:sz w:val="21"/>
        </w:rPr>
        <w:t>0.767647059</w:t>
      </w:r>
      <w:r>
        <w:rPr>
          <w:rFonts w:ascii="Times New Roman"/>
          <w:sz w:val="21"/>
        </w:rPr>
        <w:tab/>
        <w:t>0.0783821</w:t>
      </w:r>
      <w:r>
        <w:rPr>
          <w:rFonts w:ascii="Times New Roman"/>
          <w:sz w:val="21"/>
        </w:rPr>
        <w:tab/>
        <w:t>0.546673029</w:t>
      </w:r>
    </w:p>
    <w:p w14:paraId="3669CC48" w14:textId="77777777" w:rsidR="00996552" w:rsidRDefault="002D0D3F">
      <w:pPr>
        <w:tabs>
          <w:tab w:val="left" w:pos="4533"/>
          <w:tab w:val="left" w:pos="6200"/>
        </w:tabs>
        <w:spacing w:before="73"/>
        <w:ind w:left="2806"/>
        <w:jc w:val="center"/>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0.29</w:t>
      </w:r>
    </w:p>
    <w:p w14:paraId="13CEAE3E" w14:textId="77777777" w:rsidR="00996552" w:rsidRDefault="002D0D3F">
      <w:pPr>
        <w:tabs>
          <w:tab w:val="left" w:pos="5023"/>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0.413774827</w:t>
      </w:r>
      <w:r>
        <w:rPr>
          <w:rFonts w:ascii="Times New Roman"/>
          <w:sz w:val="21"/>
        </w:rPr>
        <w:tab/>
        <w:t>0.217385815</w:t>
      </w:r>
    </w:p>
    <w:p w14:paraId="7AFF29F5"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0.597058824</w:t>
      </w:r>
      <w:r>
        <w:rPr>
          <w:rFonts w:ascii="Times New Roman"/>
          <w:sz w:val="21"/>
        </w:rPr>
        <w:tab/>
        <w:t>0.256847857</w:t>
      </w:r>
      <w:r>
        <w:rPr>
          <w:rFonts w:ascii="Times New Roman"/>
          <w:sz w:val="21"/>
        </w:rPr>
        <w:tab/>
        <w:t>0.435417077</w:t>
      </w:r>
    </w:p>
    <w:p w14:paraId="29F98701"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0.119345059</w:t>
      </w:r>
    </w:p>
    <w:p w14:paraId="64BCF386"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0.636029412</w:t>
      </w:r>
      <w:r>
        <w:rPr>
          <w:rFonts w:ascii="Times New Roman"/>
          <w:sz w:val="21"/>
        </w:rPr>
        <w:tab/>
        <w:t>0.509079018</w:t>
      </w:r>
      <w:r>
        <w:rPr>
          <w:rFonts w:ascii="Times New Roman"/>
          <w:sz w:val="21"/>
        </w:rPr>
        <w:tab/>
        <w:t>0.504884197</w:t>
      </w:r>
    </w:p>
    <w:p w14:paraId="3FD7446E"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0.546176471</w:t>
      </w:r>
      <w:r>
        <w:rPr>
          <w:rFonts w:ascii="Times New Roman"/>
          <w:sz w:val="21"/>
        </w:rPr>
        <w:tab/>
        <w:t>0.111699933</w:t>
      </w:r>
      <w:r>
        <w:rPr>
          <w:rFonts w:ascii="Times New Roman"/>
          <w:sz w:val="21"/>
        </w:rPr>
        <w:tab/>
        <w:t>0.407515018</w:t>
      </w:r>
    </w:p>
    <w:p w14:paraId="40690741"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0.670588235</w:t>
      </w:r>
      <w:r>
        <w:rPr>
          <w:rFonts w:ascii="Times New Roman"/>
          <w:sz w:val="21"/>
        </w:rPr>
        <w:tab/>
        <w:t>0.776181665</w:t>
      </w:r>
      <w:r>
        <w:rPr>
          <w:rFonts w:ascii="Times New Roman"/>
          <w:sz w:val="21"/>
        </w:rPr>
        <w:tab/>
        <w:t>0.648765569</w:t>
      </w:r>
    </w:p>
    <w:p w14:paraId="1848138B"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0.795588235</w:t>
      </w:r>
      <w:r>
        <w:rPr>
          <w:rFonts w:ascii="Times New Roman"/>
          <w:sz w:val="21"/>
        </w:rPr>
        <w:tab/>
        <w:t>0.443079199</w:t>
      </w:r>
      <w:r>
        <w:rPr>
          <w:rFonts w:ascii="Times New Roman"/>
          <w:sz w:val="21"/>
        </w:rPr>
        <w:tab/>
        <w:t>0.651639457</w:t>
      </w:r>
    </w:p>
    <w:p w14:paraId="2022878D"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0.586764706</w:t>
      </w:r>
      <w:r>
        <w:rPr>
          <w:rFonts w:ascii="Times New Roman"/>
          <w:sz w:val="21"/>
        </w:rPr>
        <w:tab/>
        <w:t>0.150193042</w:t>
      </w:r>
      <w:r>
        <w:rPr>
          <w:rFonts w:ascii="Times New Roman"/>
          <w:sz w:val="21"/>
        </w:rPr>
        <w:tab/>
        <w:t>0.445774454</w:t>
      </w:r>
    </w:p>
    <w:p w14:paraId="67B6EDB5"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0.697058824</w:t>
      </w:r>
      <w:r>
        <w:rPr>
          <w:rFonts w:ascii="Times New Roman"/>
          <w:sz w:val="21"/>
        </w:rPr>
        <w:tab/>
        <w:t>0.753896625</w:t>
      </w:r>
      <w:r>
        <w:rPr>
          <w:rFonts w:ascii="Times New Roman"/>
          <w:sz w:val="21"/>
        </w:rPr>
        <w:tab/>
        <w:t>0.658150021</w:t>
      </w:r>
    </w:p>
    <w:p w14:paraId="6FCA2F83" w14:textId="77777777" w:rsidR="00996552" w:rsidRDefault="002D0D3F">
      <w:pPr>
        <w:tabs>
          <w:tab w:val="left" w:pos="4900"/>
          <w:tab w:val="left" w:pos="6200"/>
        </w:tabs>
        <w:spacing w:before="73"/>
        <w:ind w:left="2674"/>
        <w:jc w:val="center"/>
        <w:rPr>
          <w:rFonts w:ascii="Times New Roman" w:eastAsia="Times New Roman" w:hAnsi="Times New Roman" w:cs="Times New Roman"/>
          <w:sz w:val="21"/>
          <w:szCs w:val="21"/>
        </w:rPr>
      </w:pPr>
      <w:r>
        <w:rPr>
          <w:rFonts w:ascii="Times New Roman"/>
          <w:sz w:val="21"/>
        </w:rPr>
        <w:t>0.583088235</w:t>
      </w:r>
      <w:r>
        <w:rPr>
          <w:rFonts w:ascii="Times New Roman"/>
          <w:sz w:val="21"/>
        </w:rPr>
        <w:tab/>
        <w:t>1</w:t>
      </w:r>
      <w:r>
        <w:rPr>
          <w:rFonts w:ascii="Times New Roman"/>
          <w:sz w:val="21"/>
        </w:rPr>
        <w:tab/>
        <w:t>0.739010676</w:t>
      </w:r>
    </w:p>
    <w:p w14:paraId="3A8DB0F9" w14:textId="77777777" w:rsidR="00996552" w:rsidRDefault="00996552">
      <w:pPr>
        <w:spacing w:before="10"/>
        <w:rPr>
          <w:rFonts w:ascii="Times New Roman" w:eastAsia="Times New Roman" w:hAnsi="Times New Roman" w:cs="Times New Roman"/>
          <w:sz w:val="7"/>
          <w:szCs w:val="7"/>
        </w:rPr>
      </w:pPr>
    </w:p>
    <w:p w14:paraId="68CB0803" w14:textId="77777777" w:rsidR="00996552" w:rsidRDefault="00025C9E">
      <w:pPr>
        <w:spacing w:line="20" w:lineRule="atLeast"/>
        <w:ind w:left="26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58DEAFEB">
          <v:group id="_x0000_s1651" style="width:400.9pt;height:.95pt;mso-position-horizontal-relative:char;mso-position-vertical-relative:line" coordsize="8018,19">
            <v:group id="_x0000_s1652" style="position:absolute;left:9;top:9;width:7999;height:2" coordorigin="9,9" coordsize="7999,2">
              <v:shape id="_x0000_s1653" style="position:absolute;left:9;top:9;width:7999;height:2" coordorigin="9,9" coordsize="7999,0" path="m9,9r7999,e" filled="f" strokeweight=".94pt">
                <v:path arrowok="t"/>
              </v:shape>
            </v:group>
            <w10:anchorlock/>
          </v:group>
        </w:pict>
      </w:r>
    </w:p>
    <w:p w14:paraId="4FFF46D6" w14:textId="77777777" w:rsidR="00996552" w:rsidRDefault="00996552">
      <w:pPr>
        <w:spacing w:line="20" w:lineRule="atLeast"/>
        <w:rPr>
          <w:rFonts w:ascii="Times New Roman" w:eastAsia="Times New Roman" w:hAnsi="Times New Roman" w:cs="Times New Roman"/>
          <w:sz w:val="2"/>
          <w:szCs w:val="2"/>
        </w:rPr>
        <w:sectPr w:rsidR="00996552">
          <w:type w:val="continuous"/>
          <w:pgSz w:w="11910" w:h="16840"/>
          <w:pgMar w:top="1580" w:right="1680" w:bottom="280" w:left="1680" w:header="720" w:footer="720" w:gutter="0"/>
          <w:cols w:space="720"/>
        </w:sectPr>
      </w:pPr>
    </w:p>
    <w:p w14:paraId="0F4D613A" w14:textId="77777777" w:rsidR="00996552" w:rsidRDefault="00025C9E">
      <w:pPr>
        <w:rPr>
          <w:rFonts w:ascii="Times New Roman" w:eastAsia="Times New Roman" w:hAnsi="Times New Roman" w:cs="Times New Roman"/>
          <w:sz w:val="20"/>
          <w:szCs w:val="20"/>
        </w:rPr>
      </w:pPr>
      <w:r>
        <w:rPr>
          <w:rFonts w:eastAsiaTheme="minorHAnsi"/>
        </w:rPr>
        <w:lastRenderedPageBreak/>
        <w:pict w14:anchorId="720FBAB0">
          <v:shape id="_x0000_s1650" type="#_x0000_t202" style="position:absolute;margin-left:102.7pt;margin-top:131.85pt;width:8.95pt;height:80.05pt;z-index:10984;mso-position-horizontal-relative:page;mso-position-vertical-relative:page" filled="f" stroked="f">
            <v:textbox style="layout-flow:vertical;mso-layout-flow-alt:bottom-to-top" inset="0,0,0,0">
              <w:txbxContent>
                <w:p w14:paraId="0777DACA" w14:textId="77777777" w:rsidR="00025C9E" w:rsidRDefault="00025C9E">
                  <w:pPr>
                    <w:spacing w:line="159" w:lineRule="exact"/>
                    <w:ind w:left="20"/>
                    <w:rPr>
                      <w:rFonts w:ascii="宋体" w:eastAsia="宋体" w:hAnsi="宋体" w:cs="宋体"/>
                      <w:sz w:val="14"/>
                      <w:szCs w:val="14"/>
                      <w:lang w:eastAsia="zh-CN"/>
                    </w:rPr>
                  </w:pPr>
                  <w:r>
                    <w:rPr>
                      <w:rFonts w:ascii="宋体" w:eastAsia="宋体" w:hAnsi="宋体" w:cs="宋体"/>
                      <w:b/>
                      <w:bCs/>
                      <w:spacing w:val="5"/>
                      <w:w w:val="96"/>
                      <w:sz w:val="14"/>
                      <w:szCs w:val="14"/>
                      <w:lang w:eastAsia="zh-CN"/>
                    </w:rPr>
                    <w:t>状态脆弱性归一化指标值</w:t>
                  </w:r>
                </w:p>
              </w:txbxContent>
            </v:textbox>
            <w10:wrap anchorx="page" anchory="page"/>
          </v:shape>
        </w:pict>
      </w:r>
    </w:p>
    <w:p w14:paraId="2697AD9D" w14:textId="77777777" w:rsidR="00996552" w:rsidRDefault="00996552">
      <w:pPr>
        <w:rPr>
          <w:rFonts w:ascii="Times New Roman" w:eastAsia="Times New Roman" w:hAnsi="Times New Roman" w:cs="Times New Roman"/>
          <w:sz w:val="20"/>
          <w:szCs w:val="20"/>
        </w:rPr>
      </w:pPr>
    </w:p>
    <w:p w14:paraId="23EC14B6" w14:textId="77777777" w:rsidR="00996552" w:rsidRDefault="00996552">
      <w:pPr>
        <w:rPr>
          <w:rFonts w:ascii="Times New Roman" w:eastAsia="Times New Roman" w:hAnsi="Times New Roman" w:cs="Times New Roman"/>
          <w:sz w:val="20"/>
          <w:szCs w:val="20"/>
        </w:rPr>
      </w:pPr>
    </w:p>
    <w:p w14:paraId="32E35832" w14:textId="77777777" w:rsidR="00996552" w:rsidRDefault="00996552">
      <w:pPr>
        <w:rPr>
          <w:rFonts w:ascii="Times New Roman" w:eastAsia="Times New Roman" w:hAnsi="Times New Roman" w:cs="Times New Roman"/>
          <w:sz w:val="20"/>
          <w:szCs w:val="20"/>
        </w:rPr>
      </w:pPr>
    </w:p>
    <w:p w14:paraId="56BB33FB" w14:textId="77777777" w:rsidR="00996552" w:rsidRDefault="00996552">
      <w:pPr>
        <w:rPr>
          <w:rFonts w:ascii="Times New Roman" w:eastAsia="Times New Roman" w:hAnsi="Times New Roman" w:cs="Times New Roman"/>
          <w:sz w:val="20"/>
          <w:szCs w:val="20"/>
        </w:rPr>
      </w:pPr>
    </w:p>
    <w:p w14:paraId="66C5F867" w14:textId="77777777" w:rsidR="00996552" w:rsidRDefault="00996552">
      <w:pPr>
        <w:rPr>
          <w:rFonts w:ascii="Times New Roman" w:eastAsia="Times New Roman" w:hAnsi="Times New Roman" w:cs="Times New Roman"/>
          <w:sz w:val="20"/>
          <w:szCs w:val="20"/>
        </w:rPr>
      </w:pPr>
    </w:p>
    <w:p w14:paraId="53D7678D" w14:textId="77777777" w:rsidR="00996552" w:rsidRDefault="00996552">
      <w:pPr>
        <w:rPr>
          <w:rFonts w:ascii="Times New Roman" w:eastAsia="Times New Roman" w:hAnsi="Times New Roman" w:cs="Times New Roman"/>
          <w:sz w:val="20"/>
          <w:szCs w:val="20"/>
        </w:rPr>
      </w:pPr>
    </w:p>
    <w:p w14:paraId="09AC67CA" w14:textId="77777777" w:rsidR="00996552" w:rsidRDefault="00996552">
      <w:pPr>
        <w:rPr>
          <w:rFonts w:ascii="Times New Roman" w:eastAsia="Times New Roman" w:hAnsi="Times New Roman" w:cs="Times New Roman"/>
          <w:sz w:val="20"/>
          <w:szCs w:val="20"/>
        </w:rPr>
      </w:pPr>
    </w:p>
    <w:p w14:paraId="36166283" w14:textId="77777777" w:rsidR="00996552" w:rsidRDefault="00996552">
      <w:pPr>
        <w:rPr>
          <w:rFonts w:ascii="Times New Roman" w:eastAsia="Times New Roman" w:hAnsi="Times New Roman" w:cs="Times New Roman"/>
          <w:sz w:val="20"/>
          <w:szCs w:val="20"/>
        </w:rPr>
      </w:pPr>
    </w:p>
    <w:p w14:paraId="13CE02ED" w14:textId="77777777" w:rsidR="00996552" w:rsidRDefault="00996552">
      <w:pPr>
        <w:rPr>
          <w:rFonts w:ascii="Times New Roman" w:eastAsia="Times New Roman" w:hAnsi="Times New Roman" w:cs="Times New Roman"/>
          <w:sz w:val="20"/>
          <w:szCs w:val="20"/>
        </w:rPr>
      </w:pPr>
    </w:p>
    <w:p w14:paraId="6152EE93" w14:textId="77777777" w:rsidR="00996552" w:rsidRDefault="00996552">
      <w:pPr>
        <w:rPr>
          <w:rFonts w:ascii="Times New Roman" w:eastAsia="Times New Roman" w:hAnsi="Times New Roman" w:cs="Times New Roman"/>
          <w:sz w:val="20"/>
          <w:szCs w:val="20"/>
        </w:rPr>
      </w:pPr>
    </w:p>
    <w:p w14:paraId="45976B3F" w14:textId="77777777" w:rsidR="00996552" w:rsidRDefault="00996552">
      <w:pPr>
        <w:rPr>
          <w:rFonts w:ascii="Times New Roman" w:eastAsia="Times New Roman" w:hAnsi="Times New Roman" w:cs="Times New Roman"/>
          <w:sz w:val="20"/>
          <w:szCs w:val="20"/>
        </w:rPr>
      </w:pPr>
    </w:p>
    <w:p w14:paraId="5CFA34AA" w14:textId="77777777" w:rsidR="00996552" w:rsidRDefault="00996552">
      <w:pPr>
        <w:rPr>
          <w:rFonts w:ascii="Times New Roman" w:eastAsia="Times New Roman" w:hAnsi="Times New Roman" w:cs="Times New Roman"/>
          <w:sz w:val="20"/>
          <w:szCs w:val="20"/>
        </w:rPr>
      </w:pPr>
    </w:p>
    <w:p w14:paraId="05C3435D" w14:textId="77777777" w:rsidR="00996552" w:rsidRDefault="00996552">
      <w:pPr>
        <w:rPr>
          <w:rFonts w:ascii="Times New Roman" w:eastAsia="Times New Roman" w:hAnsi="Times New Roman" w:cs="Times New Roman"/>
          <w:sz w:val="20"/>
          <w:szCs w:val="20"/>
        </w:rPr>
      </w:pPr>
    </w:p>
    <w:p w14:paraId="2EFC05F3" w14:textId="77777777" w:rsidR="00996552" w:rsidRDefault="00996552">
      <w:pPr>
        <w:rPr>
          <w:rFonts w:ascii="Times New Roman" w:eastAsia="Times New Roman" w:hAnsi="Times New Roman" w:cs="Times New Roman"/>
          <w:sz w:val="20"/>
          <w:szCs w:val="20"/>
        </w:rPr>
      </w:pPr>
    </w:p>
    <w:p w14:paraId="157D19D7" w14:textId="77777777" w:rsidR="00996552" w:rsidRDefault="00996552">
      <w:pPr>
        <w:rPr>
          <w:rFonts w:ascii="Times New Roman" w:eastAsia="Times New Roman" w:hAnsi="Times New Roman" w:cs="Times New Roman"/>
          <w:sz w:val="20"/>
          <w:szCs w:val="20"/>
        </w:rPr>
      </w:pPr>
    </w:p>
    <w:p w14:paraId="7B55096B" w14:textId="77777777" w:rsidR="00996552" w:rsidRDefault="00996552">
      <w:pPr>
        <w:rPr>
          <w:rFonts w:ascii="Times New Roman" w:eastAsia="Times New Roman" w:hAnsi="Times New Roman" w:cs="Times New Roman"/>
          <w:sz w:val="20"/>
          <w:szCs w:val="20"/>
        </w:rPr>
      </w:pPr>
    </w:p>
    <w:p w14:paraId="0857568B" w14:textId="77777777" w:rsidR="00996552" w:rsidRDefault="00996552">
      <w:pPr>
        <w:rPr>
          <w:rFonts w:ascii="Times New Roman" w:eastAsia="Times New Roman" w:hAnsi="Times New Roman" w:cs="Times New Roman"/>
          <w:sz w:val="20"/>
          <w:szCs w:val="20"/>
        </w:rPr>
      </w:pPr>
    </w:p>
    <w:p w14:paraId="199FD1F7" w14:textId="77777777" w:rsidR="00996552" w:rsidRDefault="00996552">
      <w:pPr>
        <w:rPr>
          <w:rFonts w:ascii="Times New Roman" w:eastAsia="Times New Roman" w:hAnsi="Times New Roman" w:cs="Times New Roman"/>
          <w:sz w:val="20"/>
          <w:szCs w:val="20"/>
        </w:rPr>
      </w:pPr>
    </w:p>
    <w:p w14:paraId="23469E70" w14:textId="77777777" w:rsidR="00996552" w:rsidRDefault="00996552">
      <w:pPr>
        <w:rPr>
          <w:rFonts w:ascii="Times New Roman" w:eastAsia="Times New Roman" w:hAnsi="Times New Roman" w:cs="Times New Roman"/>
          <w:sz w:val="20"/>
          <w:szCs w:val="20"/>
        </w:rPr>
      </w:pPr>
    </w:p>
    <w:p w14:paraId="673900E2" w14:textId="77777777" w:rsidR="00996552" w:rsidRDefault="00996552">
      <w:pPr>
        <w:rPr>
          <w:rFonts w:ascii="Times New Roman" w:eastAsia="Times New Roman" w:hAnsi="Times New Roman" w:cs="Times New Roman"/>
          <w:sz w:val="20"/>
          <w:szCs w:val="20"/>
        </w:rPr>
      </w:pPr>
    </w:p>
    <w:p w14:paraId="10E3C1E9" w14:textId="77777777" w:rsidR="00996552" w:rsidRDefault="00996552">
      <w:pPr>
        <w:rPr>
          <w:rFonts w:ascii="Times New Roman" w:eastAsia="Times New Roman" w:hAnsi="Times New Roman" w:cs="Times New Roman"/>
          <w:sz w:val="20"/>
          <w:szCs w:val="20"/>
        </w:rPr>
      </w:pPr>
    </w:p>
    <w:p w14:paraId="0C92B907" w14:textId="77777777" w:rsidR="00996552" w:rsidRDefault="00996552">
      <w:pPr>
        <w:rPr>
          <w:rFonts w:ascii="Times New Roman" w:eastAsia="Times New Roman" w:hAnsi="Times New Roman" w:cs="Times New Roman"/>
          <w:sz w:val="20"/>
          <w:szCs w:val="20"/>
        </w:rPr>
      </w:pPr>
    </w:p>
    <w:p w14:paraId="73D0E98D" w14:textId="77777777" w:rsidR="00996552" w:rsidRDefault="00996552">
      <w:pPr>
        <w:spacing w:before="8"/>
        <w:rPr>
          <w:rFonts w:ascii="Times New Roman" w:eastAsia="Times New Roman" w:hAnsi="Times New Roman" w:cs="Times New Roman"/>
          <w:sz w:val="21"/>
          <w:szCs w:val="21"/>
        </w:rPr>
      </w:pPr>
    </w:p>
    <w:p w14:paraId="309CC647" w14:textId="77777777" w:rsidR="00996552" w:rsidRDefault="00025C9E">
      <w:pPr>
        <w:pStyle w:val="a3"/>
        <w:spacing w:before="26" w:line="301" w:lineRule="auto"/>
        <w:ind w:right="1795" w:firstLine="480"/>
        <w:jc w:val="both"/>
        <w:rPr>
          <w:lang w:eastAsia="zh-CN"/>
        </w:rPr>
      </w:pPr>
      <w:r>
        <w:pict w14:anchorId="6079D67D">
          <v:group id="_x0000_s1487" style="position:absolute;left:0;text-align:left;margin-left:96.6pt;margin-top:-262.9pt;width:401.75pt;height:249.9pt;z-index:10960;mso-position-horizontal-relative:page" coordorigin="1932,-5258" coordsize="8035,4998">
            <v:group id="_x0000_s1648" style="position:absolute;left:2593;top:-1769;width:7263;height:2" coordorigin="2593,-1769" coordsize="7263,2">
              <v:shape id="_x0000_s1649" style="position:absolute;left:2593;top:-1769;width:7263;height:2" coordorigin="2593,-1769" coordsize="7263,0" path="m2593,-1769r7262,e" filled="f" strokecolor="#d9d9d9" strokeweight=".1044mm">
                <v:path arrowok="t"/>
              </v:shape>
            </v:group>
            <v:group id="_x0000_s1646" style="position:absolute;left:2593;top:-2442;width:7263;height:2" coordorigin="2593,-2442" coordsize="7263,2">
              <v:shape id="_x0000_s1647" style="position:absolute;left:2593;top:-2442;width:7263;height:2" coordorigin="2593,-2442" coordsize="7263,0" path="m2593,-2442r7262,e" filled="f" strokecolor="#d9d9d9" strokeweight=".1044mm">
                <v:path arrowok="t"/>
              </v:shape>
            </v:group>
            <v:group id="_x0000_s1644" style="position:absolute;left:2593;top:-3116;width:7263;height:2" coordorigin="2593,-3116" coordsize="7263,2">
              <v:shape id="_x0000_s1645" style="position:absolute;left:2593;top:-3116;width:7263;height:2" coordorigin="2593,-3116" coordsize="7263,0" path="m2593,-3116r7262,e" filled="f" strokecolor="#d9d9d9" strokeweight=".1044mm">
                <v:path arrowok="t"/>
              </v:shape>
            </v:group>
            <v:group id="_x0000_s1642" style="position:absolute;left:2912;top:-3208;width:2;height:2116" coordorigin="2912,-3208" coordsize="2,2116">
              <v:shape id="_x0000_s1643" style="position:absolute;left:2912;top:-3208;width:2;height:2116" coordorigin="2912,-3208" coordsize="0,2116" path="m2912,-3208r,2116e" filled="f" strokecolor="#5b9bd4" strokeweight=".78006mm">
                <v:path arrowok="t"/>
              </v:shape>
            </v:group>
            <v:group id="_x0000_s1640" style="position:absolute;left:2593;top:-3790;width:7263;height:2" coordorigin="2593,-3790" coordsize="7263,2">
              <v:shape id="_x0000_s1641" style="position:absolute;left:2593;top:-3790;width:7263;height:2" coordorigin="2593,-3790" coordsize="7263,0" path="m2593,-3790r7262,e" filled="f" strokecolor="#d9d9d9" strokeweight=".1044mm">
                <v:path arrowok="t"/>
              </v:shape>
            </v:group>
            <v:group id="_x0000_s1638" style="position:absolute;left:3166;top:-4023;width:2;height:2932" coordorigin="3166,-4023" coordsize="2,2932">
              <v:shape id="_x0000_s1639" style="position:absolute;left:3166;top:-4023;width:2;height:2932" coordorigin="3166,-4023" coordsize="0,2932" path="m3166,-4023r,2931e" filled="f" strokecolor="#5b9bd4" strokeweight=".78006mm">
                <v:path arrowok="t"/>
              </v:shape>
            </v:group>
            <v:group id="_x0000_s1636" style="position:absolute;left:3416;top:-3391;width:2;height:2299" coordorigin="3416,-3391" coordsize="2,2299">
              <v:shape id="_x0000_s1637" style="position:absolute;left:3416;top:-3391;width:2;height:2299" coordorigin="3416,-3391" coordsize="0,2299" path="m3416,-3391r,2299e" filled="f" strokecolor="#5b9bd4" strokeweight=".88644mm">
                <v:path arrowok="t"/>
              </v:shape>
            </v:group>
            <v:group id="_x0000_s1634" style="position:absolute;left:3666;top:-2942;width:2;height:1850" coordorigin="3666,-2942" coordsize="2,1850">
              <v:shape id="_x0000_s1635" style="position:absolute;left:3666;top:-2942;width:2;height:1850" coordorigin="3666,-2942" coordsize="0,1850" path="m3666,-2942r,1850e" filled="f" strokecolor="#5b9bd4" strokeweight=".78006mm">
                <v:path arrowok="t"/>
              </v:shape>
            </v:group>
            <v:group id="_x0000_s1632" style="position:absolute;left:3917;top:-2823;width:2;height:1732" coordorigin="3917,-2823" coordsize="2,1732">
              <v:shape id="_x0000_s1633" style="position:absolute;left:3917;top:-2823;width:2;height:1732" coordorigin="3917,-2823" coordsize="0,1732" path="m3917,-2823r,1731e" filled="f" strokecolor="#5b9bd4" strokeweight=".88644mm">
                <v:path arrowok="t"/>
              </v:shape>
            </v:group>
            <v:group id="_x0000_s1630" style="position:absolute;left:4167;top:-2753;width:2;height:1661" coordorigin="4167,-2753" coordsize="2,1661">
              <v:shape id="_x0000_s1631" style="position:absolute;left:4167;top:-2753;width:2;height:1661" coordorigin="4167,-2753" coordsize="0,1661" path="m4167,-2753r,1661e" filled="f" strokecolor="#5b9bd4" strokeweight=".78006mm">
                <v:path arrowok="t"/>
              </v:shape>
            </v:group>
            <v:group id="_x0000_s1628" style="position:absolute;left:4417;top:-2581;width:2;height:1490" coordorigin="4417,-2581" coordsize="2,1490">
              <v:shape id="_x0000_s1629" style="position:absolute;left:4417;top:-2581;width:2;height:1490" coordorigin="4417,-2581" coordsize="0,1490" path="m4417,-2581r,1489e" filled="f" strokecolor="#5b9bd4" strokeweight=".88644mm">
                <v:path arrowok="t"/>
              </v:shape>
            </v:group>
            <v:group id="_x0000_s1626" style="position:absolute;left:4668;top:-1884;width:2;height:792" coordorigin="4668,-1884" coordsize="2,792">
              <v:shape id="_x0000_s1627" style="position:absolute;left:4668;top:-1884;width:2;height:792" coordorigin="4668,-1884" coordsize="0,792" path="m4668,-1884r,792e" filled="f" strokecolor="#5b9bd4" strokeweight=".78006mm">
                <v:path arrowok="t"/>
              </v:shape>
            </v:group>
            <v:group id="_x0000_s1624" style="position:absolute;left:4918;top:-3166;width:2;height:2075" coordorigin="4918,-3166" coordsize="2,2075">
              <v:shape id="_x0000_s1625" style="position:absolute;left:4918;top:-3166;width:2;height:2075" coordorigin="4918,-3166" coordsize="0,2075" path="m4918,-3166r,2074e" filled="f" strokecolor="#5b9bd4" strokeweight=".88644mm">
                <v:path arrowok="t"/>
              </v:shape>
            </v:group>
            <v:group id="_x0000_s1622" style="position:absolute;left:5168;top:-3066;width:2;height:1974" coordorigin="5168,-3066" coordsize="2,1974">
              <v:shape id="_x0000_s1623" style="position:absolute;left:5168;top:-3066;width:2;height:1974" coordorigin="5168,-3066" coordsize="0,1974" path="m5168,-3066r,1974e" filled="f" strokecolor="#5b9bd4" strokeweight=".78006mm">
                <v:path arrowok="t"/>
              </v:shape>
            </v:group>
            <v:group id="_x0000_s1620" style="position:absolute;left:5419;top:-2847;width:2;height:1756" coordorigin="5419,-2847" coordsize="2,1756">
              <v:shape id="_x0000_s1621" style="position:absolute;left:5419;top:-2847;width:2;height:1756" coordorigin="5419,-2847" coordsize="0,1756" path="m5419,-2847r,1755e" filled="f" strokecolor="#5b9bd4" strokeweight=".88644mm">
                <v:path arrowok="t"/>
              </v:shape>
            </v:group>
            <v:group id="_x0000_s1618" style="position:absolute;left:5669;top:-3279;width:2;height:2187" coordorigin="5669,-3279" coordsize="2,2187">
              <v:shape id="_x0000_s1619" style="position:absolute;left:5669;top:-3279;width:2;height:2187" coordorigin="5669,-3279" coordsize="0,2187" path="m5669,-3279r,2187e" filled="f" strokecolor="#5b9bd4" strokeweight=".78006mm">
                <v:path arrowok="t"/>
              </v:shape>
            </v:group>
            <v:group id="_x0000_s1616" style="position:absolute;left:5919;top:-3598;width:2;height:2506" coordorigin="5919,-3598" coordsize="2,2506">
              <v:shape id="_x0000_s1617" style="position:absolute;left:5919;top:-3598;width:2;height:2506" coordorigin="5919,-3598" coordsize="0,2506" path="m5919,-3598r,2506e" filled="f" strokecolor="#5b9bd4" strokeweight=".88644mm">
                <v:path arrowok="t"/>
              </v:shape>
            </v:group>
            <v:group id="_x0000_s1614" style="position:absolute;left:6170;top:-3261;width:2;height:2169" coordorigin="6170,-3261" coordsize="2,2169">
              <v:shape id="_x0000_s1615" style="position:absolute;left:6170;top:-3261;width:2;height:2169" coordorigin="6170,-3261" coordsize="0,2169" path="m6170,-3261r,2169e" filled="f" strokecolor="#5b9bd4" strokeweight=".78006mm">
                <v:path arrowok="t"/>
              </v:shape>
            </v:group>
            <v:group id="_x0000_s1612" style="position:absolute;left:6420;top:-3438;width:2;height:2347" coordorigin="6420,-3438" coordsize="2,2347">
              <v:shape id="_x0000_s1613" style="position:absolute;left:6420;top:-3438;width:2;height:2347" coordorigin="6420,-3438" coordsize="0,2347" path="m6420,-3438r,2346e" filled="f" strokecolor="#5b9bd4" strokeweight=".88644mm">
                <v:path arrowok="t"/>
              </v:shape>
            </v:group>
            <v:group id="_x0000_s1610" style="position:absolute;left:6670;top:-3893;width:2;height:2802" coordorigin="6670,-3893" coordsize="2,2802">
              <v:shape id="_x0000_s1611" style="position:absolute;left:6670;top:-3893;width:2;height:2802" coordorigin="6670,-3893" coordsize="0,2802" path="m6670,-3893r,2801e" filled="f" strokecolor="#5b9bd4" strokeweight=".78006mm">
                <v:path arrowok="t"/>
              </v:shape>
            </v:group>
            <v:group id="_x0000_s1608" style="position:absolute;left:6921;top:-4076;width:2;height:2985" coordorigin="6921,-4076" coordsize="2,2985">
              <v:shape id="_x0000_s1609" style="position:absolute;left:6921;top:-4076;width:2;height:2985" coordorigin="6921,-4076" coordsize="0,2985" path="m6921,-4076r,2984e" filled="f" strokecolor="#5b9bd4" strokeweight=".88644mm">
                <v:path arrowok="t"/>
              </v:shape>
            </v:group>
            <v:group id="_x0000_s1606" style="position:absolute;left:2593;top:-4463;width:7263;height:2" coordorigin="2593,-4463" coordsize="7263,2">
              <v:shape id="_x0000_s1607" style="position:absolute;left:2593;top:-4463;width:7263;height:2" coordorigin="2593,-4463" coordsize="7263,0" path="m2593,-4463r7262,e" filled="f" strokecolor="#d9d9d9" strokeweight=".1044mm">
                <v:path arrowok="t"/>
              </v:shape>
            </v:group>
            <v:group id="_x0000_s1604" style="position:absolute;left:7171;top:-4466;width:2;height:3375" coordorigin="7171,-4466" coordsize="2,3375">
              <v:shape id="_x0000_s1605" style="position:absolute;left:7171;top:-4466;width:2;height:3375" coordorigin="7171,-4466" coordsize="0,3375" path="m7171,-4466r,3374e" filled="f" strokecolor="#5b9bd4" strokeweight=".78006mm">
                <v:path arrowok="t"/>
              </v:shape>
            </v:group>
            <v:group id="_x0000_s1602" style="position:absolute;left:7421;top:-1842;width:2;height:751" coordorigin="7421,-1842" coordsize="2,751">
              <v:shape id="_x0000_s1603" style="position:absolute;left:7421;top:-1842;width:2;height:751" coordorigin="7421,-1842" coordsize="0,751" path="m7421,-1842r,750e" filled="f" strokecolor="#5b9bd4" strokeweight=".88644mm">
                <v:path arrowok="t"/>
              </v:shape>
            </v:group>
            <v:group id="_x0000_s1600" style="position:absolute;left:7671;top:-2688;width:2;height:1596" coordorigin="7671,-2688" coordsize="2,1596">
              <v:shape id="_x0000_s1601" style="position:absolute;left:7671;top:-2688;width:2;height:1596" coordorigin="7671,-2688" coordsize="0,1596" path="m7671,-2688r,1596e" filled="f" strokecolor="#5b9bd4" strokeweight=".78006mm">
                <v:path arrowok="t"/>
              </v:shape>
            </v:group>
            <v:group id="_x0000_s1598" style="position:absolute;left:7922;top:-2481;width:2;height:1389" coordorigin="7922,-2481" coordsize="2,1389">
              <v:shape id="_x0000_s1599" style="position:absolute;left:7922;top:-2481;width:2;height:1389" coordorigin="7922,-2481" coordsize="0,1389" path="m7922,-2481r,1389e" filled="f" strokecolor="#5b9bd4" strokeweight=".88644mm">
                <v:path arrowok="t"/>
              </v:shape>
            </v:group>
            <v:group id="_x0000_s1596" style="position:absolute;left:8172;top:-2256;width:2;height:1165" coordorigin="8172,-2256" coordsize="2,1165">
              <v:shape id="_x0000_s1597" style="position:absolute;left:8172;top:-2256;width:2;height:1165" coordorigin="8172,-2256" coordsize="0,1165" path="m8172,-2256r,1164e" filled="f" strokecolor="#5b9bd4" strokeweight=".78006mm">
                <v:path arrowok="t"/>
              </v:shape>
            </v:group>
            <v:group id="_x0000_s1594" style="position:absolute;left:8425;top:-3190;width:2;height:2098" coordorigin="8425,-3190" coordsize="2,2098">
              <v:shape id="_x0000_s1595" style="position:absolute;left:8425;top:-3190;width:2;height:2098" coordorigin="8425,-3190" coordsize="0,2098" path="m8425,-3190r,2098e" filled="f" strokecolor="#5b9bd4" strokeweight=".78006mm">
                <v:path arrowok="t"/>
              </v:shape>
            </v:group>
            <v:group id="_x0000_s1592" style="position:absolute;left:8673;top:-2646;width:2;height:1555" coordorigin="8673,-2646" coordsize="2,1555">
              <v:shape id="_x0000_s1593" style="position:absolute;left:8673;top:-2646;width:2;height:1555" coordorigin="8673,-2646" coordsize="0,1555" path="m8673,-2646r,1554e" filled="f" strokecolor="#5b9bd4" strokeweight=".78006mm">
                <v:path arrowok="t"/>
              </v:shape>
            </v:group>
            <v:group id="_x0000_s1590" style="position:absolute;left:8926;top:-3621;width:2;height:2530" coordorigin="8926,-3621" coordsize="2,2530">
              <v:shape id="_x0000_s1591" style="position:absolute;left:8926;top:-3621;width:2;height:2530" coordorigin="8926,-3621" coordsize="0,2530" path="m8926,-3621r,2529e" filled="f" strokecolor="#5b9bd4" strokeweight=".78006mm">
                <v:path arrowok="t"/>
              </v:shape>
            </v:group>
            <v:group id="_x0000_s1588" style="position:absolute;left:9173;top:-3308;width:2;height:2217" coordorigin="9173,-3308" coordsize="2,2217">
              <v:shape id="_x0000_s1589" style="position:absolute;left:9173;top:-3308;width:2;height:2217" coordorigin="9173,-3308" coordsize="0,2217" path="m9173,-3308r,2216e" filled="f" strokecolor="#5b9bd4" strokeweight=".78006mm">
                <v:path arrowok="t"/>
              </v:shape>
            </v:group>
            <v:group id="_x0000_s1586" style="position:absolute;left:9427;top:-2747;width:2;height:1655" coordorigin="9427,-2747" coordsize="2,1655">
              <v:shape id="_x0000_s1587" style="position:absolute;left:9427;top:-2747;width:2;height:1655" coordorigin="9427,-2747" coordsize="0,1655" path="m9427,-2747r,1655e" filled="f" strokecolor="#5b9bd4" strokeweight=".78006mm">
                <v:path arrowok="t"/>
              </v:shape>
            </v:group>
            <v:group id="_x0000_s1584" style="position:absolute;left:9674;top:-3078;width:2;height:1986" coordorigin="9674,-3078" coordsize="2,1986">
              <v:shape id="_x0000_s1585" style="position:absolute;left:9674;top:-3078;width:2;height:1986" coordorigin="9674,-3078" coordsize="0,1986" path="m9674,-3078r,1986e" filled="f" strokecolor="#5b9bd4" strokeweight=".78006mm">
                <v:path arrowok="t"/>
              </v:shape>
            </v:group>
            <v:group id="_x0000_s1582" style="position:absolute;left:2719;top:-3982;width:2;height:2890" coordorigin="2719,-3982" coordsize="2,2890">
              <v:shape id="_x0000_s1583" style="position:absolute;left:2719;top:-3982;width:2;height:2890" coordorigin="2719,-3982" coordsize="0,2890" path="m2719,-3982r,2890e" filled="f" strokecolor="#ec7c30" strokeweight=".78006mm">
                <v:path arrowok="t"/>
              </v:shape>
            </v:group>
            <v:group id="_x0000_s1580" style="position:absolute;left:3220;top:-2871;width:2;height:1779" coordorigin="3220,-2871" coordsize="2,1779">
              <v:shape id="_x0000_s1581" style="position:absolute;left:3220;top:-2871;width:2;height:1779" coordorigin="3220,-2871" coordsize="0,1779" path="m3220,-2871r,1779e" filled="f" strokecolor="#ec7c30" strokeweight=".78006mm">
                <v:path arrowok="t"/>
              </v:shape>
            </v:group>
            <v:group id="_x0000_s1578" style="position:absolute;left:3470;top:-1984;width:2;height:893" coordorigin="3470,-1984" coordsize="2,893">
              <v:shape id="_x0000_s1579" style="position:absolute;left:3470;top:-1984;width:2;height:893" coordorigin="3470,-1984" coordsize="0,893" path="m3470,-1984r,892e" filled="f" strokecolor="#ec7c30" strokeweight=".88644mm">
                <v:path arrowok="t"/>
              </v:shape>
            </v:group>
            <v:group id="_x0000_s1576" style="position:absolute;left:4221;top:-3308;width:2;height:2217" coordorigin="4221,-3308" coordsize="2,2217">
              <v:shape id="_x0000_s1577" style="position:absolute;left:4221;top:-3308;width:2;height:2217" coordorigin="4221,-3308" coordsize="0,2217" path="m4221,-3308r,2216e" filled="f" strokecolor="#ec7c30" strokeweight=".78006mm">
                <v:path arrowok="t"/>
              </v:shape>
            </v:group>
            <v:group id="_x0000_s1574" style="position:absolute;left:4475;top:-1878;width:2;height:786" coordorigin="4475,-1878" coordsize="2,786">
              <v:shape id="_x0000_s1575" style="position:absolute;left:4475;top:-1878;width:2;height:786" coordorigin="4475,-1878" coordsize="0,786" path="m4475,-1878r,786e" filled="f" strokecolor="#ec7c30" strokeweight=".78006mm">
                <v:path arrowok="t"/>
              </v:shape>
            </v:group>
            <v:group id="_x0000_s1572" style="position:absolute;left:4722;top:-4431;width:2;height:3339" coordorigin="4722,-4431" coordsize="2,3339">
              <v:shape id="_x0000_s1573" style="position:absolute;left:4722;top:-4431;width:2;height:3339" coordorigin="4722,-4431" coordsize="0,3339" path="m4722,-4431r,3339e" filled="f" strokecolor="#ec7c30" strokeweight=".78006mm">
                <v:path arrowok="t"/>
              </v:shape>
            </v:group>
            <v:group id="_x0000_s1570" style="position:absolute;left:5476;top:-4466;width:2;height:3375" coordorigin="5476,-4466" coordsize="2,3375">
              <v:shape id="_x0000_s1571" style="position:absolute;left:5476;top:-4466;width:2;height:3375" coordorigin="5476,-4466" coordsize="0,3375" path="m5476,-4466r,3374e" filled="f" strokecolor="#ec7c30" strokeweight=".78006mm">
                <v:path arrowok="t"/>
              </v:shape>
            </v:group>
            <v:group id="_x0000_s1568" style="position:absolute;left:6224;top:-2877;width:2;height:1785" coordorigin="6224,-2877" coordsize="2,1785">
              <v:shape id="_x0000_s1569" style="position:absolute;left:6224;top:-2877;width:2;height:1785" coordorigin="6224,-2877" coordsize="0,1785" path="m6224,-2877r,1785e" filled="f" strokecolor="#ec7c30" strokeweight=".78006mm">
                <v:path arrowok="t"/>
              </v:shape>
            </v:group>
            <v:group id="_x0000_s1566" style="position:absolute;left:6477;top:-2835;width:2;height:1744" coordorigin="6477,-2835" coordsize="2,1744">
              <v:shape id="_x0000_s1567" style="position:absolute;left:6477;top:-2835;width:2;height:1744" coordorigin="6477,-2835" coordsize="0,1744" path="m6477,-2835r,1743e" filled="f" strokecolor="#ec7c30" strokeweight=".78006mm">
                <v:path arrowok="t"/>
              </v:shape>
            </v:group>
            <v:group id="_x0000_s1564" style="position:absolute;left:6978;top:-3680;width:2;height:2589" coordorigin="6978,-3680" coordsize="2,2589">
              <v:shape id="_x0000_s1565" style="position:absolute;left:6978;top:-3680;width:2;height:2589" coordorigin="6978,-3680" coordsize="0,2589" path="m6978,-3680r,2588e" filled="f" strokecolor="#ec7c30" strokeweight=".78006mm">
                <v:path arrowok="t"/>
              </v:shape>
            </v:group>
            <v:group id="_x0000_s1562" style="position:absolute;left:7726;top:-3107;width:2;height:2016" coordorigin="7726,-3107" coordsize="2,2016">
              <v:shape id="_x0000_s1563" style="position:absolute;left:7726;top:-3107;width:2;height:2016" coordorigin="7726,-3107" coordsize="0,2016" path="m7726,-3107r,2015e" filled="f" strokecolor="#ec7c30" strokeweight=".78006mm">
                <v:path arrowok="t"/>
              </v:shape>
            </v:group>
            <v:group id="_x0000_s1560" style="position:absolute;left:8226;top:-3237;width:2;height:2146" coordorigin="8226,-3237" coordsize="2,2146">
              <v:shape id="_x0000_s1561" style="position:absolute;left:8226;top:-3237;width:2;height:2146" coordorigin="8226,-3237" coordsize="0,2146" path="m8226,-3237r,2145e" filled="f" strokecolor="#ec7c30" strokeweight=".78006mm">
                <v:path arrowok="t"/>
              </v:shape>
            </v:group>
            <v:group id="_x0000_s1558" style="position:absolute;left:8480;top:-2936;width:2;height:1844" coordorigin="8480,-2936" coordsize="2,1844">
              <v:shape id="_x0000_s1559" style="position:absolute;left:8480;top:-2936;width:2;height:1844" coordorigin="8480,-2936" coordsize="0,1844" path="m8480,-2936r,1844e" filled="f" strokecolor="#ec7c30" strokeweight=".78006mm">
                <v:path arrowok="t"/>
              </v:shape>
            </v:group>
            <v:group id="_x0000_s1556" style="position:absolute;left:8727;top:-3355;width:2;height:2264" coordorigin="8727,-3355" coordsize="2,2264">
              <v:shape id="_x0000_s1557" style="position:absolute;left:8727;top:-3355;width:2;height:2264" coordorigin="8727,-3355" coordsize="0,2264" path="m8727,-3355r,2263e" filled="f" strokecolor="#ec7c30" strokeweight=".78006mm">
                <v:path arrowok="t"/>
              </v:shape>
            </v:group>
            <v:group id="_x0000_s1554" style="position:absolute;left:8980;top:-3775;width:2;height:2683" coordorigin="8980,-3775" coordsize="2,2683">
              <v:shape id="_x0000_s1555" style="position:absolute;left:8980;top:-3775;width:2;height:2683" coordorigin="8980,-3775" coordsize="0,2683" path="m8980,-3775r,2683e" filled="f" strokecolor="#ec7c30" strokeweight=".78006mm">
                <v:path arrowok="t"/>
              </v:shape>
            </v:group>
            <v:group id="_x0000_s1552" style="position:absolute;left:9231;top:-3072;width:2;height:1980" coordorigin="9231,-3072" coordsize="2,1980">
              <v:shape id="_x0000_s1553" style="position:absolute;left:9231;top:-3072;width:2;height:1980" coordorigin="9231,-3072" coordsize="0,1980" path="m9231,-3072r,1980e" filled="f" strokecolor="#ec7c30" strokeweight=".88644mm">
                <v:path arrowok="t"/>
              </v:shape>
            </v:group>
            <v:group id="_x0000_s1550" style="position:absolute;left:9481;top:-3444;width:2;height:2353" coordorigin="9481,-3444" coordsize="2,2353">
              <v:shape id="_x0000_s1551" style="position:absolute;left:9481;top:-3444;width:2;height:2353" coordorigin="9481,-3444" coordsize="0,2353" path="m9481,-3444r,2352e" filled="f" strokecolor="#ec7c30" strokeweight=".78006mm">
                <v:path arrowok="t"/>
              </v:shape>
            </v:group>
            <v:group id="_x0000_s1548" style="position:absolute;left:9731;top:-3060;width:2;height:1968" coordorigin="9731,-3060" coordsize="2,1968">
              <v:shape id="_x0000_s1549" style="position:absolute;left:9731;top:-3060;width:2;height:1968" coordorigin="9731,-3060" coordsize="0,1968" path="m9731,-3060r,1968e" filled="f" strokecolor="#ec7c30" strokeweight=".88644mm">
                <v:path arrowok="t"/>
              </v:shape>
            </v:group>
            <v:group id="_x0000_s1546" style="position:absolute;left:2774;top:-2221;width:2;height:1129" coordorigin="2774,-2221" coordsize="2,1129">
              <v:shape id="_x0000_s1547" style="position:absolute;left:2774;top:-2221;width:2;height:1129" coordorigin="2774,-2221" coordsize="0,1129" path="m2774,-2221r,1129e" filled="f" strokecolor="#a4a4a4" strokeweight=".78006mm">
                <v:path arrowok="t"/>
              </v:shape>
            </v:group>
            <v:group id="_x0000_s1544" style="position:absolute;left:3274;top:-1677;width:2;height:586" coordorigin="3274,-1677" coordsize="2,586">
              <v:shape id="_x0000_s1545" style="position:absolute;left:3274;top:-1677;width:2;height:586" coordorigin="3274,-1677" coordsize="0,586" path="m3274,-1677r,585e" filled="f" strokecolor="#a4a4a4" strokeweight=".78006mm">
                <v:path arrowok="t"/>
              </v:shape>
            </v:group>
            <v:group id="_x0000_s1542" style="position:absolute;left:3528;top:-1683;width:2;height:591" coordorigin="3528,-1683" coordsize="2,591">
              <v:shape id="_x0000_s1543" style="position:absolute;left:3528;top:-1683;width:2;height:591" coordorigin="3528,-1683" coordsize="0,591" path="m3528,-1683r,591e" filled="f" strokecolor="#a4a4a4" strokeweight=".78006mm">
                <v:path arrowok="t"/>
              </v:shape>
            </v:group>
            <v:group id="_x0000_s1540" style="position:absolute;left:4276;top:-1724;width:2;height:633" coordorigin="4276,-1724" coordsize="2,633">
              <v:shape id="_x0000_s1541" style="position:absolute;left:4276;top:-1724;width:2;height:633" coordorigin="4276,-1724" coordsize="0,633" path="m4276,-1724r,632e" filled="f" strokecolor="#a4a4a4" strokeweight=".78006mm">
                <v:path arrowok="t"/>
              </v:shape>
            </v:group>
            <v:group id="_x0000_s1538" style="position:absolute;left:4529;top:-1913;width:2;height:822" coordorigin="4529,-1913" coordsize="2,822">
              <v:shape id="_x0000_s1539" style="position:absolute;left:4529;top:-1913;width:2;height:822" coordorigin="4529,-1913" coordsize="0,822" path="m4529,-1913r,821e" filled="f" strokecolor="#a4a4a4" strokeweight=".78006mm">
                <v:path arrowok="t"/>
              </v:shape>
            </v:group>
            <v:group id="_x0000_s1536" style="position:absolute;left:4776;top:-2167;width:2;height:1076" coordorigin="4776,-2167" coordsize="2,1076">
              <v:shape id="_x0000_s1537" style="position:absolute;left:4776;top:-2167;width:2;height:1076" coordorigin="4776,-2167" coordsize="0,1076" path="m4776,-2167r,1075e" filled="f" strokecolor="#a4a4a4" strokeweight=".78006mm">
                <v:path arrowok="t"/>
              </v:shape>
            </v:group>
            <v:group id="_x0000_s1534" style="position:absolute;left:5530;top:-1476;width:2;height:385" coordorigin="5530,-1476" coordsize="2,385">
              <v:shape id="_x0000_s1535" style="position:absolute;left:5530;top:-1476;width:2;height:385" coordorigin="5530,-1476" coordsize="0,385" path="m5530,-1476r,384e" filled="f" strokecolor="#a4a4a4" strokeweight=".78006mm">
                <v:path arrowok="t"/>
              </v:shape>
            </v:group>
            <v:group id="_x0000_s1532" style="position:absolute;left:6281;top:-1240;width:2;height:148" coordorigin="6281,-1240" coordsize="2,148">
              <v:shape id="_x0000_s1533" style="position:absolute;left:6281;top:-1240;width:2;height:148" coordorigin="6281,-1240" coordsize="0,148" path="m6281,-1240r,148e" filled="f" strokecolor="#a4a4a4" strokeweight=".88644mm">
                <v:path arrowok="t"/>
              </v:shape>
            </v:group>
            <v:group id="_x0000_s1530" style="position:absolute;left:6531;top:-1452;width:2;height:361" coordorigin="6531,-1452" coordsize="2,361">
              <v:shape id="_x0000_s1531" style="position:absolute;left:6531;top:-1452;width:2;height:361" coordorigin="6531,-1452" coordsize="0,361" path="m6531,-1452r,360e" filled="f" strokecolor="#a4a4a4" strokeweight=".78006mm">
                <v:path arrowok="t"/>
              </v:shape>
            </v:group>
            <v:group id="_x0000_s1528" style="position:absolute;left:7032;top:-1358;width:2;height:266" coordorigin="7032,-1358" coordsize="2,266">
              <v:shape id="_x0000_s1529" style="position:absolute;left:7032;top:-1358;width:2;height:266" coordorigin="7032,-1358" coordsize="0,266" path="m7032,-1358r,266e" filled="f" strokecolor="#a4a4a4" strokeweight=".78006mm">
                <v:path arrowok="t"/>
              </v:shape>
            </v:group>
            <v:group id="_x0000_s1526" style="position:absolute;left:7533;top:-2487;width:2;height:1395" coordorigin="7533,-2487" coordsize="2,1395">
              <v:shape id="_x0000_s1527" style="position:absolute;left:7533;top:-2487;width:2;height:1395" coordorigin="7533,-2487" coordsize="0,1395" path="m7533,-2487r,1395e" filled="f" strokecolor="#a4a4a4" strokeweight=".78006mm">
                <v:path arrowok="t"/>
              </v:shape>
            </v:group>
            <v:group id="_x0000_s1524" style="position:absolute;left:7783;top:-1961;width:2;height:869" coordorigin="7783,-1961" coordsize="2,869">
              <v:shape id="_x0000_s1525" style="position:absolute;left:7783;top:-1961;width:2;height:869" coordorigin="7783,-1961" coordsize="0,869" path="m7783,-1961r,869e" filled="f" strokecolor="#a4a4a4" strokeweight=".88644mm">
                <v:path arrowok="t"/>
              </v:shape>
            </v:group>
            <v:group id="_x0000_s1522" style="position:absolute;left:8284;top:-2812;width:2;height:1720" coordorigin="8284,-2812" coordsize="2,1720">
              <v:shape id="_x0000_s1523" style="position:absolute;left:8284;top:-2812;width:2;height:1720" coordorigin="8284,-2812" coordsize="0,1720" path="m8284,-2812r,1720e" filled="f" strokecolor="#a4a4a4" strokeweight=".88644mm">
                <v:path arrowok="t"/>
              </v:shape>
            </v:group>
            <v:group id="_x0000_s1520" style="position:absolute;left:8534;top:-1470;width:2;height:379" coordorigin="8534,-1470" coordsize="2,379">
              <v:shape id="_x0000_s1521" style="position:absolute;left:8534;top:-1470;width:2;height:379" coordorigin="8534,-1470" coordsize="0,379" path="m8534,-1470r,378e" filled="f" strokecolor="#a4a4a4" strokeweight=".78006mm">
                <v:path arrowok="t"/>
              </v:shape>
            </v:group>
            <v:group id="_x0000_s1518" style="position:absolute;left:8784;top:-3710;width:2;height:2618" coordorigin="8784,-3710" coordsize="2,2618">
              <v:shape id="_x0000_s1519" style="position:absolute;left:8784;top:-3710;width:2;height:2618" coordorigin="8784,-3710" coordsize="0,2618" path="m8784,-3710r,2618e" filled="f" strokecolor="#a4a4a4" strokeweight=".88644mm">
                <v:path arrowok="t"/>
              </v:shape>
            </v:group>
            <v:group id="_x0000_s1516" style="position:absolute;left:9035;top:-2587;width:2;height:1496" coordorigin="9035,-2587" coordsize="2,1496">
              <v:shape id="_x0000_s1517" style="position:absolute;left:9035;top:-2587;width:2;height:1496" coordorigin="9035,-2587" coordsize="0,1496" path="m9035,-2587r,1495e" filled="f" strokecolor="#a4a4a4" strokeweight=".78006mm">
                <v:path arrowok="t"/>
              </v:shape>
            </v:group>
            <v:group id="_x0000_s1514" style="position:absolute;left:9285;top:-1600;width:2;height:509" coordorigin="9285,-1600" coordsize="2,509">
              <v:shape id="_x0000_s1515" style="position:absolute;left:9285;top:-1600;width:2;height:509" coordorigin="9285,-1600" coordsize="0,509" path="m9285,-1600r,508e" filled="f" strokecolor="#a4a4a4" strokeweight=".88644mm">
                <v:path arrowok="t"/>
              </v:shape>
            </v:group>
            <v:group id="_x0000_s1512" style="position:absolute;left:9535;top:-3633;width:2;height:2542" coordorigin="9535,-3633" coordsize="2,2542">
              <v:shape id="_x0000_s1513" style="position:absolute;left:9535;top:-3633;width:2;height:2542" coordorigin="9535,-3633" coordsize="0,2542" path="m9535,-3633r,2541e" filled="f" strokecolor="#a4a4a4" strokeweight=".78006mm">
                <v:path arrowok="t"/>
              </v:shape>
            </v:group>
            <v:group id="_x0000_s1510" style="position:absolute;left:9786;top:-4466;width:2;height:3375" coordorigin="9786,-4466" coordsize="2,3375">
              <v:shape id="_x0000_s1511" style="position:absolute;left:9786;top:-4466;width:2;height:3375" coordorigin="9786,-4466" coordsize="0,3375" path="m9786,-4466r,3374e" filled="f" strokecolor="#a4a4a4" strokeweight=".88644mm">
                <v:path arrowok="t"/>
              </v:shape>
            </v:group>
            <v:group id="_x0000_s1508" style="position:absolute;left:2593;top:-1089;width:7263;height:2" coordorigin="2593,-1089" coordsize="7263,2">
              <v:shape id="_x0000_s1509" style="position:absolute;left:2593;top:-1089;width:7263;height:2" coordorigin="2593,-1089" coordsize="7263,0" path="m2593,-1089r7262,e" filled="f" strokecolor="#d9d9d9" strokeweight=".1044mm">
                <v:path arrowok="t"/>
              </v:shape>
            </v:group>
            <v:group id="_x0000_s1506" style="position:absolute;left:8561;top:-4567;width:67;height:60" coordorigin="8561,-4567" coordsize="67,60">
              <v:shape id="_x0000_s1507" style="position:absolute;left:8561;top:-4567;width:67;height:60" coordorigin="8561,-4567" coordsize="67,60" path="m8561,-4537r67,e" filled="f" strokecolor="#a4a4a4" strokeweight="1.0777mm">
                <v:path arrowok="t"/>
              </v:shape>
            </v:group>
            <v:group id="_x0000_s1504" style="position:absolute;left:2593;top:-5137;width:7263;height:2" coordorigin="2593,-5137" coordsize="7263,2">
              <v:shape id="_x0000_s1505" style="position:absolute;left:2593;top:-5137;width:7263;height:2" coordorigin="2593,-5137" coordsize="7263,0" path="m2593,-5137r7262,e" filled="f" strokecolor="#d9d9d9" strokeweight=".1044mm">
                <v:path arrowok="t"/>
              </v:shape>
            </v:group>
            <v:group id="_x0000_s1502" style="position:absolute;left:8561;top:-5051;width:67;height:60" coordorigin="8561,-5051" coordsize="67,60">
              <v:shape id="_x0000_s1503" style="position:absolute;left:8561;top:-5051;width:67;height:60" coordorigin="8561,-5051" coordsize="67,60" path="m8561,-5022r67,e" filled="f" strokecolor="#5b9bd4" strokeweight="1.0777mm">
                <v:path arrowok="t"/>
              </v:shape>
            </v:group>
            <v:group id="_x0000_s1500" style="position:absolute;left:8561;top:-4809;width:67;height:60" coordorigin="8561,-4809" coordsize="67,60">
              <v:shape id="_x0000_s1501" style="position:absolute;left:8561;top:-4809;width:67;height:60" coordorigin="8561,-4809" coordsize="67,60" path="m8561,-4780r67,e" filled="f" strokecolor="#ec7c30" strokeweight="1.0777mm">
                <v:path arrowok="t"/>
              </v:shape>
            </v:group>
            <v:group id="_x0000_s1488" style="position:absolute;left:1935;top:-5255;width:8029;height:4965" coordorigin="1935,-5255" coordsize="8029,4965">
              <v:shape id="_x0000_s1499" style="position:absolute;left:1935;top:-5255;width:8029;height:4965" coordorigin="1935,-5255" coordsize="8029,4965" path="m1935,-291r8029,l9964,-5255r-8029,l1935,-291xe" filled="f" strokecolor="#d9d9d9" strokeweight=".105mm">
                <v:path arrowok="t"/>
              </v:shape>
              <v:shape id="_x0000_s1498" type="#_x0000_t202" style="position:absolute;left:2271;top:-5207;width:218;height:136" filled="f" stroked="f">
                <v:textbox inset="0,0,0,0">
                  <w:txbxContent>
                    <w:p w14:paraId="57E2BFE6" w14:textId="77777777" w:rsidR="00025C9E" w:rsidRDefault="00025C9E">
                      <w:pPr>
                        <w:spacing w:line="136" w:lineRule="exact"/>
                        <w:rPr>
                          <w:rFonts w:ascii="Trebuchet MS" w:eastAsia="Trebuchet MS" w:hAnsi="Trebuchet MS" w:cs="Trebuchet MS"/>
                          <w:sz w:val="13"/>
                          <w:szCs w:val="13"/>
                        </w:rPr>
                      </w:pPr>
                      <w:r>
                        <w:rPr>
                          <w:rFonts w:ascii="Trebuchet MS"/>
                          <w:b/>
                          <w:color w:val="585858"/>
                          <w:spacing w:val="2"/>
                          <w:sz w:val="13"/>
                        </w:rPr>
                        <w:t>1.2</w:t>
                      </w:r>
                    </w:p>
                  </w:txbxContent>
                </v:textbox>
              </v:shape>
              <v:shape id="_x0000_s1497" type="#_x0000_t202" style="position:absolute;left:8720;top:-5062;width:820;height:355" filled="f" stroked="f">
                <v:textbox inset="0,0,0,0">
                  <w:txbxContent>
                    <w:p w14:paraId="6985C20F" w14:textId="77777777" w:rsidR="00025C9E" w:rsidRDefault="00025C9E">
                      <w:pPr>
                        <w:spacing w:line="135" w:lineRule="exact"/>
                        <w:ind w:left="4" w:hanging="5"/>
                        <w:rPr>
                          <w:rFonts w:ascii="宋体" w:eastAsia="宋体" w:hAnsi="宋体" w:cs="宋体"/>
                          <w:sz w:val="13"/>
                          <w:szCs w:val="13"/>
                        </w:rPr>
                      </w:pPr>
                      <w:r>
                        <w:rPr>
                          <w:rFonts w:ascii="宋体" w:eastAsia="宋体" w:hAnsi="宋体" w:cs="宋体"/>
                          <w:b/>
                          <w:bCs/>
                          <w:w w:val="105"/>
                          <w:sz w:val="13"/>
                          <w:szCs w:val="13"/>
                        </w:rPr>
                        <w:t>电压裕度</w:t>
                      </w:r>
                    </w:p>
                    <w:p w14:paraId="4B72BB60" w14:textId="77777777" w:rsidR="00025C9E" w:rsidRDefault="00025C9E">
                      <w:pPr>
                        <w:spacing w:before="48"/>
                        <w:ind w:left="4"/>
                        <w:rPr>
                          <w:rFonts w:ascii="宋体" w:eastAsia="宋体" w:hAnsi="宋体" w:cs="宋体"/>
                          <w:sz w:val="13"/>
                          <w:szCs w:val="13"/>
                        </w:rPr>
                      </w:pPr>
                      <w:r>
                        <w:rPr>
                          <w:rFonts w:ascii="宋体" w:eastAsia="宋体" w:hAnsi="宋体" w:cs="宋体"/>
                          <w:b/>
                          <w:bCs/>
                          <w:sz w:val="13"/>
                          <w:szCs w:val="13"/>
                        </w:rPr>
                        <w:t>功率稳定裕度</w:t>
                      </w:r>
                    </w:p>
                  </w:txbxContent>
                </v:textbox>
              </v:shape>
              <v:shape id="_x0000_s1496" type="#_x0000_t202" style="position:absolute;left:2413;top:-4532;width:70;height:137" filled="f" stroked="f">
                <v:textbox inset="0,0,0,0">
                  <w:txbxContent>
                    <w:p w14:paraId="74E51F7A" w14:textId="77777777" w:rsidR="00025C9E" w:rsidRDefault="00025C9E">
                      <w:pPr>
                        <w:spacing w:line="136" w:lineRule="exact"/>
                        <w:rPr>
                          <w:rFonts w:ascii="Trebuchet MS" w:eastAsia="Trebuchet MS" w:hAnsi="Trebuchet MS" w:cs="Trebuchet MS"/>
                          <w:sz w:val="13"/>
                          <w:szCs w:val="13"/>
                        </w:rPr>
                      </w:pPr>
                      <w:r>
                        <w:rPr>
                          <w:rFonts w:ascii="Trebuchet MS"/>
                          <w:b/>
                          <w:color w:val="585858"/>
                          <w:w w:val="90"/>
                          <w:sz w:val="13"/>
                        </w:rPr>
                        <w:t>1</w:t>
                      </w:r>
                    </w:p>
                  </w:txbxContent>
                </v:textbox>
              </v:shape>
              <v:shape id="_x0000_s1495" type="#_x0000_t202" style="position:absolute;left:8729;top:-4618;width:952;height:136" filled="f" stroked="f">
                <v:textbox inset="0,0,0,0">
                  <w:txbxContent>
                    <w:p w14:paraId="2A836A9A" w14:textId="77777777" w:rsidR="00025C9E" w:rsidRDefault="00025C9E">
                      <w:pPr>
                        <w:spacing w:line="135" w:lineRule="exact"/>
                        <w:rPr>
                          <w:rFonts w:ascii="宋体" w:eastAsia="宋体" w:hAnsi="宋体" w:cs="宋体"/>
                          <w:sz w:val="13"/>
                          <w:szCs w:val="13"/>
                        </w:rPr>
                      </w:pPr>
                      <w:r>
                        <w:rPr>
                          <w:rFonts w:ascii="宋体" w:eastAsia="宋体" w:hAnsi="宋体" w:cs="宋体"/>
                          <w:b/>
                          <w:bCs/>
                          <w:sz w:val="13"/>
                          <w:szCs w:val="13"/>
                        </w:rPr>
                        <w:t>电网损耗灵敏度</w:t>
                      </w:r>
                    </w:p>
                  </w:txbxContent>
                </v:textbox>
              </v:shape>
              <v:shape id="_x0000_s1494" type="#_x0000_t202" style="position:absolute;left:2271;top:-3856;width:218;height:136" filled="f" stroked="f">
                <v:textbox inset="0,0,0,0">
                  <w:txbxContent>
                    <w:p w14:paraId="45C586FF" w14:textId="77777777" w:rsidR="00025C9E" w:rsidRDefault="00025C9E">
                      <w:pPr>
                        <w:spacing w:line="136" w:lineRule="exact"/>
                        <w:rPr>
                          <w:rFonts w:ascii="Trebuchet MS" w:eastAsia="Trebuchet MS" w:hAnsi="Trebuchet MS" w:cs="Trebuchet MS"/>
                          <w:sz w:val="13"/>
                          <w:szCs w:val="13"/>
                        </w:rPr>
                      </w:pPr>
                      <w:r>
                        <w:rPr>
                          <w:rFonts w:ascii="Trebuchet MS"/>
                          <w:b/>
                          <w:color w:val="585858"/>
                          <w:spacing w:val="2"/>
                          <w:sz w:val="13"/>
                        </w:rPr>
                        <w:t>0.8</w:t>
                      </w:r>
                    </w:p>
                  </w:txbxContent>
                </v:textbox>
              </v:shape>
              <v:shape id="_x0000_s1493" type="#_x0000_t202" style="position:absolute;left:2271;top:-3181;width:218;height:136" filled="f" stroked="f">
                <v:textbox inset="0,0,0,0">
                  <w:txbxContent>
                    <w:p w14:paraId="28DEEB2C" w14:textId="77777777" w:rsidR="00025C9E" w:rsidRDefault="00025C9E">
                      <w:pPr>
                        <w:spacing w:line="136" w:lineRule="exact"/>
                        <w:rPr>
                          <w:rFonts w:ascii="Trebuchet MS" w:eastAsia="Trebuchet MS" w:hAnsi="Trebuchet MS" w:cs="Trebuchet MS"/>
                          <w:sz w:val="13"/>
                          <w:szCs w:val="13"/>
                        </w:rPr>
                      </w:pPr>
                      <w:r>
                        <w:rPr>
                          <w:rFonts w:ascii="Trebuchet MS"/>
                          <w:b/>
                          <w:color w:val="585858"/>
                          <w:spacing w:val="2"/>
                          <w:sz w:val="13"/>
                        </w:rPr>
                        <w:t>0.6</w:t>
                      </w:r>
                    </w:p>
                  </w:txbxContent>
                </v:textbox>
              </v:shape>
              <v:shape id="_x0000_s1492" type="#_x0000_t202" style="position:absolute;left:2271;top:-2506;width:218;height:137" filled="f" stroked="f">
                <v:textbox inset="0,0,0,0">
                  <w:txbxContent>
                    <w:p w14:paraId="51C4B4A1" w14:textId="77777777" w:rsidR="00025C9E" w:rsidRDefault="00025C9E">
                      <w:pPr>
                        <w:spacing w:line="136" w:lineRule="exact"/>
                        <w:rPr>
                          <w:rFonts w:ascii="Trebuchet MS" w:eastAsia="Trebuchet MS" w:hAnsi="Trebuchet MS" w:cs="Trebuchet MS"/>
                          <w:sz w:val="13"/>
                          <w:szCs w:val="13"/>
                        </w:rPr>
                      </w:pPr>
                      <w:r>
                        <w:rPr>
                          <w:rFonts w:ascii="Trebuchet MS"/>
                          <w:b/>
                          <w:color w:val="585858"/>
                          <w:spacing w:val="2"/>
                          <w:w w:val="105"/>
                          <w:sz w:val="13"/>
                        </w:rPr>
                        <w:t>0.4</w:t>
                      </w:r>
                    </w:p>
                  </w:txbxContent>
                </v:textbox>
              </v:shape>
              <v:shape id="_x0000_s1491" type="#_x0000_t202" style="position:absolute;left:2271;top:-1830;width:218;height:136" filled="f" stroked="f">
                <v:textbox inset="0,0,0,0">
                  <w:txbxContent>
                    <w:p w14:paraId="2C21F7E3" w14:textId="77777777" w:rsidR="00025C9E" w:rsidRDefault="00025C9E">
                      <w:pPr>
                        <w:spacing w:line="136" w:lineRule="exact"/>
                        <w:rPr>
                          <w:rFonts w:ascii="Trebuchet MS" w:eastAsia="Trebuchet MS" w:hAnsi="Trebuchet MS" w:cs="Trebuchet MS"/>
                          <w:sz w:val="13"/>
                          <w:szCs w:val="13"/>
                        </w:rPr>
                      </w:pPr>
                      <w:r>
                        <w:rPr>
                          <w:rFonts w:ascii="Trebuchet MS"/>
                          <w:b/>
                          <w:color w:val="585858"/>
                          <w:spacing w:val="2"/>
                          <w:sz w:val="13"/>
                        </w:rPr>
                        <w:t>0.2</w:t>
                      </w:r>
                    </w:p>
                  </w:txbxContent>
                </v:textbox>
              </v:shape>
              <v:shape id="_x0000_s1490" type="#_x0000_t202" style="position:absolute;left:2413;top:-1155;width:70;height:137" filled="f" stroked="f">
                <v:textbox inset="0,0,0,0">
                  <w:txbxContent>
                    <w:p w14:paraId="735B4B09" w14:textId="77777777" w:rsidR="00025C9E" w:rsidRDefault="00025C9E">
                      <w:pPr>
                        <w:spacing w:line="136" w:lineRule="exact"/>
                        <w:rPr>
                          <w:rFonts w:ascii="Trebuchet MS" w:eastAsia="Trebuchet MS" w:hAnsi="Trebuchet MS" w:cs="Trebuchet MS"/>
                          <w:sz w:val="13"/>
                          <w:szCs w:val="13"/>
                        </w:rPr>
                      </w:pPr>
                      <w:r>
                        <w:rPr>
                          <w:rFonts w:ascii="Trebuchet MS"/>
                          <w:b/>
                          <w:color w:val="585858"/>
                          <w:w w:val="90"/>
                          <w:sz w:val="13"/>
                        </w:rPr>
                        <w:t>0</w:t>
                      </w:r>
                    </w:p>
                  </w:txbxContent>
                </v:textbox>
              </v:shape>
              <v:shape id="_x0000_s1489" type="#_x0000_t202" style="position:absolute;left:2685;top:-1007;width:7127;height:746" filled="f" stroked="f">
                <v:textbox inset="0,0,0,0">
                  <w:txbxContent>
                    <w:p w14:paraId="7A765B4B" w14:textId="77777777" w:rsidR="00025C9E" w:rsidRDefault="00025C9E">
                      <w:pPr>
                        <w:spacing w:line="146" w:lineRule="exact"/>
                        <w:jc w:val="center"/>
                        <w:rPr>
                          <w:rFonts w:ascii="Trebuchet MS" w:eastAsia="Trebuchet MS" w:hAnsi="Trebuchet MS" w:cs="Trebuchet MS"/>
                          <w:sz w:val="13"/>
                          <w:szCs w:val="13"/>
                          <w:lang w:eastAsia="zh-CN"/>
                        </w:rPr>
                      </w:pPr>
                      <w:r>
                        <w:rPr>
                          <w:rFonts w:ascii="Trebuchet MS"/>
                          <w:b/>
                          <w:color w:val="585858"/>
                          <w:sz w:val="13"/>
                          <w:lang w:eastAsia="zh-CN"/>
                        </w:rPr>
                        <w:t xml:space="preserve">1   </w:t>
                      </w:r>
                      <w:r>
                        <w:rPr>
                          <w:rFonts w:ascii="Trebuchet MS"/>
                          <w:b/>
                          <w:color w:val="585858"/>
                          <w:spacing w:val="7"/>
                          <w:sz w:val="13"/>
                          <w:lang w:eastAsia="zh-CN"/>
                        </w:rPr>
                        <w:t xml:space="preserve"> </w:t>
                      </w:r>
                      <w:r>
                        <w:rPr>
                          <w:rFonts w:ascii="Trebuchet MS"/>
                          <w:b/>
                          <w:color w:val="585858"/>
                          <w:sz w:val="13"/>
                          <w:lang w:eastAsia="zh-CN"/>
                        </w:rPr>
                        <w:t xml:space="preserve">2   </w:t>
                      </w:r>
                      <w:r>
                        <w:rPr>
                          <w:rFonts w:ascii="Trebuchet MS"/>
                          <w:b/>
                          <w:color w:val="585858"/>
                          <w:spacing w:val="8"/>
                          <w:sz w:val="13"/>
                          <w:lang w:eastAsia="zh-CN"/>
                        </w:rPr>
                        <w:t xml:space="preserve"> </w:t>
                      </w:r>
                      <w:r>
                        <w:rPr>
                          <w:rFonts w:ascii="Trebuchet MS"/>
                          <w:b/>
                          <w:color w:val="585858"/>
                          <w:sz w:val="13"/>
                          <w:lang w:eastAsia="zh-CN"/>
                        </w:rPr>
                        <w:t xml:space="preserve">3   </w:t>
                      </w:r>
                      <w:r>
                        <w:rPr>
                          <w:rFonts w:ascii="Trebuchet MS"/>
                          <w:b/>
                          <w:color w:val="585858"/>
                          <w:spacing w:val="7"/>
                          <w:sz w:val="13"/>
                          <w:lang w:eastAsia="zh-CN"/>
                        </w:rPr>
                        <w:t xml:space="preserve"> </w:t>
                      </w:r>
                      <w:r>
                        <w:rPr>
                          <w:rFonts w:ascii="Trebuchet MS"/>
                          <w:b/>
                          <w:color w:val="585858"/>
                          <w:sz w:val="13"/>
                          <w:lang w:eastAsia="zh-CN"/>
                        </w:rPr>
                        <w:t xml:space="preserve">4   </w:t>
                      </w:r>
                      <w:r>
                        <w:rPr>
                          <w:rFonts w:ascii="Trebuchet MS"/>
                          <w:b/>
                          <w:color w:val="585858"/>
                          <w:spacing w:val="8"/>
                          <w:sz w:val="13"/>
                          <w:lang w:eastAsia="zh-CN"/>
                        </w:rPr>
                        <w:t xml:space="preserve"> </w:t>
                      </w:r>
                      <w:r>
                        <w:rPr>
                          <w:rFonts w:ascii="Trebuchet MS"/>
                          <w:b/>
                          <w:color w:val="585858"/>
                          <w:sz w:val="13"/>
                          <w:lang w:eastAsia="zh-CN"/>
                        </w:rPr>
                        <w:t xml:space="preserve">5   </w:t>
                      </w:r>
                      <w:r>
                        <w:rPr>
                          <w:rFonts w:ascii="Trebuchet MS"/>
                          <w:b/>
                          <w:color w:val="585858"/>
                          <w:spacing w:val="7"/>
                          <w:sz w:val="13"/>
                          <w:lang w:eastAsia="zh-CN"/>
                        </w:rPr>
                        <w:t xml:space="preserve"> </w:t>
                      </w:r>
                      <w:r>
                        <w:rPr>
                          <w:rFonts w:ascii="Trebuchet MS"/>
                          <w:b/>
                          <w:color w:val="585858"/>
                          <w:sz w:val="13"/>
                          <w:lang w:eastAsia="zh-CN"/>
                        </w:rPr>
                        <w:t xml:space="preserve">6   </w:t>
                      </w:r>
                      <w:r>
                        <w:rPr>
                          <w:rFonts w:ascii="Trebuchet MS"/>
                          <w:b/>
                          <w:color w:val="585858"/>
                          <w:spacing w:val="8"/>
                          <w:sz w:val="13"/>
                          <w:lang w:eastAsia="zh-CN"/>
                        </w:rPr>
                        <w:t xml:space="preserve"> </w:t>
                      </w:r>
                      <w:r>
                        <w:rPr>
                          <w:rFonts w:ascii="Trebuchet MS"/>
                          <w:b/>
                          <w:color w:val="585858"/>
                          <w:sz w:val="13"/>
                          <w:lang w:eastAsia="zh-CN"/>
                        </w:rPr>
                        <w:t xml:space="preserve">7   </w:t>
                      </w:r>
                      <w:r>
                        <w:rPr>
                          <w:rFonts w:ascii="Trebuchet MS"/>
                          <w:b/>
                          <w:color w:val="585858"/>
                          <w:spacing w:val="7"/>
                          <w:sz w:val="13"/>
                          <w:lang w:eastAsia="zh-CN"/>
                        </w:rPr>
                        <w:t xml:space="preserve"> </w:t>
                      </w:r>
                      <w:r>
                        <w:rPr>
                          <w:rFonts w:ascii="Trebuchet MS"/>
                          <w:b/>
                          <w:color w:val="585858"/>
                          <w:sz w:val="13"/>
                          <w:lang w:eastAsia="zh-CN"/>
                        </w:rPr>
                        <w:t xml:space="preserve">8   </w:t>
                      </w:r>
                      <w:r>
                        <w:rPr>
                          <w:rFonts w:ascii="Trebuchet MS"/>
                          <w:b/>
                          <w:color w:val="585858"/>
                          <w:spacing w:val="8"/>
                          <w:sz w:val="13"/>
                          <w:lang w:eastAsia="zh-CN"/>
                        </w:rPr>
                        <w:t xml:space="preserve"> </w:t>
                      </w:r>
                      <w:r>
                        <w:rPr>
                          <w:rFonts w:ascii="Trebuchet MS"/>
                          <w:b/>
                          <w:color w:val="585858"/>
                          <w:sz w:val="13"/>
                          <w:lang w:eastAsia="zh-CN"/>
                        </w:rPr>
                        <w:t xml:space="preserve">9  </w:t>
                      </w:r>
                      <w:r>
                        <w:rPr>
                          <w:rFonts w:ascii="Trebuchet MS"/>
                          <w:b/>
                          <w:color w:val="585858"/>
                          <w:spacing w:val="14"/>
                          <w:sz w:val="13"/>
                          <w:lang w:eastAsia="zh-CN"/>
                        </w:rPr>
                        <w:t xml:space="preserve"> </w:t>
                      </w:r>
                      <w:r>
                        <w:rPr>
                          <w:rFonts w:ascii="Trebuchet MS"/>
                          <w:b/>
                          <w:color w:val="585858"/>
                          <w:spacing w:val="1"/>
                          <w:sz w:val="13"/>
                          <w:lang w:eastAsia="zh-CN"/>
                        </w:rPr>
                        <w:t>10</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11</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12</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13</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14</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15</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16</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17</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18</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19</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20</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21</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22</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23</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24</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25</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26</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27</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28</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3"/>
                          <w:sz w:val="13"/>
                          <w:lang w:eastAsia="zh-CN"/>
                        </w:rPr>
                        <w:t>29</w:t>
                      </w:r>
                    </w:p>
                    <w:p w14:paraId="299940FC" w14:textId="77777777" w:rsidR="00025C9E" w:rsidRDefault="00025C9E">
                      <w:pPr>
                        <w:spacing w:before="15"/>
                        <w:ind w:right="61"/>
                        <w:jc w:val="center"/>
                        <w:rPr>
                          <w:rFonts w:ascii="宋体" w:eastAsia="宋体" w:hAnsi="宋体" w:cs="宋体"/>
                          <w:sz w:val="13"/>
                          <w:szCs w:val="13"/>
                          <w:lang w:eastAsia="zh-CN"/>
                        </w:rPr>
                      </w:pPr>
                      <w:r>
                        <w:rPr>
                          <w:rFonts w:ascii="宋体" w:eastAsia="宋体" w:hAnsi="宋体" w:cs="宋体"/>
                          <w:b/>
                          <w:bCs/>
                          <w:spacing w:val="3"/>
                          <w:w w:val="105"/>
                          <w:sz w:val="13"/>
                          <w:szCs w:val="13"/>
                          <w:lang w:eastAsia="zh-CN"/>
                        </w:rPr>
                        <w:t>节点名称</w:t>
                      </w:r>
                    </w:p>
                    <w:p w14:paraId="775EDD62" w14:textId="77777777" w:rsidR="00025C9E" w:rsidRDefault="00025C9E">
                      <w:pPr>
                        <w:tabs>
                          <w:tab w:val="left" w:pos="2188"/>
                        </w:tabs>
                        <w:spacing w:before="121" w:line="293" w:lineRule="exact"/>
                        <w:ind w:left="144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节点各状态脆弱性指标</w:t>
                      </w:r>
                    </w:p>
                  </w:txbxContent>
                </v:textbox>
              </v:shape>
            </v:group>
            <w10:wrap anchorx="page"/>
          </v:group>
        </w:pict>
      </w:r>
      <w:bookmarkStart w:id="202" w:name="_bookmark130"/>
      <w:bookmarkEnd w:id="202"/>
      <w:r w:rsidR="002D0D3F">
        <w:rPr>
          <w:lang w:eastAsia="zh-CN"/>
        </w:rPr>
        <w:t>值得注意的是</w:t>
      </w:r>
      <w:r w:rsidR="002D0D3F">
        <w:rPr>
          <w:spacing w:val="-29"/>
          <w:lang w:eastAsia="zh-CN"/>
        </w:rPr>
        <w:t>，</w:t>
      </w:r>
      <w:r w:rsidR="002D0D3F">
        <w:rPr>
          <w:lang w:eastAsia="zh-CN"/>
        </w:rPr>
        <w:t>电压裕度指标和功率稳定裕度指标</w:t>
      </w:r>
      <w:r w:rsidR="002D0D3F">
        <w:rPr>
          <w:spacing w:val="-16"/>
          <w:lang w:eastAsia="zh-CN"/>
        </w:rPr>
        <w:t>为</w:t>
      </w:r>
      <w:r w:rsidR="002D0D3F">
        <w:rPr>
          <w:lang w:eastAsia="zh-CN"/>
        </w:rPr>
        <w:t>“成本型</w:t>
      </w:r>
      <w:r w:rsidR="002D0D3F">
        <w:rPr>
          <w:spacing w:val="-17"/>
          <w:lang w:eastAsia="zh-CN"/>
        </w:rPr>
        <w:t>”</w:t>
      </w:r>
      <w:r w:rsidR="002D0D3F">
        <w:rPr>
          <w:lang w:eastAsia="zh-CN"/>
        </w:rPr>
        <w:t>指标</w:t>
      </w:r>
      <w:r w:rsidR="002D0D3F">
        <w:rPr>
          <w:spacing w:val="-29"/>
          <w:lang w:eastAsia="zh-CN"/>
        </w:rPr>
        <w:t>，</w:t>
      </w:r>
      <w:r w:rsidR="002D0D3F">
        <w:rPr>
          <w:lang w:eastAsia="zh-CN"/>
        </w:rPr>
        <w:t>其值 越大意味着节点的脆弱程度越小</w:t>
      </w:r>
      <w:r w:rsidR="002D0D3F">
        <w:rPr>
          <w:spacing w:val="-29"/>
          <w:lang w:eastAsia="zh-CN"/>
        </w:rPr>
        <w:t>，</w:t>
      </w:r>
      <w:r w:rsidR="002D0D3F">
        <w:rPr>
          <w:lang w:eastAsia="zh-CN"/>
        </w:rPr>
        <w:t>而本文采用的</w:t>
      </w:r>
      <w:r w:rsidR="002D0D3F">
        <w:rPr>
          <w:spacing w:val="-16"/>
          <w:lang w:eastAsia="zh-CN"/>
        </w:rPr>
        <w:t>是</w:t>
      </w:r>
      <w:r w:rsidR="002D0D3F">
        <w:rPr>
          <w:lang w:eastAsia="zh-CN"/>
        </w:rPr>
        <w:t>“效益型</w:t>
      </w:r>
      <w:r w:rsidR="002D0D3F">
        <w:rPr>
          <w:spacing w:val="-17"/>
          <w:lang w:eastAsia="zh-CN"/>
        </w:rPr>
        <w:t>”</w:t>
      </w:r>
      <w:r w:rsidR="002D0D3F">
        <w:rPr>
          <w:lang w:eastAsia="zh-CN"/>
        </w:rPr>
        <w:t>指标</w:t>
      </w:r>
      <w:r w:rsidR="002D0D3F">
        <w:rPr>
          <w:spacing w:val="-29"/>
          <w:lang w:eastAsia="zh-CN"/>
        </w:rPr>
        <w:t>，</w:t>
      </w:r>
      <w:r w:rsidR="002D0D3F">
        <w:rPr>
          <w:lang w:eastAsia="zh-CN"/>
        </w:rPr>
        <w:t xml:space="preserve">为统一指标 </w:t>
      </w:r>
      <w:r w:rsidR="002D0D3F">
        <w:rPr>
          <w:spacing w:val="2"/>
          <w:lang w:eastAsia="zh-CN"/>
        </w:rPr>
        <w:t>类型，不改变指标的定义与概念，清晰描述系统节点的脆弱程度，表</w:t>
      </w:r>
      <w:hyperlink w:anchor="_bookmark129" w:history="1">
        <w:r w:rsidR="002D0D3F">
          <w:rPr>
            <w:rFonts w:ascii="Times New Roman" w:eastAsia="Times New Roman" w:hAnsi="Times New Roman" w:cs="Times New Roman"/>
            <w:spacing w:val="2"/>
            <w:lang w:eastAsia="zh-CN"/>
          </w:rPr>
          <w:t>5.2</w:t>
        </w:r>
      </w:hyperlink>
      <w:r w:rsidR="002D0D3F">
        <w:rPr>
          <w:spacing w:val="2"/>
          <w:lang w:eastAsia="zh-CN"/>
        </w:rPr>
        <w:t>为电压</w:t>
      </w:r>
      <w:r w:rsidR="002D0D3F">
        <w:rPr>
          <w:spacing w:val="24"/>
          <w:lang w:eastAsia="zh-CN"/>
        </w:rPr>
        <w:t xml:space="preserve"> </w:t>
      </w:r>
      <w:r w:rsidR="002D0D3F">
        <w:rPr>
          <w:lang w:eastAsia="zh-CN"/>
        </w:rPr>
        <w:t>裕度和功率稳定裕度指标进行数值反向的实验结果</w:t>
      </w:r>
      <w:r w:rsidR="002D0D3F">
        <w:rPr>
          <w:spacing w:val="-45"/>
          <w:lang w:eastAsia="zh-CN"/>
        </w:rPr>
        <w:t>，</w:t>
      </w:r>
      <w:r w:rsidR="002D0D3F">
        <w:rPr>
          <w:lang w:eastAsia="zh-CN"/>
        </w:rPr>
        <w:t>指标值越大</w:t>
      </w:r>
      <w:r w:rsidR="002D0D3F">
        <w:rPr>
          <w:spacing w:val="-45"/>
          <w:lang w:eastAsia="zh-CN"/>
        </w:rPr>
        <w:t>，</w:t>
      </w:r>
      <w:r w:rsidR="002D0D3F">
        <w:rPr>
          <w:lang w:eastAsia="zh-CN"/>
        </w:rPr>
        <w:t>表示其电压裕 度和功率稳定裕度越小，节点的脆弱程度越高。</w:t>
      </w:r>
    </w:p>
    <w:p w14:paraId="096F559B" w14:textId="77777777" w:rsidR="00996552" w:rsidRDefault="002D0D3F">
      <w:pPr>
        <w:pStyle w:val="a3"/>
        <w:spacing w:before="24" w:line="292" w:lineRule="auto"/>
        <w:ind w:right="1600" w:firstLine="480"/>
        <w:rPr>
          <w:lang w:eastAsia="zh-CN"/>
        </w:rPr>
      </w:pPr>
      <w:r>
        <w:rPr>
          <w:lang w:eastAsia="zh-CN"/>
        </w:rPr>
        <w:t>节点</w:t>
      </w:r>
      <w:r>
        <w:rPr>
          <w:spacing w:val="-64"/>
          <w:lang w:eastAsia="zh-CN"/>
        </w:rPr>
        <w:t xml:space="preserve"> </w:t>
      </w:r>
      <w:r>
        <w:rPr>
          <w:rFonts w:ascii="Times New Roman" w:eastAsia="Times New Roman" w:hAnsi="Times New Roman" w:cs="Times New Roman"/>
          <w:lang w:eastAsia="zh-CN"/>
        </w:rPr>
        <w:t>2</w:t>
      </w:r>
      <w:r>
        <w:rPr>
          <w:spacing w:val="-22"/>
          <w:lang w:eastAsia="zh-CN"/>
        </w:rPr>
        <w:t>、</w:t>
      </w:r>
      <w:r>
        <w:rPr>
          <w:rFonts w:ascii="Times New Roman" w:eastAsia="Times New Roman" w:hAnsi="Times New Roman" w:cs="Times New Roman"/>
          <w:lang w:eastAsia="zh-CN"/>
        </w:rPr>
        <w:t>5</w:t>
      </w:r>
      <w:r>
        <w:rPr>
          <w:spacing w:val="-22"/>
          <w:lang w:eastAsia="zh-CN"/>
        </w:rPr>
        <w:t>、</w:t>
      </w:r>
      <w:r>
        <w:rPr>
          <w:rFonts w:ascii="Times New Roman" w:eastAsia="Times New Roman" w:hAnsi="Times New Roman" w:cs="Times New Roman"/>
          <w:lang w:eastAsia="zh-CN"/>
        </w:rPr>
        <w:t>6</w:t>
      </w:r>
      <w:r>
        <w:rPr>
          <w:spacing w:val="-22"/>
          <w:lang w:eastAsia="zh-CN"/>
        </w:rPr>
        <w:t>、</w:t>
      </w:r>
      <w:r>
        <w:rPr>
          <w:rFonts w:ascii="Times New Roman" w:eastAsia="Times New Roman" w:hAnsi="Times New Roman" w:cs="Times New Roman"/>
          <w:lang w:eastAsia="zh-CN"/>
        </w:rPr>
        <w:t>10</w:t>
      </w:r>
      <w:r>
        <w:rPr>
          <w:spacing w:val="-22"/>
          <w:lang w:eastAsia="zh-CN"/>
        </w:rPr>
        <w:t>、</w:t>
      </w:r>
      <w:r>
        <w:rPr>
          <w:rFonts w:ascii="Times New Roman" w:eastAsia="Times New Roman" w:hAnsi="Times New Roman" w:cs="Times New Roman"/>
          <w:lang w:eastAsia="zh-CN"/>
        </w:rPr>
        <w:t>11</w:t>
      </w:r>
      <w:r>
        <w:rPr>
          <w:spacing w:val="-22"/>
          <w:lang w:eastAsia="zh-CN"/>
        </w:rPr>
        <w:t>、</w:t>
      </w:r>
      <w:r>
        <w:rPr>
          <w:rFonts w:ascii="Times New Roman" w:eastAsia="Times New Roman" w:hAnsi="Times New Roman" w:cs="Times New Roman"/>
          <w:lang w:eastAsia="zh-CN"/>
        </w:rPr>
        <w:t>13</w:t>
      </w:r>
      <w:r>
        <w:rPr>
          <w:spacing w:val="-22"/>
          <w:lang w:eastAsia="zh-CN"/>
        </w:rPr>
        <w:t>、</w:t>
      </w:r>
      <w:r>
        <w:rPr>
          <w:rFonts w:ascii="Times New Roman" w:eastAsia="Times New Roman" w:hAnsi="Times New Roman" w:cs="Times New Roman"/>
          <w:lang w:eastAsia="zh-CN"/>
        </w:rPr>
        <w:t>14</w:t>
      </w:r>
      <w:r>
        <w:rPr>
          <w:spacing w:val="-22"/>
          <w:lang w:eastAsia="zh-CN"/>
        </w:rPr>
        <w:t>、</w:t>
      </w:r>
      <w:r>
        <w:rPr>
          <w:rFonts w:ascii="Times New Roman" w:eastAsia="Times New Roman" w:hAnsi="Times New Roman" w:cs="Times New Roman"/>
          <w:lang w:eastAsia="zh-CN"/>
        </w:rPr>
        <w:t>17</w:t>
      </w:r>
      <w:r>
        <w:rPr>
          <w:spacing w:val="-22"/>
          <w:lang w:eastAsia="zh-CN"/>
        </w:rPr>
        <w:t>、</w:t>
      </w:r>
      <w:r>
        <w:rPr>
          <w:rFonts w:ascii="Times New Roman" w:eastAsia="Times New Roman" w:hAnsi="Times New Roman" w:cs="Times New Roman"/>
          <w:lang w:eastAsia="zh-CN"/>
        </w:rPr>
        <w:t>19</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22</w:t>
      </w:r>
      <w:r>
        <w:rPr>
          <w:rFonts w:ascii="Times New Roman" w:eastAsia="Times New Roman" w:hAnsi="Times New Roman" w:cs="Times New Roman"/>
          <w:spacing w:val="-4"/>
          <w:lang w:eastAsia="zh-CN"/>
        </w:rPr>
        <w:t xml:space="preserve"> </w:t>
      </w:r>
      <w:r>
        <w:rPr>
          <w:lang w:eastAsia="zh-CN"/>
        </w:rPr>
        <w:t>为联络节点</w:t>
      </w:r>
      <w:r>
        <w:rPr>
          <w:spacing w:val="-24"/>
          <w:lang w:eastAsia="zh-CN"/>
        </w:rPr>
        <w:t>，</w:t>
      </w:r>
      <w:r>
        <w:rPr>
          <w:lang w:eastAsia="zh-CN"/>
        </w:rPr>
        <w:t xml:space="preserve">其注入有功功率 </w:t>
      </w:r>
      <w:r>
        <w:rPr>
          <w:spacing w:val="-1"/>
          <w:lang w:eastAsia="zh-CN"/>
        </w:rPr>
        <w:t>和无功功率都等于零，所以其负荷模型的数据为</w:t>
      </w:r>
      <w:r>
        <w:rPr>
          <w:spacing w:val="-62"/>
          <w:lang w:eastAsia="zh-CN"/>
        </w:rPr>
        <w:t xml:space="preserve"> </w:t>
      </w:r>
      <w:r>
        <w:rPr>
          <w:rFonts w:ascii="Times New Roman" w:eastAsia="Times New Roman" w:hAnsi="Times New Roman" w:cs="Times New Roman"/>
          <w:spacing w:val="-2"/>
          <w:lang w:eastAsia="zh-CN"/>
        </w:rPr>
        <w:t>0</w:t>
      </w:r>
      <w:r>
        <w:rPr>
          <w:spacing w:val="-2"/>
          <w:lang w:eastAsia="zh-CN"/>
        </w:rPr>
        <w:t>，因此，在功率稳定裕度指标</w:t>
      </w:r>
      <w:r>
        <w:rPr>
          <w:spacing w:val="43"/>
          <w:lang w:eastAsia="zh-CN"/>
        </w:rPr>
        <w:t xml:space="preserve"> </w:t>
      </w:r>
      <w:r>
        <w:rPr>
          <w:spacing w:val="2"/>
          <w:lang w:eastAsia="zh-CN"/>
        </w:rPr>
        <w:t>和电网损耗灵敏度指标中，将这些节点的指标数值设置为</w:t>
      </w:r>
      <w:r>
        <w:rPr>
          <w:spacing w:val="-49"/>
          <w:lang w:eastAsia="zh-CN"/>
        </w:rPr>
        <w:t xml:space="preserve"> </w:t>
      </w:r>
      <w:r>
        <w:rPr>
          <w:rFonts w:ascii="Times New Roman" w:eastAsia="Times New Roman" w:hAnsi="Times New Roman" w:cs="Times New Roman"/>
          <w:lang w:eastAsia="zh-CN"/>
        </w:rPr>
        <w:t>0</w:t>
      </w:r>
      <w:r>
        <w:rPr>
          <w:lang w:eastAsia="zh-CN"/>
        </w:rPr>
        <w:t>。从表</w:t>
      </w:r>
      <w:hyperlink w:anchor="_bookmark129" w:history="1">
        <w:r>
          <w:rPr>
            <w:rFonts w:ascii="Times New Roman" w:eastAsia="Times New Roman" w:hAnsi="Times New Roman" w:cs="Times New Roman"/>
            <w:lang w:eastAsia="zh-CN"/>
          </w:rPr>
          <w:t>5.2</w:t>
        </w:r>
      </w:hyperlink>
      <w:r>
        <w:rPr>
          <w:lang w:eastAsia="zh-CN"/>
        </w:rPr>
        <w:t>和图</w:t>
      </w:r>
      <w:hyperlink w:anchor="_bookmark130" w:history="1">
        <w:r>
          <w:rPr>
            <w:rFonts w:ascii="Times New Roman" w:eastAsia="Times New Roman" w:hAnsi="Times New Roman" w:cs="Times New Roman"/>
            <w:lang w:eastAsia="zh-CN"/>
          </w:rPr>
          <w:t>5.5</w:t>
        </w:r>
      </w:hyperlink>
      <w:r>
        <w:rPr>
          <w:lang w:eastAsia="zh-CN"/>
        </w:rPr>
        <w:t>可</w:t>
      </w:r>
      <w:r>
        <w:rPr>
          <w:spacing w:val="38"/>
          <w:lang w:eastAsia="zh-CN"/>
        </w:rPr>
        <w:t xml:space="preserve"> </w:t>
      </w:r>
      <w:r>
        <w:rPr>
          <w:lang w:eastAsia="zh-CN"/>
        </w:rPr>
        <w:t>知，在</w:t>
      </w:r>
      <w:r>
        <w:rPr>
          <w:spacing w:val="-4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4"/>
          <w:lang w:eastAsia="zh-CN"/>
        </w:rPr>
        <w:t xml:space="preserve"> </w:t>
      </w:r>
      <w:r>
        <w:rPr>
          <w:lang w:eastAsia="zh-CN"/>
        </w:rPr>
        <w:t>系统中，电压裕度指标值最大的为节点</w:t>
      </w:r>
      <w:r>
        <w:rPr>
          <w:spacing w:val="-56"/>
          <w:lang w:eastAsia="zh-CN"/>
        </w:rPr>
        <w:t xml:space="preserve"> </w:t>
      </w:r>
      <w:r>
        <w:rPr>
          <w:rFonts w:ascii="Times New Roman" w:eastAsia="Times New Roman" w:hAnsi="Times New Roman" w:cs="Times New Roman"/>
          <w:lang w:eastAsia="zh-CN"/>
        </w:rPr>
        <w:t>19</w:t>
      </w:r>
      <w:r>
        <w:rPr>
          <w:lang w:eastAsia="zh-CN"/>
        </w:rPr>
        <w:t>，其次是节点</w:t>
      </w:r>
      <w:r>
        <w:rPr>
          <w:spacing w:val="-56"/>
          <w:lang w:eastAsia="zh-CN"/>
        </w:rPr>
        <w:t xml:space="preserve"> </w:t>
      </w:r>
      <w:r>
        <w:rPr>
          <w:rFonts w:ascii="Times New Roman" w:eastAsia="Times New Roman" w:hAnsi="Times New Roman" w:cs="Times New Roman"/>
          <w:lang w:eastAsia="zh-CN"/>
        </w:rPr>
        <w:t>18</w:t>
      </w:r>
      <w:r>
        <w:rPr>
          <w:lang w:eastAsia="zh-CN"/>
        </w:rPr>
        <w:t>、</w:t>
      </w:r>
      <w:r>
        <w:rPr>
          <w:rFonts w:ascii="Times New Roman" w:eastAsia="Times New Roman" w:hAnsi="Times New Roman" w:cs="Times New Roman"/>
          <w:lang w:eastAsia="zh-CN"/>
        </w:rPr>
        <w:t>3</w:t>
      </w:r>
      <w:r>
        <w:rPr>
          <w:lang w:eastAsia="zh-CN"/>
        </w:rPr>
        <w:t>、</w:t>
      </w:r>
      <w:r>
        <w:rPr>
          <w:spacing w:val="26"/>
          <w:lang w:eastAsia="zh-CN"/>
        </w:rPr>
        <w:t xml:space="preserve"> </w:t>
      </w:r>
      <w:r>
        <w:rPr>
          <w:rFonts w:ascii="Times New Roman" w:eastAsia="Times New Roman" w:hAnsi="Times New Roman" w:cs="Times New Roman"/>
          <w:spacing w:val="-4"/>
          <w:lang w:eastAsia="zh-CN"/>
        </w:rPr>
        <w:t>17</w:t>
      </w:r>
      <w:r>
        <w:rPr>
          <w:spacing w:val="-4"/>
          <w:lang w:eastAsia="zh-CN"/>
        </w:rPr>
        <w:t>、</w:t>
      </w:r>
      <w:r>
        <w:rPr>
          <w:rFonts w:ascii="Times New Roman" w:eastAsia="Times New Roman" w:hAnsi="Times New Roman" w:cs="Times New Roman"/>
          <w:spacing w:val="-4"/>
          <w:lang w:eastAsia="zh-CN"/>
        </w:rPr>
        <w:t>14</w:t>
      </w:r>
      <w:r>
        <w:rPr>
          <w:spacing w:val="-4"/>
          <w:lang w:eastAsia="zh-CN"/>
        </w:rPr>
        <w:t>、</w:t>
      </w:r>
      <w:r>
        <w:rPr>
          <w:rFonts w:ascii="Times New Roman" w:eastAsia="Times New Roman" w:hAnsi="Times New Roman" w:cs="Times New Roman"/>
          <w:spacing w:val="-4"/>
          <w:lang w:eastAsia="zh-CN"/>
        </w:rPr>
        <w:t>26</w:t>
      </w:r>
      <w:r>
        <w:rPr>
          <w:spacing w:val="-4"/>
          <w:lang w:eastAsia="zh-CN"/>
        </w:rPr>
        <w:t>、</w:t>
      </w:r>
      <w:r>
        <w:rPr>
          <w:rFonts w:ascii="Times New Roman" w:eastAsia="Times New Roman" w:hAnsi="Times New Roman" w:cs="Times New Roman"/>
          <w:spacing w:val="-4"/>
          <w:lang w:eastAsia="zh-CN"/>
        </w:rPr>
        <w:t>16</w:t>
      </w:r>
      <w:r>
        <w:rPr>
          <w:rFonts w:ascii="Times New Roman" w:eastAsia="Times New Roman" w:hAnsi="Times New Roman" w:cs="Times New Roman"/>
          <w:spacing w:val="-3"/>
          <w:lang w:eastAsia="zh-CN"/>
        </w:rPr>
        <w:t xml:space="preserve"> </w:t>
      </w:r>
      <w:r>
        <w:rPr>
          <w:lang w:eastAsia="zh-CN"/>
        </w:rPr>
        <w:t>和</w:t>
      </w:r>
      <w:r>
        <w:rPr>
          <w:spacing w:val="-63"/>
          <w:lang w:eastAsia="zh-CN"/>
        </w:rPr>
        <w:t xml:space="preserve"> </w:t>
      </w:r>
      <w:r>
        <w:rPr>
          <w:rFonts w:ascii="Times New Roman" w:eastAsia="Times New Roman" w:hAnsi="Times New Roman" w:cs="Times New Roman"/>
          <w:spacing w:val="-2"/>
          <w:lang w:eastAsia="zh-CN"/>
        </w:rPr>
        <w:t>4</w:t>
      </w:r>
      <w:r>
        <w:rPr>
          <w:spacing w:val="-2"/>
          <w:lang w:eastAsia="zh-CN"/>
        </w:rPr>
        <w:t>，这些节点的电压波动性较大，其电压稳定性差，对于电网</w:t>
      </w:r>
      <w:r>
        <w:rPr>
          <w:spacing w:val="23"/>
          <w:lang w:eastAsia="zh-CN"/>
        </w:rPr>
        <w:t xml:space="preserve"> </w:t>
      </w:r>
      <w:r>
        <w:rPr>
          <w:lang w:eastAsia="zh-CN"/>
        </w:rPr>
        <w:t>负荷变化较为敏感</w:t>
      </w:r>
      <w:r>
        <w:rPr>
          <w:spacing w:val="-30"/>
          <w:lang w:eastAsia="zh-CN"/>
        </w:rPr>
        <w:t>，</w:t>
      </w:r>
      <w:r>
        <w:rPr>
          <w:lang w:eastAsia="zh-CN"/>
        </w:rPr>
        <w:t>就从电压裕度指标而言</w:t>
      </w:r>
      <w:r>
        <w:rPr>
          <w:spacing w:val="-30"/>
          <w:lang w:eastAsia="zh-CN"/>
        </w:rPr>
        <w:t>，</w:t>
      </w:r>
      <w:r>
        <w:rPr>
          <w:lang w:eastAsia="zh-CN"/>
        </w:rPr>
        <w:t>节点脆弱程度较高</w:t>
      </w:r>
      <w:r>
        <w:rPr>
          <w:spacing w:val="-30"/>
          <w:lang w:eastAsia="zh-CN"/>
        </w:rPr>
        <w:t>，</w:t>
      </w:r>
      <w:r>
        <w:rPr>
          <w:lang w:eastAsia="zh-CN"/>
        </w:rPr>
        <w:t>原因在于这些 节点处于中心位置</w:t>
      </w:r>
      <w:r>
        <w:rPr>
          <w:spacing w:val="-52"/>
          <w:lang w:eastAsia="zh-CN"/>
        </w:rPr>
        <w:t>，</w:t>
      </w:r>
      <w:r>
        <w:rPr>
          <w:lang w:eastAsia="zh-CN"/>
        </w:rPr>
        <w:t>在功率负荷变化情况下</w:t>
      </w:r>
      <w:r>
        <w:rPr>
          <w:spacing w:val="-52"/>
          <w:lang w:eastAsia="zh-CN"/>
        </w:rPr>
        <w:t>，</w:t>
      </w:r>
      <w:r>
        <w:rPr>
          <w:lang w:eastAsia="zh-CN"/>
        </w:rPr>
        <w:t>距离发电节点较远</w:t>
      </w:r>
      <w:r>
        <w:rPr>
          <w:spacing w:val="-52"/>
          <w:lang w:eastAsia="zh-CN"/>
        </w:rPr>
        <w:t>，</w:t>
      </w:r>
      <w:r>
        <w:rPr>
          <w:lang w:eastAsia="zh-CN"/>
        </w:rPr>
        <w:t>传输线路较长， 输电能力较弱</w:t>
      </w:r>
      <w:r>
        <w:rPr>
          <w:spacing w:val="-32"/>
          <w:lang w:eastAsia="zh-CN"/>
        </w:rPr>
        <w:t>，</w:t>
      </w:r>
      <w:r>
        <w:rPr>
          <w:lang w:eastAsia="zh-CN"/>
        </w:rPr>
        <w:t>其线路压降和损耗较大</w:t>
      </w:r>
      <w:r>
        <w:rPr>
          <w:spacing w:val="-32"/>
          <w:lang w:eastAsia="zh-CN"/>
        </w:rPr>
        <w:t>，</w:t>
      </w:r>
      <w:r>
        <w:rPr>
          <w:lang w:eastAsia="zh-CN"/>
        </w:rPr>
        <w:t>从而导致电压波动较大</w:t>
      </w:r>
      <w:r>
        <w:rPr>
          <w:spacing w:val="-27"/>
          <w:lang w:eastAsia="zh-CN"/>
        </w:rPr>
        <w:t>。</w:t>
      </w:r>
      <w:r>
        <w:rPr>
          <w:lang w:eastAsia="zh-CN"/>
        </w:rPr>
        <w:t>电压裕度指标 值较小的为节点</w:t>
      </w:r>
      <w:r>
        <w:rPr>
          <w:spacing w:val="-61"/>
          <w:lang w:eastAsia="zh-CN"/>
        </w:rPr>
        <w:t xml:space="preserve"> </w:t>
      </w:r>
      <w:r>
        <w:rPr>
          <w:rFonts w:ascii="Times New Roman" w:eastAsia="Times New Roman" w:hAnsi="Times New Roman" w:cs="Times New Roman"/>
          <w:spacing w:val="-1"/>
          <w:lang w:eastAsia="zh-CN"/>
        </w:rPr>
        <w:t>1</w:t>
      </w:r>
      <w:r>
        <w:rPr>
          <w:spacing w:val="-1"/>
          <w:lang w:eastAsia="zh-CN"/>
        </w:rPr>
        <w:t>、</w:t>
      </w:r>
      <w:r>
        <w:rPr>
          <w:rFonts w:ascii="Times New Roman" w:eastAsia="Times New Roman" w:hAnsi="Times New Roman" w:cs="Times New Roman"/>
          <w:spacing w:val="-1"/>
          <w:lang w:eastAsia="zh-CN"/>
        </w:rPr>
        <w:t>20</w:t>
      </w:r>
      <w:r>
        <w:rPr>
          <w:spacing w:val="-1"/>
          <w:lang w:eastAsia="zh-CN"/>
        </w:rPr>
        <w:t>、</w:t>
      </w:r>
      <w:r>
        <w:rPr>
          <w:rFonts w:ascii="Times New Roman" w:eastAsia="Times New Roman" w:hAnsi="Times New Roman" w:cs="Times New Roman"/>
          <w:spacing w:val="-1"/>
          <w:lang w:eastAsia="zh-CN"/>
        </w:rPr>
        <w:t>9</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22</w:t>
      </w:r>
      <w:r>
        <w:rPr>
          <w:spacing w:val="-1"/>
          <w:lang w:eastAsia="zh-CN"/>
        </w:rPr>
        <w:t>、</w:t>
      </w:r>
      <w:r>
        <w:rPr>
          <w:rFonts w:ascii="Times New Roman" w:eastAsia="Times New Roman" w:hAnsi="Times New Roman" w:cs="Times New Roman"/>
          <w:spacing w:val="-1"/>
          <w:lang w:eastAsia="zh-CN"/>
        </w:rPr>
        <w:t>8</w:t>
      </w:r>
      <w:r>
        <w:rPr>
          <w:spacing w:val="-1"/>
          <w:lang w:eastAsia="zh-CN"/>
        </w:rPr>
        <w:t>、</w:t>
      </w:r>
      <w:r>
        <w:rPr>
          <w:rFonts w:ascii="Times New Roman" w:eastAsia="Times New Roman" w:hAnsi="Times New Roman" w:cs="Times New Roman"/>
          <w:spacing w:val="-1"/>
          <w:lang w:eastAsia="zh-CN"/>
        </w:rPr>
        <w:t>25</w:t>
      </w:r>
      <w:r>
        <w:rPr>
          <w:spacing w:val="-1"/>
          <w:lang w:eastAsia="zh-CN"/>
        </w:rPr>
        <w:t>，其中节点</w:t>
      </w:r>
      <w:r>
        <w:rPr>
          <w:spacing w:val="-61"/>
          <w:lang w:eastAsia="zh-CN"/>
        </w:rPr>
        <w:t xml:space="preserve"> </w:t>
      </w:r>
      <w:r>
        <w:rPr>
          <w:rFonts w:ascii="Times New Roman" w:eastAsia="Times New Roman" w:hAnsi="Times New Roman" w:cs="Times New Roman"/>
          <w:spacing w:val="-1"/>
          <w:lang w:eastAsia="zh-CN"/>
        </w:rPr>
        <w:t>20</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 xml:space="preserve">22 </w:t>
      </w:r>
      <w:r>
        <w:rPr>
          <w:lang w:eastAsia="zh-CN"/>
        </w:rPr>
        <w:t>和</w:t>
      </w:r>
      <w:r>
        <w:rPr>
          <w:spacing w:val="-61"/>
          <w:lang w:eastAsia="zh-CN"/>
        </w:rPr>
        <w:t xml:space="preserve"> </w:t>
      </w:r>
      <w:r>
        <w:rPr>
          <w:rFonts w:ascii="Times New Roman" w:eastAsia="Times New Roman" w:hAnsi="Times New Roman" w:cs="Times New Roman"/>
          <w:lang w:eastAsia="zh-CN"/>
        </w:rPr>
        <w:t>25</w:t>
      </w:r>
      <w:r>
        <w:rPr>
          <w:rFonts w:ascii="Times New Roman" w:eastAsia="Times New Roman" w:hAnsi="Times New Roman" w:cs="Times New Roman"/>
          <w:spacing w:val="-1"/>
          <w:lang w:eastAsia="zh-CN"/>
        </w:rPr>
        <w:t xml:space="preserve"> </w:t>
      </w:r>
      <w:r>
        <w:rPr>
          <w:lang w:eastAsia="zh-CN"/>
        </w:rPr>
        <w:t>分别与</w:t>
      </w:r>
      <w:r>
        <w:rPr>
          <w:spacing w:val="23"/>
          <w:lang w:eastAsia="zh-CN"/>
        </w:rPr>
        <w:t xml:space="preserve"> </w:t>
      </w:r>
      <w:r>
        <w:rPr>
          <w:lang w:eastAsia="zh-CN"/>
        </w:rPr>
        <w:t>发电节点</w:t>
      </w:r>
      <w:r>
        <w:rPr>
          <w:spacing w:val="-54"/>
          <w:lang w:eastAsia="zh-CN"/>
        </w:rPr>
        <w:t xml:space="preserve"> </w:t>
      </w:r>
      <w:r>
        <w:rPr>
          <w:rFonts w:ascii="Times New Roman" w:eastAsia="Times New Roman" w:hAnsi="Times New Roman" w:cs="Times New Roman"/>
          <w:lang w:eastAsia="zh-CN"/>
        </w:rPr>
        <w:t>34</w:t>
      </w:r>
      <w:r>
        <w:rPr>
          <w:lang w:eastAsia="zh-CN"/>
        </w:rPr>
        <w:t>、</w:t>
      </w:r>
      <w:r>
        <w:rPr>
          <w:rFonts w:ascii="Times New Roman" w:eastAsia="Times New Roman" w:hAnsi="Times New Roman" w:cs="Times New Roman"/>
          <w:lang w:eastAsia="zh-CN"/>
        </w:rPr>
        <w:t>36</w:t>
      </w:r>
      <w:r>
        <w:rPr>
          <w:lang w:eastAsia="zh-CN"/>
        </w:rPr>
        <w:t>、</w:t>
      </w:r>
      <w:r>
        <w:rPr>
          <w:rFonts w:ascii="Times New Roman" w:eastAsia="Times New Roman" w:hAnsi="Times New Roman" w:cs="Times New Roman"/>
          <w:lang w:eastAsia="zh-CN"/>
        </w:rPr>
        <w:t>35</w:t>
      </w:r>
      <w:r>
        <w:rPr>
          <w:rFonts w:ascii="Times New Roman" w:eastAsia="Times New Roman" w:hAnsi="Times New Roman" w:cs="Times New Roman"/>
          <w:spacing w:val="6"/>
          <w:lang w:eastAsia="zh-CN"/>
        </w:rPr>
        <w:t xml:space="preserve"> </w:t>
      </w:r>
      <w:r>
        <w:rPr>
          <w:lang w:eastAsia="zh-CN"/>
        </w:rPr>
        <w:t>和</w:t>
      </w:r>
      <w:r>
        <w:rPr>
          <w:spacing w:val="-54"/>
          <w:lang w:eastAsia="zh-CN"/>
        </w:rPr>
        <w:t xml:space="preserve"> </w:t>
      </w:r>
      <w:r>
        <w:rPr>
          <w:rFonts w:ascii="Times New Roman" w:eastAsia="Times New Roman" w:hAnsi="Times New Roman" w:cs="Times New Roman"/>
          <w:lang w:eastAsia="zh-CN"/>
        </w:rPr>
        <w:t>37</w:t>
      </w:r>
      <w:r>
        <w:rPr>
          <w:rFonts w:ascii="Times New Roman" w:eastAsia="Times New Roman" w:hAnsi="Times New Roman" w:cs="Times New Roman"/>
          <w:spacing w:val="6"/>
          <w:lang w:eastAsia="zh-CN"/>
        </w:rPr>
        <w:t xml:space="preserve"> </w:t>
      </w:r>
      <w:r>
        <w:rPr>
          <w:lang w:eastAsia="zh-CN"/>
        </w:rPr>
        <w:t>直接连接，节点</w:t>
      </w:r>
      <w:r>
        <w:rPr>
          <w:spacing w:val="-54"/>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和</w:t>
      </w:r>
      <w:r>
        <w:rPr>
          <w:spacing w:val="-54"/>
          <w:lang w:eastAsia="zh-CN"/>
        </w:rPr>
        <w:t xml:space="preserve"> </w:t>
      </w:r>
      <w:r>
        <w:rPr>
          <w:rFonts w:ascii="Times New Roman" w:eastAsia="Times New Roman" w:hAnsi="Times New Roman" w:cs="Times New Roman"/>
          <w:lang w:eastAsia="zh-CN"/>
        </w:rPr>
        <w:t>9</w:t>
      </w:r>
      <w:r>
        <w:rPr>
          <w:rFonts w:ascii="Times New Roman" w:eastAsia="Times New Roman" w:hAnsi="Times New Roman" w:cs="Times New Roman"/>
          <w:spacing w:val="6"/>
          <w:lang w:eastAsia="zh-CN"/>
        </w:rPr>
        <w:t xml:space="preserve"> </w:t>
      </w:r>
      <w:r>
        <w:rPr>
          <w:lang w:eastAsia="zh-CN"/>
        </w:rPr>
        <w:t>与发电节点</w:t>
      </w:r>
      <w:r>
        <w:rPr>
          <w:spacing w:val="-54"/>
          <w:lang w:eastAsia="zh-CN"/>
        </w:rPr>
        <w:t xml:space="preserve"> </w:t>
      </w:r>
      <w:r>
        <w:rPr>
          <w:rFonts w:ascii="Times New Roman" w:eastAsia="Times New Roman" w:hAnsi="Times New Roman" w:cs="Times New Roman"/>
          <w:lang w:eastAsia="zh-CN"/>
        </w:rPr>
        <w:t>39</w:t>
      </w:r>
      <w:r>
        <w:rPr>
          <w:rFonts w:ascii="Times New Roman" w:eastAsia="Times New Roman" w:hAnsi="Times New Roman" w:cs="Times New Roman"/>
          <w:spacing w:val="6"/>
          <w:lang w:eastAsia="zh-CN"/>
        </w:rPr>
        <w:t xml:space="preserve"> </w:t>
      </w:r>
      <w:r>
        <w:rPr>
          <w:lang w:eastAsia="zh-CN"/>
        </w:rPr>
        <w:t>相连，节点</w:t>
      </w:r>
      <w:r>
        <w:rPr>
          <w:spacing w:val="-54"/>
          <w:lang w:eastAsia="zh-CN"/>
        </w:rPr>
        <w:t xml:space="preserve"> </w:t>
      </w:r>
      <w:r>
        <w:rPr>
          <w:rFonts w:ascii="Times New Roman" w:eastAsia="Times New Roman" w:hAnsi="Times New Roman" w:cs="Times New Roman"/>
          <w:lang w:eastAsia="zh-CN"/>
        </w:rPr>
        <w:t>8</w:t>
      </w:r>
      <w:r>
        <w:rPr>
          <w:rFonts w:ascii="Times New Roman" w:eastAsia="Times New Roman" w:hAnsi="Times New Roman" w:cs="Times New Roman"/>
          <w:spacing w:val="30"/>
          <w:lang w:eastAsia="zh-CN"/>
        </w:rPr>
        <w:t xml:space="preserve"> </w:t>
      </w:r>
      <w:r>
        <w:rPr>
          <w:lang w:eastAsia="zh-CN"/>
        </w:rPr>
        <w:t>和</w:t>
      </w:r>
      <w:r>
        <w:rPr>
          <w:spacing w:val="-63"/>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spacing w:val="-1"/>
          <w:lang w:eastAsia="zh-CN"/>
        </w:rPr>
        <w:t>距离发电节点较近，结合系统结构示意图</w:t>
      </w:r>
      <w:hyperlink w:anchor="_bookmark123" w:history="1">
        <w:r>
          <w:rPr>
            <w:rFonts w:ascii="Times New Roman" w:eastAsia="Times New Roman" w:hAnsi="Times New Roman" w:cs="Times New Roman"/>
            <w:spacing w:val="-1"/>
            <w:lang w:eastAsia="zh-CN"/>
          </w:rPr>
          <w:t>5.1</w:t>
        </w:r>
      </w:hyperlink>
      <w:r>
        <w:rPr>
          <w:spacing w:val="-1"/>
          <w:lang w:eastAsia="zh-CN"/>
        </w:rPr>
        <w:t>，一般距离发电节点较近的负</w:t>
      </w:r>
      <w:r>
        <w:rPr>
          <w:spacing w:val="28"/>
          <w:lang w:eastAsia="zh-CN"/>
        </w:rPr>
        <w:t xml:space="preserve"> </w:t>
      </w:r>
      <w:r>
        <w:rPr>
          <w:spacing w:val="-3"/>
          <w:lang w:eastAsia="zh-CN"/>
        </w:rPr>
        <w:t>荷节点，电能传输距离较短，线路损耗较小，传输效率高，因此节点的电压值波</w:t>
      </w:r>
      <w:r>
        <w:rPr>
          <w:spacing w:val="27"/>
          <w:lang w:eastAsia="zh-CN"/>
        </w:rPr>
        <w:t xml:space="preserve"> </w:t>
      </w:r>
      <w:r>
        <w:rPr>
          <w:spacing w:val="-1"/>
          <w:lang w:eastAsia="zh-CN"/>
        </w:rPr>
        <w:t>动小，其脆弱性较小；功率稳定裕度指标值最大的为节点</w:t>
      </w:r>
      <w:r>
        <w:rPr>
          <w:spacing w:val="-62"/>
          <w:lang w:eastAsia="zh-CN"/>
        </w:rPr>
        <w:t xml:space="preserve"> </w:t>
      </w:r>
      <w:r>
        <w:rPr>
          <w:rFonts w:ascii="Times New Roman" w:eastAsia="Times New Roman" w:hAnsi="Times New Roman" w:cs="Times New Roman"/>
          <w:spacing w:val="-1"/>
          <w:lang w:eastAsia="zh-CN"/>
        </w:rPr>
        <w:t>9</w:t>
      </w:r>
      <w:r>
        <w:rPr>
          <w:spacing w:val="-1"/>
          <w:lang w:eastAsia="zh-CN"/>
        </w:rPr>
        <w:t>，其次较大的节点为</w:t>
      </w:r>
      <w:r>
        <w:rPr>
          <w:spacing w:val="28"/>
          <w:lang w:eastAsia="zh-CN"/>
        </w:rPr>
        <w:t xml:space="preserve"> </w:t>
      </w:r>
      <w:r>
        <w:rPr>
          <w:rFonts w:ascii="Times New Roman" w:eastAsia="Times New Roman" w:hAnsi="Times New Roman" w:cs="Times New Roman"/>
          <w:spacing w:val="-3"/>
          <w:lang w:eastAsia="zh-CN"/>
        </w:rPr>
        <w:t>12</w:t>
      </w:r>
      <w:r>
        <w:rPr>
          <w:spacing w:val="-3"/>
          <w:lang w:eastAsia="zh-CN"/>
        </w:rPr>
        <w:t>、</w:t>
      </w:r>
      <w:r>
        <w:rPr>
          <w:rFonts w:ascii="Times New Roman" w:eastAsia="Times New Roman" w:hAnsi="Times New Roman" w:cs="Times New Roman"/>
          <w:spacing w:val="-3"/>
          <w:lang w:eastAsia="zh-CN"/>
        </w:rPr>
        <w:t>1</w:t>
      </w:r>
      <w:r>
        <w:rPr>
          <w:spacing w:val="-3"/>
          <w:lang w:eastAsia="zh-CN"/>
        </w:rPr>
        <w:t>、</w:t>
      </w:r>
      <w:r>
        <w:rPr>
          <w:rFonts w:ascii="Times New Roman" w:eastAsia="Times New Roman" w:hAnsi="Times New Roman" w:cs="Times New Roman"/>
          <w:spacing w:val="-3"/>
          <w:lang w:eastAsia="zh-CN"/>
        </w:rPr>
        <w:t>26</w:t>
      </w:r>
      <w:r>
        <w:rPr>
          <w:spacing w:val="-3"/>
          <w:lang w:eastAsia="zh-CN"/>
        </w:rPr>
        <w:t>、</w:t>
      </w:r>
      <w:r>
        <w:rPr>
          <w:rFonts w:ascii="Times New Roman" w:eastAsia="Times New Roman" w:hAnsi="Times New Roman" w:cs="Times New Roman"/>
          <w:spacing w:val="-3"/>
          <w:lang w:eastAsia="zh-CN"/>
        </w:rPr>
        <w:t>18</w:t>
      </w:r>
      <w:r>
        <w:rPr>
          <w:spacing w:val="-3"/>
          <w:lang w:eastAsia="zh-CN"/>
        </w:rPr>
        <w:t>、</w:t>
      </w:r>
      <w:r>
        <w:rPr>
          <w:rFonts w:ascii="Times New Roman" w:eastAsia="Times New Roman" w:hAnsi="Times New Roman" w:cs="Times New Roman"/>
          <w:spacing w:val="-3"/>
          <w:lang w:eastAsia="zh-CN"/>
        </w:rPr>
        <w:t>28</w:t>
      </w:r>
      <w:r>
        <w:rPr>
          <w:spacing w:val="-3"/>
          <w:lang w:eastAsia="zh-CN"/>
        </w:rPr>
        <w:t>、</w:t>
      </w:r>
      <w:r>
        <w:rPr>
          <w:rFonts w:ascii="Times New Roman" w:eastAsia="Times New Roman" w:hAnsi="Times New Roman" w:cs="Times New Roman"/>
          <w:spacing w:val="-3"/>
          <w:lang w:eastAsia="zh-CN"/>
        </w:rPr>
        <w:t>25</w:t>
      </w:r>
      <w:r>
        <w:rPr>
          <w:spacing w:val="-3"/>
          <w:lang w:eastAsia="zh-CN"/>
        </w:rPr>
        <w:t>，从附录</w:t>
      </w:r>
      <w:r>
        <w:rPr>
          <w:spacing w:val="-62"/>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2"/>
          <w:lang w:eastAsia="zh-CN"/>
        </w:rPr>
        <w:t xml:space="preserve"> </w:t>
      </w:r>
      <w:r>
        <w:rPr>
          <w:lang w:eastAsia="zh-CN"/>
        </w:rPr>
        <w:t>中的</w:t>
      </w:r>
      <w:r>
        <w:rPr>
          <w:spacing w:val="-52"/>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2"/>
          <w:lang w:eastAsia="zh-CN"/>
        </w:rPr>
        <w:t xml:space="preserve"> </w:t>
      </w:r>
      <w:r>
        <w:rPr>
          <w:spacing w:val="-1"/>
          <w:lang w:eastAsia="zh-CN"/>
        </w:rPr>
        <w:t>负荷节点数据可以看出，这些</w:t>
      </w:r>
      <w:r>
        <w:rPr>
          <w:spacing w:val="59"/>
          <w:lang w:eastAsia="zh-CN"/>
        </w:rPr>
        <w:t xml:space="preserve"> </w:t>
      </w:r>
      <w:r>
        <w:rPr>
          <w:lang w:eastAsia="zh-CN"/>
        </w:rPr>
        <w:t>节点的有功功率的额定容量较小</w:t>
      </w:r>
      <w:r>
        <w:rPr>
          <w:spacing w:val="-45"/>
          <w:lang w:eastAsia="zh-CN"/>
        </w:rPr>
        <w:t>，</w:t>
      </w:r>
      <w:r>
        <w:rPr>
          <w:lang w:eastAsia="zh-CN"/>
        </w:rPr>
        <w:t>这意味着节点承受过负荷的能力较小</w:t>
      </w:r>
      <w:r>
        <w:rPr>
          <w:spacing w:val="-45"/>
          <w:lang w:eastAsia="zh-CN"/>
        </w:rPr>
        <w:t>，</w:t>
      </w:r>
      <w:r>
        <w:rPr>
          <w:lang w:eastAsia="zh-CN"/>
        </w:rPr>
        <w:t xml:space="preserve">节点的 </w:t>
      </w:r>
      <w:r>
        <w:rPr>
          <w:spacing w:val="-2"/>
          <w:lang w:eastAsia="zh-CN"/>
        </w:rPr>
        <w:t>脆弱性较高。而节点</w:t>
      </w:r>
      <w:r>
        <w:rPr>
          <w:spacing w:val="-63"/>
          <w:lang w:eastAsia="zh-CN"/>
        </w:rPr>
        <w:t xml:space="preserve"> </w:t>
      </w:r>
      <w:r>
        <w:rPr>
          <w:rFonts w:ascii="Times New Roman" w:eastAsia="Times New Roman" w:hAnsi="Times New Roman" w:cs="Times New Roman"/>
          <w:spacing w:val="-5"/>
          <w:lang w:eastAsia="zh-CN"/>
        </w:rPr>
        <w:t>20</w:t>
      </w:r>
      <w:r>
        <w:rPr>
          <w:spacing w:val="-5"/>
          <w:lang w:eastAsia="zh-CN"/>
        </w:rPr>
        <w:t>、</w:t>
      </w:r>
      <w:r>
        <w:rPr>
          <w:rFonts w:ascii="Times New Roman" w:eastAsia="Times New Roman" w:hAnsi="Times New Roman" w:cs="Times New Roman"/>
          <w:spacing w:val="-5"/>
          <w:lang w:eastAsia="zh-CN"/>
        </w:rPr>
        <w:t>8</w:t>
      </w:r>
      <w:r>
        <w:rPr>
          <w:spacing w:val="-5"/>
          <w:lang w:eastAsia="zh-CN"/>
        </w:rPr>
        <w:t>、</w:t>
      </w:r>
      <w:r>
        <w:rPr>
          <w:rFonts w:ascii="Times New Roman" w:eastAsia="Times New Roman" w:hAnsi="Times New Roman" w:cs="Times New Roman"/>
          <w:spacing w:val="-5"/>
          <w:lang w:eastAsia="zh-CN"/>
        </w:rPr>
        <w:t>4</w:t>
      </w:r>
      <w:r>
        <w:rPr>
          <w:spacing w:val="-5"/>
          <w:lang w:eastAsia="zh-CN"/>
        </w:rPr>
        <w:t>、</w:t>
      </w:r>
      <w:r>
        <w:rPr>
          <w:rFonts w:ascii="Times New Roman" w:eastAsia="Times New Roman" w:hAnsi="Times New Roman" w:cs="Times New Roman"/>
          <w:spacing w:val="-5"/>
          <w:lang w:eastAsia="zh-CN"/>
        </w:rPr>
        <w:t>16</w:t>
      </w:r>
      <w:r>
        <w:rPr>
          <w:spacing w:val="-5"/>
          <w:lang w:eastAsia="zh-CN"/>
        </w:rPr>
        <w:t>、</w:t>
      </w:r>
      <w:r>
        <w:rPr>
          <w:rFonts w:ascii="Times New Roman" w:eastAsia="Times New Roman" w:hAnsi="Times New Roman" w:cs="Times New Roman"/>
          <w:spacing w:val="-5"/>
          <w:lang w:eastAsia="zh-CN"/>
        </w:rPr>
        <w:t>3</w:t>
      </w:r>
      <w:r>
        <w:rPr>
          <w:spacing w:val="-5"/>
          <w:lang w:eastAsia="zh-CN"/>
        </w:rPr>
        <w:t>、</w:t>
      </w:r>
      <w:r>
        <w:rPr>
          <w:rFonts w:ascii="Times New Roman" w:eastAsia="Times New Roman" w:hAnsi="Times New Roman" w:cs="Times New Roman"/>
          <w:spacing w:val="-5"/>
          <w:lang w:eastAsia="zh-CN"/>
        </w:rPr>
        <w:t>15</w:t>
      </w:r>
      <w:r>
        <w:rPr>
          <w:rFonts w:ascii="Times New Roman" w:eastAsia="Times New Roman" w:hAnsi="Times New Roman" w:cs="Times New Roman"/>
          <w:spacing w:val="-3"/>
          <w:lang w:eastAsia="zh-CN"/>
        </w:rPr>
        <w:t xml:space="preserve"> </w:t>
      </w:r>
      <w:r>
        <w:rPr>
          <w:spacing w:val="-1"/>
          <w:lang w:eastAsia="zh-CN"/>
        </w:rPr>
        <w:t>的指标值较小，节点的有功功率额定</w:t>
      </w:r>
      <w:r>
        <w:rPr>
          <w:spacing w:val="37"/>
          <w:lang w:eastAsia="zh-CN"/>
        </w:rPr>
        <w:t xml:space="preserve"> </w:t>
      </w:r>
      <w:r>
        <w:rPr>
          <w:lang w:eastAsia="zh-CN"/>
        </w:rPr>
        <w:t>容量较大</w:t>
      </w:r>
      <w:r>
        <w:rPr>
          <w:spacing w:val="-30"/>
          <w:lang w:eastAsia="zh-CN"/>
        </w:rPr>
        <w:t>，</w:t>
      </w:r>
      <w:r>
        <w:rPr>
          <w:lang w:eastAsia="zh-CN"/>
        </w:rPr>
        <w:t>其过负荷能力较强</w:t>
      </w:r>
      <w:r>
        <w:rPr>
          <w:spacing w:val="-30"/>
          <w:lang w:eastAsia="zh-CN"/>
        </w:rPr>
        <w:t>，</w:t>
      </w:r>
      <w:r>
        <w:rPr>
          <w:lang w:eastAsia="zh-CN"/>
        </w:rPr>
        <w:t>节点脆弱程度低</w:t>
      </w:r>
      <w:r>
        <w:rPr>
          <w:spacing w:val="-30"/>
          <w:lang w:eastAsia="zh-CN"/>
        </w:rPr>
        <w:t>；</w:t>
      </w:r>
      <w:r>
        <w:rPr>
          <w:lang w:eastAsia="zh-CN"/>
        </w:rPr>
        <w:t>电网损耗灵敏度指标值最大的</w:t>
      </w:r>
    </w:p>
    <w:p w14:paraId="0F33DD8C" w14:textId="77777777" w:rsidR="00996552" w:rsidRDefault="00996552">
      <w:pPr>
        <w:spacing w:line="292" w:lineRule="auto"/>
        <w:rPr>
          <w:lang w:eastAsia="zh-CN"/>
        </w:rPr>
        <w:sectPr w:rsidR="00996552">
          <w:pgSz w:w="11910" w:h="16840"/>
          <w:pgMar w:top="1140" w:right="0" w:bottom="1280" w:left="1680" w:header="871" w:footer="1095" w:gutter="0"/>
          <w:cols w:space="720"/>
        </w:sectPr>
      </w:pPr>
    </w:p>
    <w:p w14:paraId="53C70D37" w14:textId="77777777" w:rsidR="00996552" w:rsidRDefault="00996552">
      <w:pPr>
        <w:spacing w:before="9"/>
        <w:rPr>
          <w:rFonts w:ascii="宋体" w:eastAsia="宋体" w:hAnsi="宋体" w:cs="宋体"/>
          <w:sz w:val="17"/>
          <w:szCs w:val="17"/>
          <w:lang w:eastAsia="zh-CN"/>
        </w:rPr>
      </w:pPr>
    </w:p>
    <w:p w14:paraId="1652CA27" w14:textId="77777777" w:rsidR="00996552" w:rsidRDefault="002D0D3F">
      <w:pPr>
        <w:pStyle w:val="a3"/>
        <w:spacing w:before="26" w:line="292" w:lineRule="auto"/>
        <w:ind w:right="815"/>
        <w:jc w:val="both"/>
        <w:rPr>
          <w:lang w:eastAsia="zh-CN"/>
        </w:rPr>
      </w:pPr>
      <w:r>
        <w:rPr>
          <w:lang w:eastAsia="zh-CN"/>
        </w:rPr>
        <w:t>为节点</w:t>
      </w:r>
      <w:r>
        <w:rPr>
          <w:spacing w:val="-56"/>
          <w:lang w:eastAsia="zh-CN"/>
        </w:rPr>
        <w:t xml:space="preserve"> </w:t>
      </w:r>
      <w:r>
        <w:rPr>
          <w:rFonts w:ascii="Times New Roman" w:eastAsia="Times New Roman" w:hAnsi="Times New Roman" w:cs="Times New Roman"/>
          <w:lang w:eastAsia="zh-CN"/>
        </w:rPr>
        <w:t>29</w:t>
      </w:r>
      <w:r>
        <w:rPr>
          <w:lang w:eastAsia="zh-CN"/>
        </w:rPr>
        <w:t>，其次为节点</w:t>
      </w:r>
      <w:r>
        <w:rPr>
          <w:spacing w:val="-56"/>
          <w:lang w:eastAsia="zh-CN"/>
        </w:rPr>
        <w:t xml:space="preserve"> </w:t>
      </w:r>
      <w:r>
        <w:rPr>
          <w:rFonts w:ascii="Times New Roman" w:eastAsia="Times New Roman" w:hAnsi="Times New Roman" w:cs="Times New Roman"/>
          <w:lang w:eastAsia="zh-CN"/>
        </w:rPr>
        <w:t>25</w:t>
      </w:r>
      <w:r>
        <w:rPr>
          <w:lang w:eastAsia="zh-CN"/>
        </w:rPr>
        <w:t>、</w:t>
      </w:r>
      <w:r>
        <w:rPr>
          <w:rFonts w:ascii="Times New Roman" w:eastAsia="Times New Roman" w:hAnsi="Times New Roman" w:cs="Times New Roman"/>
          <w:lang w:eastAsia="zh-CN"/>
        </w:rPr>
        <w:t>28</w:t>
      </w:r>
      <w:r>
        <w:rPr>
          <w:lang w:eastAsia="zh-CN"/>
        </w:rPr>
        <w:t>、</w:t>
      </w:r>
      <w:r>
        <w:rPr>
          <w:rFonts w:ascii="Times New Roman" w:eastAsia="Times New Roman" w:hAnsi="Times New Roman" w:cs="Times New Roman"/>
          <w:lang w:eastAsia="zh-CN"/>
        </w:rPr>
        <w:t>23</w:t>
      </w:r>
      <w:r>
        <w:rPr>
          <w:lang w:eastAsia="zh-CN"/>
        </w:rPr>
        <w:t>、</w:t>
      </w:r>
      <w:r>
        <w:rPr>
          <w:rFonts w:ascii="Times New Roman" w:eastAsia="Times New Roman" w:hAnsi="Times New Roman" w:cs="Times New Roman"/>
          <w:lang w:eastAsia="zh-CN"/>
        </w:rPr>
        <w:t>26</w:t>
      </w:r>
      <w:r>
        <w:rPr>
          <w:lang w:eastAsia="zh-CN"/>
        </w:rPr>
        <w:t>、</w:t>
      </w:r>
      <w:r>
        <w:rPr>
          <w:rFonts w:ascii="Times New Roman" w:eastAsia="Times New Roman" w:hAnsi="Times New Roman" w:cs="Times New Roman"/>
          <w:lang w:eastAsia="zh-CN"/>
        </w:rPr>
        <w:t>20</w:t>
      </w:r>
      <w:r>
        <w:rPr>
          <w:lang w:eastAsia="zh-CN"/>
        </w:rPr>
        <w:t>，这些节点在负荷增加时，所引起</w:t>
      </w:r>
      <w:r>
        <w:rPr>
          <w:spacing w:val="24"/>
          <w:lang w:eastAsia="zh-CN"/>
        </w:rPr>
        <w:t xml:space="preserve"> </w:t>
      </w:r>
      <w:r>
        <w:rPr>
          <w:lang w:eastAsia="zh-CN"/>
        </w:rPr>
        <w:t>电网损耗较大</w:t>
      </w:r>
      <w:r>
        <w:rPr>
          <w:spacing w:val="-35"/>
          <w:lang w:eastAsia="zh-CN"/>
        </w:rPr>
        <w:t>，</w:t>
      </w:r>
      <w:r>
        <w:rPr>
          <w:lang w:eastAsia="zh-CN"/>
        </w:rPr>
        <w:t>根据</w:t>
      </w:r>
      <w:r>
        <w:rPr>
          <w:spacing w:val="-57"/>
          <w:lang w:eastAsia="zh-CN"/>
        </w:rPr>
        <w:t xml:space="preserve"> </w:t>
      </w:r>
      <w:r>
        <w:rPr>
          <w:rFonts w:ascii="Times New Roman" w:eastAsia="Times New Roman" w:hAnsi="Times New Roman" w:cs="Times New Roman"/>
          <w:i/>
          <w:spacing w:val="23"/>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20"/>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6"/>
          <w:lang w:eastAsia="zh-CN"/>
        </w:rPr>
        <w:t xml:space="preserve"> </w:t>
      </w:r>
      <w:r>
        <w:rPr>
          <w:lang w:eastAsia="zh-CN"/>
        </w:rPr>
        <w:t>系统结构示意图可以看出</w:t>
      </w:r>
      <w:r>
        <w:rPr>
          <w:spacing w:val="-35"/>
          <w:lang w:eastAsia="zh-CN"/>
        </w:rPr>
        <w:t>，</w:t>
      </w:r>
      <w:r>
        <w:rPr>
          <w:lang w:eastAsia="zh-CN"/>
        </w:rPr>
        <w:t>相较于其他节点</w:t>
      </w:r>
      <w:r>
        <w:rPr>
          <w:spacing w:val="-35"/>
          <w:lang w:eastAsia="zh-CN"/>
        </w:rPr>
        <w:t>，</w:t>
      </w:r>
      <w:r>
        <w:rPr>
          <w:lang w:eastAsia="zh-CN"/>
        </w:rPr>
        <w:t>这些 节点大都连接或距离发电节点较近</w:t>
      </w:r>
      <w:r>
        <w:rPr>
          <w:spacing w:val="-45"/>
          <w:lang w:eastAsia="zh-CN"/>
        </w:rPr>
        <w:t>，</w:t>
      </w:r>
      <w:r>
        <w:rPr>
          <w:lang w:eastAsia="zh-CN"/>
        </w:rPr>
        <w:t>在电能传输中起到了关键作用</w:t>
      </w:r>
      <w:r>
        <w:rPr>
          <w:spacing w:val="-45"/>
          <w:lang w:eastAsia="zh-CN"/>
        </w:rPr>
        <w:t>，</w:t>
      </w:r>
      <w:r>
        <w:rPr>
          <w:lang w:eastAsia="zh-CN"/>
        </w:rPr>
        <w:t>当节点功率 负荷增加时</w:t>
      </w:r>
      <w:r>
        <w:rPr>
          <w:spacing w:val="-30"/>
          <w:lang w:eastAsia="zh-CN"/>
        </w:rPr>
        <w:t>，</w:t>
      </w:r>
      <w:r>
        <w:rPr>
          <w:lang w:eastAsia="zh-CN"/>
        </w:rPr>
        <w:t>会很大程度影响到电网的潮流分布</w:t>
      </w:r>
      <w:r>
        <w:rPr>
          <w:spacing w:val="-30"/>
          <w:lang w:eastAsia="zh-CN"/>
        </w:rPr>
        <w:t>，</w:t>
      </w:r>
      <w:r>
        <w:rPr>
          <w:lang w:eastAsia="zh-CN"/>
        </w:rPr>
        <w:t>进而使电网整体损耗增大</w:t>
      </w:r>
      <w:r>
        <w:rPr>
          <w:spacing w:val="-30"/>
          <w:lang w:eastAsia="zh-CN"/>
        </w:rPr>
        <w:t>，</w:t>
      </w:r>
      <w:r>
        <w:rPr>
          <w:lang w:eastAsia="zh-CN"/>
        </w:rPr>
        <w:t>所 以这些节点的脆弱程度较大</w:t>
      </w:r>
      <w:r>
        <w:rPr>
          <w:spacing w:val="-23"/>
          <w:lang w:eastAsia="zh-CN"/>
        </w:rPr>
        <w:t>。</w:t>
      </w:r>
      <w:r>
        <w:rPr>
          <w:lang w:eastAsia="zh-CN"/>
        </w:rPr>
        <w:t>指标值较小的节点有</w:t>
      </w:r>
      <w:r>
        <w:rPr>
          <w:spacing w:val="-65"/>
          <w:lang w:eastAsia="zh-CN"/>
        </w:rPr>
        <w:t xml:space="preserve"> </w:t>
      </w:r>
      <w:r>
        <w:rPr>
          <w:rFonts w:ascii="Times New Roman" w:eastAsia="Times New Roman" w:hAnsi="Times New Roman" w:cs="Times New Roman"/>
          <w:lang w:eastAsia="zh-CN"/>
        </w:rPr>
        <w:t>15</w:t>
      </w:r>
      <w:r>
        <w:rPr>
          <w:spacing w:val="-24"/>
          <w:lang w:eastAsia="zh-CN"/>
        </w:rPr>
        <w:t>、</w:t>
      </w:r>
      <w:r>
        <w:rPr>
          <w:rFonts w:ascii="Times New Roman" w:eastAsia="Times New Roman" w:hAnsi="Times New Roman" w:cs="Times New Roman"/>
          <w:lang w:eastAsia="zh-CN"/>
        </w:rPr>
        <w:t>18</w:t>
      </w:r>
      <w:r>
        <w:rPr>
          <w:spacing w:val="-24"/>
          <w:lang w:eastAsia="zh-CN"/>
        </w:rPr>
        <w:t>、</w:t>
      </w:r>
      <w:r>
        <w:rPr>
          <w:rFonts w:ascii="Times New Roman" w:eastAsia="Times New Roman" w:hAnsi="Times New Roman" w:cs="Times New Roman"/>
          <w:lang w:eastAsia="zh-CN"/>
        </w:rPr>
        <w:t>16</w:t>
      </w:r>
      <w:r>
        <w:rPr>
          <w:spacing w:val="-24"/>
          <w:lang w:eastAsia="zh-CN"/>
        </w:rPr>
        <w:t>、</w:t>
      </w:r>
      <w:r>
        <w:rPr>
          <w:rFonts w:ascii="Times New Roman" w:eastAsia="Times New Roman" w:hAnsi="Times New Roman" w:cs="Times New Roman"/>
          <w:lang w:eastAsia="zh-CN"/>
        </w:rPr>
        <w:t>24</w:t>
      </w:r>
      <w:r>
        <w:rPr>
          <w:spacing w:val="-24"/>
          <w:lang w:eastAsia="zh-CN"/>
        </w:rPr>
        <w:t>、</w:t>
      </w:r>
      <w:r>
        <w:rPr>
          <w:rFonts w:ascii="Times New Roman" w:eastAsia="Times New Roman" w:hAnsi="Times New Roman" w:cs="Times New Roman"/>
          <w:lang w:eastAsia="zh-CN"/>
        </w:rPr>
        <w:t>12</w:t>
      </w:r>
      <w:r>
        <w:rPr>
          <w:spacing w:val="-27"/>
          <w:lang w:eastAsia="zh-CN"/>
        </w:rPr>
        <w:t>，</w:t>
      </w:r>
      <w:r>
        <w:rPr>
          <w:lang w:eastAsia="zh-CN"/>
        </w:rPr>
        <w:t>这些节 点偏离发电节点，其负荷变化对电网整体损耗影响较小，节点脆弱性较小。</w:t>
      </w:r>
    </w:p>
    <w:p w14:paraId="0122057A" w14:textId="77777777" w:rsidR="00996552" w:rsidRDefault="00025C9E">
      <w:pPr>
        <w:pStyle w:val="a3"/>
        <w:spacing w:before="33"/>
        <w:ind w:left="597"/>
        <w:rPr>
          <w:lang w:eastAsia="zh-CN"/>
        </w:rPr>
      </w:pPr>
      <w:r>
        <w:pict w14:anchorId="3D26709F">
          <v:shape id="_x0000_s1486" type="#_x0000_t202" style="position:absolute;left:0;text-align:left;margin-left:103.35pt;margin-top:112.95pt;width:9.3pt;height:61.75pt;z-index:11080;mso-position-horizontal-relative:page" filled="f" stroked="f">
            <v:textbox style="layout-flow:vertical;mso-layout-flow-alt:bottom-to-top" inset="0,0,0,0">
              <w:txbxContent>
                <w:p w14:paraId="349F76C1" w14:textId="77777777" w:rsidR="00025C9E" w:rsidRDefault="00025C9E">
                  <w:pPr>
                    <w:spacing w:line="165" w:lineRule="exact"/>
                    <w:ind w:left="20"/>
                    <w:rPr>
                      <w:rFonts w:ascii="宋体" w:eastAsia="宋体" w:hAnsi="宋体" w:cs="宋体"/>
                      <w:sz w:val="14"/>
                      <w:szCs w:val="14"/>
                    </w:rPr>
                  </w:pPr>
                  <w:r>
                    <w:rPr>
                      <w:rFonts w:ascii="宋体" w:eastAsia="宋体" w:hAnsi="宋体" w:cs="宋体"/>
                      <w:w w:val="106"/>
                      <w:sz w:val="14"/>
                      <w:szCs w:val="14"/>
                    </w:rPr>
                    <w:t>状态脆弱性指标值</w:t>
                  </w:r>
                </w:p>
              </w:txbxContent>
            </v:textbox>
            <w10:wrap anchorx="page"/>
          </v:shape>
        </w:pict>
      </w:r>
      <w:r w:rsidR="002D0D3F">
        <w:rPr>
          <w:lang w:eastAsia="zh-CN"/>
        </w:rPr>
        <w:t>根据权重向量计算得到的系统状态脆弱性指标结果如图</w:t>
      </w:r>
      <w:r w:rsidR="002D0D3F">
        <w:rPr>
          <w:spacing w:val="-60"/>
          <w:lang w:eastAsia="zh-CN"/>
        </w:rPr>
        <w:t xml:space="preserve"> </w:t>
      </w:r>
      <w:hyperlink w:anchor="_bookmark131" w:history="1">
        <w:r w:rsidR="002D0D3F">
          <w:rPr>
            <w:rFonts w:ascii="Times New Roman" w:eastAsia="Times New Roman" w:hAnsi="Times New Roman" w:cs="Times New Roman"/>
            <w:lang w:eastAsia="zh-CN"/>
          </w:rPr>
          <w:t>5.6</w:t>
        </w:r>
      </w:hyperlink>
      <w:r w:rsidR="002D0D3F">
        <w:rPr>
          <w:rFonts w:ascii="Times New Roman" w:eastAsia="Times New Roman" w:hAnsi="Times New Roman" w:cs="Times New Roman"/>
          <w:lang w:eastAsia="zh-CN"/>
        </w:rPr>
        <w:t xml:space="preserve"> </w:t>
      </w:r>
      <w:r w:rsidR="002D0D3F">
        <w:rPr>
          <w:lang w:eastAsia="zh-CN"/>
        </w:rPr>
        <w:t>所示。</w:t>
      </w:r>
    </w:p>
    <w:p w14:paraId="1138BB7E" w14:textId="77777777" w:rsidR="00996552" w:rsidRDefault="00996552">
      <w:pPr>
        <w:spacing w:before="1"/>
        <w:rPr>
          <w:rFonts w:ascii="宋体" w:eastAsia="宋体" w:hAnsi="宋体" w:cs="宋体"/>
          <w:sz w:val="26"/>
          <w:szCs w:val="26"/>
          <w:lang w:eastAsia="zh-CN"/>
        </w:rPr>
      </w:pPr>
    </w:p>
    <w:p w14:paraId="487D7DA8" w14:textId="77777777" w:rsidR="00996552" w:rsidRDefault="00025C9E">
      <w:pPr>
        <w:spacing w:line="20" w:lineRule="atLeast"/>
        <w:ind w:left="93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CF44F43">
          <v:group id="_x0000_s1483" style="width:361.95pt;height:.35pt;mso-position-horizontal-relative:char;mso-position-vertical-relative:line" coordsize="7239,7">
            <v:group id="_x0000_s1484" style="position:absolute;left:3;top:3;width:7232;height:2" coordorigin="3,3" coordsize="7232,2">
              <v:shape id="_x0000_s1485" style="position:absolute;left:3;top:3;width:7232;height:2" coordorigin="3,3" coordsize="7232,0" path="m3,3r7232,e" filled="f" strokecolor="#d9d9d9" strokeweight=".1147mm">
                <v:path arrowok="t"/>
              </v:shape>
            </v:group>
            <w10:anchorlock/>
          </v:group>
        </w:pict>
      </w:r>
    </w:p>
    <w:p w14:paraId="114A73CF" w14:textId="77777777" w:rsidR="00996552" w:rsidRDefault="00996552">
      <w:pPr>
        <w:rPr>
          <w:rFonts w:ascii="宋体" w:eastAsia="宋体" w:hAnsi="宋体" w:cs="宋体"/>
          <w:sz w:val="20"/>
          <w:szCs w:val="20"/>
        </w:rPr>
      </w:pPr>
    </w:p>
    <w:p w14:paraId="704978DB" w14:textId="77777777" w:rsidR="00996552" w:rsidRDefault="00996552">
      <w:pPr>
        <w:rPr>
          <w:rFonts w:ascii="宋体" w:eastAsia="宋体" w:hAnsi="宋体" w:cs="宋体"/>
          <w:sz w:val="20"/>
          <w:szCs w:val="20"/>
        </w:rPr>
      </w:pPr>
    </w:p>
    <w:p w14:paraId="4DAE4D4A" w14:textId="77777777" w:rsidR="00996552" w:rsidRDefault="00996552">
      <w:pPr>
        <w:rPr>
          <w:rFonts w:ascii="宋体" w:eastAsia="宋体" w:hAnsi="宋体" w:cs="宋体"/>
          <w:sz w:val="20"/>
          <w:szCs w:val="20"/>
        </w:rPr>
      </w:pPr>
    </w:p>
    <w:p w14:paraId="32D7E0BB" w14:textId="77777777" w:rsidR="00996552" w:rsidRDefault="00996552">
      <w:pPr>
        <w:rPr>
          <w:rFonts w:ascii="宋体" w:eastAsia="宋体" w:hAnsi="宋体" w:cs="宋体"/>
          <w:sz w:val="20"/>
          <w:szCs w:val="20"/>
        </w:rPr>
      </w:pPr>
    </w:p>
    <w:p w14:paraId="1ED53F66" w14:textId="77777777" w:rsidR="00996552" w:rsidRDefault="00996552">
      <w:pPr>
        <w:rPr>
          <w:rFonts w:ascii="宋体" w:eastAsia="宋体" w:hAnsi="宋体" w:cs="宋体"/>
          <w:sz w:val="20"/>
          <w:szCs w:val="20"/>
        </w:rPr>
      </w:pPr>
    </w:p>
    <w:p w14:paraId="75EE013F" w14:textId="77777777" w:rsidR="00996552" w:rsidRDefault="00996552">
      <w:pPr>
        <w:rPr>
          <w:rFonts w:ascii="宋体" w:eastAsia="宋体" w:hAnsi="宋体" w:cs="宋体"/>
          <w:sz w:val="20"/>
          <w:szCs w:val="20"/>
        </w:rPr>
      </w:pPr>
    </w:p>
    <w:p w14:paraId="46B2BBE2" w14:textId="77777777" w:rsidR="00996552" w:rsidRDefault="00996552">
      <w:pPr>
        <w:rPr>
          <w:rFonts w:ascii="宋体" w:eastAsia="宋体" w:hAnsi="宋体" w:cs="宋体"/>
          <w:sz w:val="20"/>
          <w:szCs w:val="20"/>
        </w:rPr>
      </w:pPr>
    </w:p>
    <w:p w14:paraId="51DE9974" w14:textId="77777777" w:rsidR="00996552" w:rsidRDefault="00996552">
      <w:pPr>
        <w:rPr>
          <w:rFonts w:ascii="宋体" w:eastAsia="宋体" w:hAnsi="宋体" w:cs="宋体"/>
          <w:sz w:val="20"/>
          <w:szCs w:val="20"/>
        </w:rPr>
      </w:pPr>
    </w:p>
    <w:p w14:paraId="63B1D480" w14:textId="77777777" w:rsidR="00996552" w:rsidRDefault="00996552">
      <w:pPr>
        <w:rPr>
          <w:rFonts w:ascii="宋体" w:eastAsia="宋体" w:hAnsi="宋体" w:cs="宋体"/>
          <w:sz w:val="20"/>
          <w:szCs w:val="20"/>
        </w:rPr>
      </w:pPr>
    </w:p>
    <w:p w14:paraId="383218C7" w14:textId="77777777" w:rsidR="00996552" w:rsidRDefault="00996552">
      <w:pPr>
        <w:rPr>
          <w:rFonts w:ascii="宋体" w:eastAsia="宋体" w:hAnsi="宋体" w:cs="宋体"/>
          <w:sz w:val="20"/>
          <w:szCs w:val="20"/>
        </w:rPr>
      </w:pPr>
    </w:p>
    <w:p w14:paraId="74ED61CE" w14:textId="77777777" w:rsidR="00996552" w:rsidRDefault="00996552">
      <w:pPr>
        <w:rPr>
          <w:rFonts w:ascii="宋体" w:eastAsia="宋体" w:hAnsi="宋体" w:cs="宋体"/>
          <w:sz w:val="20"/>
          <w:szCs w:val="20"/>
        </w:rPr>
      </w:pPr>
    </w:p>
    <w:p w14:paraId="51CE2208" w14:textId="77777777" w:rsidR="00996552" w:rsidRDefault="00996552">
      <w:pPr>
        <w:rPr>
          <w:rFonts w:ascii="宋体" w:eastAsia="宋体" w:hAnsi="宋体" w:cs="宋体"/>
          <w:sz w:val="20"/>
          <w:szCs w:val="20"/>
        </w:rPr>
      </w:pPr>
    </w:p>
    <w:p w14:paraId="6BFC7308" w14:textId="77777777" w:rsidR="00996552" w:rsidRDefault="00996552">
      <w:pPr>
        <w:rPr>
          <w:rFonts w:ascii="宋体" w:eastAsia="宋体" w:hAnsi="宋体" w:cs="宋体"/>
          <w:sz w:val="20"/>
          <w:szCs w:val="20"/>
        </w:rPr>
      </w:pPr>
    </w:p>
    <w:p w14:paraId="4ED5E9D9" w14:textId="77777777" w:rsidR="00996552" w:rsidRDefault="00996552">
      <w:pPr>
        <w:rPr>
          <w:rFonts w:ascii="宋体" w:eastAsia="宋体" w:hAnsi="宋体" w:cs="宋体"/>
          <w:sz w:val="20"/>
          <w:szCs w:val="20"/>
        </w:rPr>
      </w:pPr>
    </w:p>
    <w:p w14:paraId="7F79120E" w14:textId="77777777" w:rsidR="00996552" w:rsidRDefault="00996552">
      <w:pPr>
        <w:rPr>
          <w:rFonts w:ascii="宋体" w:eastAsia="宋体" w:hAnsi="宋体" w:cs="宋体"/>
          <w:sz w:val="20"/>
          <w:szCs w:val="20"/>
        </w:rPr>
      </w:pPr>
    </w:p>
    <w:p w14:paraId="62B69653" w14:textId="77777777" w:rsidR="00996552" w:rsidRDefault="00996552">
      <w:pPr>
        <w:rPr>
          <w:rFonts w:ascii="宋体" w:eastAsia="宋体" w:hAnsi="宋体" w:cs="宋体"/>
          <w:sz w:val="20"/>
          <w:szCs w:val="20"/>
        </w:rPr>
      </w:pPr>
    </w:p>
    <w:p w14:paraId="11B1D615" w14:textId="77777777" w:rsidR="00996552" w:rsidRDefault="00996552">
      <w:pPr>
        <w:rPr>
          <w:rFonts w:ascii="宋体" w:eastAsia="宋体" w:hAnsi="宋体" w:cs="宋体"/>
          <w:sz w:val="20"/>
          <w:szCs w:val="20"/>
        </w:rPr>
      </w:pPr>
    </w:p>
    <w:p w14:paraId="6E6E94A1" w14:textId="77777777" w:rsidR="00996552" w:rsidRDefault="00996552">
      <w:pPr>
        <w:spacing w:before="2"/>
        <w:rPr>
          <w:rFonts w:ascii="宋体" w:eastAsia="宋体" w:hAnsi="宋体" w:cs="宋体"/>
          <w:sz w:val="28"/>
          <w:szCs w:val="28"/>
        </w:rPr>
      </w:pPr>
    </w:p>
    <w:p w14:paraId="2348DCC0" w14:textId="77777777" w:rsidR="00996552" w:rsidRDefault="00025C9E">
      <w:pPr>
        <w:tabs>
          <w:tab w:val="left" w:pos="3298"/>
        </w:tabs>
        <w:spacing w:before="35"/>
        <w:ind w:left="2554"/>
        <w:rPr>
          <w:rFonts w:ascii="宋体" w:eastAsia="宋体" w:hAnsi="宋体" w:cs="宋体"/>
          <w:sz w:val="21"/>
          <w:szCs w:val="21"/>
          <w:lang w:eastAsia="zh-CN"/>
        </w:rPr>
      </w:pPr>
      <w:r>
        <w:rPr>
          <w:rFonts w:eastAsiaTheme="minorHAnsi"/>
        </w:rPr>
        <w:pict w14:anchorId="2391AB56">
          <v:group id="_x0000_s1407" style="position:absolute;left:0;text-align:left;margin-left:96.25pt;margin-top:-248.85pt;width:401.9pt;height:250.65pt;z-index:-274072;mso-position-horizontal-relative:page" coordorigin="1925,-4977" coordsize="8038,5013">
            <v:group id="_x0000_s1481" style="position:absolute;left:2617;top:-1101;width:7232;height:2" coordorigin="2617,-1101" coordsize="7232,2">
              <v:shape id="_x0000_s1482" style="position:absolute;left:2617;top:-1101;width:7232;height:2" coordorigin="2617,-1101" coordsize="7232,0" path="m2617,-1101r7231,e" filled="f" strokecolor="#d9d9d9" strokeweight=".1147mm">
                <v:path arrowok="t"/>
              </v:shape>
            </v:group>
            <v:group id="_x0000_s1479" style="position:absolute;left:2617;top:-1633;width:7232;height:2" coordorigin="2617,-1633" coordsize="7232,2">
              <v:shape id="_x0000_s1480" style="position:absolute;left:2617;top:-1633;width:7232;height:2" coordorigin="2617,-1633" coordsize="7232,0" path="m2617,-1633r7231,e" filled="f" strokecolor="#d9d9d9" strokeweight=".1147mm">
                <v:path arrowok="t"/>
              </v:shape>
            </v:group>
            <v:group id="_x0000_s1477" style="position:absolute;left:2617;top:-2172;width:7232;height:2" coordorigin="2617,-2172" coordsize="7232,2">
              <v:shape id="_x0000_s1478" style="position:absolute;left:2617;top:-2172;width:7232;height:2" coordorigin="2617,-2172" coordsize="7232,0" path="m2617,-2172r7231,e" filled="f" strokecolor="#d9d9d9" strokeweight=".1147mm">
                <v:path arrowok="t"/>
              </v:shape>
            </v:group>
            <v:group id="_x0000_s1475" style="position:absolute;left:2617;top:-2705;width:7232;height:2" coordorigin="2617,-2705" coordsize="7232,2">
              <v:shape id="_x0000_s1476" style="position:absolute;left:2617;top:-2705;width:7232;height:2" coordorigin="2617,-2705" coordsize="7232,0" path="m2617,-2705r7231,e" filled="f" strokecolor="#d9d9d9" strokeweight=".1147mm">
                <v:path arrowok="t"/>
              </v:shape>
            </v:group>
            <v:group id="_x0000_s1473" style="position:absolute;left:2744;top:-2786;width:2;height:2221" coordorigin="2744,-2786" coordsize="2,2221">
              <v:shape id="_x0000_s1474" style="position:absolute;left:2744;top:-2786;width:2;height:2221" coordorigin="2744,-2786" coordsize="0,2221" path="m2744,-2786r,2221e" filled="f" strokecolor="#5b9bd4" strokeweight="1.48992mm">
                <v:path arrowok="t"/>
              </v:shape>
            </v:group>
            <v:group id="_x0000_s1471" style="position:absolute;left:2994;top:-1539;width:2;height:974" coordorigin="2994,-1539" coordsize="2,974">
              <v:shape id="_x0000_s1472" style="position:absolute;left:2994;top:-1539;width:2;height:974" coordorigin="2994,-1539" coordsize="0,974" path="m2994,-1539r,974e" filled="f" strokecolor="#5b9bd4" strokeweight="1.378mm">
                <v:path arrowok="t"/>
              </v:shape>
            </v:group>
            <v:group id="_x0000_s1469" style="position:absolute;left:2617;top:-3243;width:7232;height:2" coordorigin="2617,-3243" coordsize="7232,2">
              <v:shape id="_x0000_s1470" style="position:absolute;left:2617;top:-3243;width:7232;height:2" coordorigin="2617,-3243" coordsize="7232,0" path="m2617,-3243r7231,e" filled="f" strokecolor="#d9d9d9" strokeweight=".1147mm">
                <v:path arrowok="t"/>
              </v:shape>
            </v:group>
            <v:group id="_x0000_s1467" style="position:absolute;left:3242;top:-3214;width:2;height:2650" coordorigin="3242,-3214" coordsize="2,2650">
              <v:shape id="_x0000_s1468" style="position:absolute;left:3242;top:-3214;width:2;height:2650" coordorigin="3242,-3214" coordsize="0,2650" path="m3242,-3214r,2649e" filled="f" strokecolor="#5b9bd4" strokeweight="1.378mm">
                <v:path arrowok="t"/>
              </v:shape>
            </v:group>
            <v:group id="_x0000_s1465" style="position:absolute;left:3492;top:-2448;width:2;height:1883" coordorigin="3492,-2448" coordsize="2,1883">
              <v:shape id="_x0000_s1466" style="position:absolute;left:3492;top:-2448;width:2;height:1883" coordorigin="3492,-2448" coordsize="0,1883" path="m3492,-2448r,1883e" filled="f" strokecolor="#5b9bd4" strokeweight="1.48992mm">
                <v:path arrowok="t"/>
              </v:shape>
            </v:group>
            <v:group id="_x0000_s1463" style="position:absolute;left:3743;top:-1416;width:2;height:851" coordorigin="3743,-1416" coordsize="2,851">
              <v:shape id="_x0000_s1464" style="position:absolute;left:3743;top:-1416;width:2;height:851" coordorigin="3743,-1416" coordsize="0,851" path="m3743,-1416r,851e" filled="f" strokecolor="#5b9bd4" strokeweight="1.378mm">
                <v:path arrowok="t"/>
              </v:shape>
            </v:group>
            <v:group id="_x0000_s1461" style="position:absolute;left:3990;top:-1364;width:2;height:799" coordorigin="3990,-1364" coordsize="2,799">
              <v:shape id="_x0000_s1462" style="position:absolute;left:3990;top:-1364;width:2;height:799" coordorigin="3990,-1364" coordsize="0,799" path="m3990,-1364r,799e" filled="f" strokecolor="#5b9bd4" strokeweight="1.378mm">
                <v:path arrowok="t"/>
              </v:shape>
            </v:group>
            <v:group id="_x0000_s1459" style="position:absolute;left:4238;top:-2896;width:2;height:2331" coordorigin="4238,-2896" coordsize="2,2331">
              <v:shape id="_x0000_s1460" style="position:absolute;left:4238;top:-2896;width:2;height:2331" coordorigin="4238,-2896" coordsize="0,2331" path="m4238,-2896r,2331e" filled="f" strokecolor="#5b9bd4" strokeweight="1.378mm">
                <v:path arrowok="t"/>
              </v:shape>
            </v:group>
            <v:group id="_x0000_s1457" style="position:absolute;left:4488;top:-2156;width:2;height:1591" coordorigin="4488,-2156" coordsize="2,1591">
              <v:shape id="_x0000_s1458" style="position:absolute;left:4488;top:-2156;width:2;height:1591" coordorigin="4488,-2156" coordsize="0,1591" path="m4488,-2156r,1591e" filled="f" strokecolor="#5b9bd4" strokeweight="1.48992mm">
                <v:path arrowok="t"/>
              </v:shape>
            </v:group>
            <v:group id="_x0000_s1455" style="position:absolute;left:4739;top:-3364;width:2;height:2799" coordorigin="4739,-3364" coordsize="2,2799">
              <v:shape id="_x0000_s1456" style="position:absolute;left:4739;top:-3364;width:2;height:2799" coordorigin="4739,-3364" coordsize="0,2799" path="m4739,-3364r,2799e" filled="f" strokecolor="#5b9bd4" strokeweight="1.378mm">
                <v:path arrowok="t"/>
              </v:shape>
            </v:group>
            <v:group id="_x0000_s1453" style="position:absolute;left:4986;top:-1520;width:2;height:955" coordorigin="4986,-1520" coordsize="2,955">
              <v:shape id="_x0000_s1454" style="position:absolute;left:4986;top:-1520;width:2;height:955" coordorigin="4986,-1520" coordsize="0,955" path="m4986,-1520r,955e" filled="f" strokecolor="#5b9bd4" strokeweight="1.378mm">
                <v:path arrowok="t"/>
              </v:shape>
            </v:group>
            <v:group id="_x0000_s1451" style="position:absolute;left:5237;top:-1474;width:2;height:909" coordorigin="5237,-1474" coordsize="2,909">
              <v:shape id="_x0000_s1452" style="position:absolute;left:5237;top:-1474;width:2;height:909" coordorigin="5237,-1474" coordsize="0,909" path="m5237,-1474r,909e" filled="f" strokecolor="#5b9bd4" strokeweight="1.48992mm">
                <v:path arrowok="t"/>
              </v:shape>
            </v:group>
            <v:group id="_x0000_s1449" style="position:absolute;left:5487;top:-3416;width:2;height:2851" coordorigin="5487,-3416" coordsize="2,2851">
              <v:shape id="_x0000_s1450" style="position:absolute;left:5487;top:-3416;width:2;height:2851" coordorigin="5487,-3416" coordsize="0,2851" path="m5487,-3416r,2851e" filled="f" strokecolor="#5b9bd4" strokeweight="1.378mm">
                <v:path arrowok="t"/>
              </v:shape>
            </v:group>
            <v:group id="_x0000_s1447" style="position:absolute;left:5735;top:-1572;width:2;height:1007" coordorigin="5735,-1572" coordsize="2,1007">
              <v:shape id="_x0000_s1448" style="position:absolute;left:5735;top:-1572;width:2;height:1007" coordorigin="5735,-1572" coordsize="0,1007" path="m5735,-1572r,1007e" filled="f" strokecolor="#5b9bd4" strokeweight="1.378mm">
                <v:path arrowok="t"/>
              </v:shape>
            </v:group>
            <v:group id="_x0000_s1445" style="position:absolute;left:5985;top:-1714;width:2;height:1150" coordorigin="5985,-1714" coordsize="2,1150">
              <v:shape id="_x0000_s1446" style="position:absolute;left:5985;top:-1714;width:2;height:1150" coordorigin="5985,-1714" coordsize="0,1150" path="m5985,-1714r,1149e" filled="f" strokecolor="#5b9bd4" strokeweight="1.48992mm">
                <v:path arrowok="t"/>
              </v:shape>
            </v:group>
            <v:group id="_x0000_s1443" style="position:absolute;left:6236;top:-2617;width:2;height:2052" coordorigin="6236,-2617" coordsize="2,2052">
              <v:shape id="_x0000_s1444" style="position:absolute;left:6236;top:-2617;width:2;height:2052" coordorigin="6236,-2617" coordsize="0,2052" path="m6236,-2617r,2052e" filled="f" strokecolor="#5b9bd4" strokeweight="1.378mm">
                <v:path arrowok="t"/>
              </v:shape>
            </v:group>
            <v:group id="_x0000_s1441" style="position:absolute;left:6483;top:-2792;width:2;height:2227" coordorigin="6483,-2792" coordsize="2,2227">
              <v:shape id="_x0000_s1442" style="position:absolute;left:6483;top:-2792;width:2;height:2227" coordorigin="6483,-2792" coordsize="0,2227" path="m6483,-2792r,2227e" filled="f" strokecolor="#5b9bd4" strokeweight="1.378mm">
                <v:path arrowok="t"/>
              </v:shape>
            </v:group>
            <v:group id="_x0000_s1439" style="position:absolute;left:6734;top:-1857;width:2;height:1293" coordorigin="6734,-1857" coordsize="2,1293">
              <v:shape id="_x0000_s1440" style="position:absolute;left:6734;top:-1857;width:2;height:1293" coordorigin="6734,-1857" coordsize="0,1293" path="m6734,-1857r,1292e" filled="f" strokecolor="#5b9bd4" strokeweight="1.48992mm">
                <v:path arrowok="t"/>
              </v:shape>
            </v:group>
            <v:group id="_x0000_s1437" style="position:absolute;left:6981;top:-3493;width:2;height:2929" coordorigin="6981,-3493" coordsize="2,2929">
              <v:shape id="_x0000_s1438" style="position:absolute;left:6981;top:-3493;width:2;height:2929" coordorigin="6981,-3493" coordsize="0,2929" path="m6981,-3493r,2928e" filled="f" strokecolor="#5b9bd4" strokeweight="1.48992mm">
                <v:path arrowok="t"/>
              </v:shape>
            </v:group>
            <v:group id="_x0000_s1435" style="position:absolute;left:7232;top:-2117;width:2;height:1552" coordorigin="7232,-2117" coordsize="2,1552">
              <v:shape id="_x0000_s1436" style="position:absolute;left:7232;top:-2117;width:2;height:1552" coordorigin="7232,-2117" coordsize="0,1552" path="m7232,-2117r,1552e" filled="f" strokecolor="#5b9bd4" strokeweight="1.378mm">
                <v:path arrowok="t"/>
              </v:shape>
            </v:group>
            <v:group id="_x0000_s1433" style="position:absolute;left:7479;top:-1727;width:2;height:1163" coordorigin="7479,-1727" coordsize="2,1163">
              <v:shape id="_x0000_s1434" style="position:absolute;left:7479;top:-1727;width:2;height:1163" coordorigin="7479,-1727" coordsize="0,1163" path="m7479,-1727r,1162e" filled="f" strokecolor="#5b9bd4" strokeweight="1.378mm">
                <v:path arrowok="t"/>
              </v:shape>
            </v:group>
            <v:group id="_x0000_s1431" style="position:absolute;left:7730;top:-2896;width:2;height:2331" coordorigin="7730,-2896" coordsize="2,2331">
              <v:shape id="_x0000_s1432" style="position:absolute;left:7730;top:-2896;width:2;height:2331" coordorigin="7730,-2896" coordsize="0,2331" path="m7730,-2896r,2331e" filled="f" strokecolor="#5b9bd4" strokeweight="1.48992mm">
                <v:path arrowok="t"/>
              </v:shape>
            </v:group>
            <v:group id="_x0000_s1429" style="position:absolute;left:7980;top:-1202;width:2;height:637" coordorigin="7980,-1202" coordsize="2,637">
              <v:shape id="_x0000_s1430" style="position:absolute;left:7980;top:-1202;width:2;height:637" coordorigin="7980,-1202" coordsize="0,637" path="m7980,-1202r,637e" filled="f" strokecolor="#5b9bd4" strokeweight="1.378mm">
                <v:path arrowok="t"/>
              </v:shape>
            </v:group>
            <v:group id="_x0000_s1427" style="position:absolute;left:8228;top:-3266;width:2;height:2701" coordorigin="8228,-3266" coordsize="2,2701">
              <v:shape id="_x0000_s1428" style="position:absolute;left:8228;top:-3266;width:2;height:2701" coordorigin="8228,-3266" coordsize="0,2701" path="m8228,-3266r,2701e" filled="f" strokecolor="#5b9bd4" strokeweight="1.378mm">
                <v:path arrowok="t"/>
              </v:shape>
            </v:group>
            <v:group id="_x0000_s1425" style="position:absolute;left:8478;top:-2747;width:2;height:2182" coordorigin="8478,-2747" coordsize="2,2182">
              <v:shape id="_x0000_s1426" style="position:absolute;left:8478;top:-2747;width:2;height:2182" coordorigin="8478,-2747" coordsize="0,2182" path="m8478,-2747r,2182e" filled="f" strokecolor="#5b9bd4" strokeweight="1.48992mm">
                <v:path arrowok="t"/>
              </v:shape>
            </v:group>
            <v:group id="_x0000_s1423" style="position:absolute;left:2617;top:-3776;width:7232;height:2" coordorigin="2617,-3776" coordsize="7232,2">
              <v:shape id="_x0000_s1424" style="position:absolute;left:2617;top:-3776;width:7232;height:2" coordorigin="2617,-3776" coordsize="7232,0" path="m2617,-3776r7231,e" filled="f" strokecolor="#d9d9d9" strokeweight=".1147mm">
                <v:path arrowok="t"/>
              </v:shape>
            </v:group>
            <v:group id="_x0000_s1421" style="position:absolute;left:8729;top:-4039;width:2;height:3474" coordorigin="8729,-4039" coordsize="2,3474">
              <v:shape id="_x0000_s1422" style="position:absolute;left:8729;top:-4039;width:2;height:3474" coordorigin="8729,-4039" coordsize="0,3474" path="m8729,-4039r,3474e" filled="f" strokecolor="#5b9bd4" strokeweight="1.378mm">
                <v:path arrowok="t"/>
              </v:shape>
            </v:group>
            <v:group id="_x0000_s1419" style="position:absolute;left:8976;top:-4052;width:2;height:3487" coordorigin="8976,-4052" coordsize="2,3487">
              <v:shape id="_x0000_s1420" style="position:absolute;left:8976;top:-4052;width:2;height:3487" coordorigin="8976,-4052" coordsize="0,3487" path="m8976,-4052r,3487e" filled="f" strokecolor="#5b9bd4" strokeweight="1.378mm">
                <v:path arrowok="t"/>
              </v:shape>
            </v:group>
            <v:group id="_x0000_s1417" style="position:absolute;left:9227;top:-2948;width:2;height:2383" coordorigin="9227,-2948" coordsize="2,2383">
              <v:shape id="_x0000_s1418" style="position:absolute;left:9227;top:-2948;width:2;height:2383" coordorigin="9227,-2948" coordsize="0,2383" path="m9227,-2948r,2383e" filled="f" strokecolor="#5b9bd4" strokeweight="1.48992mm">
                <v:path arrowok="t"/>
              </v:shape>
            </v:group>
            <v:group id="_x0000_s1415" style="position:absolute;left:9477;top:-4091;width:2;height:3526" coordorigin="9477,-4091" coordsize="2,3526">
              <v:shape id="_x0000_s1416" style="position:absolute;left:9477;top:-4091;width:2;height:3526" coordorigin="9477,-4091" coordsize="0,3526" path="m9477,-4091r,3526e" filled="f" strokecolor="#5b9bd4" strokeweight="1.378mm">
                <v:path arrowok="t"/>
              </v:shape>
            </v:group>
            <v:group id="_x0000_s1413" style="position:absolute;left:2617;top:-4315;width:7232;height:2" coordorigin="2617,-4315" coordsize="7232,2">
              <v:shape id="_x0000_s1414" style="position:absolute;left:2617;top:-4315;width:7232;height:2" coordorigin="2617,-4315" coordsize="7232,0" path="m2617,-4315r7231,e" filled="f" strokecolor="#d9d9d9" strokeweight=".1147mm">
                <v:path arrowok="t"/>
              </v:shape>
            </v:group>
            <v:group id="_x0000_s1411" style="position:absolute;left:9725;top:-4519;width:2;height:3955" coordorigin="9725,-4519" coordsize="2,3955">
              <v:shape id="_x0000_s1412" style="position:absolute;left:9725;top:-4519;width:2;height:3955" coordorigin="9725,-4519" coordsize="0,3955" path="m9725,-4519r,3954e" filled="f" strokecolor="#5b9bd4" strokeweight="1.378mm">
                <v:path arrowok="t"/>
              </v:shape>
            </v:group>
            <v:group id="_x0000_s1408" style="position:absolute;left:2617;top:-562;width:7232;height:2" coordorigin="2617,-562" coordsize="7232,2">
              <v:shape id="_x0000_s1410" style="position:absolute;left:2617;top:-562;width:7232;height:2" coordorigin="2617,-562" coordsize="7232,0" path="m2617,-562r7231,e" filled="f" strokecolor="#d9d9d9" strokeweight=".1147mm">
                <v:path arrowok="t"/>
              </v:shape>
              <v:shape id="_x0000_s1409" type="#_x0000_t202" style="position:absolute;left:1925;top:-4977;width:8038;height:5013" filled="f" strokecolor="#d9d9d9" strokeweight=".114mm">
                <v:textbox inset="0,0,0,0">
                  <w:txbxContent>
                    <w:p w14:paraId="4246B54E" w14:textId="77777777" w:rsidR="00025C9E" w:rsidRDefault="00025C9E">
                      <w:pPr>
                        <w:spacing w:before="40"/>
                        <w:ind w:right="7100"/>
                        <w:jc w:val="center"/>
                        <w:rPr>
                          <w:rFonts w:ascii="Trebuchet MS" w:eastAsia="Trebuchet MS" w:hAnsi="Trebuchet MS" w:cs="Trebuchet MS"/>
                          <w:sz w:val="15"/>
                          <w:szCs w:val="15"/>
                        </w:rPr>
                      </w:pPr>
                      <w:r>
                        <w:rPr>
                          <w:rFonts w:ascii="Trebuchet MS"/>
                          <w:b/>
                          <w:color w:val="585858"/>
                          <w:spacing w:val="3"/>
                          <w:sz w:val="15"/>
                        </w:rPr>
                        <w:t>0.8</w:t>
                      </w:r>
                    </w:p>
                    <w:p w14:paraId="2DA63E10" w14:textId="77777777" w:rsidR="00025C9E" w:rsidRDefault="00025C9E">
                      <w:pPr>
                        <w:rPr>
                          <w:rFonts w:ascii="宋体" w:eastAsia="宋体" w:hAnsi="宋体" w:cs="宋体"/>
                          <w:sz w:val="14"/>
                          <w:szCs w:val="14"/>
                        </w:rPr>
                      </w:pPr>
                    </w:p>
                    <w:p w14:paraId="5DA7C5A6" w14:textId="77777777" w:rsidR="00025C9E" w:rsidRDefault="00025C9E">
                      <w:pPr>
                        <w:spacing w:before="8"/>
                        <w:rPr>
                          <w:rFonts w:ascii="宋体" w:eastAsia="宋体" w:hAnsi="宋体" w:cs="宋体"/>
                          <w:sz w:val="13"/>
                          <w:szCs w:val="13"/>
                        </w:rPr>
                      </w:pPr>
                    </w:p>
                    <w:p w14:paraId="08566958"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0.7</w:t>
                      </w:r>
                    </w:p>
                    <w:p w14:paraId="761407FE" w14:textId="77777777" w:rsidR="00025C9E" w:rsidRDefault="00025C9E">
                      <w:pPr>
                        <w:rPr>
                          <w:rFonts w:ascii="宋体" w:eastAsia="宋体" w:hAnsi="宋体" w:cs="宋体"/>
                          <w:sz w:val="14"/>
                          <w:szCs w:val="14"/>
                        </w:rPr>
                      </w:pPr>
                    </w:p>
                    <w:p w14:paraId="79838FDC" w14:textId="77777777" w:rsidR="00025C9E" w:rsidRDefault="00025C9E">
                      <w:pPr>
                        <w:spacing w:before="9"/>
                        <w:rPr>
                          <w:rFonts w:ascii="宋体" w:eastAsia="宋体" w:hAnsi="宋体" w:cs="宋体"/>
                          <w:sz w:val="13"/>
                          <w:szCs w:val="13"/>
                        </w:rPr>
                      </w:pPr>
                    </w:p>
                    <w:p w14:paraId="4732DD0A"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0.6</w:t>
                      </w:r>
                    </w:p>
                    <w:p w14:paraId="055694B0" w14:textId="77777777" w:rsidR="00025C9E" w:rsidRDefault="00025C9E">
                      <w:pPr>
                        <w:rPr>
                          <w:rFonts w:ascii="宋体" w:eastAsia="宋体" w:hAnsi="宋体" w:cs="宋体"/>
                          <w:sz w:val="14"/>
                          <w:szCs w:val="14"/>
                        </w:rPr>
                      </w:pPr>
                    </w:p>
                    <w:p w14:paraId="6592E56C" w14:textId="77777777" w:rsidR="00025C9E" w:rsidRDefault="00025C9E">
                      <w:pPr>
                        <w:spacing w:before="8"/>
                        <w:rPr>
                          <w:rFonts w:ascii="宋体" w:eastAsia="宋体" w:hAnsi="宋体" w:cs="宋体"/>
                          <w:sz w:val="13"/>
                          <w:szCs w:val="13"/>
                        </w:rPr>
                      </w:pPr>
                    </w:p>
                    <w:p w14:paraId="4F7856FF"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0.5</w:t>
                      </w:r>
                    </w:p>
                    <w:p w14:paraId="56AE4AA7" w14:textId="77777777" w:rsidR="00025C9E" w:rsidRDefault="00025C9E">
                      <w:pPr>
                        <w:rPr>
                          <w:rFonts w:ascii="宋体" w:eastAsia="宋体" w:hAnsi="宋体" w:cs="宋体"/>
                          <w:sz w:val="14"/>
                          <w:szCs w:val="14"/>
                        </w:rPr>
                      </w:pPr>
                    </w:p>
                    <w:p w14:paraId="7772D696" w14:textId="77777777" w:rsidR="00025C9E" w:rsidRDefault="00025C9E">
                      <w:pPr>
                        <w:spacing w:before="9"/>
                        <w:rPr>
                          <w:rFonts w:ascii="宋体" w:eastAsia="宋体" w:hAnsi="宋体" w:cs="宋体"/>
                          <w:sz w:val="13"/>
                          <w:szCs w:val="13"/>
                        </w:rPr>
                      </w:pPr>
                    </w:p>
                    <w:p w14:paraId="0B9F243E"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0.4</w:t>
                      </w:r>
                    </w:p>
                    <w:p w14:paraId="733E19CA" w14:textId="77777777" w:rsidR="00025C9E" w:rsidRDefault="00025C9E">
                      <w:pPr>
                        <w:rPr>
                          <w:rFonts w:ascii="宋体" w:eastAsia="宋体" w:hAnsi="宋体" w:cs="宋体"/>
                          <w:sz w:val="14"/>
                          <w:szCs w:val="14"/>
                        </w:rPr>
                      </w:pPr>
                    </w:p>
                    <w:p w14:paraId="30704E39" w14:textId="77777777" w:rsidR="00025C9E" w:rsidRDefault="00025C9E">
                      <w:pPr>
                        <w:spacing w:before="8"/>
                        <w:rPr>
                          <w:rFonts w:ascii="宋体" w:eastAsia="宋体" w:hAnsi="宋体" w:cs="宋体"/>
                          <w:sz w:val="13"/>
                          <w:szCs w:val="13"/>
                        </w:rPr>
                      </w:pPr>
                    </w:p>
                    <w:p w14:paraId="5F75B3A7"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0.3</w:t>
                      </w:r>
                    </w:p>
                    <w:p w14:paraId="4179EA6E" w14:textId="77777777" w:rsidR="00025C9E" w:rsidRDefault="00025C9E">
                      <w:pPr>
                        <w:rPr>
                          <w:rFonts w:ascii="宋体" w:eastAsia="宋体" w:hAnsi="宋体" w:cs="宋体"/>
                          <w:sz w:val="14"/>
                          <w:szCs w:val="14"/>
                        </w:rPr>
                      </w:pPr>
                    </w:p>
                    <w:p w14:paraId="7D2352DA" w14:textId="77777777" w:rsidR="00025C9E" w:rsidRDefault="00025C9E">
                      <w:pPr>
                        <w:spacing w:before="9"/>
                        <w:rPr>
                          <w:rFonts w:ascii="宋体" w:eastAsia="宋体" w:hAnsi="宋体" w:cs="宋体"/>
                          <w:sz w:val="13"/>
                          <w:szCs w:val="13"/>
                        </w:rPr>
                      </w:pPr>
                    </w:p>
                    <w:p w14:paraId="4F2E6DAE"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0.2</w:t>
                      </w:r>
                    </w:p>
                    <w:p w14:paraId="4332890C" w14:textId="77777777" w:rsidR="00025C9E" w:rsidRDefault="00025C9E">
                      <w:pPr>
                        <w:rPr>
                          <w:rFonts w:ascii="宋体" w:eastAsia="宋体" w:hAnsi="宋体" w:cs="宋体"/>
                          <w:sz w:val="14"/>
                          <w:szCs w:val="14"/>
                        </w:rPr>
                      </w:pPr>
                    </w:p>
                    <w:p w14:paraId="04C06D3A" w14:textId="77777777" w:rsidR="00025C9E" w:rsidRDefault="00025C9E">
                      <w:pPr>
                        <w:spacing w:before="8"/>
                        <w:rPr>
                          <w:rFonts w:ascii="宋体" w:eastAsia="宋体" w:hAnsi="宋体" w:cs="宋体"/>
                          <w:sz w:val="13"/>
                          <w:szCs w:val="13"/>
                        </w:rPr>
                      </w:pPr>
                    </w:p>
                    <w:p w14:paraId="652AF1B5" w14:textId="77777777" w:rsidR="00025C9E" w:rsidRDefault="00025C9E">
                      <w:pPr>
                        <w:ind w:right="7100"/>
                        <w:jc w:val="center"/>
                        <w:rPr>
                          <w:rFonts w:ascii="Trebuchet MS" w:eastAsia="Trebuchet MS" w:hAnsi="Trebuchet MS" w:cs="Trebuchet MS"/>
                          <w:sz w:val="15"/>
                          <w:szCs w:val="15"/>
                        </w:rPr>
                      </w:pPr>
                      <w:r>
                        <w:rPr>
                          <w:rFonts w:ascii="Trebuchet MS"/>
                          <w:b/>
                          <w:color w:val="585858"/>
                          <w:spacing w:val="3"/>
                          <w:sz w:val="15"/>
                        </w:rPr>
                        <w:t>0.1</w:t>
                      </w:r>
                    </w:p>
                    <w:p w14:paraId="3B8789F7" w14:textId="77777777" w:rsidR="00025C9E" w:rsidRDefault="00025C9E">
                      <w:pPr>
                        <w:rPr>
                          <w:rFonts w:ascii="宋体" w:eastAsia="宋体" w:hAnsi="宋体" w:cs="宋体"/>
                          <w:sz w:val="14"/>
                          <w:szCs w:val="14"/>
                        </w:rPr>
                      </w:pPr>
                    </w:p>
                    <w:p w14:paraId="59C4A112" w14:textId="77777777" w:rsidR="00025C9E" w:rsidRDefault="00025C9E">
                      <w:pPr>
                        <w:spacing w:before="9"/>
                        <w:rPr>
                          <w:rFonts w:ascii="宋体" w:eastAsia="宋体" w:hAnsi="宋体" w:cs="宋体"/>
                          <w:sz w:val="13"/>
                          <w:szCs w:val="13"/>
                        </w:rPr>
                      </w:pPr>
                    </w:p>
                    <w:p w14:paraId="67640F4C" w14:textId="77777777" w:rsidR="00025C9E" w:rsidRDefault="00025C9E">
                      <w:pPr>
                        <w:spacing w:line="168" w:lineRule="exact"/>
                        <w:ind w:right="6958"/>
                        <w:jc w:val="center"/>
                        <w:rPr>
                          <w:rFonts w:ascii="Trebuchet MS" w:eastAsia="Trebuchet MS" w:hAnsi="Trebuchet MS" w:cs="Trebuchet MS"/>
                          <w:sz w:val="15"/>
                          <w:szCs w:val="15"/>
                        </w:rPr>
                      </w:pPr>
                      <w:r>
                        <w:rPr>
                          <w:rFonts w:ascii="Trebuchet MS"/>
                          <w:b/>
                          <w:color w:val="585858"/>
                          <w:w w:val="90"/>
                          <w:sz w:val="15"/>
                        </w:rPr>
                        <w:t>0</w:t>
                      </w:r>
                    </w:p>
                    <w:p w14:paraId="04ABB5B3" w14:textId="77777777" w:rsidR="00025C9E" w:rsidRDefault="00025C9E">
                      <w:pPr>
                        <w:spacing w:line="168" w:lineRule="exact"/>
                        <w:ind w:left="627"/>
                        <w:jc w:val="center"/>
                        <w:rPr>
                          <w:rFonts w:ascii="Trebuchet MS" w:eastAsia="Trebuchet MS" w:hAnsi="Trebuchet MS" w:cs="Trebuchet MS"/>
                          <w:sz w:val="15"/>
                          <w:szCs w:val="15"/>
                        </w:rPr>
                      </w:pPr>
                      <w:r>
                        <w:rPr>
                          <w:rFonts w:ascii="Trebuchet MS"/>
                          <w:b/>
                          <w:color w:val="585858"/>
                          <w:w w:val="95"/>
                          <w:sz w:val="15"/>
                        </w:rPr>
                        <w:t xml:space="preserve">1  </w:t>
                      </w:r>
                      <w:r>
                        <w:rPr>
                          <w:rFonts w:ascii="Trebuchet MS"/>
                          <w:b/>
                          <w:color w:val="585858"/>
                          <w:spacing w:val="20"/>
                          <w:w w:val="95"/>
                          <w:sz w:val="15"/>
                        </w:rPr>
                        <w:t xml:space="preserve"> </w:t>
                      </w:r>
                      <w:r>
                        <w:rPr>
                          <w:rFonts w:ascii="Trebuchet MS"/>
                          <w:b/>
                          <w:color w:val="585858"/>
                          <w:w w:val="95"/>
                          <w:sz w:val="15"/>
                        </w:rPr>
                        <w:t xml:space="preserve">2  </w:t>
                      </w:r>
                      <w:r>
                        <w:rPr>
                          <w:rFonts w:ascii="Trebuchet MS"/>
                          <w:b/>
                          <w:color w:val="585858"/>
                          <w:spacing w:val="21"/>
                          <w:w w:val="95"/>
                          <w:sz w:val="15"/>
                        </w:rPr>
                        <w:t xml:space="preserve"> </w:t>
                      </w:r>
                      <w:r>
                        <w:rPr>
                          <w:rFonts w:ascii="Trebuchet MS"/>
                          <w:b/>
                          <w:color w:val="585858"/>
                          <w:w w:val="95"/>
                          <w:sz w:val="15"/>
                        </w:rPr>
                        <w:t xml:space="preserve">3  </w:t>
                      </w:r>
                      <w:r>
                        <w:rPr>
                          <w:rFonts w:ascii="Trebuchet MS"/>
                          <w:b/>
                          <w:color w:val="585858"/>
                          <w:spacing w:val="20"/>
                          <w:w w:val="95"/>
                          <w:sz w:val="15"/>
                        </w:rPr>
                        <w:t xml:space="preserve"> </w:t>
                      </w:r>
                      <w:r>
                        <w:rPr>
                          <w:rFonts w:ascii="Trebuchet MS"/>
                          <w:b/>
                          <w:color w:val="585858"/>
                          <w:w w:val="95"/>
                          <w:sz w:val="15"/>
                        </w:rPr>
                        <w:t xml:space="preserve">4  </w:t>
                      </w:r>
                      <w:r>
                        <w:rPr>
                          <w:rFonts w:ascii="Trebuchet MS"/>
                          <w:b/>
                          <w:color w:val="585858"/>
                          <w:spacing w:val="21"/>
                          <w:w w:val="95"/>
                          <w:sz w:val="15"/>
                        </w:rPr>
                        <w:t xml:space="preserve"> </w:t>
                      </w:r>
                      <w:r>
                        <w:rPr>
                          <w:rFonts w:ascii="Trebuchet MS"/>
                          <w:b/>
                          <w:color w:val="585858"/>
                          <w:w w:val="95"/>
                          <w:sz w:val="15"/>
                        </w:rPr>
                        <w:t xml:space="preserve">5  </w:t>
                      </w:r>
                      <w:r>
                        <w:rPr>
                          <w:rFonts w:ascii="Trebuchet MS"/>
                          <w:b/>
                          <w:color w:val="585858"/>
                          <w:spacing w:val="20"/>
                          <w:w w:val="95"/>
                          <w:sz w:val="15"/>
                        </w:rPr>
                        <w:t xml:space="preserve"> </w:t>
                      </w:r>
                      <w:r>
                        <w:rPr>
                          <w:rFonts w:ascii="Trebuchet MS"/>
                          <w:b/>
                          <w:color w:val="585858"/>
                          <w:w w:val="95"/>
                          <w:sz w:val="15"/>
                        </w:rPr>
                        <w:t xml:space="preserve">6  </w:t>
                      </w:r>
                      <w:r>
                        <w:rPr>
                          <w:rFonts w:ascii="Trebuchet MS"/>
                          <w:b/>
                          <w:color w:val="585858"/>
                          <w:spacing w:val="22"/>
                          <w:w w:val="95"/>
                          <w:sz w:val="15"/>
                        </w:rPr>
                        <w:t xml:space="preserve"> </w:t>
                      </w:r>
                      <w:r>
                        <w:rPr>
                          <w:rFonts w:ascii="Trebuchet MS"/>
                          <w:b/>
                          <w:color w:val="585858"/>
                          <w:w w:val="95"/>
                          <w:sz w:val="15"/>
                        </w:rPr>
                        <w:t xml:space="preserve">7  </w:t>
                      </w:r>
                      <w:r>
                        <w:rPr>
                          <w:rFonts w:ascii="Trebuchet MS"/>
                          <w:b/>
                          <w:color w:val="585858"/>
                          <w:spacing w:val="20"/>
                          <w:w w:val="95"/>
                          <w:sz w:val="15"/>
                        </w:rPr>
                        <w:t xml:space="preserve"> </w:t>
                      </w:r>
                      <w:r>
                        <w:rPr>
                          <w:rFonts w:ascii="Trebuchet MS"/>
                          <w:b/>
                          <w:color w:val="585858"/>
                          <w:w w:val="95"/>
                          <w:sz w:val="15"/>
                        </w:rPr>
                        <w:t xml:space="preserve">8  </w:t>
                      </w:r>
                      <w:r>
                        <w:rPr>
                          <w:rFonts w:ascii="Trebuchet MS"/>
                          <w:b/>
                          <w:color w:val="585858"/>
                          <w:spacing w:val="21"/>
                          <w:w w:val="95"/>
                          <w:sz w:val="15"/>
                        </w:rPr>
                        <w:t xml:space="preserve"> </w:t>
                      </w:r>
                      <w:r>
                        <w:rPr>
                          <w:rFonts w:ascii="Trebuchet MS"/>
                          <w:b/>
                          <w:color w:val="585858"/>
                          <w:w w:val="95"/>
                          <w:sz w:val="15"/>
                        </w:rPr>
                        <w:t xml:space="preserve">9 </w:t>
                      </w:r>
                      <w:r>
                        <w:rPr>
                          <w:rFonts w:ascii="Trebuchet MS"/>
                          <w:b/>
                          <w:color w:val="585858"/>
                          <w:spacing w:val="32"/>
                          <w:w w:val="95"/>
                          <w:sz w:val="15"/>
                        </w:rPr>
                        <w:t xml:space="preserve"> </w:t>
                      </w:r>
                      <w:r>
                        <w:rPr>
                          <w:rFonts w:ascii="Trebuchet MS"/>
                          <w:b/>
                          <w:color w:val="585858"/>
                          <w:spacing w:val="1"/>
                          <w:w w:val="95"/>
                          <w:sz w:val="15"/>
                        </w:rPr>
                        <w:t>10</w:t>
                      </w:r>
                      <w:r>
                        <w:rPr>
                          <w:rFonts w:ascii="Trebuchet MS"/>
                          <w:b/>
                          <w:color w:val="585858"/>
                          <w:spacing w:val="42"/>
                          <w:w w:val="95"/>
                          <w:sz w:val="15"/>
                        </w:rPr>
                        <w:t xml:space="preserve"> </w:t>
                      </w:r>
                      <w:r>
                        <w:rPr>
                          <w:rFonts w:ascii="Trebuchet MS"/>
                          <w:b/>
                          <w:color w:val="585858"/>
                          <w:spacing w:val="1"/>
                          <w:w w:val="95"/>
                          <w:sz w:val="15"/>
                        </w:rPr>
                        <w:t>11</w:t>
                      </w:r>
                      <w:r>
                        <w:rPr>
                          <w:rFonts w:ascii="Trebuchet MS"/>
                          <w:b/>
                          <w:color w:val="585858"/>
                          <w:w w:val="95"/>
                          <w:sz w:val="15"/>
                        </w:rPr>
                        <w:t xml:space="preserve">  </w:t>
                      </w:r>
                      <w:r>
                        <w:rPr>
                          <w:rFonts w:ascii="Trebuchet MS"/>
                          <w:b/>
                          <w:color w:val="585858"/>
                          <w:spacing w:val="1"/>
                          <w:w w:val="95"/>
                          <w:sz w:val="15"/>
                        </w:rPr>
                        <w:t>12</w:t>
                      </w:r>
                      <w:r>
                        <w:rPr>
                          <w:rFonts w:ascii="Trebuchet MS"/>
                          <w:b/>
                          <w:color w:val="585858"/>
                          <w:spacing w:val="42"/>
                          <w:w w:val="95"/>
                          <w:sz w:val="15"/>
                        </w:rPr>
                        <w:t xml:space="preserve"> </w:t>
                      </w:r>
                      <w:r>
                        <w:rPr>
                          <w:rFonts w:ascii="Trebuchet MS"/>
                          <w:b/>
                          <w:color w:val="585858"/>
                          <w:spacing w:val="1"/>
                          <w:w w:val="95"/>
                          <w:sz w:val="15"/>
                        </w:rPr>
                        <w:t>13</w:t>
                      </w:r>
                      <w:r>
                        <w:rPr>
                          <w:rFonts w:ascii="Trebuchet MS"/>
                          <w:b/>
                          <w:color w:val="585858"/>
                          <w:spacing w:val="42"/>
                          <w:w w:val="95"/>
                          <w:sz w:val="15"/>
                        </w:rPr>
                        <w:t xml:space="preserve"> </w:t>
                      </w:r>
                      <w:r>
                        <w:rPr>
                          <w:rFonts w:ascii="Trebuchet MS"/>
                          <w:b/>
                          <w:color w:val="585858"/>
                          <w:spacing w:val="1"/>
                          <w:w w:val="95"/>
                          <w:sz w:val="15"/>
                        </w:rPr>
                        <w:t>14</w:t>
                      </w:r>
                      <w:r>
                        <w:rPr>
                          <w:rFonts w:ascii="Trebuchet MS"/>
                          <w:b/>
                          <w:color w:val="585858"/>
                          <w:w w:val="95"/>
                          <w:sz w:val="15"/>
                        </w:rPr>
                        <w:t xml:space="preserve">  </w:t>
                      </w:r>
                      <w:r>
                        <w:rPr>
                          <w:rFonts w:ascii="Trebuchet MS"/>
                          <w:b/>
                          <w:color w:val="585858"/>
                          <w:spacing w:val="1"/>
                          <w:w w:val="95"/>
                          <w:sz w:val="15"/>
                        </w:rPr>
                        <w:t>15</w:t>
                      </w:r>
                      <w:r>
                        <w:rPr>
                          <w:rFonts w:ascii="Trebuchet MS"/>
                          <w:b/>
                          <w:color w:val="585858"/>
                          <w:spacing w:val="42"/>
                          <w:w w:val="95"/>
                          <w:sz w:val="15"/>
                        </w:rPr>
                        <w:t xml:space="preserve"> </w:t>
                      </w:r>
                      <w:r>
                        <w:rPr>
                          <w:rFonts w:ascii="Trebuchet MS"/>
                          <w:b/>
                          <w:color w:val="585858"/>
                          <w:spacing w:val="1"/>
                          <w:w w:val="95"/>
                          <w:sz w:val="15"/>
                        </w:rPr>
                        <w:t>16</w:t>
                      </w:r>
                      <w:r>
                        <w:rPr>
                          <w:rFonts w:ascii="Trebuchet MS"/>
                          <w:b/>
                          <w:color w:val="585858"/>
                          <w:w w:val="95"/>
                          <w:sz w:val="15"/>
                        </w:rPr>
                        <w:t xml:space="preserve">  </w:t>
                      </w:r>
                      <w:r>
                        <w:rPr>
                          <w:rFonts w:ascii="Trebuchet MS"/>
                          <w:b/>
                          <w:color w:val="585858"/>
                          <w:spacing w:val="1"/>
                          <w:w w:val="95"/>
                          <w:sz w:val="15"/>
                        </w:rPr>
                        <w:t>17</w:t>
                      </w:r>
                      <w:r>
                        <w:rPr>
                          <w:rFonts w:ascii="Trebuchet MS"/>
                          <w:b/>
                          <w:color w:val="585858"/>
                          <w:spacing w:val="41"/>
                          <w:w w:val="95"/>
                          <w:sz w:val="15"/>
                        </w:rPr>
                        <w:t xml:space="preserve"> </w:t>
                      </w:r>
                      <w:r>
                        <w:rPr>
                          <w:rFonts w:ascii="Trebuchet MS"/>
                          <w:b/>
                          <w:color w:val="585858"/>
                          <w:spacing w:val="1"/>
                          <w:w w:val="95"/>
                          <w:sz w:val="15"/>
                        </w:rPr>
                        <w:t>18</w:t>
                      </w:r>
                      <w:r>
                        <w:rPr>
                          <w:rFonts w:ascii="Trebuchet MS"/>
                          <w:b/>
                          <w:color w:val="585858"/>
                          <w:spacing w:val="42"/>
                          <w:w w:val="95"/>
                          <w:sz w:val="15"/>
                        </w:rPr>
                        <w:t xml:space="preserve"> </w:t>
                      </w:r>
                      <w:r>
                        <w:rPr>
                          <w:rFonts w:ascii="Trebuchet MS"/>
                          <w:b/>
                          <w:color w:val="585858"/>
                          <w:spacing w:val="1"/>
                          <w:w w:val="95"/>
                          <w:sz w:val="15"/>
                        </w:rPr>
                        <w:t>19</w:t>
                      </w:r>
                      <w:r>
                        <w:rPr>
                          <w:rFonts w:ascii="Trebuchet MS"/>
                          <w:b/>
                          <w:color w:val="585858"/>
                          <w:spacing w:val="42"/>
                          <w:w w:val="95"/>
                          <w:sz w:val="15"/>
                        </w:rPr>
                        <w:t xml:space="preserve"> </w:t>
                      </w:r>
                      <w:r>
                        <w:rPr>
                          <w:rFonts w:ascii="Trebuchet MS"/>
                          <w:b/>
                          <w:color w:val="585858"/>
                          <w:spacing w:val="1"/>
                          <w:w w:val="95"/>
                          <w:sz w:val="15"/>
                        </w:rPr>
                        <w:t>20</w:t>
                      </w:r>
                      <w:r>
                        <w:rPr>
                          <w:rFonts w:ascii="Trebuchet MS"/>
                          <w:b/>
                          <w:color w:val="585858"/>
                          <w:spacing w:val="41"/>
                          <w:w w:val="95"/>
                          <w:sz w:val="15"/>
                        </w:rPr>
                        <w:t xml:space="preserve"> </w:t>
                      </w:r>
                      <w:r>
                        <w:rPr>
                          <w:rFonts w:ascii="Trebuchet MS"/>
                          <w:b/>
                          <w:color w:val="585858"/>
                          <w:spacing w:val="1"/>
                          <w:w w:val="95"/>
                          <w:sz w:val="15"/>
                        </w:rPr>
                        <w:t>21</w:t>
                      </w:r>
                      <w:r>
                        <w:rPr>
                          <w:rFonts w:ascii="Trebuchet MS"/>
                          <w:b/>
                          <w:color w:val="585858"/>
                          <w:w w:val="95"/>
                          <w:sz w:val="15"/>
                        </w:rPr>
                        <w:t xml:space="preserve">  </w:t>
                      </w:r>
                      <w:r>
                        <w:rPr>
                          <w:rFonts w:ascii="Trebuchet MS"/>
                          <w:b/>
                          <w:color w:val="585858"/>
                          <w:spacing w:val="1"/>
                          <w:w w:val="95"/>
                          <w:sz w:val="15"/>
                        </w:rPr>
                        <w:t>22</w:t>
                      </w:r>
                      <w:r>
                        <w:rPr>
                          <w:rFonts w:ascii="Trebuchet MS"/>
                          <w:b/>
                          <w:color w:val="585858"/>
                          <w:spacing w:val="42"/>
                          <w:w w:val="95"/>
                          <w:sz w:val="15"/>
                        </w:rPr>
                        <w:t xml:space="preserve"> </w:t>
                      </w:r>
                      <w:r>
                        <w:rPr>
                          <w:rFonts w:ascii="Trebuchet MS"/>
                          <w:b/>
                          <w:color w:val="585858"/>
                          <w:spacing w:val="1"/>
                          <w:w w:val="95"/>
                          <w:sz w:val="15"/>
                        </w:rPr>
                        <w:t>23</w:t>
                      </w:r>
                      <w:r>
                        <w:rPr>
                          <w:rFonts w:ascii="Trebuchet MS"/>
                          <w:b/>
                          <w:color w:val="585858"/>
                          <w:spacing w:val="42"/>
                          <w:w w:val="95"/>
                          <w:sz w:val="15"/>
                        </w:rPr>
                        <w:t xml:space="preserve"> </w:t>
                      </w:r>
                      <w:r>
                        <w:rPr>
                          <w:rFonts w:ascii="Trebuchet MS"/>
                          <w:b/>
                          <w:color w:val="585858"/>
                          <w:spacing w:val="1"/>
                          <w:w w:val="95"/>
                          <w:sz w:val="15"/>
                        </w:rPr>
                        <w:t>24</w:t>
                      </w:r>
                      <w:r>
                        <w:rPr>
                          <w:rFonts w:ascii="Trebuchet MS"/>
                          <w:b/>
                          <w:color w:val="585858"/>
                          <w:spacing w:val="42"/>
                          <w:w w:val="95"/>
                          <w:sz w:val="15"/>
                        </w:rPr>
                        <w:t xml:space="preserve"> </w:t>
                      </w:r>
                      <w:r>
                        <w:rPr>
                          <w:rFonts w:ascii="Trebuchet MS"/>
                          <w:b/>
                          <w:color w:val="585858"/>
                          <w:spacing w:val="1"/>
                          <w:w w:val="95"/>
                          <w:sz w:val="15"/>
                        </w:rPr>
                        <w:t>25</w:t>
                      </w:r>
                      <w:r>
                        <w:rPr>
                          <w:rFonts w:ascii="Trebuchet MS"/>
                          <w:b/>
                          <w:color w:val="585858"/>
                          <w:spacing w:val="42"/>
                          <w:w w:val="95"/>
                          <w:sz w:val="15"/>
                        </w:rPr>
                        <w:t xml:space="preserve"> </w:t>
                      </w:r>
                      <w:r>
                        <w:rPr>
                          <w:rFonts w:ascii="Trebuchet MS"/>
                          <w:b/>
                          <w:color w:val="585858"/>
                          <w:spacing w:val="1"/>
                          <w:w w:val="95"/>
                          <w:sz w:val="15"/>
                        </w:rPr>
                        <w:t>26</w:t>
                      </w:r>
                      <w:r>
                        <w:rPr>
                          <w:rFonts w:ascii="Trebuchet MS"/>
                          <w:b/>
                          <w:color w:val="585858"/>
                          <w:spacing w:val="42"/>
                          <w:w w:val="95"/>
                          <w:sz w:val="15"/>
                        </w:rPr>
                        <w:t xml:space="preserve"> </w:t>
                      </w:r>
                      <w:r>
                        <w:rPr>
                          <w:rFonts w:ascii="Trebuchet MS"/>
                          <w:b/>
                          <w:color w:val="585858"/>
                          <w:spacing w:val="1"/>
                          <w:w w:val="95"/>
                          <w:sz w:val="15"/>
                        </w:rPr>
                        <w:t>27</w:t>
                      </w:r>
                      <w:r>
                        <w:rPr>
                          <w:rFonts w:ascii="Trebuchet MS"/>
                          <w:b/>
                          <w:color w:val="585858"/>
                          <w:spacing w:val="41"/>
                          <w:w w:val="95"/>
                          <w:sz w:val="15"/>
                        </w:rPr>
                        <w:t xml:space="preserve"> </w:t>
                      </w:r>
                      <w:r>
                        <w:rPr>
                          <w:rFonts w:ascii="Trebuchet MS"/>
                          <w:b/>
                          <w:color w:val="585858"/>
                          <w:spacing w:val="1"/>
                          <w:w w:val="95"/>
                          <w:sz w:val="15"/>
                        </w:rPr>
                        <w:t>28</w:t>
                      </w:r>
                      <w:r>
                        <w:rPr>
                          <w:rFonts w:ascii="Trebuchet MS"/>
                          <w:b/>
                          <w:color w:val="585858"/>
                          <w:spacing w:val="42"/>
                          <w:w w:val="95"/>
                          <w:sz w:val="15"/>
                        </w:rPr>
                        <w:t xml:space="preserve"> </w:t>
                      </w:r>
                      <w:r>
                        <w:rPr>
                          <w:rFonts w:ascii="Trebuchet MS"/>
                          <w:b/>
                          <w:color w:val="585858"/>
                          <w:spacing w:val="3"/>
                          <w:w w:val="95"/>
                          <w:sz w:val="15"/>
                        </w:rPr>
                        <w:t>29</w:t>
                      </w:r>
                    </w:p>
                    <w:p w14:paraId="4A663465" w14:textId="77777777" w:rsidR="00025C9E" w:rsidRDefault="00025C9E">
                      <w:pPr>
                        <w:spacing w:before="7"/>
                        <w:ind w:left="581"/>
                        <w:jc w:val="center"/>
                        <w:rPr>
                          <w:rFonts w:ascii="宋体" w:eastAsia="宋体" w:hAnsi="宋体" w:cs="宋体"/>
                          <w:sz w:val="15"/>
                          <w:szCs w:val="15"/>
                        </w:rPr>
                      </w:pPr>
                      <w:r>
                        <w:rPr>
                          <w:rFonts w:ascii="宋体" w:eastAsia="宋体" w:hAnsi="宋体" w:cs="宋体"/>
                          <w:spacing w:val="6"/>
                          <w:sz w:val="15"/>
                          <w:szCs w:val="15"/>
                        </w:rPr>
                        <w:t>节点名称</w:t>
                      </w:r>
                    </w:p>
                  </w:txbxContent>
                </v:textbox>
              </v:shape>
            </v:group>
            <w10:wrap anchorx="page"/>
          </v:group>
        </w:pict>
      </w:r>
      <w:bookmarkStart w:id="203" w:name="_bookmark131"/>
      <w:bookmarkEnd w:id="203"/>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5.6</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状态综合脆弱性指标</w:t>
      </w:r>
    </w:p>
    <w:p w14:paraId="3D4979C2" w14:textId="77777777" w:rsidR="00996552" w:rsidRDefault="00996552">
      <w:pPr>
        <w:spacing w:before="10"/>
        <w:rPr>
          <w:rFonts w:ascii="宋体" w:eastAsia="宋体" w:hAnsi="宋体" w:cs="宋体"/>
          <w:sz w:val="20"/>
          <w:szCs w:val="20"/>
          <w:lang w:eastAsia="zh-CN"/>
        </w:rPr>
      </w:pPr>
    </w:p>
    <w:p w14:paraId="46D0D04F" w14:textId="77777777" w:rsidR="00996552" w:rsidRDefault="002D0D3F">
      <w:pPr>
        <w:pStyle w:val="a3"/>
        <w:spacing w:line="297" w:lineRule="auto"/>
        <w:ind w:right="726" w:firstLine="480"/>
        <w:jc w:val="both"/>
        <w:rPr>
          <w:lang w:eastAsia="zh-CN"/>
        </w:rPr>
      </w:pPr>
      <w:r>
        <w:rPr>
          <w:lang w:eastAsia="zh-CN"/>
        </w:rPr>
        <w:t>从图</w:t>
      </w:r>
      <w:hyperlink w:anchor="_bookmark131" w:history="1">
        <w:r>
          <w:rPr>
            <w:rFonts w:ascii="Times New Roman" w:eastAsia="Times New Roman" w:hAnsi="Times New Roman" w:cs="Times New Roman"/>
            <w:lang w:eastAsia="zh-CN"/>
          </w:rPr>
          <w:t>5.6</w:t>
        </w:r>
      </w:hyperlink>
      <w:r>
        <w:rPr>
          <w:lang w:eastAsia="zh-CN"/>
        </w:rPr>
        <w:t>可知</w:t>
      </w:r>
      <w:r>
        <w:rPr>
          <w:spacing w:val="-50"/>
          <w:lang w:eastAsia="zh-CN"/>
        </w:rPr>
        <w:t>，</w:t>
      </w:r>
      <w:r>
        <w:rPr>
          <w:lang w:eastAsia="zh-CN"/>
        </w:rPr>
        <w:t>节点</w:t>
      </w:r>
      <w:r>
        <w:rPr>
          <w:spacing w:val="-69"/>
          <w:lang w:eastAsia="zh-CN"/>
        </w:rPr>
        <w:t xml:space="preserve"> </w:t>
      </w:r>
      <w:r>
        <w:rPr>
          <w:rFonts w:ascii="Times New Roman" w:eastAsia="Times New Roman" w:hAnsi="Times New Roman" w:cs="Times New Roman"/>
          <w:lang w:eastAsia="zh-CN"/>
        </w:rPr>
        <w:t>29</w:t>
      </w:r>
      <w:r>
        <w:rPr>
          <w:spacing w:val="-45"/>
          <w:lang w:eastAsia="zh-CN"/>
        </w:rPr>
        <w:t>、</w:t>
      </w:r>
      <w:r>
        <w:rPr>
          <w:rFonts w:ascii="Times New Roman" w:eastAsia="Times New Roman" w:hAnsi="Times New Roman" w:cs="Times New Roman"/>
          <w:lang w:eastAsia="zh-CN"/>
        </w:rPr>
        <w:t>28</w:t>
      </w:r>
      <w:r>
        <w:rPr>
          <w:spacing w:val="-45"/>
          <w:lang w:eastAsia="zh-CN"/>
        </w:rPr>
        <w:t>、</w:t>
      </w:r>
      <w:r>
        <w:rPr>
          <w:rFonts w:ascii="Times New Roman" w:eastAsia="Times New Roman" w:hAnsi="Times New Roman" w:cs="Times New Roman"/>
          <w:lang w:eastAsia="zh-CN"/>
        </w:rPr>
        <w:t>26</w:t>
      </w:r>
      <w:r>
        <w:rPr>
          <w:spacing w:val="-45"/>
          <w:lang w:eastAsia="zh-CN"/>
        </w:rPr>
        <w:t>、</w:t>
      </w:r>
      <w:r>
        <w:rPr>
          <w:rFonts w:ascii="Times New Roman" w:eastAsia="Times New Roman" w:hAnsi="Times New Roman" w:cs="Times New Roman"/>
          <w:lang w:eastAsia="zh-CN"/>
        </w:rPr>
        <w:t>25</w:t>
      </w:r>
      <w:r>
        <w:rPr>
          <w:spacing w:val="-45"/>
          <w:lang w:eastAsia="zh-CN"/>
        </w:rPr>
        <w:t>、</w:t>
      </w:r>
      <w:r>
        <w:rPr>
          <w:rFonts w:ascii="Times New Roman" w:eastAsia="Times New Roman" w:hAnsi="Times New Roman" w:cs="Times New Roman"/>
          <w:lang w:eastAsia="zh-CN"/>
        </w:rPr>
        <w:t>18</w:t>
      </w:r>
      <w:r>
        <w:rPr>
          <w:spacing w:val="-45"/>
          <w:lang w:eastAsia="zh-CN"/>
        </w:rPr>
        <w:t>、</w:t>
      </w:r>
      <w:r>
        <w:rPr>
          <w:rFonts w:ascii="Times New Roman" w:eastAsia="Times New Roman" w:hAnsi="Times New Roman" w:cs="Times New Roman"/>
          <w:lang w:eastAsia="zh-CN"/>
        </w:rPr>
        <w:t>12</w:t>
      </w:r>
      <w:r>
        <w:rPr>
          <w:spacing w:val="-45"/>
          <w:lang w:eastAsia="zh-CN"/>
        </w:rPr>
        <w:t>、</w:t>
      </w:r>
      <w:r>
        <w:rPr>
          <w:rFonts w:ascii="Times New Roman" w:eastAsia="Times New Roman" w:hAnsi="Times New Roman" w:cs="Times New Roman"/>
          <w:lang w:eastAsia="zh-CN"/>
        </w:rPr>
        <w:t>9</w:t>
      </w:r>
      <w:r>
        <w:rPr>
          <w:spacing w:val="-45"/>
          <w:lang w:eastAsia="zh-CN"/>
        </w:rPr>
        <w:t>、</w:t>
      </w:r>
      <w:r>
        <w:rPr>
          <w:rFonts w:ascii="Times New Roman" w:eastAsia="Times New Roman" w:hAnsi="Times New Roman" w:cs="Times New Roman"/>
          <w:lang w:eastAsia="zh-CN"/>
        </w:rPr>
        <w:t>3</w:t>
      </w:r>
      <w:r>
        <w:rPr>
          <w:spacing w:val="-45"/>
          <w:lang w:eastAsia="zh-CN"/>
        </w:rPr>
        <w:t>、</w:t>
      </w:r>
      <w:r>
        <w:rPr>
          <w:rFonts w:ascii="Times New Roman" w:eastAsia="Times New Roman" w:hAnsi="Times New Roman" w:cs="Times New Roman"/>
          <w:lang w:eastAsia="zh-CN"/>
        </w:rPr>
        <w:t>1</w:t>
      </w:r>
      <w:r>
        <w:rPr>
          <w:spacing w:val="-45"/>
          <w:lang w:eastAsia="zh-CN"/>
        </w:rPr>
        <w:t>、</w:t>
      </w:r>
      <w:r>
        <w:rPr>
          <w:rFonts w:ascii="Times New Roman" w:eastAsia="Times New Roman" w:hAnsi="Times New Roman" w:cs="Times New Roman"/>
          <w:lang w:eastAsia="zh-CN"/>
        </w:rPr>
        <w:t>7</w:t>
      </w:r>
      <w:r>
        <w:rPr>
          <w:spacing w:val="-45"/>
          <w:lang w:eastAsia="zh-CN"/>
        </w:rPr>
        <w:t>、</w:t>
      </w:r>
      <w:r>
        <w:rPr>
          <w:rFonts w:ascii="Times New Roman" w:eastAsia="Times New Roman" w:hAnsi="Times New Roman" w:cs="Times New Roman"/>
          <w:lang w:eastAsia="zh-CN"/>
        </w:rPr>
        <w:t>16</w:t>
      </w:r>
      <w:r>
        <w:rPr>
          <w:rFonts w:ascii="Times New Roman" w:eastAsia="Times New Roman" w:hAnsi="Times New Roman" w:cs="Times New Roman"/>
          <w:spacing w:val="-9"/>
          <w:lang w:eastAsia="zh-CN"/>
        </w:rPr>
        <w:t xml:space="preserve"> </w:t>
      </w:r>
      <w:r>
        <w:rPr>
          <w:lang w:eastAsia="zh-CN"/>
        </w:rPr>
        <w:t>的状态综合脆弱 性指标值较大</w:t>
      </w:r>
      <w:r>
        <w:rPr>
          <w:spacing w:val="-30"/>
          <w:lang w:eastAsia="zh-CN"/>
        </w:rPr>
        <w:t>，</w:t>
      </w:r>
      <w:r>
        <w:rPr>
          <w:lang w:eastAsia="zh-CN"/>
        </w:rPr>
        <w:t>有些节点在电压值稳定性方面表现较差</w:t>
      </w:r>
      <w:r>
        <w:rPr>
          <w:spacing w:val="-30"/>
          <w:lang w:eastAsia="zh-CN"/>
        </w:rPr>
        <w:t>，</w:t>
      </w:r>
      <w:r>
        <w:rPr>
          <w:lang w:eastAsia="zh-CN"/>
        </w:rPr>
        <w:t>电压波动较大</w:t>
      </w:r>
      <w:r>
        <w:rPr>
          <w:spacing w:val="-30"/>
          <w:lang w:eastAsia="zh-CN"/>
        </w:rPr>
        <w:t>，</w:t>
      </w:r>
      <w:r>
        <w:rPr>
          <w:lang w:eastAsia="zh-CN"/>
        </w:rPr>
        <w:t>比如节 点</w:t>
      </w:r>
      <w:r>
        <w:rPr>
          <w:spacing w:val="-61"/>
          <w:lang w:eastAsia="zh-CN"/>
        </w:rPr>
        <w:t xml:space="preserve"> </w:t>
      </w:r>
      <w:r>
        <w:rPr>
          <w:rFonts w:ascii="Times New Roman" w:eastAsia="Times New Roman" w:hAnsi="Times New Roman" w:cs="Times New Roman"/>
          <w:spacing w:val="-1"/>
          <w:lang w:eastAsia="zh-CN"/>
        </w:rPr>
        <w:t>3</w:t>
      </w:r>
      <w:r>
        <w:rPr>
          <w:spacing w:val="-1"/>
          <w:lang w:eastAsia="zh-CN"/>
        </w:rPr>
        <w:t>、</w:t>
      </w:r>
      <w:r>
        <w:rPr>
          <w:rFonts w:ascii="Times New Roman" w:eastAsia="Times New Roman" w:hAnsi="Times New Roman" w:cs="Times New Roman"/>
          <w:spacing w:val="-1"/>
          <w:lang w:eastAsia="zh-CN"/>
        </w:rPr>
        <w:t>16</w:t>
      </w:r>
      <w:r>
        <w:rPr>
          <w:spacing w:val="-1"/>
          <w:lang w:eastAsia="zh-CN"/>
        </w:rPr>
        <w:t>、</w:t>
      </w:r>
      <w:r>
        <w:rPr>
          <w:rFonts w:ascii="Times New Roman" w:eastAsia="Times New Roman" w:hAnsi="Times New Roman" w:cs="Times New Roman"/>
          <w:spacing w:val="-1"/>
          <w:lang w:eastAsia="zh-CN"/>
        </w:rPr>
        <w:t>18</w:t>
      </w:r>
      <w:r>
        <w:rPr>
          <w:spacing w:val="-1"/>
          <w:lang w:eastAsia="zh-CN"/>
        </w:rPr>
        <w:t>，在节点的过负荷能力方面，承担电网负荷的能力较差，比如节点</w:t>
      </w:r>
      <w:r>
        <w:rPr>
          <w:spacing w:val="26"/>
          <w:lang w:eastAsia="zh-CN"/>
        </w:rPr>
        <w:t xml:space="preserve"> </w:t>
      </w:r>
      <w:r>
        <w:rPr>
          <w:rFonts w:ascii="Times New Roman" w:eastAsia="Times New Roman" w:hAnsi="Times New Roman" w:cs="Times New Roman"/>
          <w:lang w:eastAsia="zh-CN"/>
        </w:rPr>
        <w:t>1</w:t>
      </w:r>
      <w:r>
        <w:rPr>
          <w:spacing w:val="-31"/>
          <w:lang w:eastAsia="zh-CN"/>
        </w:rPr>
        <w:t>、</w:t>
      </w:r>
      <w:r>
        <w:rPr>
          <w:rFonts w:ascii="Times New Roman" w:eastAsia="Times New Roman" w:hAnsi="Times New Roman" w:cs="Times New Roman"/>
          <w:lang w:eastAsia="zh-CN"/>
        </w:rPr>
        <w:t>12</w:t>
      </w:r>
      <w:r>
        <w:rPr>
          <w:spacing w:val="-31"/>
          <w:lang w:eastAsia="zh-CN"/>
        </w:rPr>
        <w:t>、</w:t>
      </w:r>
      <w:r>
        <w:rPr>
          <w:rFonts w:ascii="Times New Roman" w:eastAsia="Times New Roman" w:hAnsi="Times New Roman" w:cs="Times New Roman"/>
          <w:lang w:eastAsia="zh-CN"/>
        </w:rPr>
        <w:t>26</w:t>
      </w:r>
      <w:r>
        <w:rPr>
          <w:spacing w:val="-31"/>
          <w:lang w:eastAsia="zh-CN"/>
        </w:rPr>
        <w:t>、</w:t>
      </w:r>
      <w:r>
        <w:rPr>
          <w:rFonts w:ascii="Times New Roman" w:eastAsia="Times New Roman" w:hAnsi="Times New Roman" w:cs="Times New Roman"/>
          <w:lang w:eastAsia="zh-CN"/>
        </w:rPr>
        <w:t>25</w:t>
      </w:r>
      <w:r>
        <w:rPr>
          <w:spacing w:val="-31"/>
          <w:lang w:eastAsia="zh-CN"/>
        </w:rPr>
        <w:t>、</w:t>
      </w:r>
      <w:r>
        <w:rPr>
          <w:rFonts w:ascii="Times New Roman" w:eastAsia="Times New Roman" w:hAnsi="Times New Roman" w:cs="Times New Roman"/>
          <w:lang w:eastAsia="zh-CN"/>
        </w:rPr>
        <w:t>28</w:t>
      </w:r>
      <w:r>
        <w:rPr>
          <w:spacing w:val="-31"/>
          <w:lang w:eastAsia="zh-CN"/>
        </w:rPr>
        <w:t>、</w:t>
      </w:r>
      <w:r>
        <w:rPr>
          <w:rFonts w:ascii="Times New Roman" w:eastAsia="Times New Roman" w:hAnsi="Times New Roman" w:cs="Times New Roman"/>
          <w:lang w:eastAsia="zh-CN"/>
        </w:rPr>
        <w:t>18</w:t>
      </w:r>
      <w:r>
        <w:rPr>
          <w:spacing w:val="-35"/>
          <w:lang w:eastAsia="zh-CN"/>
        </w:rPr>
        <w:t>，</w:t>
      </w:r>
      <w:r>
        <w:rPr>
          <w:lang w:eastAsia="zh-CN"/>
        </w:rPr>
        <w:t>在电网损耗方面</w:t>
      </w:r>
      <w:r>
        <w:rPr>
          <w:spacing w:val="-35"/>
          <w:lang w:eastAsia="zh-CN"/>
        </w:rPr>
        <w:t>，</w:t>
      </w:r>
      <w:r>
        <w:rPr>
          <w:lang w:eastAsia="zh-CN"/>
        </w:rPr>
        <w:t>节点</w:t>
      </w:r>
      <w:r>
        <w:rPr>
          <w:spacing w:val="-67"/>
          <w:lang w:eastAsia="zh-CN"/>
        </w:rPr>
        <w:t xml:space="preserve"> </w:t>
      </w:r>
      <w:r>
        <w:rPr>
          <w:rFonts w:ascii="Times New Roman" w:eastAsia="Times New Roman" w:hAnsi="Times New Roman" w:cs="Times New Roman"/>
          <w:lang w:eastAsia="zh-CN"/>
        </w:rPr>
        <w:t>29</w:t>
      </w:r>
      <w:r>
        <w:rPr>
          <w:spacing w:val="-31"/>
          <w:lang w:eastAsia="zh-CN"/>
        </w:rPr>
        <w:t>、</w:t>
      </w:r>
      <w:r>
        <w:rPr>
          <w:rFonts w:ascii="Times New Roman" w:eastAsia="Times New Roman" w:hAnsi="Times New Roman" w:cs="Times New Roman"/>
          <w:lang w:eastAsia="zh-CN"/>
        </w:rPr>
        <w:t>25</w:t>
      </w:r>
      <w:r>
        <w:rPr>
          <w:spacing w:val="-31"/>
          <w:lang w:eastAsia="zh-CN"/>
        </w:rPr>
        <w:t>、</w:t>
      </w:r>
      <w:r>
        <w:rPr>
          <w:rFonts w:ascii="Times New Roman" w:eastAsia="Times New Roman" w:hAnsi="Times New Roman" w:cs="Times New Roman"/>
          <w:lang w:eastAsia="zh-CN"/>
        </w:rPr>
        <w:t>28</w:t>
      </w:r>
      <w:r>
        <w:rPr>
          <w:spacing w:val="-31"/>
          <w:lang w:eastAsia="zh-CN"/>
        </w:rPr>
        <w:t>、</w:t>
      </w:r>
      <w:r>
        <w:rPr>
          <w:rFonts w:ascii="Times New Roman" w:eastAsia="Times New Roman" w:hAnsi="Times New Roman" w:cs="Times New Roman"/>
          <w:lang w:eastAsia="zh-CN"/>
        </w:rPr>
        <w:t>26</w:t>
      </w:r>
      <w:r>
        <w:rPr>
          <w:rFonts w:ascii="Times New Roman" w:eastAsia="Times New Roman" w:hAnsi="Times New Roman" w:cs="Times New Roman"/>
          <w:spacing w:val="-6"/>
          <w:lang w:eastAsia="zh-CN"/>
        </w:rPr>
        <w:t xml:space="preserve"> </w:t>
      </w:r>
      <w:r>
        <w:rPr>
          <w:lang w:eastAsia="zh-CN"/>
        </w:rPr>
        <w:t>对系统的影响较 大</w:t>
      </w:r>
      <w:r>
        <w:rPr>
          <w:spacing w:val="-27"/>
          <w:lang w:eastAsia="zh-CN"/>
        </w:rPr>
        <w:t>。</w:t>
      </w:r>
      <w:r>
        <w:rPr>
          <w:lang w:eastAsia="zh-CN"/>
        </w:rPr>
        <w:t>因此</w:t>
      </w:r>
      <w:r>
        <w:rPr>
          <w:spacing w:val="-32"/>
          <w:lang w:eastAsia="zh-CN"/>
        </w:rPr>
        <w:t>，</w:t>
      </w:r>
      <w:r>
        <w:rPr>
          <w:lang w:eastAsia="zh-CN"/>
        </w:rPr>
        <w:t>系统节点对于电网运行状态的影响时多方面的</w:t>
      </w:r>
      <w:r>
        <w:rPr>
          <w:spacing w:val="-32"/>
          <w:lang w:eastAsia="zh-CN"/>
        </w:rPr>
        <w:t>，</w:t>
      </w:r>
      <w:r>
        <w:rPr>
          <w:lang w:eastAsia="zh-CN"/>
        </w:rPr>
        <w:t>其影响表现在一个或 多个方面</w:t>
      </w:r>
      <w:r>
        <w:rPr>
          <w:spacing w:val="-32"/>
          <w:lang w:eastAsia="zh-CN"/>
        </w:rPr>
        <w:t>，</w:t>
      </w:r>
      <w:r>
        <w:rPr>
          <w:lang w:eastAsia="zh-CN"/>
        </w:rPr>
        <w:t>是多方面指标因素综合影响的结果</w:t>
      </w:r>
      <w:r>
        <w:rPr>
          <w:spacing w:val="-27"/>
          <w:lang w:eastAsia="zh-CN"/>
        </w:rPr>
        <w:t>。</w:t>
      </w:r>
      <w:r>
        <w:rPr>
          <w:lang w:eastAsia="zh-CN"/>
        </w:rPr>
        <w:t>从权重向量来看</w:t>
      </w:r>
      <w:r>
        <w:rPr>
          <w:spacing w:val="-32"/>
          <w:lang w:eastAsia="zh-CN"/>
        </w:rPr>
        <w:t>，</w:t>
      </w:r>
      <w:r>
        <w:rPr>
          <w:lang w:eastAsia="zh-CN"/>
        </w:rPr>
        <w:t>功率稳定裕度 指标占分配比重较大，所以在状态评估结果上，其脆弱节点在数量上占据优势。</w:t>
      </w:r>
    </w:p>
    <w:p w14:paraId="53D42F74" w14:textId="77777777" w:rsidR="00996552" w:rsidRDefault="00996552">
      <w:pPr>
        <w:spacing w:before="12"/>
        <w:rPr>
          <w:rFonts w:ascii="宋体" w:eastAsia="宋体" w:hAnsi="宋体" w:cs="宋体"/>
          <w:sz w:val="24"/>
          <w:szCs w:val="24"/>
          <w:lang w:eastAsia="zh-CN"/>
        </w:rPr>
      </w:pPr>
    </w:p>
    <w:p w14:paraId="0E2D5D4B" w14:textId="77777777" w:rsidR="00996552" w:rsidRDefault="002D0D3F">
      <w:pPr>
        <w:tabs>
          <w:tab w:val="left" w:pos="997"/>
        </w:tabs>
        <w:ind w:left="117"/>
        <w:rPr>
          <w:rFonts w:ascii="宋体" w:eastAsia="宋体" w:hAnsi="宋体" w:cs="宋体"/>
          <w:sz w:val="28"/>
          <w:szCs w:val="28"/>
          <w:lang w:eastAsia="zh-CN"/>
        </w:rPr>
      </w:pPr>
      <w:bookmarkStart w:id="204" w:name="5.2.3_电力系统综合脆弱性分析"/>
      <w:bookmarkStart w:id="205" w:name="_bookmark132"/>
      <w:bookmarkEnd w:id="204"/>
      <w:bookmarkEnd w:id="205"/>
      <w:r>
        <w:rPr>
          <w:rFonts w:ascii="Times New Roman" w:eastAsia="Times New Roman" w:hAnsi="Times New Roman" w:cs="Times New Roman"/>
          <w:sz w:val="30"/>
          <w:szCs w:val="30"/>
          <w:lang w:eastAsia="zh-CN"/>
        </w:rPr>
        <w:t>5.2.3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电力系统综合脆弱性分析</w:t>
      </w:r>
    </w:p>
    <w:p w14:paraId="7D60CC27" w14:textId="77777777" w:rsidR="00996552" w:rsidRDefault="00996552">
      <w:pPr>
        <w:spacing w:before="1"/>
        <w:rPr>
          <w:rFonts w:ascii="宋体" w:eastAsia="宋体" w:hAnsi="宋体" w:cs="宋体"/>
          <w:sz w:val="24"/>
          <w:szCs w:val="24"/>
          <w:lang w:eastAsia="zh-CN"/>
        </w:rPr>
      </w:pPr>
    </w:p>
    <w:p w14:paraId="0584E012" w14:textId="77777777" w:rsidR="00996552" w:rsidRDefault="002D0D3F">
      <w:pPr>
        <w:pStyle w:val="a3"/>
        <w:spacing w:line="272" w:lineRule="auto"/>
        <w:ind w:right="815" w:firstLine="480"/>
        <w:jc w:val="both"/>
        <w:rPr>
          <w:lang w:eastAsia="zh-CN"/>
        </w:rPr>
      </w:pPr>
      <w:r>
        <w:rPr>
          <w:spacing w:val="1"/>
          <w:lang w:eastAsia="zh-CN"/>
        </w:rPr>
        <w:t>根据</w:t>
      </w:r>
      <w:r>
        <w:rPr>
          <w:spacing w:val="-50"/>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9"/>
          <w:lang w:eastAsia="zh-CN"/>
        </w:rPr>
        <w:t xml:space="preserve"> </w:t>
      </w:r>
      <w:r>
        <w:rPr>
          <w:spacing w:val="1"/>
          <w:lang w:eastAsia="zh-CN"/>
        </w:rPr>
        <w:t>证据理论融合结构和状态两个指标得到</w:t>
      </w:r>
      <w:r>
        <w:rPr>
          <w:spacing w:val="-4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9"/>
          <w:lang w:eastAsia="zh-CN"/>
        </w:rPr>
        <w:t xml:space="preserve"> </w:t>
      </w:r>
      <w:r>
        <w:rPr>
          <w:spacing w:val="1"/>
          <w:lang w:eastAsia="zh-CN"/>
        </w:rPr>
        <w:t>系统脆弱性综合</w:t>
      </w:r>
      <w:r>
        <w:rPr>
          <w:spacing w:val="50"/>
          <w:lang w:eastAsia="zh-CN"/>
        </w:rPr>
        <w:t xml:space="preserve"> </w:t>
      </w:r>
      <w:r>
        <w:rPr>
          <w:lang w:eastAsia="zh-CN"/>
        </w:rPr>
        <w:t>评价指标结果，如图</w:t>
      </w:r>
      <w:hyperlink w:anchor="_bookmark133" w:history="1">
        <w:r>
          <w:rPr>
            <w:rFonts w:ascii="Times New Roman" w:eastAsia="Times New Roman" w:hAnsi="Times New Roman" w:cs="Times New Roman"/>
            <w:lang w:eastAsia="zh-CN"/>
          </w:rPr>
          <w:t>5.7</w:t>
        </w:r>
      </w:hyperlink>
      <w:r>
        <w:rPr>
          <w:lang w:eastAsia="zh-CN"/>
        </w:rPr>
        <w:t>所示。</w:t>
      </w:r>
    </w:p>
    <w:p w14:paraId="5594B53B" w14:textId="77777777" w:rsidR="00996552" w:rsidRDefault="00996552">
      <w:pPr>
        <w:spacing w:line="272" w:lineRule="auto"/>
        <w:jc w:val="both"/>
        <w:rPr>
          <w:lang w:eastAsia="zh-CN"/>
        </w:rPr>
        <w:sectPr w:rsidR="00996552">
          <w:pgSz w:w="11910" w:h="16840"/>
          <w:pgMar w:top="1140" w:right="980" w:bottom="1240" w:left="1680" w:header="871" w:footer="1095" w:gutter="0"/>
          <w:cols w:space="720"/>
        </w:sectPr>
      </w:pPr>
    </w:p>
    <w:p w14:paraId="44F97618" w14:textId="77777777" w:rsidR="00996552" w:rsidRDefault="00025C9E">
      <w:pPr>
        <w:rPr>
          <w:rFonts w:ascii="宋体" w:eastAsia="宋体" w:hAnsi="宋体" w:cs="宋体"/>
          <w:sz w:val="20"/>
          <w:szCs w:val="20"/>
          <w:lang w:eastAsia="zh-CN"/>
        </w:rPr>
      </w:pPr>
      <w:r>
        <w:rPr>
          <w:rFonts w:eastAsiaTheme="minorHAnsi"/>
        </w:rPr>
        <w:lastRenderedPageBreak/>
        <w:pict w14:anchorId="2666CE99">
          <v:shape id="_x0000_s1406" type="#_x0000_t202" style="position:absolute;margin-left:102.1pt;margin-top:153.35pt;width:9.45pt;height:62.25pt;z-index:11176;mso-position-horizontal-relative:page;mso-position-vertical-relative:page" filled="f" stroked="f">
            <v:textbox style="layout-flow:vertical;mso-layout-flow-alt:bottom-to-top" inset="0,0,0,0">
              <w:txbxContent>
                <w:p w14:paraId="4908740A" w14:textId="77777777" w:rsidR="00025C9E" w:rsidRDefault="00025C9E">
                  <w:pPr>
                    <w:spacing w:line="186" w:lineRule="exact"/>
                    <w:ind w:left="20"/>
                    <w:rPr>
                      <w:rFonts w:ascii="Microsoft JhengHei" w:eastAsia="Microsoft JhengHei" w:hAnsi="Microsoft JhengHei" w:cs="Microsoft JhengHei"/>
                      <w:sz w:val="15"/>
                      <w:szCs w:val="15"/>
                    </w:rPr>
                  </w:pPr>
                  <w:r>
                    <w:rPr>
                      <w:rFonts w:ascii="Microsoft JhengHei" w:eastAsia="Microsoft JhengHei" w:hAnsi="Microsoft JhengHei" w:cs="Microsoft JhengHei"/>
                      <w:b/>
                      <w:bCs/>
                      <w:spacing w:val="7"/>
                      <w:w w:val="109"/>
                      <w:sz w:val="15"/>
                      <w:szCs w:val="15"/>
                    </w:rPr>
                    <w:t>综合评价指标值</w:t>
                  </w:r>
                </w:p>
              </w:txbxContent>
            </v:textbox>
            <w10:wrap anchorx="page" anchory="page"/>
          </v:shape>
        </w:pict>
      </w:r>
    </w:p>
    <w:p w14:paraId="31345282" w14:textId="77777777" w:rsidR="00996552" w:rsidRDefault="00996552">
      <w:pPr>
        <w:spacing w:before="1"/>
        <w:rPr>
          <w:rFonts w:ascii="宋体" w:eastAsia="宋体" w:hAnsi="宋体" w:cs="宋体"/>
          <w:sz w:val="13"/>
          <w:szCs w:val="13"/>
          <w:lang w:eastAsia="zh-CN"/>
        </w:rPr>
      </w:pPr>
    </w:p>
    <w:p w14:paraId="3F4E0C42" w14:textId="77777777" w:rsidR="00996552" w:rsidRDefault="00025C9E">
      <w:pPr>
        <w:spacing w:line="20" w:lineRule="atLeast"/>
        <w:ind w:left="92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003B660C">
          <v:group id="_x0000_s1403" style="width:361.45pt;height:.4pt;mso-position-horizontal-relative:char;mso-position-vertical-relative:line" coordsize="7229,8">
            <v:group id="_x0000_s1404" style="position:absolute;left:4;top:4;width:7222;height:2" coordorigin="4,4" coordsize="7222,2">
              <v:shape id="_x0000_s1405" style="position:absolute;left:4;top:4;width:7222;height:2" coordorigin="4,4" coordsize="7222,0" path="m4,4r7221,e" filled="f" strokecolor="#d9d9d9" strokeweight=".1265mm">
                <v:path arrowok="t"/>
              </v:shape>
            </v:group>
            <w10:anchorlock/>
          </v:group>
        </w:pict>
      </w:r>
    </w:p>
    <w:p w14:paraId="3039214F" w14:textId="77777777" w:rsidR="00996552" w:rsidRDefault="00996552">
      <w:pPr>
        <w:rPr>
          <w:rFonts w:ascii="宋体" w:eastAsia="宋体" w:hAnsi="宋体" w:cs="宋体"/>
          <w:sz w:val="20"/>
          <w:szCs w:val="20"/>
        </w:rPr>
      </w:pPr>
    </w:p>
    <w:p w14:paraId="1ABFABAB" w14:textId="77777777" w:rsidR="00996552" w:rsidRDefault="00996552">
      <w:pPr>
        <w:rPr>
          <w:rFonts w:ascii="宋体" w:eastAsia="宋体" w:hAnsi="宋体" w:cs="宋体"/>
          <w:sz w:val="20"/>
          <w:szCs w:val="20"/>
        </w:rPr>
      </w:pPr>
    </w:p>
    <w:p w14:paraId="46297C0A" w14:textId="77777777" w:rsidR="00996552" w:rsidRDefault="00996552">
      <w:pPr>
        <w:rPr>
          <w:rFonts w:ascii="宋体" w:eastAsia="宋体" w:hAnsi="宋体" w:cs="宋体"/>
          <w:sz w:val="20"/>
          <w:szCs w:val="20"/>
        </w:rPr>
      </w:pPr>
    </w:p>
    <w:p w14:paraId="408858F6" w14:textId="77777777" w:rsidR="00996552" w:rsidRDefault="00996552">
      <w:pPr>
        <w:rPr>
          <w:rFonts w:ascii="宋体" w:eastAsia="宋体" w:hAnsi="宋体" w:cs="宋体"/>
          <w:sz w:val="20"/>
          <w:szCs w:val="20"/>
        </w:rPr>
      </w:pPr>
    </w:p>
    <w:p w14:paraId="49C99A3A" w14:textId="77777777" w:rsidR="00996552" w:rsidRDefault="00996552">
      <w:pPr>
        <w:rPr>
          <w:rFonts w:ascii="宋体" w:eastAsia="宋体" w:hAnsi="宋体" w:cs="宋体"/>
          <w:sz w:val="20"/>
          <w:szCs w:val="20"/>
        </w:rPr>
      </w:pPr>
    </w:p>
    <w:p w14:paraId="562E7A23" w14:textId="77777777" w:rsidR="00996552" w:rsidRDefault="00996552">
      <w:pPr>
        <w:rPr>
          <w:rFonts w:ascii="宋体" w:eastAsia="宋体" w:hAnsi="宋体" w:cs="宋体"/>
          <w:sz w:val="20"/>
          <w:szCs w:val="20"/>
        </w:rPr>
      </w:pPr>
    </w:p>
    <w:p w14:paraId="50106D1A" w14:textId="77777777" w:rsidR="00996552" w:rsidRDefault="00996552">
      <w:pPr>
        <w:rPr>
          <w:rFonts w:ascii="宋体" w:eastAsia="宋体" w:hAnsi="宋体" w:cs="宋体"/>
          <w:sz w:val="20"/>
          <w:szCs w:val="20"/>
        </w:rPr>
      </w:pPr>
    </w:p>
    <w:p w14:paraId="213656DD" w14:textId="77777777" w:rsidR="00996552" w:rsidRDefault="00996552">
      <w:pPr>
        <w:rPr>
          <w:rFonts w:ascii="宋体" w:eastAsia="宋体" w:hAnsi="宋体" w:cs="宋体"/>
          <w:sz w:val="20"/>
          <w:szCs w:val="20"/>
        </w:rPr>
      </w:pPr>
    </w:p>
    <w:p w14:paraId="3CAF1CA6" w14:textId="77777777" w:rsidR="00996552" w:rsidRDefault="00996552">
      <w:pPr>
        <w:rPr>
          <w:rFonts w:ascii="宋体" w:eastAsia="宋体" w:hAnsi="宋体" w:cs="宋体"/>
          <w:sz w:val="20"/>
          <w:szCs w:val="20"/>
        </w:rPr>
      </w:pPr>
    </w:p>
    <w:p w14:paraId="24EAE745" w14:textId="77777777" w:rsidR="00996552" w:rsidRDefault="00996552">
      <w:pPr>
        <w:rPr>
          <w:rFonts w:ascii="宋体" w:eastAsia="宋体" w:hAnsi="宋体" w:cs="宋体"/>
          <w:sz w:val="20"/>
          <w:szCs w:val="20"/>
        </w:rPr>
      </w:pPr>
    </w:p>
    <w:p w14:paraId="62B7092C" w14:textId="77777777" w:rsidR="00996552" w:rsidRDefault="00996552">
      <w:pPr>
        <w:rPr>
          <w:rFonts w:ascii="宋体" w:eastAsia="宋体" w:hAnsi="宋体" w:cs="宋体"/>
          <w:sz w:val="20"/>
          <w:szCs w:val="20"/>
        </w:rPr>
      </w:pPr>
    </w:p>
    <w:p w14:paraId="22E7C549" w14:textId="77777777" w:rsidR="00996552" w:rsidRDefault="00996552">
      <w:pPr>
        <w:rPr>
          <w:rFonts w:ascii="宋体" w:eastAsia="宋体" w:hAnsi="宋体" w:cs="宋体"/>
          <w:sz w:val="20"/>
          <w:szCs w:val="20"/>
        </w:rPr>
      </w:pPr>
    </w:p>
    <w:p w14:paraId="3088555E" w14:textId="77777777" w:rsidR="00996552" w:rsidRDefault="00996552">
      <w:pPr>
        <w:rPr>
          <w:rFonts w:ascii="宋体" w:eastAsia="宋体" w:hAnsi="宋体" w:cs="宋体"/>
          <w:sz w:val="20"/>
          <w:szCs w:val="20"/>
        </w:rPr>
      </w:pPr>
    </w:p>
    <w:p w14:paraId="793FB470" w14:textId="77777777" w:rsidR="00996552" w:rsidRDefault="00996552">
      <w:pPr>
        <w:rPr>
          <w:rFonts w:ascii="宋体" w:eastAsia="宋体" w:hAnsi="宋体" w:cs="宋体"/>
          <w:sz w:val="20"/>
          <w:szCs w:val="20"/>
        </w:rPr>
      </w:pPr>
    </w:p>
    <w:p w14:paraId="1BFA1CDC" w14:textId="77777777" w:rsidR="00996552" w:rsidRDefault="00996552">
      <w:pPr>
        <w:rPr>
          <w:rFonts w:ascii="宋体" w:eastAsia="宋体" w:hAnsi="宋体" w:cs="宋体"/>
          <w:sz w:val="20"/>
          <w:szCs w:val="20"/>
        </w:rPr>
      </w:pPr>
    </w:p>
    <w:p w14:paraId="6531D440" w14:textId="77777777" w:rsidR="00996552" w:rsidRDefault="00996552">
      <w:pPr>
        <w:rPr>
          <w:rFonts w:ascii="宋体" w:eastAsia="宋体" w:hAnsi="宋体" w:cs="宋体"/>
          <w:sz w:val="20"/>
          <w:szCs w:val="20"/>
        </w:rPr>
      </w:pPr>
    </w:p>
    <w:p w14:paraId="43A87B29" w14:textId="77777777" w:rsidR="00996552" w:rsidRDefault="00996552">
      <w:pPr>
        <w:rPr>
          <w:rFonts w:ascii="宋体" w:eastAsia="宋体" w:hAnsi="宋体" w:cs="宋体"/>
          <w:sz w:val="20"/>
          <w:szCs w:val="20"/>
        </w:rPr>
      </w:pPr>
    </w:p>
    <w:p w14:paraId="31899A8E" w14:textId="77777777" w:rsidR="00996552" w:rsidRDefault="00996552">
      <w:pPr>
        <w:spacing w:before="2"/>
        <w:rPr>
          <w:rFonts w:ascii="宋体" w:eastAsia="宋体" w:hAnsi="宋体" w:cs="宋体"/>
          <w:sz w:val="26"/>
          <w:szCs w:val="26"/>
        </w:rPr>
      </w:pPr>
    </w:p>
    <w:p w14:paraId="06FAF814" w14:textId="77777777" w:rsidR="00996552" w:rsidRDefault="00025C9E">
      <w:pPr>
        <w:tabs>
          <w:tab w:val="left" w:pos="3298"/>
        </w:tabs>
        <w:spacing w:before="35"/>
        <w:ind w:left="2554"/>
        <w:rPr>
          <w:rFonts w:ascii="宋体" w:eastAsia="宋体" w:hAnsi="宋体" w:cs="宋体"/>
          <w:sz w:val="21"/>
          <w:szCs w:val="21"/>
          <w:lang w:eastAsia="zh-CN"/>
        </w:rPr>
      </w:pPr>
      <w:r>
        <w:rPr>
          <w:rFonts w:eastAsiaTheme="minorHAnsi"/>
        </w:rPr>
        <w:pict w14:anchorId="01C68B84">
          <v:group id="_x0000_s1329" style="position:absolute;left:0;text-align:left;margin-left:96.95pt;margin-top:-251.05pt;width:400.4pt;height:251.3pt;z-index:-273976;mso-position-horizontal-relative:page" coordorigin="1939,-5021" coordsize="8008,5026">
            <v:group id="_x0000_s1401" style="position:absolute;left:2609;top:-1213;width:7222;height:2" coordorigin="2609,-1213" coordsize="7222,2">
              <v:shape id="_x0000_s1402" style="position:absolute;left:2609;top:-1213;width:7222;height:2" coordorigin="2609,-1213" coordsize="7222,0" path="m2609,-1213r7222,e" filled="f" strokecolor="#d9d9d9" strokeweight=".1265mm">
                <v:path arrowok="t"/>
              </v:shape>
            </v:group>
            <v:group id="_x0000_s1399" style="position:absolute;left:2609;top:-1814;width:7222;height:2" coordorigin="2609,-1814" coordsize="7222,2">
              <v:shape id="_x0000_s1400" style="position:absolute;left:2609;top:-1814;width:7222;height:2" coordorigin="2609,-1814" coordsize="7222,0" path="m2609,-1814r7222,e" filled="f" strokecolor="#d9d9d9" strokeweight=".1265mm">
                <v:path arrowok="t"/>
              </v:shape>
            </v:group>
            <v:group id="_x0000_s1397" style="position:absolute;left:2735;top:-2333;width:2;height:1719" coordorigin="2735,-2333" coordsize="2,1719">
              <v:shape id="_x0000_s1398" style="position:absolute;left:2735;top:-2333;width:2;height:1719" coordorigin="2735,-2333" coordsize="0,1719" path="m2735,-2333r,1718e" filled="f" strokecolor="#5b9bd4" strokeweight="1.40003mm">
                <v:path arrowok="t"/>
              </v:shape>
            </v:group>
            <v:group id="_x0000_s1395" style="position:absolute;left:2609;top:-2415;width:7222;height:2" coordorigin="2609,-2415" coordsize="7222,2">
              <v:shape id="_x0000_s1396" style="position:absolute;left:2609;top:-2415;width:7222;height:2" coordorigin="2609,-2415" coordsize="7222,0" path="m2609,-2415r7222,e" filled="f" strokecolor="#d9d9d9" strokeweight=".1265mm">
                <v:path arrowok="t"/>
              </v:shape>
            </v:group>
            <v:group id="_x0000_s1393" style="position:absolute;left:2980;top:-2777;width:2;height:2162" coordorigin="2980,-2777" coordsize="2,2162">
              <v:shape id="_x0000_s1394" style="position:absolute;left:2980;top:-2777;width:2;height:2162" coordorigin="2980,-2777" coordsize="0,2162" path="m2980,-2777r,2162e" filled="f" strokecolor="#5b9bd4" strokeweight="1.40003mm">
                <v:path arrowok="t"/>
              </v:shape>
            </v:group>
            <v:group id="_x0000_s1391" style="position:absolute;left:2609;top:-3017;width:7222;height:2" coordorigin="2609,-3017" coordsize="7222,2">
              <v:shape id="_x0000_s1392" style="position:absolute;left:2609;top:-3017;width:7222;height:2" coordorigin="2609,-3017" coordsize="7222,0" path="m2609,-3017r7222,e" filled="f" strokecolor="#d9d9d9" strokeweight=".1265mm">
                <v:path arrowok="t"/>
              </v:shape>
            </v:group>
            <v:group id="_x0000_s1389" style="position:absolute;left:2609;top:-3618;width:7222;height:2" coordorigin="2609,-3618" coordsize="7222,2">
              <v:shape id="_x0000_s1390" style="position:absolute;left:2609;top:-3618;width:7222;height:2" coordorigin="2609,-3618" coordsize="7222,0" path="m2609,-3618r7222,e" filled="f" strokecolor="#d9d9d9" strokeweight=".1265mm">
                <v:path arrowok="t"/>
              </v:shape>
            </v:group>
            <v:group id="_x0000_s1387" style="position:absolute;left:3231;top:-3686;width:2;height:3071" coordorigin="3231,-3686" coordsize="2,3071">
              <v:shape id="_x0000_s1388" style="position:absolute;left:3231;top:-3686;width:2;height:3071" coordorigin="3231,-3686" coordsize="0,3071" path="m3231,-3686r,3071e" filled="f" strokecolor="#5b9bd4" strokeweight="1.40003mm">
                <v:path arrowok="t"/>
              </v:shape>
            </v:group>
            <v:group id="_x0000_s1385" style="position:absolute;left:3480;top:-3414;width:2;height:2799" coordorigin="3480,-3414" coordsize="2,2799">
              <v:shape id="_x0000_s1386" style="position:absolute;left:3480;top:-3414;width:2;height:2799" coordorigin="3480,-3414" coordsize="0,2799" path="m3480,-3414r,2799e" filled="f" strokecolor="#5b9bd4" strokeweight="1.51375mm">
                <v:path arrowok="t"/>
              </v:shape>
            </v:group>
            <v:group id="_x0000_s1383" style="position:absolute;left:3728;top:-2047;width:2;height:1432" coordorigin="3728,-2047" coordsize="2,1432">
              <v:shape id="_x0000_s1384" style="position:absolute;left:3728;top:-2047;width:2;height:1432" coordorigin="3728,-2047" coordsize="0,1432" path="m3728,-2047r,1432e" filled="f" strokecolor="#5b9bd4" strokeweight="1.40003mm">
                <v:path arrowok="t"/>
              </v:shape>
            </v:group>
            <v:group id="_x0000_s1381" style="position:absolute;left:3979;top:-2920;width:2;height:2306" coordorigin="3979,-2920" coordsize="2,2306">
              <v:shape id="_x0000_s1382" style="position:absolute;left:3979;top:-2920;width:2;height:2306" coordorigin="3979,-2920" coordsize="0,2306" path="m3979,-2920r,2305e" filled="f" strokecolor="#5b9bd4" strokeweight="1.40003mm">
                <v:path arrowok="t"/>
              </v:shape>
            </v:group>
            <v:group id="_x0000_s1379" style="position:absolute;left:4224;top:-2712;width:2;height:2098" coordorigin="4224,-2712" coordsize="2,2098">
              <v:shape id="_x0000_s1380" style="position:absolute;left:4224;top:-2712;width:2;height:2098" coordorigin="4224,-2712" coordsize="0,2098" path="m4224,-2712r,2097e" filled="f" strokecolor="#5b9bd4" strokeweight="1.40003mm">
                <v:path arrowok="t"/>
              </v:shape>
            </v:group>
            <v:group id="_x0000_s1377" style="position:absolute;left:4476;top:-2934;width:2;height:2320" coordorigin="4476,-2934" coordsize="2,2320">
              <v:shape id="_x0000_s1378" style="position:absolute;left:4476;top:-2934;width:2;height:2320" coordorigin="4476,-2934" coordsize="0,2320" path="m4476,-2934r,2319e" filled="f" strokecolor="#5b9bd4" strokeweight="1.40003mm">
                <v:path arrowok="t"/>
              </v:shape>
            </v:group>
            <v:group id="_x0000_s1375" style="position:absolute;left:4727;top:-3192;width:2;height:2578" coordorigin="4727,-3192" coordsize="2,2578">
              <v:shape id="_x0000_s1376" style="position:absolute;left:4727;top:-3192;width:2;height:2578" coordorigin="4727,-3192" coordsize="0,2578" path="m4727,-3192r,2577e" filled="f" strokecolor="#5b9bd4" strokeweight="1.40003mm">
                <v:path arrowok="t"/>
              </v:shape>
            </v:group>
            <v:group id="_x0000_s1373" style="position:absolute;left:4972;top:-2734;width:2;height:2119" coordorigin="4972,-2734" coordsize="2,2119">
              <v:shape id="_x0000_s1374" style="position:absolute;left:4972;top:-2734;width:2;height:2119" coordorigin="4972,-2734" coordsize="0,2119" path="m4972,-2734r,2119e" filled="f" strokecolor="#5b9bd4" strokeweight="1.40003mm">
                <v:path arrowok="t"/>
              </v:shape>
            </v:group>
            <v:group id="_x0000_s1371" style="position:absolute;left:5224;top:-2054;width:2;height:1439" coordorigin="5224,-2054" coordsize="2,1439">
              <v:shape id="_x0000_s1372" style="position:absolute;left:5224;top:-2054;width:2;height:1439" coordorigin="5224,-2054" coordsize="0,1439" path="m5224,-2054r,1439e" filled="f" strokecolor="#5b9bd4" strokeweight="1.40003mm">
                <v:path arrowok="t"/>
              </v:shape>
            </v:group>
            <v:group id="_x0000_s1369" style="position:absolute;left:5472;top:-2254;width:2;height:1640" coordorigin="5472,-2254" coordsize="2,1640">
              <v:shape id="_x0000_s1370" style="position:absolute;left:5472;top:-2254;width:2;height:1640" coordorigin="5472,-2254" coordsize="0,1640" path="m5472,-2254r,1639e" filled="f" strokecolor="#5b9bd4" strokeweight="1.51375mm">
                <v:path arrowok="t"/>
              </v:shape>
            </v:group>
            <v:group id="_x0000_s1367" style="position:absolute;left:5720;top:-1889;width:2;height:1275" coordorigin="5720,-1889" coordsize="2,1275">
              <v:shape id="_x0000_s1368" style="position:absolute;left:5720;top:-1889;width:2;height:1275" coordorigin="5720,-1889" coordsize="0,1275" path="m5720,-1889r,1274e" filled="f" strokecolor="#5b9bd4" strokeweight="1.40003mm">
                <v:path arrowok="t"/>
              </v:shape>
            </v:group>
            <v:group id="_x0000_s1365" style="position:absolute;left:5972;top:-2004;width:2;height:1389" coordorigin="5972,-2004" coordsize="2,1389">
              <v:shape id="_x0000_s1366" style="position:absolute;left:5972;top:-2004;width:2;height:1389" coordorigin="5972,-2004" coordsize="0,1389" path="m5972,-2004r,1389e" filled="f" strokecolor="#5b9bd4" strokeweight="1.40003mm">
                <v:path arrowok="t"/>
              </v:shape>
            </v:group>
            <v:group id="_x0000_s1363" style="position:absolute;left:6217;top:-2784;width:2;height:2170" coordorigin="6217,-2784" coordsize="2,2170">
              <v:shape id="_x0000_s1364" style="position:absolute;left:6217;top:-2784;width:2;height:2170" coordorigin="6217,-2784" coordsize="0,2170" path="m6217,-2784r,2169e" filled="f" strokecolor="#5b9bd4" strokeweight="1.40003mm">
                <v:path arrowok="t"/>
              </v:shape>
            </v:group>
            <v:group id="_x0000_s1361" style="position:absolute;left:2609;top:-4219;width:7222;height:2" coordorigin="2609,-4219" coordsize="7222,2">
              <v:shape id="_x0000_s1362" style="position:absolute;left:2609;top:-4219;width:7222;height:2" coordorigin="2609,-4219" coordsize="7222,0" path="m2609,-4219r7222,e" filled="f" strokecolor="#d9d9d9" strokeweight=".1265mm">
                <v:path arrowok="t"/>
              </v:shape>
            </v:group>
            <v:group id="_x0000_s1359" style="position:absolute;left:6468;top:-4409;width:2;height:3795" coordorigin="6468,-4409" coordsize="2,3795">
              <v:shape id="_x0000_s1360" style="position:absolute;left:6468;top:-4409;width:2;height:3795" coordorigin="6468,-4409" coordsize="0,3795" path="m6468,-4409r,3794e" filled="f" strokecolor="#5b9bd4" strokeweight="1.40003mm">
                <v:path arrowok="t"/>
              </v:shape>
            </v:group>
            <v:group id="_x0000_s1357" style="position:absolute;left:6720;top:-2054;width:2;height:1439" coordorigin="6720,-2054" coordsize="2,1439">
              <v:shape id="_x0000_s1358" style="position:absolute;left:6720;top:-2054;width:2;height:1439" coordorigin="6720,-2054" coordsize="0,1439" path="m6720,-2054r,1439e" filled="f" strokecolor="#5b9bd4" strokeweight="1.40003mm">
                <v:path arrowok="t"/>
              </v:shape>
            </v:group>
            <v:group id="_x0000_s1355" style="position:absolute;left:6965;top:-2813;width:2;height:2198" coordorigin="6965,-2813" coordsize="2,2198">
              <v:shape id="_x0000_s1356" style="position:absolute;left:6965;top:-2813;width:2;height:2198" coordorigin="6965,-2813" coordsize="0,2198" path="m6965,-2813r,2198e" filled="f" strokecolor="#5b9bd4" strokeweight="1.40003mm">
                <v:path arrowok="t"/>
              </v:shape>
            </v:group>
            <v:group id="_x0000_s1353" style="position:absolute;left:7216;top:-3020;width:2;height:2406" coordorigin="7216,-3020" coordsize="2,2406">
              <v:shape id="_x0000_s1354" style="position:absolute;left:7216;top:-3020;width:2;height:2406" coordorigin="7216,-3020" coordsize="0,2406" path="m7216,-3020r,2405e" filled="f" strokecolor="#5b9bd4" strokeweight="1.40003mm">
                <v:path arrowok="t"/>
              </v:shape>
            </v:group>
            <v:group id="_x0000_s1351" style="position:absolute;left:7461;top:-2576;width:2;height:1962" coordorigin="7461,-2576" coordsize="2,1962">
              <v:shape id="_x0000_s1352" style="position:absolute;left:7461;top:-2576;width:2;height:1962" coordorigin="7461,-2576" coordsize="0,1962" path="m7461,-2576r,1961e" filled="f" strokecolor="#5b9bd4" strokeweight="1.40003mm">
                <v:path arrowok="t"/>
              </v:shape>
            </v:group>
            <v:group id="_x0000_s1349" style="position:absolute;left:7713;top:-3342;width:2;height:2728" coordorigin="7713,-3342" coordsize="2,2728">
              <v:shape id="_x0000_s1350" style="position:absolute;left:7713;top:-3342;width:2;height:2728" coordorigin="7713,-3342" coordsize="0,2728" path="m7713,-3342r,2727e" filled="f" strokecolor="#5b9bd4" strokeweight="1.40003mm">
                <v:path arrowok="t"/>
              </v:shape>
            </v:group>
            <v:group id="_x0000_s1347" style="position:absolute;left:7964;top:-2562;width:2;height:1948" coordorigin="7964,-2562" coordsize="2,1948">
              <v:shape id="_x0000_s1348" style="position:absolute;left:7964;top:-2562;width:2;height:1948" coordorigin="7964,-2562" coordsize="0,1948" path="m7964,-2562r,1947e" filled="f" strokecolor="#5b9bd4" strokeweight="1.40003mm">
                <v:path arrowok="t"/>
              </v:shape>
            </v:group>
            <v:group id="_x0000_s1345" style="position:absolute;left:8209;top:-3557;width:2;height:2943" coordorigin="8209,-3557" coordsize="2,2943">
              <v:shape id="_x0000_s1346" style="position:absolute;left:8209;top:-3557;width:2;height:2943" coordorigin="8209,-3557" coordsize="0,2943" path="m8209,-3557r,2942e" filled="f" strokecolor="#5b9bd4" strokeweight="1.40003mm">
                <v:path arrowok="t"/>
              </v:shape>
            </v:group>
            <v:group id="_x0000_s1343" style="position:absolute;left:8460;top:-2691;width:2;height:2076" coordorigin="8460,-2691" coordsize="2,2076">
              <v:shape id="_x0000_s1344" style="position:absolute;left:8460;top:-2691;width:2;height:2076" coordorigin="8460,-2691" coordsize="0,2076" path="m8460,-2691r,2076e" filled="f" strokecolor="#5b9bd4" strokeweight="1.40003mm">
                <v:path arrowok="t"/>
              </v:shape>
            </v:group>
            <v:group id="_x0000_s1341" style="position:absolute;left:8709;top:-3886;width:2;height:3272" coordorigin="8709,-3886" coordsize="2,3272">
              <v:shape id="_x0000_s1342" style="position:absolute;left:8709;top:-3886;width:2;height:3272" coordorigin="8709,-3886" coordsize="0,3272" path="m8709,-3886r,3271e" filled="f" strokecolor="#5b9bd4" strokeweight="1.51375mm">
                <v:path arrowok="t"/>
              </v:shape>
            </v:group>
            <v:group id="_x0000_s1339" style="position:absolute;left:8957;top:-3657;width:2;height:3043" coordorigin="8957,-3657" coordsize="2,3043">
              <v:shape id="_x0000_s1340" style="position:absolute;left:8957;top:-3657;width:2;height:3043" coordorigin="8957,-3657" coordsize="0,3043" path="m8957,-3657r,3042e" filled="f" strokecolor="#5b9bd4" strokeweight="1.40003mm">
                <v:path arrowok="t"/>
              </v:shape>
            </v:group>
            <v:group id="_x0000_s1337" style="position:absolute;left:9208;top:-2884;width:2;height:2270" coordorigin="9208,-2884" coordsize="2,2270">
              <v:shape id="_x0000_s1338" style="position:absolute;left:9208;top:-2884;width:2;height:2270" coordorigin="9208,-2884" coordsize="0,2270" path="m9208,-2884r,2269e" filled="f" strokecolor="#5b9bd4" strokeweight="1.40003mm">
                <v:path arrowok="t"/>
              </v:shape>
            </v:group>
            <v:group id="_x0000_s1335" style="position:absolute;left:9453;top:-3228;width:2;height:2613" coordorigin="9453,-3228" coordsize="2,2613">
              <v:shape id="_x0000_s1336" style="position:absolute;left:9453;top:-3228;width:2;height:2613" coordorigin="9453,-3228" coordsize="0,2613" path="m9453,-3228r,2613e" filled="f" strokecolor="#5b9bd4" strokeweight="1.40003mm">
                <v:path arrowok="t"/>
              </v:shape>
            </v:group>
            <v:group id="_x0000_s1333" style="position:absolute;left:9705;top:-4438;width:2;height:3823" coordorigin="9705,-4438" coordsize="2,3823">
              <v:shape id="_x0000_s1334" style="position:absolute;left:9705;top:-4438;width:2;height:3823" coordorigin="9705,-4438" coordsize="0,3823" path="m9705,-4438r,3823e" filled="f" strokecolor="#5b9bd4" strokeweight="1.40003mm">
                <v:path arrowok="t"/>
              </v:shape>
            </v:group>
            <v:group id="_x0000_s1330" style="position:absolute;left:2609;top:-611;width:7222;height:2" coordorigin="2609,-611" coordsize="7222,2">
              <v:shape id="_x0000_s1332" style="position:absolute;left:2609;top:-611;width:7222;height:2" coordorigin="2609,-611" coordsize="7222,0" path="m2609,-611r7222,e" filled="f" strokecolor="#d9d9d9" strokeweight=".1265mm">
                <v:path arrowok="t"/>
              </v:shape>
              <v:shape id="_x0000_s1331" type="#_x0000_t202" style="position:absolute;left:1939;top:-5021;width:8008;height:5026" filled="f" strokecolor="#d9d9d9" strokeweight=".1234mm">
                <v:textbox inset="0,0,0,0">
                  <w:txbxContent>
                    <w:p w14:paraId="33030EEC" w14:textId="77777777" w:rsidR="00025C9E" w:rsidRDefault="00025C9E">
                      <w:pPr>
                        <w:spacing w:before="105"/>
                        <w:ind w:right="7125"/>
                        <w:jc w:val="center"/>
                        <w:rPr>
                          <w:rFonts w:ascii="Trebuchet MS" w:eastAsia="Trebuchet MS" w:hAnsi="Trebuchet MS" w:cs="Trebuchet MS"/>
                          <w:sz w:val="16"/>
                          <w:szCs w:val="16"/>
                        </w:rPr>
                      </w:pPr>
                      <w:r>
                        <w:rPr>
                          <w:rFonts w:ascii="Trebuchet MS"/>
                          <w:b/>
                          <w:color w:val="585858"/>
                          <w:spacing w:val="3"/>
                          <w:sz w:val="16"/>
                        </w:rPr>
                        <w:t>0.7</w:t>
                      </w:r>
                    </w:p>
                    <w:p w14:paraId="17603E4A" w14:textId="77777777" w:rsidR="00025C9E" w:rsidRDefault="00025C9E">
                      <w:pPr>
                        <w:rPr>
                          <w:rFonts w:ascii="宋体" w:eastAsia="宋体" w:hAnsi="宋体" w:cs="宋体"/>
                          <w:sz w:val="16"/>
                          <w:szCs w:val="16"/>
                        </w:rPr>
                      </w:pPr>
                    </w:p>
                    <w:p w14:paraId="62426C74" w14:textId="77777777" w:rsidR="00025C9E" w:rsidRDefault="00025C9E">
                      <w:pPr>
                        <w:spacing w:before="11"/>
                        <w:rPr>
                          <w:rFonts w:ascii="宋体" w:eastAsia="宋体" w:hAnsi="宋体" w:cs="宋体"/>
                          <w:sz w:val="15"/>
                          <w:szCs w:val="15"/>
                        </w:rPr>
                      </w:pPr>
                    </w:p>
                    <w:p w14:paraId="29479A99" w14:textId="77777777" w:rsidR="00025C9E" w:rsidRDefault="00025C9E">
                      <w:pPr>
                        <w:ind w:right="7125"/>
                        <w:jc w:val="center"/>
                        <w:rPr>
                          <w:rFonts w:ascii="Trebuchet MS" w:eastAsia="Trebuchet MS" w:hAnsi="Trebuchet MS" w:cs="Trebuchet MS"/>
                          <w:sz w:val="16"/>
                          <w:szCs w:val="16"/>
                        </w:rPr>
                      </w:pPr>
                      <w:r>
                        <w:rPr>
                          <w:rFonts w:ascii="Trebuchet MS"/>
                          <w:b/>
                          <w:color w:val="585858"/>
                          <w:spacing w:val="3"/>
                          <w:sz w:val="16"/>
                        </w:rPr>
                        <w:t>0.6</w:t>
                      </w:r>
                    </w:p>
                    <w:p w14:paraId="3B02AE1C" w14:textId="77777777" w:rsidR="00025C9E" w:rsidRDefault="00025C9E">
                      <w:pPr>
                        <w:rPr>
                          <w:rFonts w:ascii="宋体" w:eastAsia="宋体" w:hAnsi="宋体" w:cs="宋体"/>
                          <w:sz w:val="16"/>
                          <w:szCs w:val="16"/>
                        </w:rPr>
                      </w:pPr>
                    </w:p>
                    <w:p w14:paraId="70DE296F" w14:textId="77777777" w:rsidR="00025C9E" w:rsidRDefault="00025C9E">
                      <w:pPr>
                        <w:spacing w:before="11"/>
                        <w:rPr>
                          <w:rFonts w:ascii="宋体" w:eastAsia="宋体" w:hAnsi="宋体" w:cs="宋体"/>
                          <w:sz w:val="15"/>
                          <w:szCs w:val="15"/>
                        </w:rPr>
                      </w:pPr>
                    </w:p>
                    <w:p w14:paraId="15E8692F" w14:textId="77777777" w:rsidR="00025C9E" w:rsidRDefault="00025C9E">
                      <w:pPr>
                        <w:ind w:right="7125"/>
                        <w:jc w:val="center"/>
                        <w:rPr>
                          <w:rFonts w:ascii="Trebuchet MS" w:eastAsia="Trebuchet MS" w:hAnsi="Trebuchet MS" w:cs="Trebuchet MS"/>
                          <w:sz w:val="16"/>
                          <w:szCs w:val="16"/>
                        </w:rPr>
                      </w:pPr>
                      <w:r>
                        <w:rPr>
                          <w:rFonts w:ascii="Trebuchet MS"/>
                          <w:b/>
                          <w:color w:val="585858"/>
                          <w:spacing w:val="3"/>
                          <w:sz w:val="16"/>
                        </w:rPr>
                        <w:t>0.5</w:t>
                      </w:r>
                    </w:p>
                    <w:p w14:paraId="1017EC3F" w14:textId="77777777" w:rsidR="00025C9E" w:rsidRDefault="00025C9E">
                      <w:pPr>
                        <w:rPr>
                          <w:rFonts w:ascii="宋体" w:eastAsia="宋体" w:hAnsi="宋体" w:cs="宋体"/>
                          <w:sz w:val="16"/>
                          <w:szCs w:val="16"/>
                        </w:rPr>
                      </w:pPr>
                    </w:p>
                    <w:p w14:paraId="00CEDAE6" w14:textId="77777777" w:rsidR="00025C9E" w:rsidRDefault="00025C9E">
                      <w:pPr>
                        <w:spacing w:before="11"/>
                        <w:rPr>
                          <w:rFonts w:ascii="宋体" w:eastAsia="宋体" w:hAnsi="宋体" w:cs="宋体"/>
                          <w:sz w:val="15"/>
                          <w:szCs w:val="15"/>
                        </w:rPr>
                      </w:pPr>
                    </w:p>
                    <w:p w14:paraId="1AB04AE6" w14:textId="77777777" w:rsidR="00025C9E" w:rsidRDefault="00025C9E">
                      <w:pPr>
                        <w:ind w:right="7125"/>
                        <w:jc w:val="center"/>
                        <w:rPr>
                          <w:rFonts w:ascii="Trebuchet MS" w:eastAsia="Trebuchet MS" w:hAnsi="Trebuchet MS" w:cs="Trebuchet MS"/>
                          <w:sz w:val="16"/>
                          <w:szCs w:val="16"/>
                        </w:rPr>
                      </w:pPr>
                      <w:r>
                        <w:rPr>
                          <w:rFonts w:ascii="Trebuchet MS"/>
                          <w:b/>
                          <w:color w:val="585858"/>
                          <w:spacing w:val="3"/>
                          <w:sz w:val="16"/>
                        </w:rPr>
                        <w:t>0.4</w:t>
                      </w:r>
                    </w:p>
                    <w:p w14:paraId="78362CDF" w14:textId="77777777" w:rsidR="00025C9E" w:rsidRDefault="00025C9E">
                      <w:pPr>
                        <w:rPr>
                          <w:rFonts w:ascii="宋体" w:eastAsia="宋体" w:hAnsi="宋体" w:cs="宋体"/>
                          <w:sz w:val="16"/>
                          <w:szCs w:val="16"/>
                        </w:rPr>
                      </w:pPr>
                    </w:p>
                    <w:p w14:paraId="5164721E" w14:textId="77777777" w:rsidR="00025C9E" w:rsidRDefault="00025C9E">
                      <w:pPr>
                        <w:spacing w:before="11"/>
                        <w:rPr>
                          <w:rFonts w:ascii="宋体" w:eastAsia="宋体" w:hAnsi="宋体" w:cs="宋体"/>
                          <w:sz w:val="15"/>
                          <w:szCs w:val="15"/>
                        </w:rPr>
                      </w:pPr>
                    </w:p>
                    <w:p w14:paraId="157AB7F3" w14:textId="77777777" w:rsidR="00025C9E" w:rsidRDefault="00025C9E">
                      <w:pPr>
                        <w:ind w:right="7125"/>
                        <w:jc w:val="center"/>
                        <w:rPr>
                          <w:rFonts w:ascii="Trebuchet MS" w:eastAsia="Trebuchet MS" w:hAnsi="Trebuchet MS" w:cs="Trebuchet MS"/>
                          <w:sz w:val="16"/>
                          <w:szCs w:val="16"/>
                        </w:rPr>
                      </w:pPr>
                      <w:r>
                        <w:rPr>
                          <w:rFonts w:ascii="Trebuchet MS"/>
                          <w:b/>
                          <w:color w:val="585858"/>
                          <w:spacing w:val="3"/>
                          <w:sz w:val="16"/>
                        </w:rPr>
                        <w:t>0.3</w:t>
                      </w:r>
                    </w:p>
                    <w:p w14:paraId="1FEFB0F5" w14:textId="77777777" w:rsidR="00025C9E" w:rsidRDefault="00025C9E">
                      <w:pPr>
                        <w:rPr>
                          <w:rFonts w:ascii="宋体" w:eastAsia="宋体" w:hAnsi="宋体" w:cs="宋体"/>
                          <w:sz w:val="16"/>
                          <w:szCs w:val="16"/>
                        </w:rPr>
                      </w:pPr>
                    </w:p>
                    <w:p w14:paraId="49646C03" w14:textId="77777777" w:rsidR="00025C9E" w:rsidRDefault="00025C9E">
                      <w:pPr>
                        <w:spacing w:before="11"/>
                        <w:rPr>
                          <w:rFonts w:ascii="宋体" w:eastAsia="宋体" w:hAnsi="宋体" w:cs="宋体"/>
                          <w:sz w:val="15"/>
                          <w:szCs w:val="15"/>
                        </w:rPr>
                      </w:pPr>
                    </w:p>
                    <w:p w14:paraId="2C909418" w14:textId="77777777" w:rsidR="00025C9E" w:rsidRDefault="00025C9E">
                      <w:pPr>
                        <w:ind w:right="7125"/>
                        <w:jc w:val="center"/>
                        <w:rPr>
                          <w:rFonts w:ascii="Trebuchet MS" w:eastAsia="Trebuchet MS" w:hAnsi="Trebuchet MS" w:cs="Trebuchet MS"/>
                          <w:sz w:val="16"/>
                          <w:szCs w:val="16"/>
                        </w:rPr>
                      </w:pPr>
                      <w:r>
                        <w:rPr>
                          <w:rFonts w:ascii="Trebuchet MS"/>
                          <w:b/>
                          <w:color w:val="585858"/>
                          <w:spacing w:val="3"/>
                          <w:sz w:val="16"/>
                        </w:rPr>
                        <w:t>0.2</w:t>
                      </w:r>
                    </w:p>
                    <w:p w14:paraId="418E30DD" w14:textId="77777777" w:rsidR="00025C9E" w:rsidRDefault="00025C9E">
                      <w:pPr>
                        <w:rPr>
                          <w:rFonts w:ascii="宋体" w:eastAsia="宋体" w:hAnsi="宋体" w:cs="宋体"/>
                          <w:sz w:val="16"/>
                          <w:szCs w:val="16"/>
                        </w:rPr>
                      </w:pPr>
                    </w:p>
                    <w:p w14:paraId="06F56774" w14:textId="77777777" w:rsidR="00025C9E" w:rsidRDefault="00025C9E">
                      <w:pPr>
                        <w:spacing w:before="11"/>
                        <w:rPr>
                          <w:rFonts w:ascii="宋体" w:eastAsia="宋体" w:hAnsi="宋体" w:cs="宋体"/>
                          <w:sz w:val="15"/>
                          <w:szCs w:val="15"/>
                        </w:rPr>
                      </w:pPr>
                    </w:p>
                    <w:p w14:paraId="0F8E8677" w14:textId="77777777" w:rsidR="00025C9E" w:rsidRDefault="00025C9E">
                      <w:pPr>
                        <w:ind w:right="7125"/>
                        <w:jc w:val="center"/>
                        <w:rPr>
                          <w:rFonts w:ascii="Trebuchet MS" w:eastAsia="Trebuchet MS" w:hAnsi="Trebuchet MS" w:cs="Trebuchet MS"/>
                          <w:sz w:val="16"/>
                          <w:szCs w:val="16"/>
                        </w:rPr>
                      </w:pPr>
                      <w:r>
                        <w:rPr>
                          <w:rFonts w:ascii="Trebuchet MS"/>
                          <w:b/>
                          <w:color w:val="585858"/>
                          <w:spacing w:val="3"/>
                          <w:sz w:val="16"/>
                        </w:rPr>
                        <w:t>0.1</w:t>
                      </w:r>
                    </w:p>
                    <w:p w14:paraId="69C934FB" w14:textId="77777777" w:rsidR="00025C9E" w:rsidRDefault="00025C9E">
                      <w:pPr>
                        <w:rPr>
                          <w:rFonts w:ascii="宋体" w:eastAsia="宋体" w:hAnsi="宋体" w:cs="宋体"/>
                          <w:sz w:val="16"/>
                          <w:szCs w:val="16"/>
                        </w:rPr>
                      </w:pPr>
                    </w:p>
                    <w:p w14:paraId="67027266" w14:textId="77777777" w:rsidR="00025C9E" w:rsidRDefault="00025C9E">
                      <w:pPr>
                        <w:spacing w:before="11"/>
                        <w:rPr>
                          <w:rFonts w:ascii="宋体" w:eastAsia="宋体" w:hAnsi="宋体" w:cs="宋体"/>
                          <w:sz w:val="15"/>
                          <w:szCs w:val="15"/>
                        </w:rPr>
                      </w:pPr>
                    </w:p>
                    <w:p w14:paraId="63EB9E80" w14:textId="77777777" w:rsidR="00025C9E" w:rsidRDefault="00025C9E">
                      <w:pPr>
                        <w:spacing w:line="183" w:lineRule="exact"/>
                        <w:ind w:right="6980"/>
                        <w:jc w:val="center"/>
                        <w:rPr>
                          <w:rFonts w:ascii="Trebuchet MS" w:eastAsia="Trebuchet MS" w:hAnsi="Trebuchet MS" w:cs="Trebuchet MS"/>
                          <w:sz w:val="16"/>
                          <w:szCs w:val="16"/>
                        </w:rPr>
                      </w:pPr>
                      <w:r>
                        <w:rPr>
                          <w:rFonts w:ascii="Trebuchet MS"/>
                          <w:b/>
                          <w:color w:val="585858"/>
                          <w:w w:val="90"/>
                          <w:sz w:val="16"/>
                        </w:rPr>
                        <w:t>0</w:t>
                      </w:r>
                    </w:p>
                    <w:p w14:paraId="612C8078" w14:textId="77777777" w:rsidR="00025C9E" w:rsidRDefault="00025C9E">
                      <w:pPr>
                        <w:spacing w:line="162" w:lineRule="exact"/>
                        <w:ind w:left="600"/>
                        <w:jc w:val="center"/>
                        <w:rPr>
                          <w:rFonts w:ascii="Trebuchet MS" w:eastAsia="Trebuchet MS" w:hAnsi="Trebuchet MS" w:cs="Trebuchet MS"/>
                          <w:sz w:val="16"/>
                          <w:szCs w:val="16"/>
                        </w:rPr>
                      </w:pPr>
                      <w:r>
                        <w:rPr>
                          <w:rFonts w:ascii="Trebuchet MS"/>
                          <w:b/>
                          <w:color w:val="585858"/>
                          <w:w w:val="90"/>
                          <w:sz w:val="16"/>
                        </w:rPr>
                        <w:t xml:space="preserve">1  </w:t>
                      </w:r>
                      <w:r>
                        <w:rPr>
                          <w:rFonts w:ascii="Trebuchet MS"/>
                          <w:b/>
                          <w:color w:val="585858"/>
                          <w:spacing w:val="18"/>
                          <w:w w:val="90"/>
                          <w:sz w:val="16"/>
                        </w:rPr>
                        <w:t xml:space="preserve"> </w:t>
                      </w:r>
                      <w:r>
                        <w:rPr>
                          <w:rFonts w:ascii="Trebuchet MS"/>
                          <w:b/>
                          <w:color w:val="585858"/>
                          <w:w w:val="90"/>
                          <w:sz w:val="16"/>
                        </w:rPr>
                        <w:t xml:space="preserve">2  </w:t>
                      </w:r>
                      <w:r>
                        <w:rPr>
                          <w:rFonts w:ascii="Trebuchet MS"/>
                          <w:b/>
                          <w:color w:val="585858"/>
                          <w:spacing w:val="19"/>
                          <w:w w:val="90"/>
                          <w:sz w:val="16"/>
                        </w:rPr>
                        <w:t xml:space="preserve"> </w:t>
                      </w:r>
                      <w:r>
                        <w:rPr>
                          <w:rFonts w:ascii="Trebuchet MS"/>
                          <w:b/>
                          <w:color w:val="585858"/>
                          <w:w w:val="90"/>
                          <w:sz w:val="16"/>
                        </w:rPr>
                        <w:t xml:space="preserve">3  </w:t>
                      </w:r>
                      <w:r>
                        <w:rPr>
                          <w:rFonts w:ascii="Trebuchet MS"/>
                          <w:b/>
                          <w:color w:val="585858"/>
                          <w:spacing w:val="18"/>
                          <w:w w:val="90"/>
                          <w:sz w:val="16"/>
                        </w:rPr>
                        <w:t xml:space="preserve"> </w:t>
                      </w:r>
                      <w:r>
                        <w:rPr>
                          <w:rFonts w:ascii="Trebuchet MS"/>
                          <w:b/>
                          <w:color w:val="585858"/>
                          <w:w w:val="90"/>
                          <w:sz w:val="16"/>
                        </w:rPr>
                        <w:t xml:space="preserve">4  </w:t>
                      </w:r>
                      <w:r>
                        <w:rPr>
                          <w:rFonts w:ascii="Trebuchet MS"/>
                          <w:b/>
                          <w:color w:val="585858"/>
                          <w:spacing w:val="19"/>
                          <w:w w:val="90"/>
                          <w:sz w:val="16"/>
                        </w:rPr>
                        <w:t xml:space="preserve"> </w:t>
                      </w:r>
                      <w:r>
                        <w:rPr>
                          <w:rFonts w:ascii="Trebuchet MS"/>
                          <w:b/>
                          <w:color w:val="585858"/>
                          <w:w w:val="90"/>
                          <w:sz w:val="16"/>
                        </w:rPr>
                        <w:t xml:space="preserve">5  </w:t>
                      </w:r>
                      <w:r>
                        <w:rPr>
                          <w:rFonts w:ascii="Trebuchet MS"/>
                          <w:b/>
                          <w:color w:val="585858"/>
                          <w:spacing w:val="18"/>
                          <w:w w:val="90"/>
                          <w:sz w:val="16"/>
                        </w:rPr>
                        <w:t xml:space="preserve"> </w:t>
                      </w:r>
                      <w:r>
                        <w:rPr>
                          <w:rFonts w:ascii="Trebuchet MS"/>
                          <w:b/>
                          <w:color w:val="585858"/>
                          <w:w w:val="90"/>
                          <w:sz w:val="16"/>
                        </w:rPr>
                        <w:t xml:space="preserve">6  </w:t>
                      </w:r>
                      <w:r>
                        <w:rPr>
                          <w:rFonts w:ascii="Trebuchet MS"/>
                          <w:b/>
                          <w:color w:val="585858"/>
                          <w:spacing w:val="19"/>
                          <w:w w:val="90"/>
                          <w:sz w:val="16"/>
                        </w:rPr>
                        <w:t xml:space="preserve"> </w:t>
                      </w:r>
                      <w:r>
                        <w:rPr>
                          <w:rFonts w:ascii="Trebuchet MS"/>
                          <w:b/>
                          <w:color w:val="585858"/>
                          <w:w w:val="90"/>
                          <w:sz w:val="16"/>
                        </w:rPr>
                        <w:t xml:space="preserve">7  </w:t>
                      </w:r>
                      <w:r>
                        <w:rPr>
                          <w:rFonts w:ascii="Trebuchet MS"/>
                          <w:b/>
                          <w:color w:val="585858"/>
                          <w:spacing w:val="18"/>
                          <w:w w:val="90"/>
                          <w:sz w:val="16"/>
                        </w:rPr>
                        <w:t xml:space="preserve"> </w:t>
                      </w:r>
                      <w:r>
                        <w:rPr>
                          <w:rFonts w:ascii="Trebuchet MS"/>
                          <w:b/>
                          <w:color w:val="585858"/>
                          <w:w w:val="90"/>
                          <w:sz w:val="16"/>
                        </w:rPr>
                        <w:t xml:space="preserve">8  </w:t>
                      </w:r>
                      <w:r>
                        <w:rPr>
                          <w:rFonts w:ascii="Trebuchet MS"/>
                          <w:b/>
                          <w:color w:val="585858"/>
                          <w:spacing w:val="19"/>
                          <w:w w:val="90"/>
                          <w:sz w:val="16"/>
                        </w:rPr>
                        <w:t xml:space="preserve"> </w:t>
                      </w:r>
                      <w:r>
                        <w:rPr>
                          <w:rFonts w:ascii="Trebuchet MS"/>
                          <w:b/>
                          <w:color w:val="585858"/>
                          <w:w w:val="90"/>
                          <w:sz w:val="16"/>
                        </w:rPr>
                        <w:t xml:space="preserve">9 </w:t>
                      </w:r>
                      <w:r>
                        <w:rPr>
                          <w:rFonts w:ascii="Trebuchet MS"/>
                          <w:b/>
                          <w:color w:val="585858"/>
                          <w:spacing w:val="29"/>
                          <w:w w:val="90"/>
                          <w:sz w:val="16"/>
                        </w:rPr>
                        <w:t xml:space="preserve"> </w:t>
                      </w:r>
                      <w:r>
                        <w:rPr>
                          <w:rFonts w:ascii="Trebuchet MS"/>
                          <w:b/>
                          <w:color w:val="585858"/>
                          <w:spacing w:val="1"/>
                          <w:w w:val="90"/>
                          <w:sz w:val="16"/>
                        </w:rPr>
                        <w:t>10</w:t>
                      </w:r>
                      <w:r>
                        <w:rPr>
                          <w:rFonts w:ascii="Trebuchet MS"/>
                          <w:b/>
                          <w:color w:val="585858"/>
                          <w:spacing w:val="39"/>
                          <w:w w:val="90"/>
                          <w:sz w:val="16"/>
                        </w:rPr>
                        <w:t xml:space="preserve"> </w:t>
                      </w:r>
                      <w:r>
                        <w:rPr>
                          <w:rFonts w:ascii="Trebuchet MS"/>
                          <w:b/>
                          <w:color w:val="585858"/>
                          <w:spacing w:val="1"/>
                          <w:w w:val="90"/>
                          <w:sz w:val="16"/>
                        </w:rPr>
                        <w:t>11</w:t>
                      </w:r>
                      <w:r>
                        <w:rPr>
                          <w:rFonts w:ascii="Trebuchet MS"/>
                          <w:b/>
                          <w:color w:val="585858"/>
                          <w:spacing w:val="40"/>
                          <w:w w:val="90"/>
                          <w:sz w:val="16"/>
                        </w:rPr>
                        <w:t xml:space="preserve"> </w:t>
                      </w:r>
                      <w:r>
                        <w:rPr>
                          <w:rFonts w:ascii="Trebuchet MS"/>
                          <w:b/>
                          <w:color w:val="585858"/>
                          <w:spacing w:val="1"/>
                          <w:w w:val="90"/>
                          <w:sz w:val="16"/>
                        </w:rPr>
                        <w:t>12</w:t>
                      </w:r>
                      <w:r>
                        <w:rPr>
                          <w:rFonts w:ascii="Trebuchet MS"/>
                          <w:b/>
                          <w:color w:val="585858"/>
                          <w:spacing w:val="39"/>
                          <w:w w:val="90"/>
                          <w:sz w:val="16"/>
                        </w:rPr>
                        <w:t xml:space="preserve"> </w:t>
                      </w:r>
                      <w:r>
                        <w:rPr>
                          <w:rFonts w:ascii="Trebuchet MS"/>
                          <w:b/>
                          <w:color w:val="585858"/>
                          <w:spacing w:val="1"/>
                          <w:w w:val="90"/>
                          <w:sz w:val="16"/>
                        </w:rPr>
                        <w:t>13</w:t>
                      </w:r>
                      <w:r>
                        <w:rPr>
                          <w:rFonts w:ascii="Trebuchet MS"/>
                          <w:b/>
                          <w:color w:val="585858"/>
                          <w:spacing w:val="40"/>
                          <w:w w:val="90"/>
                          <w:sz w:val="16"/>
                        </w:rPr>
                        <w:t xml:space="preserve"> </w:t>
                      </w:r>
                      <w:r>
                        <w:rPr>
                          <w:rFonts w:ascii="Trebuchet MS"/>
                          <w:b/>
                          <w:color w:val="585858"/>
                          <w:spacing w:val="1"/>
                          <w:w w:val="90"/>
                          <w:sz w:val="16"/>
                        </w:rPr>
                        <w:t>14</w:t>
                      </w:r>
                      <w:r>
                        <w:rPr>
                          <w:rFonts w:ascii="Trebuchet MS"/>
                          <w:b/>
                          <w:color w:val="585858"/>
                          <w:spacing w:val="39"/>
                          <w:w w:val="90"/>
                          <w:sz w:val="16"/>
                        </w:rPr>
                        <w:t xml:space="preserve"> </w:t>
                      </w:r>
                      <w:r>
                        <w:rPr>
                          <w:rFonts w:ascii="Trebuchet MS"/>
                          <w:b/>
                          <w:color w:val="585858"/>
                          <w:spacing w:val="1"/>
                          <w:w w:val="90"/>
                          <w:sz w:val="16"/>
                        </w:rPr>
                        <w:t>15</w:t>
                      </w:r>
                      <w:r>
                        <w:rPr>
                          <w:rFonts w:ascii="Trebuchet MS"/>
                          <w:b/>
                          <w:color w:val="585858"/>
                          <w:spacing w:val="40"/>
                          <w:w w:val="90"/>
                          <w:sz w:val="16"/>
                        </w:rPr>
                        <w:t xml:space="preserve"> </w:t>
                      </w:r>
                      <w:r>
                        <w:rPr>
                          <w:rFonts w:ascii="Trebuchet MS"/>
                          <w:b/>
                          <w:color w:val="585858"/>
                          <w:spacing w:val="1"/>
                          <w:w w:val="90"/>
                          <w:sz w:val="16"/>
                        </w:rPr>
                        <w:t>16</w:t>
                      </w:r>
                      <w:r>
                        <w:rPr>
                          <w:rFonts w:ascii="Trebuchet MS"/>
                          <w:b/>
                          <w:color w:val="585858"/>
                          <w:spacing w:val="39"/>
                          <w:w w:val="90"/>
                          <w:sz w:val="16"/>
                        </w:rPr>
                        <w:t xml:space="preserve"> </w:t>
                      </w:r>
                      <w:r>
                        <w:rPr>
                          <w:rFonts w:ascii="Trebuchet MS"/>
                          <w:b/>
                          <w:color w:val="585858"/>
                          <w:spacing w:val="1"/>
                          <w:w w:val="90"/>
                          <w:sz w:val="16"/>
                        </w:rPr>
                        <w:t>17</w:t>
                      </w:r>
                      <w:r>
                        <w:rPr>
                          <w:rFonts w:ascii="Trebuchet MS"/>
                          <w:b/>
                          <w:color w:val="585858"/>
                          <w:spacing w:val="40"/>
                          <w:w w:val="90"/>
                          <w:sz w:val="16"/>
                        </w:rPr>
                        <w:t xml:space="preserve"> </w:t>
                      </w:r>
                      <w:r>
                        <w:rPr>
                          <w:rFonts w:ascii="Trebuchet MS"/>
                          <w:b/>
                          <w:color w:val="585858"/>
                          <w:spacing w:val="1"/>
                          <w:w w:val="90"/>
                          <w:sz w:val="16"/>
                        </w:rPr>
                        <w:t>18</w:t>
                      </w:r>
                      <w:r>
                        <w:rPr>
                          <w:rFonts w:ascii="Trebuchet MS"/>
                          <w:b/>
                          <w:color w:val="585858"/>
                          <w:spacing w:val="39"/>
                          <w:w w:val="90"/>
                          <w:sz w:val="16"/>
                        </w:rPr>
                        <w:t xml:space="preserve"> </w:t>
                      </w:r>
                      <w:r>
                        <w:rPr>
                          <w:rFonts w:ascii="Trebuchet MS"/>
                          <w:b/>
                          <w:color w:val="585858"/>
                          <w:spacing w:val="1"/>
                          <w:w w:val="90"/>
                          <w:sz w:val="16"/>
                        </w:rPr>
                        <w:t>19</w:t>
                      </w:r>
                      <w:r>
                        <w:rPr>
                          <w:rFonts w:ascii="Trebuchet MS"/>
                          <w:b/>
                          <w:color w:val="585858"/>
                          <w:spacing w:val="39"/>
                          <w:w w:val="90"/>
                          <w:sz w:val="16"/>
                        </w:rPr>
                        <w:t xml:space="preserve"> </w:t>
                      </w:r>
                      <w:r>
                        <w:rPr>
                          <w:rFonts w:ascii="Trebuchet MS"/>
                          <w:b/>
                          <w:color w:val="585858"/>
                          <w:spacing w:val="1"/>
                          <w:w w:val="90"/>
                          <w:sz w:val="16"/>
                        </w:rPr>
                        <w:t>20</w:t>
                      </w:r>
                      <w:r>
                        <w:rPr>
                          <w:rFonts w:ascii="Trebuchet MS"/>
                          <w:b/>
                          <w:color w:val="585858"/>
                          <w:spacing w:val="40"/>
                          <w:w w:val="90"/>
                          <w:sz w:val="16"/>
                        </w:rPr>
                        <w:t xml:space="preserve"> </w:t>
                      </w:r>
                      <w:r>
                        <w:rPr>
                          <w:rFonts w:ascii="Trebuchet MS"/>
                          <w:b/>
                          <w:color w:val="585858"/>
                          <w:spacing w:val="1"/>
                          <w:w w:val="90"/>
                          <w:sz w:val="16"/>
                        </w:rPr>
                        <w:t>21</w:t>
                      </w:r>
                      <w:r>
                        <w:rPr>
                          <w:rFonts w:ascii="Trebuchet MS"/>
                          <w:b/>
                          <w:color w:val="585858"/>
                          <w:spacing w:val="39"/>
                          <w:w w:val="90"/>
                          <w:sz w:val="16"/>
                        </w:rPr>
                        <w:t xml:space="preserve"> </w:t>
                      </w:r>
                      <w:r>
                        <w:rPr>
                          <w:rFonts w:ascii="Trebuchet MS"/>
                          <w:b/>
                          <w:color w:val="585858"/>
                          <w:spacing w:val="1"/>
                          <w:w w:val="90"/>
                          <w:sz w:val="16"/>
                        </w:rPr>
                        <w:t>22</w:t>
                      </w:r>
                      <w:r>
                        <w:rPr>
                          <w:rFonts w:ascii="Trebuchet MS"/>
                          <w:b/>
                          <w:color w:val="585858"/>
                          <w:spacing w:val="40"/>
                          <w:w w:val="90"/>
                          <w:sz w:val="16"/>
                        </w:rPr>
                        <w:t xml:space="preserve"> </w:t>
                      </w:r>
                      <w:r>
                        <w:rPr>
                          <w:rFonts w:ascii="Trebuchet MS"/>
                          <w:b/>
                          <w:color w:val="585858"/>
                          <w:spacing w:val="1"/>
                          <w:w w:val="90"/>
                          <w:sz w:val="16"/>
                        </w:rPr>
                        <w:t>23</w:t>
                      </w:r>
                      <w:r>
                        <w:rPr>
                          <w:rFonts w:ascii="Trebuchet MS"/>
                          <w:b/>
                          <w:color w:val="585858"/>
                          <w:spacing w:val="39"/>
                          <w:w w:val="90"/>
                          <w:sz w:val="16"/>
                        </w:rPr>
                        <w:t xml:space="preserve"> </w:t>
                      </w:r>
                      <w:r>
                        <w:rPr>
                          <w:rFonts w:ascii="Trebuchet MS"/>
                          <w:b/>
                          <w:color w:val="585858"/>
                          <w:spacing w:val="1"/>
                          <w:w w:val="90"/>
                          <w:sz w:val="16"/>
                        </w:rPr>
                        <w:t>24</w:t>
                      </w:r>
                      <w:r>
                        <w:rPr>
                          <w:rFonts w:ascii="Trebuchet MS"/>
                          <w:b/>
                          <w:color w:val="585858"/>
                          <w:spacing w:val="40"/>
                          <w:w w:val="90"/>
                          <w:sz w:val="16"/>
                        </w:rPr>
                        <w:t xml:space="preserve"> </w:t>
                      </w:r>
                      <w:r>
                        <w:rPr>
                          <w:rFonts w:ascii="Trebuchet MS"/>
                          <w:b/>
                          <w:color w:val="585858"/>
                          <w:spacing w:val="1"/>
                          <w:w w:val="90"/>
                          <w:sz w:val="16"/>
                        </w:rPr>
                        <w:t>25</w:t>
                      </w:r>
                      <w:r>
                        <w:rPr>
                          <w:rFonts w:ascii="Trebuchet MS"/>
                          <w:b/>
                          <w:color w:val="585858"/>
                          <w:spacing w:val="39"/>
                          <w:w w:val="90"/>
                          <w:sz w:val="16"/>
                        </w:rPr>
                        <w:t xml:space="preserve"> </w:t>
                      </w:r>
                      <w:r>
                        <w:rPr>
                          <w:rFonts w:ascii="Trebuchet MS"/>
                          <w:b/>
                          <w:color w:val="585858"/>
                          <w:spacing w:val="1"/>
                          <w:w w:val="90"/>
                          <w:sz w:val="16"/>
                        </w:rPr>
                        <w:t>26</w:t>
                      </w:r>
                      <w:r>
                        <w:rPr>
                          <w:rFonts w:ascii="Trebuchet MS"/>
                          <w:b/>
                          <w:color w:val="585858"/>
                          <w:spacing w:val="39"/>
                          <w:w w:val="90"/>
                          <w:sz w:val="16"/>
                        </w:rPr>
                        <w:t xml:space="preserve"> </w:t>
                      </w:r>
                      <w:r>
                        <w:rPr>
                          <w:rFonts w:ascii="Trebuchet MS"/>
                          <w:b/>
                          <w:color w:val="585858"/>
                          <w:spacing w:val="1"/>
                          <w:w w:val="90"/>
                          <w:sz w:val="16"/>
                        </w:rPr>
                        <w:t>27</w:t>
                      </w:r>
                      <w:r>
                        <w:rPr>
                          <w:rFonts w:ascii="Trebuchet MS"/>
                          <w:b/>
                          <w:color w:val="585858"/>
                          <w:spacing w:val="40"/>
                          <w:w w:val="90"/>
                          <w:sz w:val="16"/>
                        </w:rPr>
                        <w:t xml:space="preserve"> </w:t>
                      </w:r>
                      <w:r>
                        <w:rPr>
                          <w:rFonts w:ascii="Trebuchet MS"/>
                          <w:b/>
                          <w:color w:val="585858"/>
                          <w:spacing w:val="1"/>
                          <w:w w:val="90"/>
                          <w:sz w:val="16"/>
                        </w:rPr>
                        <w:t>28</w:t>
                      </w:r>
                      <w:r>
                        <w:rPr>
                          <w:rFonts w:ascii="Trebuchet MS"/>
                          <w:b/>
                          <w:color w:val="585858"/>
                          <w:spacing w:val="39"/>
                          <w:w w:val="90"/>
                          <w:sz w:val="16"/>
                        </w:rPr>
                        <w:t xml:space="preserve"> </w:t>
                      </w:r>
                      <w:r>
                        <w:rPr>
                          <w:rFonts w:ascii="Trebuchet MS"/>
                          <w:b/>
                          <w:color w:val="585858"/>
                          <w:spacing w:val="3"/>
                          <w:w w:val="90"/>
                          <w:sz w:val="16"/>
                        </w:rPr>
                        <w:t>29</w:t>
                      </w:r>
                    </w:p>
                    <w:p w14:paraId="034971FC" w14:textId="77777777" w:rsidR="00025C9E" w:rsidRDefault="00025C9E">
                      <w:pPr>
                        <w:spacing w:line="258" w:lineRule="exact"/>
                        <w:ind w:left="546"/>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b/>
                          <w:bCs/>
                          <w:spacing w:val="4"/>
                          <w:sz w:val="16"/>
                          <w:szCs w:val="16"/>
                        </w:rPr>
                        <w:t>节点名称</w:t>
                      </w:r>
                    </w:p>
                  </w:txbxContent>
                </v:textbox>
              </v:shape>
            </v:group>
            <w10:wrap anchorx="page"/>
          </v:group>
        </w:pict>
      </w:r>
      <w:bookmarkStart w:id="206" w:name="_bookmark133"/>
      <w:bookmarkEnd w:id="206"/>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5.7</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脆弱性综合评价指标</w:t>
      </w:r>
    </w:p>
    <w:p w14:paraId="650BDD79" w14:textId="77777777" w:rsidR="00996552" w:rsidRDefault="00996552">
      <w:pPr>
        <w:spacing w:before="10"/>
        <w:rPr>
          <w:rFonts w:ascii="宋体" w:eastAsia="宋体" w:hAnsi="宋体" w:cs="宋体"/>
          <w:sz w:val="20"/>
          <w:szCs w:val="20"/>
          <w:lang w:eastAsia="zh-CN"/>
        </w:rPr>
      </w:pPr>
    </w:p>
    <w:p w14:paraId="133C4C5E" w14:textId="77777777" w:rsidR="00996552" w:rsidRDefault="002D0D3F">
      <w:pPr>
        <w:pStyle w:val="a3"/>
        <w:spacing w:line="296" w:lineRule="auto"/>
        <w:ind w:right="1600" w:firstLine="480"/>
        <w:rPr>
          <w:lang w:eastAsia="zh-CN"/>
        </w:rPr>
      </w:pPr>
      <w:r>
        <w:rPr>
          <w:lang w:eastAsia="zh-CN"/>
        </w:rPr>
        <w:t>从图</w:t>
      </w:r>
      <w:hyperlink w:anchor="_bookmark133" w:history="1">
        <w:r>
          <w:rPr>
            <w:rFonts w:ascii="Times New Roman" w:eastAsia="Times New Roman" w:hAnsi="Times New Roman" w:cs="Times New Roman"/>
            <w:lang w:eastAsia="zh-CN"/>
          </w:rPr>
          <w:t>5.7</w:t>
        </w:r>
      </w:hyperlink>
      <w:r>
        <w:rPr>
          <w:lang w:eastAsia="zh-CN"/>
        </w:rPr>
        <w:t>可以看出</w:t>
      </w:r>
      <w:r>
        <w:rPr>
          <w:spacing w:val="-36"/>
          <w:lang w:eastAsia="zh-CN"/>
        </w:rPr>
        <w:t>，</w:t>
      </w:r>
      <w:r>
        <w:rPr>
          <w:lang w:eastAsia="zh-CN"/>
        </w:rPr>
        <w:t>节点</w:t>
      </w:r>
      <w:r>
        <w:rPr>
          <w:spacing w:val="-66"/>
          <w:lang w:eastAsia="zh-CN"/>
        </w:rPr>
        <w:t xml:space="preserve"> </w:t>
      </w:r>
      <w:r>
        <w:rPr>
          <w:rFonts w:ascii="Times New Roman" w:eastAsia="Times New Roman" w:hAnsi="Times New Roman" w:cs="Times New Roman"/>
          <w:lang w:eastAsia="zh-CN"/>
        </w:rPr>
        <w:t>16</w:t>
      </w:r>
      <w:r>
        <w:rPr>
          <w:spacing w:val="-32"/>
          <w:lang w:eastAsia="zh-CN"/>
        </w:rPr>
        <w:t>、</w:t>
      </w:r>
      <w:r>
        <w:rPr>
          <w:rFonts w:ascii="Times New Roman" w:eastAsia="Times New Roman" w:hAnsi="Times New Roman" w:cs="Times New Roman"/>
          <w:lang w:eastAsia="zh-CN"/>
        </w:rPr>
        <w:t>29</w:t>
      </w:r>
      <w:r>
        <w:rPr>
          <w:spacing w:val="-32"/>
          <w:lang w:eastAsia="zh-CN"/>
        </w:rPr>
        <w:t>、</w:t>
      </w:r>
      <w:r>
        <w:rPr>
          <w:rFonts w:ascii="Times New Roman" w:eastAsia="Times New Roman" w:hAnsi="Times New Roman" w:cs="Times New Roman"/>
          <w:lang w:eastAsia="zh-CN"/>
        </w:rPr>
        <w:t>25</w:t>
      </w:r>
      <w:r>
        <w:rPr>
          <w:spacing w:val="-32"/>
          <w:lang w:eastAsia="zh-CN"/>
        </w:rPr>
        <w:t>、</w:t>
      </w:r>
      <w:r>
        <w:rPr>
          <w:rFonts w:ascii="Times New Roman" w:eastAsia="Times New Roman" w:hAnsi="Times New Roman" w:cs="Times New Roman"/>
          <w:lang w:eastAsia="zh-CN"/>
        </w:rPr>
        <w:t>3</w:t>
      </w:r>
      <w:r>
        <w:rPr>
          <w:spacing w:val="-32"/>
          <w:lang w:eastAsia="zh-CN"/>
        </w:rPr>
        <w:t>、</w:t>
      </w:r>
      <w:r>
        <w:rPr>
          <w:rFonts w:ascii="Times New Roman" w:eastAsia="Times New Roman" w:hAnsi="Times New Roman" w:cs="Times New Roman"/>
          <w:lang w:eastAsia="zh-CN"/>
        </w:rPr>
        <w:t>26</w:t>
      </w:r>
      <w:r>
        <w:rPr>
          <w:spacing w:val="-32"/>
          <w:lang w:eastAsia="zh-CN"/>
        </w:rPr>
        <w:t>、</w:t>
      </w:r>
      <w:r>
        <w:rPr>
          <w:rFonts w:ascii="Times New Roman" w:eastAsia="Times New Roman" w:hAnsi="Times New Roman" w:cs="Times New Roman"/>
          <w:lang w:eastAsia="zh-CN"/>
        </w:rPr>
        <w:t>23</w:t>
      </w:r>
      <w:r>
        <w:rPr>
          <w:spacing w:val="-32"/>
          <w:lang w:eastAsia="zh-CN"/>
        </w:rPr>
        <w:t>、</w:t>
      </w:r>
      <w:r>
        <w:rPr>
          <w:rFonts w:ascii="Times New Roman" w:eastAsia="Times New Roman" w:hAnsi="Times New Roman" w:cs="Times New Roman"/>
          <w:lang w:eastAsia="zh-CN"/>
        </w:rPr>
        <w:t>4</w:t>
      </w:r>
      <w:r>
        <w:rPr>
          <w:spacing w:val="-32"/>
          <w:lang w:eastAsia="zh-CN"/>
        </w:rPr>
        <w:t>、</w:t>
      </w:r>
      <w:r>
        <w:rPr>
          <w:rFonts w:ascii="Times New Roman" w:eastAsia="Times New Roman" w:hAnsi="Times New Roman" w:cs="Times New Roman"/>
          <w:lang w:eastAsia="zh-CN"/>
        </w:rPr>
        <w:t>21</w:t>
      </w:r>
      <w:r>
        <w:rPr>
          <w:rFonts w:ascii="Times New Roman" w:eastAsia="Times New Roman" w:hAnsi="Times New Roman" w:cs="Times New Roman"/>
          <w:spacing w:val="-6"/>
          <w:lang w:eastAsia="zh-CN"/>
        </w:rPr>
        <w:t xml:space="preserve"> </w:t>
      </w:r>
      <w:r>
        <w:rPr>
          <w:lang w:eastAsia="zh-CN"/>
        </w:rPr>
        <w:t>的脆弱性综合评价指 标值较大</w:t>
      </w:r>
      <w:r>
        <w:rPr>
          <w:spacing w:val="-30"/>
          <w:lang w:eastAsia="zh-CN"/>
        </w:rPr>
        <w:t>，</w:t>
      </w:r>
      <w:r>
        <w:rPr>
          <w:lang w:eastAsia="zh-CN"/>
        </w:rPr>
        <w:t>节点脆弱性强</w:t>
      </w:r>
      <w:r>
        <w:rPr>
          <w:spacing w:val="-30"/>
          <w:lang w:eastAsia="zh-CN"/>
        </w:rPr>
        <w:t>，</w:t>
      </w:r>
      <w:r>
        <w:rPr>
          <w:lang w:eastAsia="zh-CN"/>
        </w:rPr>
        <w:t>结合结构脆弱性和状态脆弱性两方面来看</w:t>
      </w:r>
      <w:r>
        <w:rPr>
          <w:spacing w:val="-30"/>
          <w:lang w:eastAsia="zh-CN"/>
        </w:rPr>
        <w:t>，</w:t>
      </w:r>
      <w:r>
        <w:rPr>
          <w:lang w:eastAsia="zh-CN"/>
        </w:rPr>
        <w:t xml:space="preserve">这些节点 </w:t>
      </w:r>
      <w:r>
        <w:rPr>
          <w:spacing w:val="3"/>
          <w:lang w:eastAsia="zh-CN"/>
        </w:rPr>
        <w:t>的结构脆弱性综合指标和状态脆弱性综合指标值数值相对较大，且数值大小差</w:t>
      </w:r>
      <w:r>
        <w:rPr>
          <w:spacing w:val="51"/>
          <w:lang w:eastAsia="zh-CN"/>
        </w:rPr>
        <w:t xml:space="preserve"> </w:t>
      </w:r>
      <w:r>
        <w:rPr>
          <w:lang w:eastAsia="zh-CN"/>
        </w:rPr>
        <w:t>别不大</w:t>
      </w:r>
      <w:r>
        <w:rPr>
          <w:spacing w:val="-30"/>
          <w:lang w:eastAsia="zh-CN"/>
        </w:rPr>
        <w:t>，</w:t>
      </w:r>
      <w:r>
        <w:rPr>
          <w:lang w:eastAsia="zh-CN"/>
        </w:rPr>
        <w:t>在进行数据融合时</w:t>
      </w:r>
      <w:r>
        <w:rPr>
          <w:spacing w:val="-30"/>
          <w:lang w:eastAsia="zh-CN"/>
        </w:rPr>
        <w:t>，</w:t>
      </w:r>
      <w:r>
        <w:rPr>
          <w:lang w:eastAsia="zh-CN"/>
        </w:rPr>
        <w:t>结构和状态脆弱性指标作为两条独立的证据</w:t>
      </w:r>
      <w:r>
        <w:rPr>
          <w:spacing w:val="-30"/>
          <w:lang w:eastAsia="zh-CN"/>
        </w:rPr>
        <w:t>，</w:t>
      </w:r>
      <w:r>
        <w:rPr>
          <w:lang w:eastAsia="zh-CN"/>
        </w:rPr>
        <w:t>两者 之间的契合性较强</w:t>
      </w:r>
      <w:r>
        <w:rPr>
          <w:spacing w:val="-32"/>
          <w:lang w:eastAsia="zh-CN"/>
        </w:rPr>
        <w:t>，</w:t>
      </w:r>
      <w:r>
        <w:rPr>
          <w:lang w:eastAsia="zh-CN"/>
        </w:rPr>
        <w:t>所得到的脆弱性综合评价指标值相对较大</w:t>
      </w:r>
      <w:r>
        <w:rPr>
          <w:spacing w:val="-27"/>
          <w:lang w:eastAsia="zh-CN"/>
        </w:rPr>
        <w:t>。</w:t>
      </w:r>
      <w:r>
        <w:rPr>
          <w:lang w:eastAsia="zh-CN"/>
        </w:rPr>
        <w:t>另外</w:t>
      </w:r>
      <w:r>
        <w:rPr>
          <w:spacing w:val="-32"/>
          <w:lang w:eastAsia="zh-CN"/>
        </w:rPr>
        <w:t>，</w:t>
      </w:r>
      <w:r>
        <w:rPr>
          <w:lang w:eastAsia="zh-CN"/>
        </w:rPr>
        <w:t xml:space="preserve">这些节点 </w:t>
      </w:r>
      <w:r>
        <w:rPr>
          <w:spacing w:val="3"/>
          <w:lang w:eastAsia="zh-CN"/>
        </w:rPr>
        <w:t>在脆弱性二级指标下所占的比重大小也是影响其综合脆弱性的重要原因，比如</w:t>
      </w:r>
      <w:r>
        <w:rPr>
          <w:spacing w:val="51"/>
          <w:lang w:eastAsia="zh-CN"/>
        </w:rPr>
        <w:t xml:space="preserve"> </w:t>
      </w:r>
      <w:r>
        <w:rPr>
          <w:lang w:eastAsia="zh-CN"/>
        </w:rPr>
        <w:t>节点</w:t>
      </w:r>
      <w:r>
        <w:rPr>
          <w:spacing w:val="-5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3"/>
          <w:lang w:eastAsia="zh-CN"/>
        </w:rPr>
        <w:t xml:space="preserve"> </w:t>
      </w:r>
      <w:r>
        <w:rPr>
          <w:lang w:eastAsia="zh-CN"/>
        </w:rPr>
        <w:t xml:space="preserve">在结构脆弱性的三项指标中的脆弱性表现很好，其电气度、电气介数和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值分别为</w:t>
      </w:r>
      <w:r>
        <w:rPr>
          <w:spacing w:val="-64"/>
          <w:lang w:eastAsia="zh-CN"/>
        </w:rPr>
        <w:t xml:space="preserve"> </w:t>
      </w:r>
      <w:r>
        <w:rPr>
          <w:rFonts w:ascii="Times New Roman" w:eastAsia="Times New Roman" w:hAnsi="Times New Roman" w:cs="Times New Roman"/>
          <w:lang w:eastAsia="zh-CN"/>
        </w:rPr>
        <w:t>0.7</w:t>
      </w:r>
      <w:r>
        <w:rPr>
          <w:spacing w:val="-21"/>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0.78</w:t>
      </w:r>
      <w:r>
        <w:rPr>
          <w:spacing w:val="-23"/>
          <w:lang w:eastAsia="zh-CN"/>
        </w:rPr>
        <w:t>，</w:t>
      </w:r>
      <w:r>
        <w:rPr>
          <w:lang w:eastAsia="zh-CN"/>
        </w:rPr>
        <w:t>在状态脆弱性指标方面</w:t>
      </w:r>
      <w:r>
        <w:rPr>
          <w:spacing w:val="-23"/>
          <w:lang w:eastAsia="zh-CN"/>
        </w:rPr>
        <w:t>，</w:t>
      </w:r>
      <w:r>
        <w:rPr>
          <w:lang w:eastAsia="zh-CN"/>
        </w:rPr>
        <w:t>其电压裕度指标值 为</w:t>
      </w:r>
      <w:r>
        <w:rPr>
          <w:spacing w:val="-57"/>
          <w:lang w:eastAsia="zh-CN"/>
        </w:rPr>
        <w:t xml:space="preserve"> </w:t>
      </w:r>
      <w:r>
        <w:rPr>
          <w:rFonts w:ascii="Times New Roman" w:eastAsia="Times New Roman" w:hAnsi="Times New Roman" w:cs="Times New Roman"/>
          <w:lang w:eastAsia="zh-CN"/>
        </w:rPr>
        <w:t>0.695</w:t>
      </w:r>
      <w:r>
        <w:rPr>
          <w:lang w:eastAsia="zh-CN"/>
        </w:rPr>
        <w:t>，虽然其功率稳定裕度指标值和电网损耗灵敏度指标值方面脆弱性表现 较差</w:t>
      </w:r>
      <w:r>
        <w:rPr>
          <w:spacing w:val="-30"/>
          <w:lang w:eastAsia="zh-CN"/>
        </w:rPr>
        <w:t>，</w:t>
      </w:r>
      <w:r>
        <w:rPr>
          <w:lang w:eastAsia="zh-CN"/>
        </w:rPr>
        <w:t>但这并不影响其在综合脆弱性评价值结果上的脆弱性表现</w:t>
      </w:r>
      <w:r>
        <w:rPr>
          <w:spacing w:val="-30"/>
          <w:lang w:eastAsia="zh-CN"/>
        </w:rPr>
        <w:t>，</w:t>
      </w:r>
      <w:r>
        <w:rPr>
          <w:lang w:eastAsia="zh-CN"/>
        </w:rPr>
        <w:t>除此之外</w:t>
      </w:r>
      <w:r>
        <w:rPr>
          <w:spacing w:val="-30"/>
          <w:lang w:eastAsia="zh-CN"/>
        </w:rPr>
        <w:t>，</w:t>
      </w:r>
      <w:r>
        <w:rPr>
          <w:lang w:eastAsia="zh-CN"/>
        </w:rPr>
        <w:t xml:space="preserve">就 </w:t>
      </w:r>
      <w:r>
        <w:rPr>
          <w:spacing w:val="1"/>
          <w:lang w:eastAsia="zh-CN"/>
        </w:rPr>
        <w:t>结构脆弱性指标方面，在电气度指标下脆弱性表现较好的有节点</w:t>
      </w:r>
      <w:r>
        <w:rPr>
          <w:spacing w:val="-50"/>
          <w:lang w:eastAsia="zh-CN"/>
        </w:rPr>
        <w:t xml:space="preserve"> </w:t>
      </w:r>
      <w:r>
        <w:rPr>
          <w:rFonts w:ascii="Times New Roman" w:eastAsia="Times New Roman" w:hAnsi="Times New Roman" w:cs="Times New Roman"/>
          <w:spacing w:val="1"/>
          <w:lang w:eastAsia="zh-CN"/>
        </w:rPr>
        <w:t>29</w:t>
      </w:r>
      <w:r>
        <w:rPr>
          <w:spacing w:val="1"/>
          <w:lang w:eastAsia="zh-CN"/>
        </w:rPr>
        <w:t>，电气介数</w:t>
      </w:r>
      <w:r>
        <w:rPr>
          <w:spacing w:val="50"/>
          <w:lang w:eastAsia="zh-CN"/>
        </w:rPr>
        <w:t xml:space="preserve"> </w:t>
      </w:r>
      <w:r>
        <w:rPr>
          <w:lang w:eastAsia="zh-CN"/>
        </w:rPr>
        <w:t>指标下表现较好的有节点</w:t>
      </w:r>
      <w:r>
        <w:rPr>
          <w:spacing w:val="-54"/>
          <w:lang w:eastAsia="zh-CN"/>
        </w:rPr>
        <w:t xml:space="preserve"> </w:t>
      </w:r>
      <w:r>
        <w:rPr>
          <w:rFonts w:ascii="Times New Roman" w:eastAsia="Times New Roman" w:hAnsi="Times New Roman" w:cs="Times New Roman"/>
          <w:spacing w:val="2"/>
          <w:lang w:eastAsia="zh-CN"/>
        </w:rPr>
        <w:t>29</w:t>
      </w:r>
      <w:r>
        <w:rPr>
          <w:spacing w:val="2"/>
          <w:lang w:eastAsia="zh-CN"/>
        </w:rPr>
        <w:t>、</w:t>
      </w:r>
      <w:r>
        <w:rPr>
          <w:rFonts w:ascii="Times New Roman" w:eastAsia="Times New Roman" w:hAnsi="Times New Roman" w:cs="Times New Roman"/>
          <w:spacing w:val="2"/>
          <w:lang w:eastAsia="zh-CN"/>
        </w:rPr>
        <w:t>25</w:t>
      </w:r>
      <w:r>
        <w:rPr>
          <w:spacing w:val="2"/>
          <w:lang w:eastAsia="zh-CN"/>
        </w:rPr>
        <w:t>、</w:t>
      </w:r>
      <w:r>
        <w:rPr>
          <w:rFonts w:ascii="Times New Roman" w:eastAsia="Times New Roman" w:hAnsi="Times New Roman" w:cs="Times New Roman"/>
          <w:spacing w:val="2"/>
          <w:lang w:eastAsia="zh-CN"/>
        </w:rPr>
        <w:t>3</w:t>
      </w:r>
      <w:r>
        <w:rPr>
          <w:spacing w:val="2"/>
          <w:lang w:eastAsia="zh-CN"/>
        </w:rPr>
        <w:t>、</w:t>
      </w:r>
      <w:r>
        <w:rPr>
          <w:rFonts w:ascii="Times New Roman" w:eastAsia="Times New Roman" w:hAnsi="Times New Roman" w:cs="Times New Roman"/>
          <w:spacing w:val="2"/>
          <w:lang w:eastAsia="zh-CN"/>
        </w:rPr>
        <w:t>23</w:t>
      </w:r>
      <w:r>
        <w:rPr>
          <w:spacing w:val="2"/>
          <w:lang w:eastAsia="zh-CN"/>
        </w:rPr>
        <w:t>、</w:t>
      </w:r>
      <w:r>
        <w:rPr>
          <w:rFonts w:ascii="Times New Roman" w:eastAsia="Times New Roman" w:hAnsi="Times New Roman" w:cs="Times New Roman"/>
          <w:spacing w:val="2"/>
          <w:lang w:eastAsia="zh-CN"/>
        </w:rPr>
        <w:t>21</w:t>
      </w:r>
      <w:r>
        <w:rPr>
          <w:spacing w:val="2"/>
          <w:lang w:eastAsia="zh-CN"/>
        </w:rPr>
        <w:t>，</w:t>
      </w:r>
      <w:r>
        <w:rPr>
          <w:rFonts w:ascii="Times New Roman" w:eastAsia="Times New Roman" w:hAnsi="Times New Roman" w:cs="Times New Roman"/>
          <w:i/>
          <w:spacing w:val="2"/>
          <w:lang w:eastAsia="zh-CN"/>
        </w:rPr>
        <w:t>PageRank</w:t>
      </w:r>
      <w:r>
        <w:rPr>
          <w:rFonts w:ascii="Times New Roman" w:eastAsia="Times New Roman" w:hAnsi="Times New Roman" w:cs="Times New Roman"/>
          <w:i/>
          <w:spacing w:val="23"/>
          <w:lang w:eastAsia="zh-CN"/>
        </w:rPr>
        <w:t xml:space="preserve"> </w:t>
      </w:r>
      <w:r>
        <w:rPr>
          <w:lang w:eastAsia="zh-CN"/>
        </w:rPr>
        <w:t>值指标下表现较好的</w:t>
      </w:r>
      <w:r>
        <w:rPr>
          <w:spacing w:val="76"/>
          <w:lang w:eastAsia="zh-CN"/>
        </w:rPr>
        <w:t xml:space="preserve"> </w:t>
      </w:r>
      <w:r>
        <w:rPr>
          <w:lang w:eastAsia="zh-CN"/>
        </w:rPr>
        <w:t>有节点</w:t>
      </w:r>
      <w:r>
        <w:rPr>
          <w:spacing w:val="-57"/>
          <w:lang w:eastAsia="zh-CN"/>
        </w:rPr>
        <w:t xml:space="preserve"> </w:t>
      </w:r>
      <w:r>
        <w:rPr>
          <w:rFonts w:ascii="Times New Roman" w:eastAsia="Times New Roman" w:hAnsi="Times New Roman" w:cs="Times New Roman"/>
          <w:lang w:eastAsia="zh-CN"/>
        </w:rPr>
        <w:t>3</w:t>
      </w:r>
      <w:r>
        <w:rPr>
          <w:lang w:eastAsia="zh-CN"/>
        </w:rPr>
        <w:t>、</w:t>
      </w:r>
      <w:r>
        <w:rPr>
          <w:rFonts w:ascii="Times New Roman" w:eastAsia="Times New Roman" w:hAnsi="Times New Roman" w:cs="Times New Roman"/>
          <w:lang w:eastAsia="zh-CN"/>
        </w:rPr>
        <w:t>4</w:t>
      </w:r>
      <w:r>
        <w:rPr>
          <w:lang w:eastAsia="zh-CN"/>
        </w:rPr>
        <w:t xml:space="preserve">，其他节点在上述结构指标下表现中庸或较差；状态脆弱性指标下， </w:t>
      </w:r>
      <w:r>
        <w:rPr>
          <w:spacing w:val="1"/>
          <w:lang w:eastAsia="zh-CN"/>
        </w:rPr>
        <w:t>电压裕度指标方面表现较好的有节点</w:t>
      </w:r>
      <w:r>
        <w:rPr>
          <w:spacing w:val="-49"/>
          <w:lang w:eastAsia="zh-CN"/>
        </w:rPr>
        <w:t xml:space="preserve"> </w:t>
      </w:r>
      <w:r>
        <w:rPr>
          <w:rFonts w:ascii="Times New Roman" w:eastAsia="Times New Roman" w:hAnsi="Times New Roman" w:cs="Times New Roman"/>
          <w:spacing w:val="1"/>
          <w:lang w:eastAsia="zh-CN"/>
        </w:rPr>
        <w:t>3</w:t>
      </w:r>
      <w:r>
        <w:rPr>
          <w:spacing w:val="1"/>
          <w:lang w:eastAsia="zh-CN"/>
        </w:rPr>
        <w:t>、</w:t>
      </w:r>
      <w:r>
        <w:rPr>
          <w:rFonts w:ascii="Times New Roman" w:eastAsia="Times New Roman" w:hAnsi="Times New Roman" w:cs="Times New Roman"/>
          <w:spacing w:val="1"/>
          <w:lang w:eastAsia="zh-CN"/>
        </w:rPr>
        <w:t>26</w:t>
      </w:r>
      <w:r>
        <w:rPr>
          <w:spacing w:val="1"/>
          <w:lang w:eastAsia="zh-CN"/>
        </w:rPr>
        <w:t>、</w:t>
      </w:r>
      <w:r>
        <w:rPr>
          <w:rFonts w:ascii="Times New Roman" w:eastAsia="Times New Roman" w:hAnsi="Times New Roman" w:cs="Times New Roman"/>
          <w:spacing w:val="1"/>
          <w:lang w:eastAsia="zh-CN"/>
        </w:rPr>
        <w:t>4</w:t>
      </w:r>
      <w:r>
        <w:rPr>
          <w:spacing w:val="1"/>
          <w:lang w:eastAsia="zh-CN"/>
        </w:rPr>
        <w:t>，功率稳定裕度指标方面表现较</w:t>
      </w:r>
      <w:r>
        <w:rPr>
          <w:spacing w:val="40"/>
          <w:lang w:eastAsia="zh-CN"/>
        </w:rPr>
        <w:t xml:space="preserve"> </w:t>
      </w:r>
      <w:r>
        <w:rPr>
          <w:lang w:eastAsia="zh-CN"/>
        </w:rPr>
        <w:t>好的有节点</w:t>
      </w:r>
      <w:r>
        <w:rPr>
          <w:spacing w:val="-66"/>
          <w:lang w:eastAsia="zh-CN"/>
        </w:rPr>
        <w:t xml:space="preserve"> </w:t>
      </w:r>
      <w:r>
        <w:rPr>
          <w:rFonts w:ascii="Times New Roman" w:eastAsia="Times New Roman" w:hAnsi="Times New Roman" w:cs="Times New Roman"/>
          <w:lang w:eastAsia="zh-CN"/>
        </w:rPr>
        <w:t>25</w:t>
      </w:r>
      <w:r>
        <w:rPr>
          <w:spacing w:val="-32"/>
          <w:lang w:eastAsia="zh-CN"/>
        </w:rPr>
        <w:t>、</w:t>
      </w:r>
      <w:r>
        <w:rPr>
          <w:rFonts w:ascii="Times New Roman" w:eastAsia="Times New Roman" w:hAnsi="Times New Roman" w:cs="Times New Roman"/>
          <w:lang w:eastAsia="zh-CN"/>
        </w:rPr>
        <w:t>26</w:t>
      </w:r>
      <w:r>
        <w:rPr>
          <w:spacing w:val="-32"/>
          <w:lang w:eastAsia="zh-CN"/>
        </w:rPr>
        <w:t>、</w:t>
      </w:r>
      <w:r>
        <w:rPr>
          <w:rFonts w:ascii="Times New Roman" w:eastAsia="Times New Roman" w:hAnsi="Times New Roman" w:cs="Times New Roman"/>
          <w:lang w:eastAsia="zh-CN"/>
        </w:rPr>
        <w:t>23</w:t>
      </w:r>
      <w:r>
        <w:rPr>
          <w:spacing w:val="-32"/>
          <w:lang w:eastAsia="zh-CN"/>
        </w:rPr>
        <w:t>、</w:t>
      </w:r>
      <w:r>
        <w:rPr>
          <w:rFonts w:ascii="Times New Roman" w:eastAsia="Times New Roman" w:hAnsi="Times New Roman" w:cs="Times New Roman"/>
          <w:lang w:eastAsia="zh-CN"/>
        </w:rPr>
        <w:t>21</w:t>
      </w:r>
      <w:r>
        <w:rPr>
          <w:spacing w:val="-36"/>
          <w:lang w:eastAsia="zh-CN"/>
        </w:rPr>
        <w:t>，</w:t>
      </w:r>
      <w:r>
        <w:rPr>
          <w:lang w:eastAsia="zh-CN"/>
        </w:rPr>
        <w:t>电压损耗灵敏度方面表现较好的有节点</w:t>
      </w:r>
      <w:r>
        <w:rPr>
          <w:spacing w:val="-67"/>
          <w:lang w:eastAsia="zh-CN"/>
        </w:rPr>
        <w:t xml:space="preserve"> </w:t>
      </w:r>
      <w:r>
        <w:rPr>
          <w:rFonts w:ascii="Times New Roman" w:eastAsia="Times New Roman" w:hAnsi="Times New Roman" w:cs="Times New Roman"/>
          <w:lang w:eastAsia="zh-CN"/>
        </w:rPr>
        <w:t>25</w:t>
      </w:r>
      <w:r>
        <w:rPr>
          <w:spacing w:val="-32"/>
          <w:lang w:eastAsia="zh-CN"/>
        </w:rPr>
        <w:t>、</w:t>
      </w:r>
      <w:r>
        <w:rPr>
          <w:rFonts w:ascii="Times New Roman" w:eastAsia="Times New Roman" w:hAnsi="Times New Roman" w:cs="Times New Roman"/>
          <w:lang w:eastAsia="zh-CN"/>
        </w:rPr>
        <w:t>23</w:t>
      </w:r>
      <w:r>
        <w:rPr>
          <w:spacing w:val="-36"/>
          <w:lang w:eastAsia="zh-CN"/>
        </w:rPr>
        <w:t>，</w:t>
      </w:r>
      <w:r>
        <w:rPr>
          <w:lang w:eastAsia="zh-CN"/>
        </w:rPr>
        <w:t>其 他节点在上述状态指标下表现中庸或较差</w:t>
      </w:r>
      <w:r>
        <w:rPr>
          <w:spacing w:val="-45"/>
          <w:lang w:eastAsia="zh-CN"/>
        </w:rPr>
        <w:t>；</w:t>
      </w:r>
      <w:r>
        <w:rPr>
          <w:lang w:eastAsia="zh-CN"/>
        </w:rPr>
        <w:t>从这一方面可以说明</w:t>
      </w:r>
      <w:r>
        <w:rPr>
          <w:spacing w:val="-45"/>
          <w:lang w:eastAsia="zh-CN"/>
        </w:rPr>
        <w:t>，</w:t>
      </w:r>
      <w:r>
        <w:rPr>
          <w:lang w:eastAsia="zh-CN"/>
        </w:rPr>
        <w:t>在进行电网脆 弱性评估上</w:t>
      </w:r>
      <w:r>
        <w:rPr>
          <w:spacing w:val="-31"/>
          <w:lang w:eastAsia="zh-CN"/>
        </w:rPr>
        <w:t>，</w:t>
      </w:r>
      <w:r>
        <w:rPr>
          <w:lang w:eastAsia="zh-CN"/>
        </w:rPr>
        <w:t>要从多方面考虑系统的评价指标</w:t>
      </w:r>
      <w:r>
        <w:rPr>
          <w:spacing w:val="-31"/>
          <w:lang w:eastAsia="zh-CN"/>
        </w:rPr>
        <w:t>，</w:t>
      </w:r>
      <w:r>
        <w:rPr>
          <w:lang w:eastAsia="zh-CN"/>
        </w:rPr>
        <w:t>确保得到科学</w:t>
      </w:r>
      <w:r>
        <w:rPr>
          <w:spacing w:val="-28"/>
          <w:lang w:eastAsia="zh-CN"/>
        </w:rPr>
        <w:t>、</w:t>
      </w:r>
      <w:r>
        <w:rPr>
          <w:lang w:eastAsia="zh-CN"/>
        </w:rPr>
        <w:t>全面的综合评价 结果。</w:t>
      </w:r>
    </w:p>
    <w:p w14:paraId="0B4A6AB9" w14:textId="77777777" w:rsidR="00996552" w:rsidRDefault="002D0D3F">
      <w:pPr>
        <w:pStyle w:val="a3"/>
        <w:spacing w:before="29" w:line="297" w:lineRule="auto"/>
        <w:ind w:right="1795" w:firstLine="480"/>
        <w:jc w:val="both"/>
        <w:rPr>
          <w:lang w:eastAsia="zh-CN"/>
        </w:rPr>
      </w:pPr>
      <w:r>
        <w:rPr>
          <w:lang w:eastAsia="zh-CN"/>
        </w:rPr>
        <w:t>节点</w:t>
      </w:r>
      <w:r>
        <w:rPr>
          <w:spacing w:val="-66"/>
          <w:lang w:eastAsia="zh-CN"/>
        </w:rPr>
        <w:t xml:space="preserve"> </w:t>
      </w:r>
      <w:r>
        <w:rPr>
          <w:rFonts w:ascii="Times New Roman" w:eastAsia="Times New Roman" w:hAnsi="Times New Roman" w:cs="Times New Roman"/>
          <w:lang w:eastAsia="zh-CN"/>
        </w:rPr>
        <w:t>12</w:t>
      </w:r>
      <w:r>
        <w:rPr>
          <w:spacing w:val="-28"/>
          <w:lang w:eastAsia="zh-CN"/>
        </w:rPr>
        <w:t>、</w:t>
      </w:r>
      <w:r>
        <w:rPr>
          <w:rFonts w:ascii="Times New Roman" w:eastAsia="Times New Roman" w:hAnsi="Times New Roman" w:cs="Times New Roman"/>
          <w:lang w:eastAsia="zh-CN"/>
        </w:rPr>
        <w:t>13</w:t>
      </w:r>
      <w:r>
        <w:rPr>
          <w:spacing w:val="-28"/>
          <w:lang w:eastAsia="zh-CN"/>
        </w:rPr>
        <w:t>、</w:t>
      </w:r>
      <w:r>
        <w:rPr>
          <w:rFonts w:ascii="Times New Roman" w:eastAsia="Times New Roman" w:hAnsi="Times New Roman" w:cs="Times New Roman"/>
          <w:lang w:eastAsia="zh-CN"/>
        </w:rPr>
        <w:t>5</w:t>
      </w:r>
      <w:r>
        <w:rPr>
          <w:spacing w:val="-28"/>
          <w:lang w:eastAsia="zh-CN"/>
        </w:rPr>
        <w:t>、</w:t>
      </w:r>
      <w:r>
        <w:rPr>
          <w:rFonts w:ascii="Times New Roman" w:eastAsia="Times New Roman" w:hAnsi="Times New Roman" w:cs="Times New Roman"/>
          <w:lang w:eastAsia="zh-CN"/>
        </w:rPr>
        <w:t>14</w:t>
      </w:r>
      <w:r>
        <w:rPr>
          <w:spacing w:val="-28"/>
          <w:lang w:eastAsia="zh-CN"/>
        </w:rPr>
        <w:t>、</w:t>
      </w:r>
      <w:r>
        <w:rPr>
          <w:rFonts w:ascii="Times New Roman" w:eastAsia="Times New Roman" w:hAnsi="Times New Roman" w:cs="Times New Roman"/>
          <w:lang w:eastAsia="zh-CN"/>
        </w:rPr>
        <w:t>11</w:t>
      </w:r>
      <w:r>
        <w:rPr>
          <w:spacing w:val="-28"/>
          <w:lang w:eastAsia="zh-CN"/>
        </w:rPr>
        <w:t>、</w:t>
      </w:r>
      <w:r>
        <w:rPr>
          <w:rFonts w:ascii="Times New Roman" w:eastAsia="Times New Roman" w:hAnsi="Times New Roman" w:cs="Times New Roman"/>
          <w:lang w:eastAsia="zh-CN"/>
        </w:rPr>
        <w:t>17</w:t>
      </w:r>
      <w:r>
        <w:rPr>
          <w:spacing w:val="-28"/>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的脆弱性综合评价指标值较小</w:t>
      </w:r>
      <w:r>
        <w:rPr>
          <w:spacing w:val="-32"/>
          <w:lang w:eastAsia="zh-CN"/>
        </w:rPr>
        <w:t>，</w:t>
      </w:r>
      <w:r>
        <w:rPr>
          <w:lang w:eastAsia="zh-CN"/>
        </w:rPr>
        <w:t>节点脆弱性 较弱</w:t>
      </w:r>
      <w:r>
        <w:rPr>
          <w:spacing w:val="-30"/>
          <w:lang w:eastAsia="zh-CN"/>
        </w:rPr>
        <w:t>，</w:t>
      </w:r>
      <w:r>
        <w:rPr>
          <w:lang w:eastAsia="zh-CN"/>
        </w:rPr>
        <w:t>节点脆弱程度较小</w:t>
      </w:r>
      <w:r>
        <w:rPr>
          <w:spacing w:val="-30"/>
          <w:lang w:eastAsia="zh-CN"/>
        </w:rPr>
        <w:t>，</w:t>
      </w:r>
      <w:r>
        <w:rPr>
          <w:lang w:eastAsia="zh-CN"/>
        </w:rPr>
        <w:t>这些节点在结构和状态指标值大小差别很大</w:t>
      </w:r>
      <w:r>
        <w:rPr>
          <w:spacing w:val="-30"/>
          <w:lang w:eastAsia="zh-CN"/>
        </w:rPr>
        <w:t>，</w:t>
      </w:r>
      <w:r>
        <w:rPr>
          <w:lang w:eastAsia="zh-CN"/>
        </w:rPr>
        <w:t xml:space="preserve">两证据 </w:t>
      </w:r>
      <w:r>
        <w:rPr>
          <w:spacing w:val="3"/>
          <w:lang w:eastAsia="zh-CN"/>
        </w:rPr>
        <w:t>之间的契合性较差，另外的原因在于这些指标在绝大部分指标下的脆弱性表现</w:t>
      </w:r>
    </w:p>
    <w:p w14:paraId="40ECF401" w14:textId="77777777" w:rsidR="00996552" w:rsidRDefault="00996552">
      <w:pPr>
        <w:spacing w:line="297" w:lineRule="auto"/>
        <w:jc w:val="both"/>
        <w:rPr>
          <w:lang w:eastAsia="zh-CN"/>
        </w:rPr>
        <w:sectPr w:rsidR="00996552">
          <w:pgSz w:w="11910" w:h="16840"/>
          <w:pgMar w:top="1140" w:right="0" w:bottom="1280" w:left="1680" w:header="871" w:footer="1095" w:gutter="0"/>
          <w:cols w:space="720"/>
        </w:sectPr>
      </w:pPr>
    </w:p>
    <w:p w14:paraId="5D599810" w14:textId="77777777" w:rsidR="00996552" w:rsidRDefault="00996552">
      <w:pPr>
        <w:spacing w:before="9"/>
        <w:rPr>
          <w:rFonts w:ascii="宋体" w:eastAsia="宋体" w:hAnsi="宋体" w:cs="宋体"/>
          <w:sz w:val="17"/>
          <w:szCs w:val="17"/>
          <w:lang w:eastAsia="zh-CN"/>
        </w:rPr>
      </w:pPr>
    </w:p>
    <w:p w14:paraId="512B8583" w14:textId="77777777" w:rsidR="00996552" w:rsidRDefault="002D0D3F">
      <w:pPr>
        <w:pStyle w:val="a3"/>
        <w:spacing w:before="26" w:line="288" w:lineRule="auto"/>
        <w:ind w:left="237" w:right="275"/>
        <w:jc w:val="both"/>
        <w:rPr>
          <w:lang w:eastAsia="zh-CN"/>
        </w:rPr>
      </w:pPr>
      <w:r>
        <w:rPr>
          <w:spacing w:val="1"/>
          <w:lang w:eastAsia="zh-CN"/>
        </w:rPr>
        <w:t>较差，从而导致系统综合评价结果的脆弱性表现较差，比如节点</w:t>
      </w:r>
      <w:r>
        <w:rPr>
          <w:spacing w:val="-49"/>
          <w:lang w:eastAsia="zh-CN"/>
        </w:rPr>
        <w:t xml:space="preserve"> </w:t>
      </w:r>
      <w:r>
        <w:rPr>
          <w:rFonts w:ascii="Times New Roman" w:eastAsia="Times New Roman" w:hAnsi="Times New Roman" w:cs="Times New Roman"/>
          <w:spacing w:val="1"/>
          <w:lang w:eastAsia="zh-CN"/>
        </w:rPr>
        <w:t>12</w:t>
      </w:r>
      <w:r>
        <w:rPr>
          <w:spacing w:val="1"/>
          <w:lang w:eastAsia="zh-CN"/>
        </w:rPr>
        <w:t>，其三个结</w:t>
      </w:r>
      <w:r>
        <w:rPr>
          <w:spacing w:val="46"/>
          <w:lang w:eastAsia="zh-CN"/>
        </w:rPr>
        <w:t xml:space="preserve"> </w:t>
      </w:r>
      <w:r>
        <w:rPr>
          <w:lang w:eastAsia="zh-CN"/>
        </w:rPr>
        <w:t>构指标下的脆弱性表现均比较差</w:t>
      </w:r>
      <w:r>
        <w:rPr>
          <w:spacing w:val="-36"/>
          <w:lang w:eastAsia="zh-CN"/>
        </w:rPr>
        <w:t>，</w:t>
      </w:r>
      <w:r>
        <w:rPr>
          <w:lang w:eastAsia="zh-CN"/>
        </w:rPr>
        <w:t>其电气度</w:t>
      </w:r>
      <w:r>
        <w:rPr>
          <w:spacing w:val="-33"/>
          <w:lang w:eastAsia="zh-CN"/>
        </w:rPr>
        <w:t>、</w:t>
      </w:r>
      <w:r>
        <w:rPr>
          <w:lang w:eastAsia="zh-CN"/>
        </w:rPr>
        <w:t>电气介数和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指标值分别 为</w:t>
      </w:r>
      <w:r>
        <w:rPr>
          <w:spacing w:val="-57"/>
          <w:lang w:eastAsia="zh-CN"/>
        </w:rPr>
        <w:t xml:space="preserve"> </w:t>
      </w:r>
      <w:r>
        <w:rPr>
          <w:rFonts w:ascii="Times New Roman" w:eastAsia="Times New Roman" w:hAnsi="Times New Roman" w:cs="Times New Roman"/>
          <w:lang w:eastAsia="zh-CN"/>
        </w:rPr>
        <w:t>0</w:t>
      </w:r>
      <w:r>
        <w:rPr>
          <w:lang w:eastAsia="zh-CN"/>
        </w:rPr>
        <w:t>、</w:t>
      </w:r>
      <w:r>
        <w:rPr>
          <w:rFonts w:ascii="Times New Roman" w:eastAsia="Times New Roman" w:hAnsi="Times New Roman" w:cs="Times New Roman"/>
          <w:lang w:eastAsia="zh-CN"/>
        </w:rPr>
        <w:t>0</w:t>
      </w:r>
      <w:r>
        <w:rPr>
          <w:rFonts w:ascii="Times New Roman" w:eastAsia="Times New Roman" w:hAnsi="Times New Roman" w:cs="Times New Roman"/>
          <w:spacing w:val="3"/>
          <w:lang w:eastAsia="zh-CN"/>
        </w:rPr>
        <w:t xml:space="preserve"> </w:t>
      </w:r>
      <w:r>
        <w:rPr>
          <w:lang w:eastAsia="zh-CN"/>
        </w:rPr>
        <w:t>和</w:t>
      </w:r>
      <w:r>
        <w:rPr>
          <w:spacing w:val="-57"/>
          <w:lang w:eastAsia="zh-CN"/>
        </w:rPr>
        <w:t xml:space="preserve"> </w:t>
      </w:r>
      <w:r>
        <w:rPr>
          <w:rFonts w:ascii="Times New Roman" w:eastAsia="Times New Roman" w:hAnsi="Times New Roman" w:cs="Times New Roman"/>
          <w:lang w:eastAsia="zh-CN"/>
        </w:rPr>
        <w:t>0.05</w:t>
      </w:r>
      <w:r>
        <w:rPr>
          <w:lang w:eastAsia="zh-CN"/>
        </w:rPr>
        <w:t>，在状态脆弱性指标方面，虽然其在功率稳定裕度指标方面表现 较好，其指标值达到了</w:t>
      </w:r>
      <w:r>
        <w:rPr>
          <w:spacing w:val="-57"/>
          <w:lang w:eastAsia="zh-CN"/>
        </w:rPr>
        <w:t xml:space="preserve"> </w:t>
      </w:r>
      <w:r>
        <w:rPr>
          <w:rFonts w:ascii="Times New Roman" w:eastAsia="Times New Roman" w:hAnsi="Times New Roman" w:cs="Times New Roman"/>
          <w:lang w:eastAsia="zh-CN"/>
        </w:rPr>
        <w:t>0.987</w:t>
      </w:r>
      <w:r>
        <w:rPr>
          <w:lang w:eastAsia="zh-CN"/>
        </w:rPr>
        <w:t>，但在另外两个状态指标下的脆弱性表现较差，所</w:t>
      </w:r>
      <w:r>
        <w:rPr>
          <w:spacing w:val="21"/>
          <w:lang w:eastAsia="zh-CN"/>
        </w:rPr>
        <w:t xml:space="preserve"> </w:t>
      </w:r>
      <w:r>
        <w:rPr>
          <w:lang w:eastAsia="zh-CN"/>
        </w:rPr>
        <w:t>以其综合脆弱性评价结果较小。</w:t>
      </w:r>
    </w:p>
    <w:p w14:paraId="0DADDB6B" w14:textId="77777777" w:rsidR="00996552" w:rsidRDefault="00996552">
      <w:pPr>
        <w:rPr>
          <w:rFonts w:ascii="宋体" w:eastAsia="宋体" w:hAnsi="宋体" w:cs="宋体"/>
          <w:sz w:val="24"/>
          <w:szCs w:val="24"/>
          <w:lang w:eastAsia="zh-CN"/>
        </w:rPr>
      </w:pPr>
    </w:p>
    <w:p w14:paraId="61C74FC4" w14:textId="77777777" w:rsidR="00996552" w:rsidRDefault="00996552">
      <w:pPr>
        <w:spacing w:before="11"/>
        <w:rPr>
          <w:rFonts w:ascii="宋体" w:eastAsia="宋体" w:hAnsi="宋体" w:cs="宋体"/>
          <w:sz w:val="20"/>
          <w:szCs w:val="20"/>
          <w:lang w:eastAsia="zh-CN"/>
        </w:rPr>
      </w:pPr>
    </w:p>
    <w:p w14:paraId="364BFF60" w14:textId="77777777" w:rsidR="00996552" w:rsidRDefault="002D0D3F">
      <w:pPr>
        <w:ind w:left="237"/>
        <w:jc w:val="both"/>
        <w:rPr>
          <w:rFonts w:ascii="宋体" w:eastAsia="宋体" w:hAnsi="宋体" w:cs="宋体"/>
          <w:sz w:val="30"/>
          <w:szCs w:val="30"/>
          <w:lang w:eastAsia="zh-CN"/>
        </w:rPr>
      </w:pPr>
      <w:bookmarkStart w:id="207" w:name="5.3_电力系统脆弱性等级评估"/>
      <w:bookmarkStart w:id="208" w:name="_bookmark134"/>
      <w:bookmarkEnd w:id="207"/>
      <w:bookmarkEnd w:id="208"/>
      <w:r>
        <w:rPr>
          <w:rFonts w:ascii="Times New Roman" w:eastAsia="Times New Roman" w:hAnsi="Times New Roman" w:cs="Times New Roman"/>
          <w:sz w:val="32"/>
          <w:szCs w:val="32"/>
          <w:lang w:eastAsia="zh-CN"/>
        </w:rPr>
        <w:t xml:space="preserve">5.3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电力系统脆弱性等级评估</w:t>
      </w:r>
    </w:p>
    <w:p w14:paraId="1C90D24E" w14:textId="77777777" w:rsidR="00996552" w:rsidRDefault="00996552">
      <w:pPr>
        <w:spacing w:before="9"/>
        <w:rPr>
          <w:rFonts w:ascii="宋体" w:eastAsia="宋体" w:hAnsi="宋体" w:cs="宋体"/>
          <w:sz w:val="23"/>
          <w:szCs w:val="23"/>
          <w:lang w:eastAsia="zh-CN"/>
        </w:rPr>
      </w:pPr>
    </w:p>
    <w:p w14:paraId="7AE0B84C" w14:textId="77777777" w:rsidR="00996552" w:rsidRDefault="002D0D3F">
      <w:pPr>
        <w:pStyle w:val="a3"/>
        <w:spacing w:line="289" w:lineRule="auto"/>
        <w:ind w:left="237" w:right="275" w:firstLine="480"/>
        <w:jc w:val="both"/>
        <w:rPr>
          <w:lang w:eastAsia="zh-CN"/>
        </w:rPr>
      </w:pPr>
      <w:r>
        <w:rPr>
          <w:spacing w:val="2"/>
          <w:lang w:eastAsia="zh-CN"/>
        </w:rPr>
        <w:t>根据上一节的</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系统的脆弱性评价指标值，从系统节点的指标值分</w:t>
      </w:r>
      <w:r>
        <w:rPr>
          <w:spacing w:val="48"/>
          <w:lang w:eastAsia="zh-CN"/>
        </w:rPr>
        <w:t xml:space="preserve"> </w:t>
      </w:r>
      <w:r>
        <w:rPr>
          <w:spacing w:val="3"/>
          <w:lang w:eastAsia="zh-CN"/>
        </w:rPr>
        <w:t>布和综合评价指标值两个方面考虑，分别基于聚类和综合指标排序方法确定和</w:t>
      </w:r>
      <w:r>
        <w:rPr>
          <w:spacing w:val="51"/>
          <w:lang w:eastAsia="zh-CN"/>
        </w:rPr>
        <w:t xml:space="preserve"> </w:t>
      </w:r>
      <w:r>
        <w:rPr>
          <w:lang w:eastAsia="zh-CN"/>
        </w:rPr>
        <w:t>评估</w:t>
      </w:r>
      <w:r>
        <w:rPr>
          <w:spacing w:val="-5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系统节点的脆弱性等级，从而确定系统各节点的脆弱程度。</w:t>
      </w:r>
    </w:p>
    <w:p w14:paraId="1A0B4422" w14:textId="77777777" w:rsidR="00996552" w:rsidRDefault="00996552">
      <w:pPr>
        <w:spacing w:before="4"/>
        <w:rPr>
          <w:rFonts w:ascii="宋体" w:eastAsia="宋体" w:hAnsi="宋体" w:cs="宋体"/>
          <w:sz w:val="21"/>
          <w:szCs w:val="21"/>
          <w:lang w:eastAsia="zh-CN"/>
        </w:rPr>
      </w:pPr>
    </w:p>
    <w:p w14:paraId="3D417E08" w14:textId="77777777" w:rsidR="00996552" w:rsidRDefault="002D0D3F">
      <w:pPr>
        <w:ind w:left="237"/>
        <w:jc w:val="both"/>
        <w:rPr>
          <w:rFonts w:ascii="宋体" w:eastAsia="宋体" w:hAnsi="宋体" w:cs="宋体"/>
          <w:sz w:val="28"/>
          <w:szCs w:val="28"/>
          <w:lang w:eastAsia="zh-CN"/>
        </w:rPr>
      </w:pPr>
      <w:bookmarkStart w:id="209" w:name="5.3.1_基于聚类算法的系统脆弱性等级评估"/>
      <w:bookmarkStart w:id="210" w:name="_bookmark135"/>
      <w:bookmarkEnd w:id="209"/>
      <w:bookmarkEnd w:id="210"/>
      <w:r>
        <w:rPr>
          <w:rFonts w:ascii="Times New Roman" w:eastAsia="Times New Roman" w:hAnsi="Times New Roman" w:cs="Times New Roman"/>
          <w:sz w:val="30"/>
          <w:szCs w:val="30"/>
          <w:lang w:eastAsia="zh-CN"/>
        </w:rPr>
        <w:t xml:space="preserve">5.3.1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基于聚类算法的系统脆弱性等级评估</w:t>
      </w:r>
    </w:p>
    <w:p w14:paraId="148CBCCB" w14:textId="77777777" w:rsidR="00996552" w:rsidRDefault="00996552">
      <w:pPr>
        <w:spacing w:before="1"/>
        <w:rPr>
          <w:rFonts w:ascii="宋体" w:eastAsia="宋体" w:hAnsi="宋体" w:cs="宋体"/>
          <w:sz w:val="24"/>
          <w:szCs w:val="24"/>
          <w:lang w:eastAsia="zh-CN"/>
        </w:rPr>
      </w:pPr>
    </w:p>
    <w:p w14:paraId="763380F3" w14:textId="77777777" w:rsidR="00996552" w:rsidRDefault="002D0D3F">
      <w:pPr>
        <w:pStyle w:val="a3"/>
        <w:spacing w:line="295" w:lineRule="auto"/>
        <w:ind w:left="237" w:right="101" w:firstLine="480"/>
        <w:rPr>
          <w:lang w:eastAsia="zh-CN"/>
        </w:rPr>
      </w:pPr>
      <w:r>
        <w:rPr>
          <w:lang w:eastAsia="zh-CN"/>
        </w:rPr>
        <w:t>聚类算法是机器学习领域中无监督学习中的一类算法，在</w:t>
      </w:r>
      <w:r>
        <w:rPr>
          <w:rFonts w:ascii="Times New Roman" w:eastAsia="Times New Roman" w:hAnsi="Times New Roman" w:cs="Times New Roman"/>
          <w:lang w:eastAsia="zh-CN"/>
        </w:rPr>
        <w:t xml:space="preserve">" </w:t>
      </w:r>
      <w:r>
        <w:rPr>
          <w:lang w:eastAsia="zh-CN"/>
        </w:rPr>
        <w:t>无监督学习</w:t>
      </w:r>
      <w:r>
        <w:rPr>
          <w:rFonts w:ascii="Times New Roman" w:eastAsia="Times New Roman" w:hAnsi="Times New Roman" w:cs="Times New Roman"/>
          <w:lang w:eastAsia="zh-CN"/>
        </w:rPr>
        <w:t xml:space="preserve">" </w:t>
      </w:r>
      <w:r>
        <w:rPr>
          <w:lang w:eastAsia="zh-CN"/>
        </w:rPr>
        <w:t xml:space="preserve">中， </w:t>
      </w:r>
      <w:r>
        <w:rPr>
          <w:spacing w:val="3"/>
          <w:lang w:eastAsia="zh-CN"/>
        </w:rPr>
        <w:t>训练样本的标记信息是未知的，目标是通过对无标记训练样本的学习来揭示数</w:t>
      </w:r>
      <w:r>
        <w:rPr>
          <w:spacing w:val="51"/>
          <w:lang w:eastAsia="zh-CN"/>
        </w:rPr>
        <w:t xml:space="preserve"> </w:t>
      </w:r>
      <w:r>
        <w:rPr>
          <w:spacing w:val="3"/>
          <w:lang w:eastAsia="zh-CN"/>
        </w:rPr>
        <w:t>据的内在性质及规律，为进一步的数据分析提供基础</w:t>
      </w:r>
      <w:hyperlink w:anchor="_bookmark220" w:history="1">
        <w:r>
          <w:rPr>
            <w:rFonts w:ascii="Times New Roman" w:eastAsia="Times New Roman" w:hAnsi="Times New Roman" w:cs="Times New Roman"/>
            <w:spacing w:val="3"/>
            <w:position w:val="9"/>
            <w:sz w:val="16"/>
            <w:szCs w:val="16"/>
            <w:lang w:eastAsia="zh-CN"/>
          </w:rPr>
          <w:t>[77</w:t>
        </w:r>
      </w:hyperlink>
      <w:r>
        <w:rPr>
          <w:rFonts w:ascii="Times New Roman" w:eastAsia="Times New Roman" w:hAnsi="Times New Roman" w:cs="Times New Roman"/>
          <w:spacing w:val="3"/>
          <w:position w:val="9"/>
          <w:sz w:val="16"/>
          <w:szCs w:val="16"/>
          <w:lang w:eastAsia="zh-CN"/>
        </w:rPr>
        <w:t>]</w:t>
      </w:r>
      <w:r>
        <w:rPr>
          <w:spacing w:val="3"/>
          <w:lang w:eastAsia="zh-CN"/>
        </w:rPr>
        <w:t>。在聚类算法中，主要</w:t>
      </w:r>
      <w:r>
        <w:rPr>
          <w:spacing w:val="21"/>
          <w:lang w:eastAsia="zh-CN"/>
        </w:rPr>
        <w:t xml:space="preserve"> </w:t>
      </w:r>
      <w:r>
        <w:rPr>
          <w:spacing w:val="-2"/>
          <w:lang w:eastAsia="zh-CN"/>
        </w:rPr>
        <w:t>分为原型聚类、密度聚类和层次聚类，原型聚类中分为</w:t>
      </w:r>
      <w:r>
        <w:rPr>
          <w:spacing w:val="-58"/>
          <w:lang w:eastAsia="zh-CN"/>
        </w:rPr>
        <w:t xml:space="preserve"> </w:t>
      </w:r>
      <w:r>
        <w:rPr>
          <w:rFonts w:ascii="Times New Roman" w:eastAsia="Times New Roman" w:hAnsi="Times New Roman" w:cs="Times New Roman"/>
          <w:lang w:eastAsia="zh-CN"/>
        </w:rPr>
        <w:t>k</w:t>
      </w:r>
      <w:r>
        <w:rPr>
          <w:rFonts w:ascii="Times New Roman" w:eastAsia="Times New Roman" w:hAnsi="Times New Roman" w:cs="Times New Roman"/>
          <w:spacing w:val="2"/>
          <w:lang w:eastAsia="zh-CN"/>
        </w:rPr>
        <w:t xml:space="preserve"> </w:t>
      </w:r>
      <w:r>
        <w:rPr>
          <w:lang w:eastAsia="zh-CN"/>
        </w:rPr>
        <w:t>均值</w:t>
      </w:r>
      <w:r>
        <w:rPr>
          <w:spacing w:val="-57"/>
          <w:lang w:eastAsia="zh-CN"/>
        </w:rPr>
        <w:t xml:space="preserve"> </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k</w:t>
      </w:r>
      <w:r>
        <w:rPr>
          <w:rFonts w:ascii="Times New Roman" w:eastAsia="Times New Roman" w:hAnsi="Times New Roman" w:cs="Times New Roman"/>
          <w:i/>
          <w:spacing w:val="10"/>
          <w:lang w:eastAsia="zh-CN"/>
        </w:rPr>
        <w:t xml:space="preserve"> </w:t>
      </w:r>
      <w:r>
        <w:rPr>
          <w:rFonts w:ascii="MS Gothic" w:eastAsia="MS Gothic" w:hAnsi="MS Gothic" w:cs="MS Gothic"/>
          <w:lang w:eastAsia="zh-CN"/>
        </w:rPr>
        <w:t>−</w:t>
      </w:r>
      <w:r>
        <w:rPr>
          <w:rFonts w:ascii="MS Gothic" w:eastAsia="MS Gothic" w:hAnsi="MS Gothic" w:cs="MS Gothic"/>
          <w:spacing w:val="-66"/>
          <w:lang w:eastAsia="zh-CN"/>
        </w:rPr>
        <w:t xml:space="preserve"> </w:t>
      </w:r>
      <w:r>
        <w:rPr>
          <w:rFonts w:ascii="Times New Roman" w:eastAsia="Times New Roman" w:hAnsi="Times New Roman" w:cs="Times New Roman"/>
          <w:i/>
          <w:spacing w:val="5"/>
          <w:lang w:eastAsia="zh-CN"/>
        </w:rPr>
        <w:t>means</w:t>
      </w:r>
      <w:r>
        <w:rPr>
          <w:rFonts w:ascii="Times New Roman" w:eastAsia="Times New Roman" w:hAnsi="Times New Roman" w:cs="Times New Roman"/>
          <w:spacing w:val="5"/>
          <w:lang w:eastAsia="zh-CN"/>
        </w:rPr>
        <w:t>)</w:t>
      </w:r>
      <w:r>
        <w:rPr>
          <w:rFonts w:ascii="Times New Roman" w:eastAsia="Times New Roman" w:hAnsi="Times New Roman" w:cs="Times New Roman"/>
          <w:spacing w:val="2"/>
          <w:lang w:eastAsia="zh-CN"/>
        </w:rPr>
        <w:t xml:space="preserve"> </w:t>
      </w:r>
      <w:r>
        <w:rPr>
          <w:lang w:eastAsia="zh-CN"/>
        </w:rPr>
        <w:t>聚类、</w:t>
      </w:r>
      <w:r>
        <w:rPr>
          <w:spacing w:val="34"/>
          <w:lang w:eastAsia="zh-CN"/>
        </w:rPr>
        <w:t xml:space="preserve"> </w:t>
      </w:r>
      <w:r>
        <w:rPr>
          <w:lang w:eastAsia="zh-CN"/>
        </w:rPr>
        <w:t>学习向量量化</w:t>
      </w:r>
      <w:r>
        <w:rPr>
          <w:spacing w:val="-61"/>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L</w:t>
      </w:r>
      <w:r>
        <w:rPr>
          <w:rFonts w:ascii="Times New Roman" w:eastAsia="Times New Roman" w:hAnsi="Times New Roman" w:cs="Times New Roman"/>
          <w:lang w:eastAsia="zh-CN"/>
        </w:rPr>
        <w:t>VQ)</w:t>
      </w:r>
      <w:r>
        <w:rPr>
          <w:rFonts w:ascii="Times New Roman" w:eastAsia="Times New Roman" w:hAnsi="Times New Roman" w:cs="Times New Roman"/>
          <w:spacing w:val="-1"/>
          <w:lang w:eastAsia="zh-CN"/>
        </w:rPr>
        <w:t xml:space="preserve"> </w:t>
      </w:r>
      <w:r>
        <w:rPr>
          <w:lang w:eastAsia="zh-CN"/>
        </w:rPr>
        <w:t>聚类和高斯混合聚类</w:t>
      </w:r>
      <w:r>
        <w:rPr>
          <w:spacing w:val="-1"/>
          <w:lang w:eastAsia="zh-CN"/>
        </w:rPr>
        <w:t>，</w:t>
      </w:r>
      <w:r>
        <w:rPr>
          <w:lang w:eastAsia="zh-CN"/>
        </w:rPr>
        <w:t>密度聚类中有</w:t>
      </w:r>
      <w:r>
        <w:rPr>
          <w:spacing w:val="-61"/>
          <w:lang w:eastAsia="zh-CN"/>
        </w:rPr>
        <w:t xml:space="preserve"> </w:t>
      </w:r>
      <w:r>
        <w:rPr>
          <w:rFonts w:ascii="Times New Roman" w:eastAsia="Times New Roman" w:hAnsi="Times New Roman" w:cs="Times New Roman"/>
          <w:lang w:eastAsia="zh-CN"/>
        </w:rPr>
        <w:t>DBS</w:t>
      </w:r>
      <w:r>
        <w:rPr>
          <w:rFonts w:ascii="Times New Roman" w:eastAsia="Times New Roman" w:hAnsi="Times New Roman" w:cs="Times New Roman"/>
          <w:spacing w:val="-6"/>
          <w:lang w:eastAsia="zh-CN"/>
        </w:rPr>
        <w:t>C</w:t>
      </w:r>
      <w:r>
        <w:rPr>
          <w:rFonts w:ascii="Times New Roman" w:eastAsia="Times New Roman" w:hAnsi="Times New Roman" w:cs="Times New Roman"/>
          <w:lang w:eastAsia="zh-CN"/>
        </w:rPr>
        <w:t>AN</w:t>
      </w:r>
      <w:r>
        <w:rPr>
          <w:rFonts w:ascii="Times New Roman" w:eastAsia="Times New Roman" w:hAnsi="Times New Roman" w:cs="Times New Roman"/>
          <w:spacing w:val="-1"/>
          <w:lang w:eastAsia="zh-CN"/>
        </w:rPr>
        <w:t xml:space="preserve"> </w:t>
      </w:r>
      <w:r>
        <w:rPr>
          <w:lang w:eastAsia="zh-CN"/>
        </w:rPr>
        <w:t>聚类</w:t>
      </w:r>
      <w:r>
        <w:rPr>
          <w:spacing w:val="-1"/>
          <w:lang w:eastAsia="zh-CN"/>
        </w:rPr>
        <w:t>，</w:t>
      </w:r>
      <w:r>
        <w:rPr>
          <w:lang w:eastAsia="zh-CN"/>
        </w:rPr>
        <w:t>层次 聚类中有</w:t>
      </w:r>
      <w:r>
        <w:rPr>
          <w:spacing w:val="-60"/>
          <w:lang w:eastAsia="zh-CN"/>
        </w:rPr>
        <w:t xml:space="preserve"> </w:t>
      </w:r>
      <w:r>
        <w:rPr>
          <w:rFonts w:ascii="Times New Roman" w:eastAsia="Times New Roman" w:hAnsi="Times New Roman" w:cs="Times New Roman"/>
          <w:spacing w:val="-3"/>
          <w:lang w:eastAsia="zh-CN"/>
        </w:rPr>
        <w:t>AGNES</w:t>
      </w:r>
      <w:r>
        <w:rPr>
          <w:rFonts w:ascii="Times New Roman" w:eastAsia="Times New Roman" w:hAnsi="Times New Roman" w:cs="Times New Roman"/>
          <w:spacing w:val="-1"/>
          <w:lang w:eastAsia="zh-CN"/>
        </w:rPr>
        <w:t xml:space="preserve"> </w:t>
      </w:r>
      <w:r>
        <w:rPr>
          <w:lang w:eastAsia="zh-CN"/>
        </w:rPr>
        <w:t>聚类。</w:t>
      </w:r>
    </w:p>
    <w:p w14:paraId="30E6D5E0" w14:textId="77777777" w:rsidR="00996552" w:rsidRDefault="002D0D3F">
      <w:pPr>
        <w:pStyle w:val="a3"/>
        <w:spacing w:before="6" w:line="294" w:lineRule="auto"/>
        <w:ind w:left="237" w:right="275" w:firstLine="480"/>
        <w:jc w:val="both"/>
        <w:rPr>
          <w:lang w:eastAsia="zh-CN"/>
        </w:rPr>
      </w:pPr>
      <w:r>
        <w:rPr>
          <w:lang w:eastAsia="zh-CN"/>
        </w:rPr>
        <w:t>在</w:t>
      </w:r>
      <w:r>
        <w:rPr>
          <w:spacing w:val="-36"/>
          <w:lang w:eastAsia="zh-CN"/>
        </w:rPr>
        <w:t xml:space="preserve"> </w:t>
      </w:r>
      <w:r>
        <w:rPr>
          <w:rFonts w:ascii="Times New Roman" w:eastAsia="Times New Roman" w:hAnsi="Times New Roman" w:cs="Times New Roman"/>
          <w:i/>
          <w:spacing w:val="16"/>
          <w:lang w:eastAsia="zh-CN"/>
        </w:rPr>
        <w:t>IEEE</w:t>
      </w:r>
      <w:r>
        <w:rPr>
          <w:rFonts w:ascii="Palatino Linotype" w:eastAsia="Palatino Linotype" w:hAnsi="Palatino Linotype" w:cs="Palatino Linotype"/>
          <w:spacing w:val="16"/>
          <w:lang w:eastAsia="zh-CN"/>
        </w:rPr>
        <w:t>39</w:t>
      </w:r>
      <w:r>
        <w:rPr>
          <w:rFonts w:ascii="Palatino Linotype" w:eastAsia="Palatino Linotype" w:hAnsi="Palatino Linotype" w:cs="Palatino Linotype"/>
          <w:spacing w:val="14"/>
          <w:lang w:eastAsia="zh-CN"/>
        </w:rPr>
        <w:t xml:space="preserve"> </w:t>
      </w:r>
      <w:r>
        <w:rPr>
          <w:spacing w:val="2"/>
          <w:lang w:eastAsia="zh-CN"/>
        </w:rPr>
        <w:t>系统节点脆弱性指标评估结果中，采用结构综合脆弱性指标和</w:t>
      </w:r>
      <w:r>
        <w:rPr>
          <w:spacing w:val="42"/>
          <w:lang w:eastAsia="zh-CN"/>
        </w:rPr>
        <w:t xml:space="preserve"> </w:t>
      </w:r>
      <w:r>
        <w:rPr>
          <w:spacing w:val="3"/>
          <w:lang w:eastAsia="zh-CN"/>
        </w:rPr>
        <w:t>状态综合脆弱性指标作为系统脆弱性评估结果的特征，由于本文的脆弱性研究</w:t>
      </w:r>
      <w:r>
        <w:rPr>
          <w:spacing w:val="51"/>
          <w:lang w:eastAsia="zh-CN"/>
        </w:rPr>
        <w:t xml:space="preserve"> </w:t>
      </w:r>
      <w:r>
        <w:rPr>
          <w:lang w:eastAsia="zh-CN"/>
        </w:rPr>
        <w:t>对象的特征较为简单且节点所对应的数据量不大</w:t>
      </w:r>
      <w:r>
        <w:rPr>
          <w:spacing w:val="-45"/>
          <w:lang w:eastAsia="zh-CN"/>
        </w:rPr>
        <w:t>，</w:t>
      </w:r>
      <w:r>
        <w:rPr>
          <w:lang w:eastAsia="zh-CN"/>
        </w:rPr>
        <w:t>因此</w:t>
      </w:r>
      <w:r>
        <w:rPr>
          <w:spacing w:val="-45"/>
          <w:lang w:eastAsia="zh-CN"/>
        </w:rPr>
        <w:t>，</w:t>
      </w:r>
      <w:r>
        <w:rPr>
          <w:lang w:eastAsia="zh-CN"/>
        </w:rPr>
        <w:t>在常用的聚类算法中选 择</w:t>
      </w:r>
      <w:r>
        <w:rPr>
          <w:spacing w:val="-43"/>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9"/>
          <w:lang w:eastAsia="zh-CN"/>
        </w:rPr>
        <w:t xml:space="preserve"> </w:t>
      </w:r>
      <w:r>
        <w:rPr>
          <w:rFonts w:ascii="MS Gothic" w:eastAsia="MS Gothic" w:hAnsi="MS Gothic" w:cs="MS Gothic"/>
          <w:lang w:eastAsia="zh-CN"/>
        </w:rPr>
        <w:t>−</w:t>
      </w:r>
      <w:r>
        <w:rPr>
          <w:rFonts w:ascii="MS Gothic" w:eastAsia="MS Gothic" w:hAnsi="MS Gothic" w:cs="MS Gothic"/>
          <w:spacing w:val="-58"/>
          <w:lang w:eastAsia="zh-CN"/>
        </w:rPr>
        <w:t xml:space="preserve"> </w:t>
      </w:r>
      <w:r>
        <w:rPr>
          <w:rFonts w:ascii="Times New Roman" w:eastAsia="Times New Roman" w:hAnsi="Times New Roman" w:cs="Times New Roman"/>
          <w:i/>
          <w:spacing w:val="4"/>
          <w:lang w:eastAsia="zh-CN"/>
        </w:rPr>
        <w:t>means</w:t>
      </w:r>
      <w:r>
        <w:rPr>
          <w:rFonts w:ascii="Times New Roman" w:eastAsia="Times New Roman" w:hAnsi="Times New Roman" w:cs="Times New Roman"/>
          <w:i/>
          <w:spacing w:val="14"/>
          <w:lang w:eastAsia="zh-CN"/>
        </w:rPr>
        <w:t xml:space="preserve"> </w:t>
      </w:r>
      <w:r>
        <w:rPr>
          <w:lang w:eastAsia="zh-CN"/>
        </w:rPr>
        <w:t>聚类算法进行系统节点脆弱性等级评定。</w:t>
      </w:r>
    </w:p>
    <w:p w14:paraId="22A7C5EC" w14:textId="77777777" w:rsidR="00996552" w:rsidRDefault="002D0D3F">
      <w:pPr>
        <w:pStyle w:val="a3"/>
        <w:spacing w:before="7" w:line="288" w:lineRule="auto"/>
        <w:ind w:left="237" w:right="275" w:firstLine="489"/>
        <w:jc w:val="both"/>
        <w:rPr>
          <w:lang w:eastAsia="zh-CN"/>
        </w:rPr>
      </w:pPr>
      <w:r>
        <w:rPr>
          <w:rFonts w:ascii="Times New Roman" w:eastAsia="Times New Roman" w:hAnsi="Times New Roman" w:cs="Times New Roman"/>
          <w:i/>
          <w:lang w:eastAsia="zh-CN"/>
        </w:rPr>
        <w:t>k</w:t>
      </w:r>
      <w:r>
        <w:rPr>
          <w:rFonts w:ascii="Times New Roman" w:eastAsia="Times New Roman" w:hAnsi="Times New Roman" w:cs="Times New Roman"/>
          <w:i/>
          <w:spacing w:val="21"/>
          <w:lang w:eastAsia="zh-CN"/>
        </w:rPr>
        <w:t xml:space="preserve"> </w:t>
      </w:r>
      <w:r>
        <w:rPr>
          <w:rFonts w:ascii="MS Gothic" w:eastAsia="MS Gothic" w:hAnsi="MS Gothic" w:cs="MS Gothic"/>
          <w:lang w:eastAsia="zh-CN"/>
        </w:rPr>
        <w:t>−</w:t>
      </w:r>
      <w:r>
        <w:rPr>
          <w:rFonts w:ascii="MS Gothic" w:eastAsia="MS Gothic" w:hAnsi="MS Gothic" w:cs="MS Gothic"/>
          <w:spacing w:val="-56"/>
          <w:lang w:eastAsia="zh-CN"/>
        </w:rPr>
        <w:t xml:space="preserve"> </w:t>
      </w:r>
      <w:r>
        <w:rPr>
          <w:rFonts w:ascii="Times New Roman" w:eastAsia="Times New Roman" w:hAnsi="Times New Roman" w:cs="Times New Roman"/>
          <w:i/>
          <w:spacing w:val="4"/>
          <w:lang w:eastAsia="zh-CN"/>
        </w:rPr>
        <w:t>means</w:t>
      </w:r>
      <w:r>
        <w:rPr>
          <w:rFonts w:ascii="Times New Roman" w:eastAsia="Times New Roman" w:hAnsi="Times New Roman" w:cs="Times New Roman"/>
          <w:i/>
          <w:spacing w:val="17"/>
          <w:lang w:eastAsia="zh-CN"/>
        </w:rPr>
        <w:t xml:space="preserve"> </w:t>
      </w:r>
      <w:r>
        <w:rPr>
          <w:lang w:eastAsia="zh-CN"/>
        </w:rPr>
        <w:t>聚类算法原理较为简单，实现比较容易，收敛速度快，并且在参</w:t>
      </w:r>
      <w:r>
        <w:rPr>
          <w:spacing w:val="24"/>
          <w:lang w:eastAsia="zh-CN"/>
        </w:rPr>
        <w:t xml:space="preserve"> </w:t>
      </w:r>
      <w:r>
        <w:rPr>
          <w:lang w:eastAsia="zh-CN"/>
        </w:rPr>
        <w:t>数调整上，只需要调整簇数</w:t>
      </w:r>
      <w:r>
        <w:rPr>
          <w:spacing w:val="-5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7"/>
          <w:lang w:eastAsia="zh-CN"/>
        </w:rPr>
        <w:t xml:space="preserve"> </w:t>
      </w:r>
      <w:r>
        <w:rPr>
          <w:lang w:eastAsia="zh-CN"/>
        </w:rPr>
        <w:t>即可。其算法流程如下：</w:t>
      </w:r>
    </w:p>
    <w:p w14:paraId="1960B685" w14:textId="77777777" w:rsidR="00996552" w:rsidRDefault="002D0D3F">
      <w:pPr>
        <w:pStyle w:val="a3"/>
        <w:spacing w:before="13"/>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4"/>
          <w:lang w:eastAsia="zh-CN"/>
        </w:rPr>
        <w:t xml:space="preserve"> </w:t>
      </w:r>
      <w:r>
        <w:rPr>
          <w:lang w:eastAsia="zh-CN"/>
        </w:rPr>
        <w:t>首先确定</w:t>
      </w:r>
      <w:r>
        <w:rPr>
          <w:spacing w:val="-67"/>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
          <w:lang w:eastAsia="zh-CN"/>
        </w:rPr>
        <w:t xml:space="preserve"> </w:t>
      </w:r>
      <w:r>
        <w:rPr>
          <w:lang w:eastAsia="zh-CN"/>
        </w:rPr>
        <w:t>值，即期望将数据集经过聚类得到</w:t>
      </w:r>
      <w:r>
        <w:rPr>
          <w:spacing w:val="-67"/>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
          <w:lang w:eastAsia="zh-CN"/>
        </w:rPr>
        <w:t xml:space="preserve"> </w:t>
      </w:r>
      <w:r>
        <w:rPr>
          <w:lang w:eastAsia="zh-CN"/>
        </w:rPr>
        <w:t>个集合；</w:t>
      </w:r>
    </w:p>
    <w:p w14:paraId="2E46C03E" w14:textId="77777777" w:rsidR="00996552" w:rsidRDefault="002D0D3F">
      <w:pPr>
        <w:pStyle w:val="a3"/>
        <w:spacing w:before="48"/>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84"/>
          <w:lang w:eastAsia="zh-CN"/>
        </w:rPr>
        <w:t xml:space="preserve"> </w:t>
      </w:r>
      <w:r>
        <w:rPr>
          <w:lang w:eastAsia="zh-CN"/>
        </w:rPr>
        <w:t>从随机初始化</w:t>
      </w:r>
      <w:r>
        <w:rPr>
          <w:spacing w:val="-79"/>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个中心点作为质心；</w:t>
      </w:r>
    </w:p>
    <w:p w14:paraId="6B49DFA4" w14:textId="77777777" w:rsidR="00996552" w:rsidRDefault="002D0D3F">
      <w:pPr>
        <w:pStyle w:val="a3"/>
        <w:spacing w:before="48" w:line="272" w:lineRule="auto"/>
        <w:ind w:left="237"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2"/>
          <w:w w:val="95"/>
          <w:lang w:eastAsia="zh-CN"/>
        </w:rPr>
        <w:t xml:space="preserve"> </w:t>
      </w:r>
      <w:r>
        <w:rPr>
          <w:w w:val="95"/>
          <w:lang w:eastAsia="zh-CN"/>
        </w:rPr>
        <w:t>对数据集中每一个点</w:t>
      </w:r>
      <w:r>
        <w:rPr>
          <w:spacing w:val="-23"/>
          <w:w w:val="95"/>
          <w:lang w:eastAsia="zh-CN"/>
        </w:rPr>
        <w:t>，</w:t>
      </w:r>
      <w:r>
        <w:rPr>
          <w:w w:val="95"/>
          <w:lang w:eastAsia="zh-CN"/>
        </w:rPr>
        <w:t>计算其与每个质心的距</w:t>
      </w:r>
      <w:r>
        <w:rPr>
          <w:spacing w:val="-17"/>
          <w:w w:val="95"/>
          <w:lang w:eastAsia="zh-CN"/>
        </w:rPr>
        <w:t>离</w:t>
      </w:r>
      <w:r>
        <w:rPr>
          <w:w w:val="95"/>
          <w:lang w:eastAsia="zh-CN"/>
        </w:rPr>
        <w:t>（欧式距离</w:t>
      </w:r>
      <w:r>
        <w:rPr>
          <w:spacing w:val="-116"/>
          <w:w w:val="95"/>
          <w:lang w:eastAsia="zh-CN"/>
        </w:rPr>
        <w:t>）</w:t>
      </w:r>
      <w:r>
        <w:rPr>
          <w:spacing w:val="-23"/>
          <w:w w:val="95"/>
          <w:lang w:eastAsia="zh-CN"/>
        </w:rPr>
        <w:t>，</w:t>
      </w:r>
      <w:r>
        <w:rPr>
          <w:w w:val="95"/>
          <w:lang w:eastAsia="zh-CN"/>
        </w:rPr>
        <w:t>将数据点</w:t>
      </w:r>
      <w:r>
        <w:rPr>
          <w:lang w:eastAsia="zh-CN"/>
        </w:rPr>
        <w:t xml:space="preserve"> 划分到距离所属质心点近的集合中；</w:t>
      </w:r>
    </w:p>
    <w:p w14:paraId="0C157D9C" w14:textId="77777777" w:rsidR="00996552" w:rsidRDefault="002D0D3F">
      <w:pPr>
        <w:pStyle w:val="a3"/>
        <w:spacing w:before="53" w:line="272" w:lineRule="auto"/>
        <w:ind w:left="237"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将所有数据划分好后，基于这些分类点取每一类中向量的均值重新计算</w:t>
      </w:r>
      <w:r>
        <w:rPr>
          <w:spacing w:val="58"/>
          <w:lang w:eastAsia="zh-CN"/>
        </w:rPr>
        <w:t xml:space="preserve"> </w:t>
      </w:r>
      <w:r>
        <w:rPr>
          <w:lang w:eastAsia="zh-CN"/>
        </w:rPr>
        <w:t>每个集合的质心；</w:t>
      </w:r>
    </w:p>
    <w:p w14:paraId="2F8073DC" w14:textId="77777777" w:rsidR="00996552" w:rsidRDefault="002D0D3F">
      <w:pPr>
        <w:pStyle w:val="a3"/>
        <w:spacing w:before="53"/>
        <w:ind w:left="71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5</w:t>
      </w:r>
      <w:r>
        <w:rPr>
          <w:rFonts w:ascii="MS Gothic" w:eastAsia="MS Gothic" w:hAnsi="MS Gothic" w:cs="MS Gothic"/>
          <w:w w:val="95"/>
          <w:lang w:eastAsia="zh-CN"/>
        </w:rPr>
        <w:t xml:space="preserve">)  </w:t>
      </w:r>
      <w:r>
        <w:rPr>
          <w:rFonts w:ascii="MS Gothic" w:eastAsia="MS Gothic" w:hAnsi="MS Gothic" w:cs="MS Gothic"/>
          <w:spacing w:val="31"/>
          <w:w w:val="95"/>
          <w:lang w:eastAsia="zh-CN"/>
        </w:rPr>
        <w:t xml:space="preserve"> </w:t>
      </w:r>
      <w:r>
        <w:rPr>
          <w:w w:val="95"/>
          <w:lang w:eastAsia="zh-CN"/>
        </w:rPr>
        <w:t>如果新计算出来的质心和原来的质心之间的距离小于某一个设置的阈值</w:t>
      </w:r>
    </w:p>
    <w:p w14:paraId="6DE97C83" w14:textId="77777777" w:rsidR="00996552" w:rsidRDefault="002D0D3F">
      <w:pPr>
        <w:pStyle w:val="a3"/>
        <w:spacing w:before="48" w:line="305" w:lineRule="auto"/>
        <w:ind w:left="237" w:right="275" w:hanging="136"/>
        <w:rPr>
          <w:lang w:eastAsia="zh-CN"/>
        </w:rPr>
      </w:pPr>
      <w:r>
        <w:rPr>
          <w:lang w:eastAsia="zh-CN"/>
        </w:rPr>
        <w:t>（表示重新计算的质心的位置变化不大</w:t>
      </w:r>
      <w:r>
        <w:rPr>
          <w:spacing w:val="-24"/>
          <w:lang w:eastAsia="zh-CN"/>
        </w:rPr>
        <w:t>，</w:t>
      </w:r>
      <w:r>
        <w:rPr>
          <w:lang w:eastAsia="zh-CN"/>
        </w:rPr>
        <w:t>趋于稳定</w:t>
      </w:r>
      <w:r>
        <w:rPr>
          <w:spacing w:val="-24"/>
          <w:lang w:eastAsia="zh-CN"/>
        </w:rPr>
        <w:t>，</w:t>
      </w:r>
      <w:r>
        <w:rPr>
          <w:lang w:eastAsia="zh-CN"/>
        </w:rPr>
        <w:t>或者说收敛</w:t>
      </w:r>
      <w:r>
        <w:rPr>
          <w:spacing w:val="-122"/>
          <w:lang w:eastAsia="zh-CN"/>
        </w:rPr>
        <w:t>）</w:t>
      </w:r>
      <w:r>
        <w:rPr>
          <w:spacing w:val="-24"/>
          <w:lang w:eastAsia="zh-CN"/>
        </w:rPr>
        <w:t>，</w:t>
      </w:r>
      <w:r>
        <w:rPr>
          <w:lang w:eastAsia="zh-CN"/>
        </w:rPr>
        <w:t>可以认为聚类 已经达到期望的结果</w:t>
      </w:r>
      <w:r>
        <w:rPr>
          <w:spacing w:val="-30"/>
          <w:lang w:eastAsia="zh-CN"/>
        </w:rPr>
        <w:t>，</w:t>
      </w:r>
      <w:r>
        <w:rPr>
          <w:lang w:eastAsia="zh-CN"/>
        </w:rPr>
        <w:t>算法终止</w:t>
      </w:r>
      <w:r>
        <w:rPr>
          <w:spacing w:val="-30"/>
          <w:lang w:eastAsia="zh-CN"/>
        </w:rPr>
        <w:t>；</w:t>
      </w:r>
      <w:r>
        <w:rPr>
          <w:lang w:eastAsia="zh-CN"/>
        </w:rPr>
        <w:t>若新质心和原质心之间距离差很大</w:t>
      </w:r>
      <w:r>
        <w:rPr>
          <w:spacing w:val="-30"/>
          <w:lang w:eastAsia="zh-CN"/>
        </w:rPr>
        <w:t>，</w:t>
      </w:r>
      <w:r>
        <w:rPr>
          <w:lang w:eastAsia="zh-CN"/>
        </w:rPr>
        <w:t>需要迭代</w:t>
      </w:r>
    </w:p>
    <w:p w14:paraId="315A9345" w14:textId="77777777" w:rsidR="00996552" w:rsidRDefault="00996552">
      <w:pPr>
        <w:spacing w:line="305" w:lineRule="auto"/>
        <w:rPr>
          <w:lang w:eastAsia="zh-CN"/>
        </w:rPr>
        <w:sectPr w:rsidR="00996552">
          <w:pgSz w:w="11910" w:h="16840"/>
          <w:pgMar w:top="1140" w:right="1520" w:bottom="1240" w:left="1560" w:header="871" w:footer="1095" w:gutter="0"/>
          <w:cols w:space="720"/>
        </w:sectPr>
      </w:pPr>
    </w:p>
    <w:p w14:paraId="7AD08445" w14:textId="77777777" w:rsidR="00996552" w:rsidRDefault="00996552">
      <w:pPr>
        <w:spacing w:before="9"/>
        <w:rPr>
          <w:rFonts w:ascii="宋体" w:eastAsia="宋体" w:hAnsi="宋体" w:cs="宋体"/>
          <w:sz w:val="17"/>
          <w:szCs w:val="17"/>
          <w:lang w:eastAsia="zh-CN"/>
        </w:rPr>
      </w:pPr>
    </w:p>
    <w:p w14:paraId="2C6F52D7" w14:textId="77777777" w:rsidR="00996552" w:rsidRDefault="002D0D3F">
      <w:pPr>
        <w:pStyle w:val="a3"/>
        <w:spacing w:before="26"/>
        <w:rPr>
          <w:lang w:eastAsia="zh-CN"/>
        </w:rPr>
      </w:pPr>
      <w:r>
        <w:rPr>
          <w:rFonts w:ascii="Times New Roman" w:eastAsia="Times New Roman" w:hAnsi="Times New Roman" w:cs="Times New Roman"/>
          <w:lang w:eastAsia="zh-CN"/>
        </w:rPr>
        <w:t xml:space="preserve">3 5 </w:t>
      </w:r>
      <w:r>
        <w:rPr>
          <w:lang w:eastAsia="zh-CN"/>
        </w:rPr>
        <w:t>步骤。</w:t>
      </w:r>
    </w:p>
    <w:p w14:paraId="45C9BAAD" w14:textId="77777777" w:rsidR="00996552" w:rsidRDefault="002D0D3F">
      <w:pPr>
        <w:pStyle w:val="a3"/>
        <w:spacing w:before="67" w:line="272" w:lineRule="auto"/>
        <w:ind w:right="115" w:firstLine="480"/>
        <w:rPr>
          <w:lang w:eastAsia="zh-CN"/>
        </w:rPr>
      </w:pPr>
      <w:r>
        <w:rPr>
          <w:spacing w:val="2"/>
          <w:lang w:eastAsia="zh-CN"/>
        </w:rPr>
        <w:t>下面对</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系统的结构和状态综合脆弱性指标进行聚类分析，聚类结</w:t>
      </w:r>
      <w:r>
        <w:rPr>
          <w:spacing w:val="48"/>
          <w:lang w:eastAsia="zh-CN"/>
        </w:rPr>
        <w:t xml:space="preserve"> </w:t>
      </w:r>
      <w:r>
        <w:rPr>
          <w:lang w:eastAsia="zh-CN"/>
        </w:rPr>
        <w:t>果如图</w:t>
      </w:r>
      <w:hyperlink w:anchor="_bookmark136" w:history="1">
        <w:r>
          <w:rPr>
            <w:rFonts w:ascii="Times New Roman" w:eastAsia="Times New Roman" w:hAnsi="Times New Roman" w:cs="Times New Roman"/>
            <w:lang w:eastAsia="zh-CN"/>
          </w:rPr>
          <w:t>5.8</w:t>
        </w:r>
      </w:hyperlink>
      <w:r>
        <w:rPr>
          <w:lang w:eastAsia="zh-CN"/>
        </w:rPr>
        <w:t>、表</w:t>
      </w:r>
      <w:hyperlink w:anchor="_bookmark137" w:history="1">
        <w:r>
          <w:rPr>
            <w:rFonts w:ascii="Times New Roman" w:eastAsia="Times New Roman" w:hAnsi="Times New Roman" w:cs="Times New Roman"/>
            <w:lang w:eastAsia="zh-CN"/>
          </w:rPr>
          <w:t>5.3</w:t>
        </w:r>
      </w:hyperlink>
      <w:r>
        <w:rPr>
          <w:lang w:eastAsia="zh-CN"/>
        </w:rPr>
        <w:t>所示。</w:t>
      </w:r>
    </w:p>
    <w:p w14:paraId="670B5E01" w14:textId="77777777" w:rsidR="00996552" w:rsidRDefault="00996552">
      <w:pPr>
        <w:rPr>
          <w:rFonts w:ascii="宋体" w:eastAsia="宋体" w:hAnsi="宋体" w:cs="宋体"/>
          <w:sz w:val="20"/>
          <w:szCs w:val="20"/>
          <w:lang w:eastAsia="zh-CN"/>
        </w:rPr>
      </w:pPr>
    </w:p>
    <w:p w14:paraId="3A22406E" w14:textId="77777777" w:rsidR="00996552" w:rsidRDefault="00996552">
      <w:pPr>
        <w:rPr>
          <w:rFonts w:ascii="宋体" w:eastAsia="宋体" w:hAnsi="宋体" w:cs="宋体"/>
          <w:sz w:val="26"/>
          <w:szCs w:val="26"/>
          <w:lang w:eastAsia="zh-CN"/>
        </w:rPr>
      </w:pPr>
    </w:p>
    <w:p w14:paraId="4F0E7D4C" w14:textId="77777777" w:rsidR="00996552" w:rsidRDefault="00025C9E">
      <w:pPr>
        <w:spacing w:before="16"/>
        <w:ind w:left="1413"/>
        <w:rPr>
          <w:rFonts w:ascii="华文细黑" w:eastAsia="华文细黑" w:hAnsi="华文细黑" w:cs="华文细黑"/>
          <w:sz w:val="20"/>
          <w:szCs w:val="20"/>
        </w:rPr>
      </w:pPr>
      <w:r>
        <w:rPr>
          <w:rFonts w:eastAsiaTheme="minorHAnsi"/>
        </w:rPr>
        <w:pict w14:anchorId="38E3006D">
          <v:group id="_x0000_s1200" style="position:absolute;left:0;text-align:left;margin-left:167.2pt;margin-top:9.75pt;width:267.85pt;height:200pt;z-index:-273784;mso-position-horizontal-relative:page" coordorigin="3344,195" coordsize="5357,4000">
            <v:group id="_x0000_s1327" style="position:absolute;left:5536;top:3501;width:105;height:2" coordorigin="5536,3501" coordsize="105,2">
              <v:shape id="_x0000_s1328" style="position:absolute;left:5536;top:3501;width:105;height:2" coordorigin="5536,3501" coordsize="105,0" path="m5536,3501r104,e" filled="f" strokecolor="#9c0" strokeweight=".51881mm">
                <v:path arrowok="t"/>
              </v:shape>
            </v:group>
            <v:group id="_x0000_s1325" style="position:absolute;left:5588;top:3449;width:2;height:104" coordorigin="5588,3449" coordsize="2,104">
              <v:shape id="_x0000_s1326" style="position:absolute;left:5588;top:3449;width:2;height:104" coordorigin="5588,3449" coordsize="0,104" path="m5588,3553r,-104e" filled="f" strokecolor="#9c0" strokeweight=".52086mm">
                <v:path arrowok="t"/>
              </v:shape>
            </v:group>
            <v:group id="_x0000_s1323" style="position:absolute;left:5646;top:3089;width:105;height:2" coordorigin="5646,3089" coordsize="105,2">
              <v:shape id="_x0000_s1324" style="position:absolute;left:5646;top:3089;width:105;height:2" coordorigin="5646,3089" coordsize="105,0" path="m5646,3089r104,e" filled="f" strokecolor="#9c0" strokeweight=".51881mm">
                <v:path arrowok="t"/>
              </v:shape>
            </v:group>
            <v:group id="_x0000_s1321" style="position:absolute;left:5698;top:3037;width:2;height:104" coordorigin="5698,3037" coordsize="2,104">
              <v:shape id="_x0000_s1322" style="position:absolute;left:5698;top:3037;width:2;height:104" coordorigin="5698,3037" coordsize="0,104" path="m5698,3141r,-104e" filled="f" strokecolor="#9c0" strokeweight=".52086mm">
                <v:path arrowok="t"/>
              </v:shape>
            </v:group>
            <v:group id="_x0000_s1319" style="position:absolute;left:5498;top:3005;width:105;height:2" coordorigin="5498,3005" coordsize="105,2">
              <v:shape id="_x0000_s1320" style="position:absolute;left:5498;top:3005;width:105;height:2" coordorigin="5498,3005" coordsize="105,0" path="m5498,3005r104,e" filled="f" strokecolor="#9c0" strokeweight=".51881mm">
                <v:path arrowok="t"/>
              </v:shape>
            </v:group>
            <v:group id="_x0000_s1317" style="position:absolute;left:5550;top:2953;width:2;height:104" coordorigin="5550,2953" coordsize="2,104">
              <v:shape id="_x0000_s1318" style="position:absolute;left:5550;top:2953;width:2;height:104" coordorigin="5550,2953" coordsize="0,104" path="m5550,3057r,-104e" filled="f" strokecolor="#9c0" strokeweight=".52086mm">
                <v:path arrowok="t"/>
              </v:shape>
            </v:group>
            <v:group id="_x0000_s1315" style="position:absolute;left:5700;top:2905;width:105;height:2" coordorigin="5700,2905" coordsize="105,2">
              <v:shape id="_x0000_s1316" style="position:absolute;left:5700;top:2905;width:105;height:2" coordorigin="5700,2905" coordsize="105,0" path="m5700,2905r104,e" filled="f" strokecolor="#9c0" strokeweight=".51881mm">
                <v:path arrowok="t"/>
              </v:shape>
            </v:group>
            <v:group id="_x0000_s1313" style="position:absolute;left:5752;top:2853;width:2;height:104" coordorigin="5752,2853" coordsize="2,104">
              <v:shape id="_x0000_s1314" style="position:absolute;left:5752;top:2853;width:2;height:104" coordorigin="5752,2853" coordsize="0,104" path="m5752,2957r,-104e" filled="f" strokecolor="#9c0" strokeweight=".52086mm">
                <v:path arrowok="t"/>
              </v:shape>
            </v:group>
            <v:group id="_x0000_s1311" style="position:absolute;left:5369;top:2793;width:105;height:2" coordorigin="5369,2793" coordsize="105,2">
              <v:shape id="_x0000_s1312" style="position:absolute;left:5369;top:2793;width:105;height:2" coordorigin="5369,2793" coordsize="105,0" path="m5369,2793r105,e" filled="f" strokecolor="#9c0" strokeweight=".51881mm">
                <v:path arrowok="t"/>
              </v:shape>
            </v:group>
            <v:group id="_x0000_s1309" style="position:absolute;left:5421;top:2741;width:2;height:104" coordorigin="5421,2741" coordsize="2,104">
              <v:shape id="_x0000_s1310" style="position:absolute;left:5421;top:2741;width:2;height:104" coordorigin="5421,2741" coordsize="0,104" path="m5421,2845r,-104e" filled="f" strokecolor="#9c0" strokeweight=".52086mm">
                <v:path arrowok="t"/>
              </v:shape>
            </v:group>
            <v:group id="_x0000_s1307" style="position:absolute;left:5546;top:808;width:105;height:2" coordorigin="5546,808" coordsize="105,2">
              <v:shape id="_x0000_s1308" style="position:absolute;left:5546;top:808;width:105;height:2" coordorigin="5546,808" coordsize="105,0" path="m5546,808r104,e" filled="f" strokecolor="#0000fe" strokeweight=".51881mm">
                <v:path arrowok="t"/>
              </v:shape>
            </v:group>
            <v:group id="_x0000_s1305" style="position:absolute;left:5598;top:756;width:2;height:104" coordorigin="5598,756" coordsize="2,104">
              <v:shape id="_x0000_s1306" style="position:absolute;left:5598;top:756;width:2;height:104" coordorigin="5598,756" coordsize="0,104" path="m5598,860r,-104e" filled="f" strokecolor="#0000fe" strokeweight=".52086mm">
                <v:path arrowok="t"/>
              </v:shape>
            </v:group>
            <v:group id="_x0000_s1303" style="position:absolute;left:5511;top:203;width:2;height:3914" coordorigin="5511,203" coordsize="2,3914">
              <v:shape id="_x0000_s1304" style="position:absolute;left:5511;top:203;width:2;height:3914" coordorigin="5511,203" coordsize="0,3914" path="m5511,4116r,-3913e" filled="f" strokecolor="#95a4a6" strokeweight=".26042mm">
                <v:stroke dashstyle="dash"/>
                <v:path arrowok="t"/>
              </v:shape>
            </v:group>
            <v:group id="_x0000_s1301" style="position:absolute;left:5511;top:4116;width:2;height:52" coordorigin="5511,4116" coordsize="2,52">
              <v:shape id="_x0000_s1302" style="position:absolute;left:5511;top:4116;width:2;height:52" coordorigin="5511,4116" coordsize="0,52" path="m5511,4142r,e" filled="f" strokeweight=".94319mm">
                <v:path arrowok="t"/>
              </v:shape>
            </v:group>
            <v:group id="_x0000_s1299" style="position:absolute;left:5511;top:4116;width:2;height:52" coordorigin="5511,4116" coordsize="2,52">
              <v:shape id="_x0000_s1300" style="position:absolute;left:5511;top:4116;width:2;height:52" coordorigin="5511,4116" coordsize="0,52" path="m5511,4116r,52e" filled="f" strokeweight=".20833mm">
                <v:path arrowok="t"/>
              </v:shape>
            </v:group>
            <v:group id="_x0000_s1297" style="position:absolute;left:6158;top:4063;width:105;height:2" coordorigin="6158,4063" coordsize="105,2">
              <v:shape id="_x0000_s1298" style="position:absolute;left:6158;top:4063;width:105;height:2" coordorigin="6158,4063" coordsize="105,0" path="m6158,4063r105,e" filled="f" strokecolor="#9c0" strokeweight=".51881mm">
                <v:path arrowok="t"/>
              </v:shape>
            </v:group>
            <v:group id="_x0000_s1295" style="position:absolute;left:6211;top:4011;width:2;height:104" coordorigin="6211,4011" coordsize="2,104">
              <v:shape id="_x0000_s1296" style="position:absolute;left:6211;top:4011;width:2;height:104" coordorigin="6211,4011" coordsize="0,104" path="m6211,4115r,-104e" filled="f" strokecolor="#9c0" strokeweight=".52086mm">
                <v:path arrowok="t"/>
              </v:shape>
            </v:group>
            <v:group id="_x0000_s1293" style="position:absolute;left:4309;top:2011;width:105;height:2" coordorigin="4309,2011" coordsize="105,2">
              <v:shape id="_x0000_s1294" style="position:absolute;left:4309;top:2011;width:105;height:2" coordorigin="4309,2011" coordsize="105,0" path="m4309,2011r105,e" filled="f" strokecolor="#fe0000" strokeweight=".51881mm">
                <v:path arrowok="t"/>
              </v:shape>
            </v:group>
            <v:group id="_x0000_s1291" style="position:absolute;left:4361;top:1959;width:2;height:104" coordorigin="4361,1959" coordsize="2,104">
              <v:shape id="_x0000_s1292" style="position:absolute;left:4361;top:1959;width:2;height:104" coordorigin="4361,1959" coordsize="0,104" path="m4361,2063r,-104e" filled="f" strokecolor="#fe0000" strokeweight=".52086mm">
                <v:path arrowok="t"/>
              </v:shape>
            </v:group>
            <v:group id="_x0000_s1289" style="position:absolute;left:4290;top:2053;width:105;height:2" coordorigin="4290,2053" coordsize="105,2">
              <v:shape id="_x0000_s1290" style="position:absolute;left:4290;top:2053;width:105;height:2" coordorigin="4290,2053" coordsize="105,0" path="m4290,2053r104,e" filled="f" strokecolor="#fe0000" strokeweight=".51881mm">
                <v:path arrowok="t"/>
              </v:shape>
            </v:group>
            <v:group id="_x0000_s1287" style="position:absolute;left:4342;top:2001;width:2;height:104" coordorigin="4342,2001" coordsize="2,104">
              <v:shape id="_x0000_s1288" style="position:absolute;left:4342;top:2001;width:2;height:104" coordorigin="4342,2001" coordsize="0,104" path="m4342,2105r,-104e" filled="f" strokecolor="#fe0000" strokeweight=".52086mm">
                <v:path arrowok="t"/>
              </v:shape>
            </v:group>
            <v:group id="_x0000_s1285" style="position:absolute;left:4341;top:3194;width:105;height:2" coordorigin="4341,3194" coordsize="105,2">
              <v:shape id="_x0000_s1286" style="position:absolute;left:4341;top:3194;width:105;height:2" coordorigin="4341,3194" coordsize="105,0" path="m4341,3194r104,e" filled="f" strokecolor="#fe0000" strokeweight=".51881mm">
                <v:path arrowok="t"/>
              </v:shape>
            </v:group>
            <v:group id="_x0000_s1283" style="position:absolute;left:4393;top:3142;width:2;height:104" coordorigin="4393,3142" coordsize="2,104">
              <v:shape id="_x0000_s1284" style="position:absolute;left:4393;top:3142;width:2;height:104" coordorigin="4393,3142" coordsize="0,104" path="m4393,3246r,-104e" filled="f" strokecolor="#fe0000" strokeweight=".52086mm">
                <v:path arrowok="t"/>
              </v:shape>
            </v:group>
            <v:group id="_x0000_s1281" style="position:absolute;left:4485;top:3152;width:105;height:2" coordorigin="4485,3152" coordsize="105,2">
              <v:shape id="_x0000_s1282" style="position:absolute;left:4485;top:3152;width:105;height:2" coordorigin="4485,3152" coordsize="105,0" path="m4485,3152r104,e" filled="f" strokecolor="#fe0000" strokeweight=".51881mm">
                <v:path arrowok="t"/>
              </v:shape>
            </v:group>
            <v:group id="_x0000_s1279" style="position:absolute;left:4537;top:3100;width:2;height:104" coordorigin="4537,3100" coordsize="2,104">
              <v:shape id="_x0000_s1280" style="position:absolute;left:4537;top:3100;width:2;height:104" coordorigin="4537,3100" coordsize="0,104" path="m4537,3204r,-104e" filled="f" strokecolor="#fe0000" strokeweight=".52086mm">
                <v:path arrowok="t"/>
              </v:shape>
            </v:group>
            <v:group id="_x0000_s1277" style="position:absolute;left:4620;top:3183;width:105;height:2" coordorigin="4620,3183" coordsize="105,2">
              <v:shape id="_x0000_s1278" style="position:absolute;left:4620;top:3183;width:105;height:2" coordorigin="4620,3183" coordsize="105,0" path="m4620,3183r104,e" filled="f" strokecolor="#fe0000" strokeweight=".51881mm">
                <v:path arrowok="t"/>
              </v:shape>
            </v:group>
            <v:group id="_x0000_s1275" style="position:absolute;left:4672;top:3131;width:2;height:104" coordorigin="4672,3131" coordsize="2,104">
              <v:shape id="_x0000_s1276" style="position:absolute;left:4672;top:3131;width:2;height:104" coordorigin="4672,3131" coordsize="0,104" path="m4672,3235r,-104e" filled="f" strokecolor="#fe0000" strokeweight=".52086mm">
                <v:path arrowok="t"/>
              </v:shape>
            </v:group>
            <v:group id="_x0000_s1273" style="position:absolute;left:4495;top:2409;width:105;height:2" coordorigin="4495,2409" coordsize="105,2">
              <v:shape id="_x0000_s1274" style="position:absolute;left:4495;top:2409;width:105;height:2" coordorigin="4495,2409" coordsize="105,0" path="m4495,2409r105,e" filled="f" strokecolor="#fe0000" strokeweight=".51881mm">
                <v:path arrowok="t"/>
              </v:shape>
            </v:group>
            <v:group id="_x0000_s1271" style="position:absolute;left:4548;top:2357;width:2;height:104" coordorigin="4548,2357" coordsize="2,104">
              <v:shape id="_x0000_s1272" style="position:absolute;left:4548;top:2357;width:2;height:104" coordorigin="4548,2357" coordsize="0,104" path="m4548,2461r,-104e" filled="f" strokecolor="#fe0000" strokeweight=".52086mm">
                <v:path arrowok="t"/>
              </v:shape>
            </v:group>
            <v:group id="_x0000_s1269" style="position:absolute;left:4456;top:203;width:2;height:3914" coordorigin="4456,203" coordsize="2,3914">
              <v:shape id="_x0000_s1270" style="position:absolute;left:4456;top:203;width:2;height:3914" coordorigin="4456,203" coordsize="0,3914" path="m4456,4116r,-3913e" filled="f" strokecolor="#95a4a6" strokeweight=".26042mm">
                <v:stroke dashstyle="dash"/>
                <v:path arrowok="t"/>
              </v:shape>
            </v:group>
            <v:group id="_x0000_s1267" style="position:absolute;left:4456;top:4116;width:2;height:52" coordorigin="4456,4116" coordsize="2,52">
              <v:shape id="_x0000_s1268" style="position:absolute;left:4456;top:4116;width:2;height:52" coordorigin="4456,4116" coordsize="0,52" path="m4456,4142r,e" filled="f" strokeweight=".94319mm">
                <v:path arrowok="t"/>
              </v:shape>
            </v:group>
            <v:group id="_x0000_s1265" style="position:absolute;left:4456;top:4116;width:2;height:52" coordorigin="4456,4116" coordsize="2,52">
              <v:shape id="_x0000_s1266" style="position:absolute;left:4456;top:4116;width:2;height:52" coordorigin="4456,4116" coordsize="0,52" path="m4456,4116r,52e" filled="f" strokeweight=".20833mm">
                <v:path arrowok="t"/>
              </v:shape>
            </v:group>
            <v:group id="_x0000_s1263" style="position:absolute;left:3401;top:203;width:2;height:3914" coordorigin="3401,203" coordsize="2,3914">
              <v:shape id="_x0000_s1264" style="position:absolute;left:3401;top:203;width:2;height:3914" coordorigin="3401,203" coordsize="0,3914" path="m3401,4116r,-3913e" filled="f" strokecolor="#95a4a6" strokeweight=".26042mm">
                <v:stroke dashstyle="dash"/>
                <v:path arrowok="t"/>
              </v:shape>
            </v:group>
            <v:group id="_x0000_s1261" style="position:absolute;left:3401;top:4116;width:2;height:52" coordorigin="3401,4116" coordsize="2,52">
              <v:shape id="_x0000_s1262" style="position:absolute;left:3401;top:4116;width:2;height:52" coordorigin="3401,4116" coordsize="0,52" path="m3401,4142r,e" filled="f" strokeweight=".94319mm">
                <v:path arrowok="t"/>
              </v:shape>
            </v:group>
            <v:group id="_x0000_s1259" style="position:absolute;left:3401;top:203;width:2;height:3966" coordorigin="3401,203" coordsize="2,3966">
              <v:shape id="_x0000_s1260" style="position:absolute;left:3401;top:203;width:2;height:3966" coordorigin="3401,203" coordsize="0,3966" path="m3401,203r,3965e" filled="f" strokeweight=".20833mm">
                <v:path arrowok="t"/>
              </v:shape>
            </v:group>
            <v:group id="_x0000_s1257" style="position:absolute;left:6565;top:203;width:2;height:3914" coordorigin="6565,203" coordsize="2,3914">
              <v:shape id="_x0000_s1258" style="position:absolute;left:6565;top:203;width:2;height:3914" coordorigin="6565,203" coordsize="0,3914" path="m6565,4116r,-3913e" filled="f" strokecolor="#95a4a6" strokeweight=".26042mm">
                <v:stroke dashstyle="dash"/>
                <v:path arrowok="t"/>
              </v:shape>
            </v:group>
            <v:group id="_x0000_s1255" style="position:absolute;left:6565;top:4116;width:2;height:52" coordorigin="6565,4116" coordsize="2,52">
              <v:shape id="_x0000_s1256" style="position:absolute;left:6565;top:4116;width:2;height:52" coordorigin="6565,4116" coordsize="0,52" path="m6565,4142r,e" filled="f" strokeweight=".94319mm">
                <v:path arrowok="t"/>
              </v:shape>
            </v:group>
            <v:group id="_x0000_s1253" style="position:absolute;left:6565;top:4116;width:2;height:52" coordorigin="6565,4116" coordsize="2,52">
              <v:shape id="_x0000_s1254" style="position:absolute;left:6565;top:4116;width:2;height:52" coordorigin="6565,4116" coordsize="0,52" path="m6565,4116r,52e" filled="f" strokeweight=".20833mm">
                <v:path arrowok="t"/>
              </v:shape>
            </v:group>
            <v:group id="_x0000_s1251" style="position:absolute;left:7620;top:203;width:2;height:3914" coordorigin="7620,203" coordsize="2,3914">
              <v:shape id="_x0000_s1252" style="position:absolute;left:7620;top:203;width:2;height:3914" coordorigin="7620,203" coordsize="0,3914" path="m7620,4116r,-3913e" filled="f" strokecolor="#95a4a6" strokeweight=".26042mm">
                <v:stroke dashstyle="dash"/>
                <v:path arrowok="t"/>
              </v:shape>
            </v:group>
            <v:group id="_x0000_s1249" style="position:absolute;left:7620;top:4116;width:2;height:52" coordorigin="7620,4116" coordsize="2,52">
              <v:shape id="_x0000_s1250" style="position:absolute;left:7620;top:4116;width:2;height:52" coordorigin="7620,4116" coordsize="0,52" path="m7620,4142r,e" filled="f" strokeweight=".94319mm">
                <v:path arrowok="t"/>
              </v:shape>
            </v:group>
            <v:group id="_x0000_s1247" style="position:absolute;left:7620;top:4116;width:2;height:52" coordorigin="7620,4116" coordsize="2,52">
              <v:shape id="_x0000_s1248" style="position:absolute;left:7620;top:4116;width:2;height:52" coordorigin="7620,4116" coordsize="0,52" path="m7620,4116r,52e" filled="f" strokeweight=".20833mm">
                <v:path arrowok="t"/>
              </v:shape>
            </v:group>
            <v:group id="_x0000_s1245" style="position:absolute;left:8674;top:203;width:2;height:3914" coordorigin="8674,203" coordsize="2,3914">
              <v:shape id="_x0000_s1246" style="position:absolute;left:8674;top:203;width:2;height:3914" coordorigin="8674,203" coordsize="0,3914" path="m8674,4116r,-3913e" filled="f" strokecolor="#95a4a6" strokeweight=".26042mm">
                <v:stroke dashstyle="dash"/>
                <v:path arrowok="t"/>
              </v:shape>
            </v:group>
            <v:group id="_x0000_s1243" style="position:absolute;left:8674;top:4116;width:2;height:52" coordorigin="8674,4116" coordsize="2,52">
              <v:shape id="_x0000_s1244" style="position:absolute;left:8674;top:4116;width:2;height:52" coordorigin="8674,4116" coordsize="0,52" path="m8674,4142r,e" filled="f" strokeweight=".94319mm">
                <v:path arrowok="t"/>
              </v:shape>
            </v:group>
            <v:group id="_x0000_s1241" style="position:absolute;left:8674;top:203;width:2;height:3966" coordorigin="8674,203" coordsize="2,3966">
              <v:shape id="_x0000_s1242" style="position:absolute;left:8674;top:203;width:2;height:3966" coordorigin="8674,203" coordsize="0,3966" path="m8674,203r,3965e" filled="f" strokeweight=".20833mm">
                <v:path arrowok="t"/>
              </v:shape>
            </v:group>
            <v:group id="_x0000_s1239" style="position:absolute;left:3401;top:4116;width:5273;height:2" coordorigin="3401,4116" coordsize="5273,2">
              <v:shape id="_x0000_s1240" style="position:absolute;left:3401;top:4116;width:5273;height:2" coordorigin="3401,4116" coordsize="5273,0" path="m3401,4116r5273,e" filled="f" strokecolor="#95a4a6" strokeweight=".25942mm">
                <v:stroke dashstyle="dash"/>
                <v:path arrowok="t"/>
              </v:shape>
            </v:group>
            <v:group id="_x0000_s1237" style="position:absolute;left:3350;top:4116;width:5325;height:2" coordorigin="3350,4116" coordsize="5325,2">
              <v:shape id="_x0000_s1238" style="position:absolute;left:3350;top:4116;width:5325;height:2" coordorigin="3350,4116" coordsize="5325,0" path="m3350,4116r5324,e" filled="f" strokeweight=".20753mm">
                <v:path arrowok="t"/>
              </v:shape>
            </v:group>
            <v:group id="_x0000_s1235" style="position:absolute;left:6232;top:3391;width:105;height:2" coordorigin="6232,3391" coordsize="105,2">
              <v:shape id="_x0000_s1236" style="position:absolute;left:6232;top:3391;width:105;height:2" coordorigin="6232,3391" coordsize="105,0" path="m6232,3391r104,e" filled="f" strokecolor="#9c0" strokeweight=".51881mm">
                <v:path arrowok="t"/>
              </v:shape>
            </v:group>
            <v:group id="_x0000_s1233" style="position:absolute;left:6284;top:3339;width:2;height:104" coordorigin="6284,3339" coordsize="2,104">
              <v:shape id="_x0000_s1234" style="position:absolute;left:6284;top:3339;width:2;height:104" coordorigin="6284,3339" coordsize="0,104" path="m6284,3443r,-104e" filled="f" strokecolor="#9c0" strokeweight=".52086mm">
                <v:path arrowok="t"/>
              </v:shape>
            </v:group>
            <v:group id="_x0000_s1231" style="position:absolute;left:6819;top:3283;width:105;height:2" coordorigin="6819,3283" coordsize="105,2">
              <v:shape id="_x0000_s1232" style="position:absolute;left:6819;top:3283;width:105;height:2" coordorigin="6819,3283" coordsize="105,0" path="m6819,3283r105,e" filled="f" strokecolor="#9c0" strokeweight=".51881mm">
                <v:path arrowok="t"/>
              </v:shape>
            </v:group>
            <v:group id="_x0000_s1229" style="position:absolute;left:6872;top:3231;width:2;height:104" coordorigin="6872,3231" coordsize="2,104">
              <v:shape id="_x0000_s1230" style="position:absolute;left:6872;top:3231;width:2;height:104" coordorigin="6872,3231" coordsize="0,104" path="m6872,3335r,-104e" filled="f" strokecolor="#9c0" strokeweight=".52086mm">
                <v:path arrowok="t"/>
              </v:shape>
            </v:group>
            <v:group id="_x0000_s1227" style="position:absolute;left:3401;top:3334;width:5273;height:2" coordorigin="3401,3334" coordsize="5273,2">
              <v:shape id="_x0000_s1228" style="position:absolute;left:3401;top:3334;width:5273;height:2" coordorigin="3401,3334" coordsize="5273,0" path="m3401,3334r5273,e" filled="f" strokecolor="#95a4a6" strokeweight=".25942mm">
                <v:stroke dashstyle="dash"/>
                <v:path arrowok="t"/>
              </v:shape>
            </v:group>
            <v:group id="_x0000_s1225" style="position:absolute;left:3350;top:3334;width:52;height:2" coordorigin="3350,3334" coordsize="52,2">
              <v:shape id="_x0000_s1226" style="position:absolute;left:3350;top:3334;width:52;height:2" coordorigin="3350,3334" coordsize="52,0" path="m3350,3334r51,e" filled="f" strokeweight=".20753mm">
                <v:path arrowok="t"/>
              </v:shape>
            </v:group>
            <v:group id="_x0000_s1223" style="position:absolute;left:3401;top:2551;width:5273;height:2" coordorigin="3401,2551" coordsize="5273,2">
              <v:shape id="_x0000_s1224" style="position:absolute;left:3401;top:2551;width:5273;height:2" coordorigin="3401,2551" coordsize="5273,0" path="m3401,2551r5273,e" filled="f" strokecolor="#95a4a6" strokeweight=".25942mm">
                <v:stroke dashstyle="dash"/>
                <v:path arrowok="t"/>
              </v:shape>
            </v:group>
            <v:group id="_x0000_s1221" style="position:absolute;left:3350;top:2551;width:52;height:2" coordorigin="3350,2551" coordsize="52,2">
              <v:shape id="_x0000_s1222" style="position:absolute;left:3350;top:2551;width:52;height:2" coordorigin="3350,2551" coordsize="52,0" path="m3350,2551r51,e" filled="f" strokeweight=".20753mm">
                <v:path arrowok="t"/>
              </v:shape>
            </v:group>
            <v:group id="_x0000_s1219" style="position:absolute;left:4135;top:1697;width:105;height:2" coordorigin="4135,1697" coordsize="105,2">
              <v:shape id="_x0000_s1220" style="position:absolute;left:4135;top:1697;width:105;height:2" coordorigin="4135,1697" coordsize="105,0" path="m4135,1697r105,e" filled="f" strokecolor="#fe0000" strokeweight=".51881mm">
                <v:path arrowok="t"/>
              </v:shape>
            </v:group>
            <v:group id="_x0000_s1217" style="position:absolute;left:4187;top:1645;width:2;height:104" coordorigin="4187,1645" coordsize="2,104">
              <v:shape id="_x0000_s1218" style="position:absolute;left:4187;top:1645;width:2;height:104" coordorigin="4187,1645" coordsize="0,104" path="m4187,1749r,-104e" filled="f" strokecolor="#fe0000" strokeweight=".52086mm">
                <v:path arrowok="t"/>
              </v:shape>
            </v:group>
            <v:group id="_x0000_s1215" style="position:absolute;left:5207;top:1844;width:105;height:2" coordorigin="5207,1844" coordsize="105,2">
              <v:shape id="_x0000_s1216" style="position:absolute;left:5207;top:1844;width:105;height:2" coordorigin="5207,1844" coordsize="105,0" path="m5207,1844r105,e" filled="f" strokecolor="#0000fe" strokeweight=".51881mm">
                <v:path arrowok="t"/>
              </v:shape>
            </v:group>
            <v:group id="_x0000_s1213" style="position:absolute;left:5260;top:1792;width:2;height:104" coordorigin="5260,1792" coordsize="2,104">
              <v:shape id="_x0000_s1214" style="position:absolute;left:5260;top:1792;width:2;height:104" coordorigin="5260,1792" coordsize="0,104" path="m5260,1896r,-104e" filled="f" strokecolor="#0000fe" strokeweight=".52086mm">
                <v:path arrowok="t"/>
              </v:shape>
            </v:group>
            <v:group id="_x0000_s1211" style="position:absolute;left:3401;top:1768;width:5273;height:2" coordorigin="3401,1768" coordsize="5273,2">
              <v:shape id="_x0000_s1212" style="position:absolute;left:3401;top:1768;width:5273;height:2" coordorigin="3401,1768" coordsize="5273,0" path="m3401,1768r5273,e" filled="f" strokecolor="#95a4a6" strokeweight=".25942mm">
                <v:stroke dashstyle="dash"/>
                <v:path arrowok="t"/>
              </v:shape>
            </v:group>
            <v:group id="_x0000_s1209" style="position:absolute;left:3350;top:1768;width:52;height:2" coordorigin="3350,1768" coordsize="52,2">
              <v:shape id="_x0000_s1210" style="position:absolute;left:3350;top:1768;width:52;height:2" coordorigin="3350,1768" coordsize="52,0" path="m3350,1768r51,e" filled="f" strokeweight=".20753mm">
                <v:path arrowok="t"/>
              </v:shape>
            </v:group>
            <v:group id="_x0000_s1207" style="position:absolute;left:3401;top:985;width:5273;height:2" coordorigin="3401,985" coordsize="5273,2">
              <v:shape id="_x0000_s1208" style="position:absolute;left:3401;top:985;width:5273;height:2" coordorigin="3401,985" coordsize="5273,0" path="m3401,985r5273,e" filled="f" strokecolor="#95a4a6" strokeweight=".25942mm">
                <v:stroke dashstyle="dash"/>
                <v:path arrowok="t"/>
              </v:shape>
            </v:group>
            <v:group id="_x0000_s1205" style="position:absolute;left:3350;top:985;width:52;height:2" coordorigin="3350,985" coordsize="52,2">
              <v:shape id="_x0000_s1206" style="position:absolute;left:3350;top:985;width:52;height:2" coordorigin="3350,985" coordsize="52,0" path="m3350,985r51,e" filled="f" strokeweight=".20753mm">
                <v:path arrowok="t"/>
              </v:shape>
            </v:group>
            <v:group id="_x0000_s1203" style="position:absolute;left:3401;top:203;width:5273;height:2" coordorigin="3401,203" coordsize="5273,2">
              <v:shape id="_x0000_s1204" style="position:absolute;left:3401;top:203;width:5273;height:2" coordorigin="3401,203" coordsize="5273,0" path="m3401,203r5273,e" filled="f" strokecolor="#95a4a6" strokeweight=".25942mm">
                <v:stroke dashstyle="dash"/>
                <v:path arrowok="t"/>
              </v:shape>
            </v:group>
            <v:group id="_x0000_s1201" style="position:absolute;left:3350;top:203;width:5325;height:2" coordorigin="3350,203" coordsize="5325,2">
              <v:shape id="_x0000_s1202" style="position:absolute;left:3350;top:203;width:5325;height:2" coordorigin="3350,203" coordsize="5325,0" path="m3350,203r5324,e" filled="f" strokeweight=".20753mm">
                <v:path arrowok="t"/>
              </v:shape>
            </v:group>
            <w10:wrap anchorx="page"/>
          </v:group>
        </w:pict>
      </w:r>
      <w:bookmarkStart w:id="211" w:name="_bookmark136"/>
      <w:bookmarkEnd w:id="211"/>
      <w:r w:rsidR="002D0D3F">
        <w:rPr>
          <w:rFonts w:ascii="华文细黑"/>
          <w:w w:val="97"/>
          <w:sz w:val="20"/>
          <w:lang w:eastAsia="zh-CN"/>
        </w:rPr>
        <w:t xml:space="preserve">  </w:t>
      </w:r>
      <w:r w:rsidR="002D0D3F">
        <w:rPr>
          <w:rFonts w:ascii="华文细黑"/>
          <w:sz w:val="20"/>
        </w:rPr>
        <w:t>0</w:t>
      </w:r>
    </w:p>
    <w:p w14:paraId="79E9B56E" w14:textId="77777777" w:rsidR="00996552" w:rsidRDefault="00996552">
      <w:pPr>
        <w:rPr>
          <w:rFonts w:ascii="华文细黑" w:eastAsia="华文细黑" w:hAnsi="华文细黑" w:cs="华文细黑"/>
          <w:sz w:val="20"/>
          <w:szCs w:val="20"/>
        </w:rPr>
      </w:pPr>
    </w:p>
    <w:p w14:paraId="15E24196" w14:textId="77777777" w:rsidR="00996552" w:rsidRDefault="00996552">
      <w:pPr>
        <w:spacing w:before="4"/>
        <w:rPr>
          <w:rFonts w:ascii="华文细黑" w:eastAsia="华文细黑" w:hAnsi="华文细黑" w:cs="华文细黑"/>
          <w:sz w:val="14"/>
          <w:szCs w:val="14"/>
        </w:rPr>
      </w:pPr>
    </w:p>
    <w:p w14:paraId="23FADE74" w14:textId="77777777" w:rsidR="00996552" w:rsidRDefault="002D0D3F">
      <w:pPr>
        <w:spacing w:before="16"/>
        <w:ind w:left="1413"/>
        <w:rPr>
          <w:rFonts w:ascii="华文细黑" w:eastAsia="华文细黑" w:hAnsi="华文细黑" w:cs="华文细黑"/>
          <w:sz w:val="20"/>
          <w:szCs w:val="20"/>
        </w:rPr>
      </w:pPr>
      <w:r>
        <w:rPr>
          <w:rFonts w:ascii="华文细黑"/>
          <w:w w:val="85"/>
          <w:sz w:val="20"/>
        </w:rPr>
        <w:t>0</w:t>
      </w:r>
      <w:r>
        <w:rPr>
          <w:rFonts w:ascii="华文细黑"/>
          <w:spacing w:val="-28"/>
          <w:w w:val="85"/>
          <w:sz w:val="20"/>
        </w:rPr>
        <w:t xml:space="preserve"> </w:t>
      </w:r>
      <w:r>
        <w:rPr>
          <w:rFonts w:ascii="华文细黑"/>
          <w:w w:val="85"/>
          <w:sz w:val="20"/>
        </w:rPr>
        <w:t>8</w:t>
      </w:r>
    </w:p>
    <w:p w14:paraId="6A34BC23" w14:textId="77777777" w:rsidR="00996552" w:rsidRDefault="00996552">
      <w:pPr>
        <w:rPr>
          <w:rFonts w:ascii="华文细黑" w:eastAsia="华文细黑" w:hAnsi="华文细黑" w:cs="华文细黑"/>
          <w:sz w:val="20"/>
          <w:szCs w:val="20"/>
        </w:rPr>
      </w:pPr>
    </w:p>
    <w:p w14:paraId="04228D2B" w14:textId="77777777" w:rsidR="00996552" w:rsidRDefault="00996552">
      <w:pPr>
        <w:spacing w:before="4"/>
        <w:rPr>
          <w:rFonts w:ascii="华文细黑" w:eastAsia="华文细黑" w:hAnsi="华文细黑" w:cs="华文细黑"/>
          <w:sz w:val="14"/>
          <w:szCs w:val="14"/>
        </w:rPr>
      </w:pPr>
    </w:p>
    <w:p w14:paraId="3C8E672A" w14:textId="77777777" w:rsidR="00996552" w:rsidRDefault="00025C9E">
      <w:pPr>
        <w:spacing w:before="16"/>
        <w:ind w:left="1413"/>
        <w:rPr>
          <w:rFonts w:ascii="华文细黑" w:eastAsia="华文细黑" w:hAnsi="华文细黑" w:cs="华文细黑"/>
          <w:sz w:val="20"/>
          <w:szCs w:val="20"/>
        </w:rPr>
      </w:pPr>
      <w:r>
        <w:rPr>
          <w:rFonts w:eastAsiaTheme="minorHAnsi"/>
        </w:rPr>
        <w:pict w14:anchorId="779423A8">
          <v:shape id="_x0000_s1199" type="#_x0000_t75" style="position:absolute;left:0;text-align:left;margin-left:144.7pt;margin-top:11.55pt;width:6.8pt;height:36.1pt;z-index:11464;mso-position-horizontal-relative:page">
            <v:imagedata r:id="rId88" o:title=""/>
            <w10:wrap anchorx="page"/>
          </v:shape>
        </w:pict>
      </w:r>
      <w:r w:rsidR="002D0D3F">
        <w:rPr>
          <w:rFonts w:ascii="华文细黑"/>
          <w:w w:val="85"/>
          <w:sz w:val="20"/>
        </w:rPr>
        <w:t>0</w:t>
      </w:r>
      <w:r w:rsidR="002D0D3F">
        <w:rPr>
          <w:rFonts w:ascii="华文细黑"/>
          <w:spacing w:val="-28"/>
          <w:w w:val="85"/>
          <w:sz w:val="20"/>
        </w:rPr>
        <w:t xml:space="preserve"> </w:t>
      </w:r>
      <w:r w:rsidR="002D0D3F">
        <w:rPr>
          <w:rFonts w:ascii="华文细黑"/>
          <w:w w:val="85"/>
          <w:sz w:val="20"/>
        </w:rPr>
        <w:t>6</w:t>
      </w:r>
    </w:p>
    <w:p w14:paraId="3E18871B" w14:textId="77777777" w:rsidR="00996552" w:rsidRDefault="00996552">
      <w:pPr>
        <w:rPr>
          <w:rFonts w:ascii="华文细黑" w:eastAsia="华文细黑" w:hAnsi="华文细黑" w:cs="华文细黑"/>
          <w:sz w:val="7"/>
          <w:szCs w:val="7"/>
        </w:rPr>
      </w:pPr>
    </w:p>
    <w:p w14:paraId="4E03F046" w14:textId="77777777" w:rsidR="00996552" w:rsidRDefault="00025C9E">
      <w:pPr>
        <w:tabs>
          <w:tab w:val="left" w:pos="3183"/>
          <w:tab w:val="left" w:pos="4265"/>
          <w:tab w:val="left" w:pos="5551"/>
        </w:tabs>
        <w:spacing w:line="130" w:lineRule="atLeast"/>
        <w:ind w:left="2283"/>
        <w:rPr>
          <w:rFonts w:ascii="华文细黑" w:eastAsia="华文细黑" w:hAnsi="华文细黑" w:cs="华文细黑"/>
          <w:sz w:val="13"/>
          <w:szCs w:val="13"/>
        </w:rPr>
      </w:pPr>
      <w:r>
        <w:rPr>
          <w:rFonts w:ascii="华文细黑" w:eastAsiaTheme="minorHAnsi"/>
          <w:position w:val="21"/>
          <w:sz w:val="13"/>
        </w:rPr>
      </w:r>
      <w:r>
        <w:rPr>
          <w:rFonts w:ascii="华文细黑" w:eastAsiaTheme="minorHAnsi"/>
          <w:position w:val="21"/>
          <w:sz w:val="13"/>
        </w:rPr>
        <w:pict w14:anchorId="025831A5">
          <v:group id="_x0000_s1194" style="width:6.7pt;height:6.7pt;mso-position-horizontal-relative:char;mso-position-vertical-relative:line" coordsize="134,134">
            <v:group id="_x0000_s1197" style="position:absolute;left:15;top:67;width:105;height:2" coordorigin="15,67" coordsize="105,2">
              <v:shape id="_x0000_s1198" style="position:absolute;left:15;top:67;width:105;height:2" coordorigin="15,67" coordsize="105,0" path="m15,67r104,e" filled="f" strokecolor="#fe0000" strokeweight=".51881mm">
                <v:path arrowok="t"/>
              </v:shape>
            </v:group>
            <v:group id="_x0000_s1195" style="position:absolute;left:67;top:15;width:2;height:104" coordorigin="67,15" coordsize="2,104">
              <v:shape id="_x0000_s1196" style="position:absolute;left:67;top:15;width:2;height:104" coordorigin="67,15" coordsize="0,104" path="m67,119l67,15e" filled="f" strokecolor="#fe0000" strokeweight=".52086mm">
                <v:path arrowok="t"/>
              </v:shape>
            </v:group>
            <w10:anchorlock/>
          </v:group>
        </w:pict>
      </w:r>
      <w:r w:rsidR="002D0D3F">
        <w:rPr>
          <w:rFonts w:ascii="华文细黑"/>
          <w:position w:val="21"/>
          <w:sz w:val="13"/>
        </w:rPr>
        <w:tab/>
      </w:r>
      <w:r>
        <w:rPr>
          <w:rFonts w:ascii="华文细黑"/>
          <w:sz w:val="20"/>
        </w:rPr>
      </w:r>
      <w:r>
        <w:rPr>
          <w:rFonts w:ascii="华文细黑"/>
          <w:sz w:val="20"/>
        </w:rPr>
        <w:pict w14:anchorId="0AB8F0BE">
          <v:group id="_x0000_s1185" style="width:8.5pt;height:13.75pt;mso-position-horizontal-relative:char;mso-position-vertical-relative:line" coordsize="170,275">
            <v:group id="_x0000_s1192" style="position:absolute;left:51;top:208;width:105;height:2" coordorigin="51,208" coordsize="105,2">
              <v:shape id="_x0000_s1193" style="position:absolute;left:51;top:208;width:105;height:2" coordorigin="51,208" coordsize="105,0" path="m51,208r104,e" filled="f" strokecolor="#fe0000" strokeweight=".51881mm">
                <v:path arrowok="t"/>
              </v:shape>
            </v:group>
            <v:group id="_x0000_s1190" style="position:absolute;left:103;top:156;width:2;height:104" coordorigin="103,156" coordsize="2,104">
              <v:shape id="_x0000_s1191" style="position:absolute;left:103;top:156;width:2;height:104" coordorigin="103,156" coordsize="0,104" path="m103,260r,-104e" filled="f" strokecolor="#fe0000" strokeweight=".52086mm">
                <v:path arrowok="t"/>
              </v:shape>
            </v:group>
            <v:group id="_x0000_s1188" style="position:absolute;left:15;top:67;width:105;height:2" coordorigin="15,67" coordsize="105,2">
              <v:shape id="_x0000_s1189" style="position:absolute;left:15;top:67;width:105;height:2" coordorigin="15,67" coordsize="105,0" path="m15,67r104,e" filled="f" strokecolor="#fe0000" strokeweight=".51881mm">
                <v:path arrowok="t"/>
              </v:shape>
            </v:group>
            <v:group id="_x0000_s1186" style="position:absolute;left:67;top:15;width:2;height:104" coordorigin="67,15" coordsize="2,104">
              <v:shape id="_x0000_s1187" style="position:absolute;left:67;top:15;width:2;height:104" coordorigin="67,15" coordsize="0,104" path="m67,119l67,15e" filled="f" strokecolor="#fe0000" strokeweight=".52086mm">
                <v:path arrowok="t"/>
              </v:shape>
            </v:group>
            <w10:anchorlock/>
          </v:group>
        </w:pict>
      </w:r>
      <w:r w:rsidR="002D0D3F">
        <w:rPr>
          <w:rFonts w:ascii="华文细黑"/>
          <w:sz w:val="20"/>
        </w:rPr>
        <w:tab/>
      </w:r>
      <w:r>
        <w:rPr>
          <w:rFonts w:ascii="华文细黑"/>
          <w:position w:val="21"/>
          <w:sz w:val="13"/>
        </w:rPr>
      </w:r>
      <w:r>
        <w:rPr>
          <w:rFonts w:ascii="华文细黑"/>
          <w:position w:val="21"/>
          <w:sz w:val="13"/>
        </w:rPr>
        <w:pict w14:anchorId="1CD56F9A">
          <v:group id="_x0000_s1180" style="width:6.7pt;height:6.7pt;mso-position-horizontal-relative:char;mso-position-vertical-relative:line" coordsize="134,134">
            <v:group id="_x0000_s1183" style="position:absolute;left:15;top:67;width:105;height:2" coordorigin="15,67" coordsize="105,2">
              <v:shape id="_x0000_s1184" style="position:absolute;left:15;top:67;width:105;height:2" coordorigin="15,67" coordsize="105,0" path="m15,67r104,e" filled="f" strokecolor="#0000fe" strokeweight=".51881mm">
                <v:path arrowok="t"/>
              </v:shape>
            </v:group>
            <v:group id="_x0000_s1181" style="position:absolute;left:67;top:15;width:2;height:104" coordorigin="67,15" coordsize="2,104">
              <v:shape id="_x0000_s1182" style="position:absolute;left:67;top:15;width:2;height:104" coordorigin="67,15" coordsize="0,104" path="m67,119l67,15e" filled="f" strokecolor="#0000fe" strokeweight=".52086mm">
                <v:path arrowok="t"/>
              </v:shape>
            </v:group>
            <w10:anchorlock/>
          </v:group>
        </w:pict>
      </w:r>
      <w:r w:rsidR="002D0D3F">
        <w:rPr>
          <w:rFonts w:ascii="华文细黑"/>
          <w:position w:val="21"/>
          <w:sz w:val="13"/>
        </w:rPr>
        <w:tab/>
      </w:r>
      <w:r>
        <w:rPr>
          <w:rFonts w:ascii="华文细黑"/>
          <w:position w:val="23"/>
          <w:sz w:val="13"/>
        </w:rPr>
      </w:r>
      <w:r>
        <w:rPr>
          <w:rFonts w:ascii="华文细黑"/>
          <w:position w:val="23"/>
          <w:sz w:val="13"/>
        </w:rPr>
        <w:pict w14:anchorId="4E83AF07">
          <v:group id="_x0000_s1175" style="width:6.7pt;height:6.7pt;mso-position-horizontal-relative:char;mso-position-vertical-relative:line" coordsize="134,134">
            <v:group id="_x0000_s1178" style="position:absolute;left:15;top:67;width:105;height:2" coordorigin="15,67" coordsize="105,2">
              <v:shape id="_x0000_s1179" style="position:absolute;left:15;top:67;width:105;height:2" coordorigin="15,67" coordsize="105,0" path="m15,67r104,e" filled="f" strokecolor="#0000fe" strokeweight=".51881mm">
                <v:path arrowok="t"/>
              </v:shape>
            </v:group>
            <v:group id="_x0000_s1176" style="position:absolute;left:67;top:15;width:2;height:104" coordorigin="67,15" coordsize="2,104">
              <v:shape id="_x0000_s1177" style="position:absolute;left:67;top:15;width:2;height:104" coordorigin="67,15" coordsize="0,104" path="m67,119l67,15e" filled="f" strokecolor="#0000fe" strokeweight=".52086mm">
                <v:path arrowok="t"/>
              </v:shape>
            </v:group>
            <w10:anchorlock/>
          </v:group>
        </w:pict>
      </w:r>
    </w:p>
    <w:p w14:paraId="082582A0" w14:textId="77777777" w:rsidR="00996552" w:rsidRDefault="00025C9E">
      <w:pPr>
        <w:spacing w:before="41"/>
        <w:ind w:left="1413"/>
        <w:rPr>
          <w:rFonts w:ascii="华文细黑" w:eastAsia="华文细黑" w:hAnsi="华文细黑" w:cs="华文细黑"/>
          <w:sz w:val="20"/>
          <w:szCs w:val="20"/>
        </w:rPr>
      </w:pPr>
      <w:r>
        <w:rPr>
          <w:rFonts w:eastAsiaTheme="minorHAnsi"/>
        </w:rPr>
        <w:pict w14:anchorId="2CDE7064">
          <v:group id="_x0000_s1170" style="position:absolute;left:0;text-align:left;margin-left:281.5pt;margin-top:-6.15pt;width:6.7pt;height:6.7pt;z-index:11392;mso-position-horizontal-relative:page" coordorigin="5630,-123" coordsize="134,134">
            <v:group id="_x0000_s1173" style="position:absolute;left:5645;top:-56;width:105;height:2" coordorigin="5645,-56" coordsize="105,2">
              <v:shape id="_x0000_s1174" style="position:absolute;left:5645;top:-56;width:105;height:2" coordorigin="5645,-56" coordsize="105,0" path="m5645,-56r104,e" filled="f" strokecolor="#0000fe" strokeweight=".51881mm">
                <v:path arrowok="t"/>
              </v:shape>
            </v:group>
            <v:group id="_x0000_s1171" style="position:absolute;left:5697;top:-108;width:2;height:104" coordorigin="5697,-108" coordsize="2,104">
              <v:shape id="_x0000_s1172" style="position:absolute;left:5697;top:-108;width:2;height:104" coordorigin="5697,-108" coordsize="0,104" path="m5697,-4r,-104e" filled="f" strokecolor="#0000fe" strokeweight=".52086mm">
                <v:path arrowok="t"/>
              </v:shape>
            </v:group>
            <w10:wrap anchorx="page"/>
          </v:group>
        </w:pict>
      </w:r>
      <w:r>
        <w:rPr>
          <w:rFonts w:eastAsiaTheme="minorHAnsi"/>
        </w:rPr>
        <w:pict w14:anchorId="6C8A85CA">
          <v:group id="_x0000_s1165" style="position:absolute;left:0;text-align:left;margin-left:299.85pt;margin-top:-6.35pt;width:6.7pt;height:6.7pt;z-index:11416;mso-position-horizontal-relative:page" coordorigin="5997,-127" coordsize="134,134">
            <v:group id="_x0000_s1168" style="position:absolute;left:6011;top:-60;width:105;height:2" coordorigin="6011,-60" coordsize="105,2">
              <v:shape id="_x0000_s1169" style="position:absolute;left:6011;top:-60;width:105;height:2" coordorigin="6011,-60" coordsize="105,0" path="m6011,-60r105,e" filled="f" strokecolor="#0000fe" strokeweight=".51881mm">
                <v:path arrowok="t"/>
              </v:shape>
            </v:group>
            <v:group id="_x0000_s1166" style="position:absolute;left:6064;top:-112;width:2;height:104" coordorigin="6064,-112" coordsize="2,104">
              <v:shape id="_x0000_s1167" style="position:absolute;left:6064;top:-112;width:2;height:104" coordorigin="6064,-112" coordsize="0,104" path="m6064,-8r,-104e" filled="f" strokecolor="#0000fe" strokeweight=".52086mm">
                <v:path arrowok="t"/>
              </v:shape>
            </v:group>
            <w10:wrap anchorx="page"/>
          </v:group>
        </w:pict>
      </w:r>
      <w:r>
        <w:rPr>
          <w:rFonts w:eastAsiaTheme="minorHAnsi"/>
        </w:rPr>
        <w:pict w14:anchorId="193B91F1">
          <v:group id="_x0000_s1160" style="position:absolute;left:0;text-align:left;margin-left:337.75pt;margin-top:.1pt;width:6.7pt;height:6.7pt;z-index:11440;mso-position-horizontal-relative:page" coordorigin="6755,2" coordsize="134,134">
            <v:group id="_x0000_s1163" style="position:absolute;left:6770;top:68;width:105;height:2" coordorigin="6770,68" coordsize="105,2">
              <v:shape id="_x0000_s1164" style="position:absolute;left:6770;top:68;width:105;height:2" coordorigin="6770,68" coordsize="105,0" path="m6770,68r104,e" filled="f" strokecolor="#0000fe" strokeweight=".51881mm">
                <v:path arrowok="t"/>
              </v:shape>
            </v:group>
            <v:group id="_x0000_s1161" style="position:absolute;left:6822;top:16;width:2;height:104" coordorigin="6822,16" coordsize="2,104">
              <v:shape id="_x0000_s1162" style="position:absolute;left:6822;top:16;width:2;height:104" coordorigin="6822,16" coordsize="0,104" path="m6822,120r,-104e" filled="f" strokecolor="#0000fe" strokeweight=".52086mm">
                <v:path arrowok="t"/>
              </v:shape>
            </v:group>
            <w10:wrap anchorx="page"/>
          </v:group>
        </w:pict>
      </w:r>
      <w:r w:rsidR="002D0D3F">
        <w:rPr>
          <w:rFonts w:ascii="华文细黑"/>
          <w:w w:val="65"/>
          <w:sz w:val="20"/>
        </w:rPr>
        <w:t>0</w:t>
      </w:r>
      <w:r w:rsidR="002D0D3F">
        <w:rPr>
          <w:rFonts w:ascii="华文细黑"/>
          <w:spacing w:val="-10"/>
          <w:w w:val="65"/>
          <w:sz w:val="20"/>
        </w:rPr>
        <w:t xml:space="preserve"> </w:t>
      </w:r>
      <w:r w:rsidR="002D0D3F">
        <w:rPr>
          <w:rFonts w:ascii="华文细黑"/>
          <w:w w:val="65"/>
          <w:sz w:val="20"/>
        </w:rPr>
        <w:t>.4</w:t>
      </w:r>
    </w:p>
    <w:p w14:paraId="2210FBC2" w14:textId="77777777" w:rsidR="00996552" w:rsidRDefault="00025C9E">
      <w:pPr>
        <w:tabs>
          <w:tab w:val="left" w:pos="5090"/>
        </w:tabs>
        <w:spacing w:line="130" w:lineRule="atLeast"/>
        <w:ind w:left="2492"/>
        <w:rPr>
          <w:rFonts w:ascii="华文细黑" w:eastAsia="华文细黑" w:hAnsi="华文细黑" w:cs="华文细黑"/>
          <w:sz w:val="16"/>
          <w:szCs w:val="16"/>
        </w:rPr>
      </w:pPr>
      <w:r>
        <w:rPr>
          <w:rFonts w:eastAsiaTheme="minorHAnsi"/>
        </w:rPr>
        <w:pict w14:anchorId="1D5A9242">
          <v:group id="_x0000_s1155" style="position:absolute;left:0;text-align:left;margin-left:304.45pt;margin-top:5.25pt;width:6.7pt;height:6.7pt;z-index:11368;mso-position-horizontal-relative:page" coordorigin="6089,105" coordsize="134,134">
            <v:group id="_x0000_s1158" style="position:absolute;left:6104;top:172;width:105;height:2" coordorigin="6104,172" coordsize="105,2">
              <v:shape id="_x0000_s1159" style="position:absolute;left:6104;top:172;width:105;height:2" coordorigin="6104,172" coordsize="105,0" path="m6104,172r104,e" filled="f" strokecolor="#9c0" strokeweight=".51881mm">
                <v:path arrowok="t"/>
              </v:shape>
            </v:group>
            <v:group id="_x0000_s1156" style="position:absolute;left:6156;top:120;width:2;height:104" coordorigin="6156,120" coordsize="2,104">
              <v:shape id="_x0000_s1157" style="position:absolute;left:6156;top:120;width:2;height:104" coordorigin="6156,120" coordsize="0,104" path="m6156,224r,-104e" filled="f" strokecolor="#9c0" strokeweight=".52086mm">
                <v:path arrowok="t"/>
              </v:shape>
            </v:group>
            <w10:wrap anchorx="page"/>
          </v:group>
        </w:pict>
      </w:r>
      <w:r w:rsidR="002D0D3F">
        <w:tab/>
      </w:r>
      <w:r>
        <w:rPr>
          <w:rFonts w:ascii="华文细黑"/>
          <w:position w:val="20"/>
          <w:sz w:val="13"/>
        </w:rPr>
      </w:r>
      <w:r>
        <w:rPr>
          <w:rFonts w:ascii="华文细黑"/>
          <w:position w:val="20"/>
          <w:sz w:val="13"/>
        </w:rPr>
        <w:pict w14:anchorId="296959DA">
          <v:group id="_x0000_s1150" style="width:6.7pt;height:6.7pt;mso-position-horizontal-relative:char;mso-position-vertical-relative:line" coordsize="134,134">
            <v:group id="_x0000_s1153" style="position:absolute;left:15;top:67;width:105;height:2" coordorigin="15,67" coordsize="105,2">
              <v:shape id="_x0000_s1154" style="position:absolute;left:15;top:67;width:105;height:2" coordorigin="15,67" coordsize="105,0" path="m15,67r104,e" filled="f" strokecolor="#9c0" strokeweight=".51881mm">
                <v:path arrowok="t"/>
              </v:shape>
            </v:group>
            <v:group id="_x0000_s1151" style="position:absolute;left:67;top:15;width:2;height:104" coordorigin="67,15" coordsize="2,104">
              <v:shape id="_x0000_s1152" style="position:absolute;left:67;top:15;width:2;height:104" coordorigin="67,15" coordsize="0,104" path="m67,119l67,15e" filled="f" strokecolor="#9c0" strokeweight=".52086mm">
                <v:path arrowok="t"/>
              </v:shape>
            </v:group>
            <w10:anchorlock/>
          </v:group>
        </w:pict>
      </w:r>
      <w:r>
        <w:rPr>
          <w:rFonts w:ascii="华文细黑"/>
          <w:sz w:val="16"/>
        </w:rPr>
      </w:r>
      <w:r>
        <w:rPr>
          <w:rFonts w:ascii="华文细黑"/>
          <w:sz w:val="16"/>
        </w:rPr>
        <w:pict w14:anchorId="69ED290A">
          <v:group id="_x0000_s1141" style="width:9.55pt;height:8.25pt;mso-position-horizontal-relative:char;mso-position-vertical-relative:line" coordsize="191,165">
            <v:group id="_x0000_s1148" style="position:absolute;left:15;top:67;width:105;height:2" coordorigin="15,67" coordsize="105,2">
              <v:shape id="_x0000_s1149" style="position:absolute;left:15;top:67;width:105;height:2" coordorigin="15,67" coordsize="105,0" path="m15,67r104,e" filled="f" strokecolor="#fe0000" strokeweight=".51881mm">
                <v:path arrowok="t"/>
              </v:shape>
            </v:group>
            <v:group id="_x0000_s1146" style="position:absolute;left:67;top:15;width:2;height:104" coordorigin="67,15" coordsize="2,104">
              <v:shape id="_x0000_s1147" style="position:absolute;left:67;top:15;width:2;height:104" coordorigin="67,15" coordsize="0,104" path="m67,119l67,15e" filled="f" strokecolor="#fe0000" strokeweight=".52086mm">
                <v:path arrowok="t"/>
              </v:shape>
            </v:group>
            <v:group id="_x0000_s1144" style="position:absolute;left:71;top:98;width:105;height:2" coordorigin="71,98" coordsize="105,2">
              <v:shape id="_x0000_s1145" style="position:absolute;left:71;top:98;width:105;height:2" coordorigin="71,98" coordsize="105,0" path="m71,98r105,e" filled="f" strokecolor="#fe0000" strokeweight=".51881mm">
                <v:path arrowok="t"/>
              </v:shape>
            </v:group>
            <v:group id="_x0000_s1142" style="position:absolute;left:123;top:46;width:2;height:104" coordorigin="123,46" coordsize="2,104">
              <v:shape id="_x0000_s1143" style="position:absolute;left:123;top:46;width:2;height:104" coordorigin="123,46" coordsize="0,104" path="m123,150r,-104e" filled="f" strokecolor="#fe0000" strokeweight=".52086mm">
                <v:path arrowok="t"/>
              </v:shape>
            </v:group>
            <w10:anchorlock/>
          </v:group>
        </w:pict>
      </w:r>
    </w:p>
    <w:p w14:paraId="00970DD5" w14:textId="77777777" w:rsidR="00996552" w:rsidRDefault="00996552">
      <w:pPr>
        <w:spacing w:before="6"/>
        <w:rPr>
          <w:rFonts w:ascii="华文细黑" w:eastAsia="华文细黑" w:hAnsi="华文细黑" w:cs="华文细黑"/>
          <w:sz w:val="11"/>
          <w:szCs w:val="11"/>
        </w:rPr>
      </w:pPr>
    </w:p>
    <w:p w14:paraId="3DFA5B60" w14:textId="77777777" w:rsidR="00996552" w:rsidRDefault="002D0D3F">
      <w:pPr>
        <w:spacing w:before="16"/>
        <w:ind w:left="1413"/>
        <w:rPr>
          <w:rFonts w:ascii="华文细黑" w:eastAsia="华文细黑" w:hAnsi="华文细黑" w:cs="华文细黑"/>
          <w:sz w:val="20"/>
          <w:szCs w:val="20"/>
        </w:rPr>
      </w:pPr>
      <w:r>
        <w:rPr>
          <w:rFonts w:ascii="华文细黑"/>
          <w:w w:val="85"/>
          <w:sz w:val="20"/>
        </w:rPr>
        <w:t>0</w:t>
      </w:r>
      <w:r>
        <w:rPr>
          <w:rFonts w:ascii="华文细黑"/>
          <w:spacing w:val="-28"/>
          <w:w w:val="85"/>
          <w:sz w:val="20"/>
        </w:rPr>
        <w:t xml:space="preserve"> </w:t>
      </w:r>
      <w:r>
        <w:rPr>
          <w:rFonts w:ascii="华文细黑"/>
          <w:w w:val="85"/>
          <w:sz w:val="20"/>
        </w:rPr>
        <w:t>2</w:t>
      </w:r>
    </w:p>
    <w:p w14:paraId="48905827" w14:textId="77777777" w:rsidR="00996552" w:rsidRDefault="00996552">
      <w:pPr>
        <w:rPr>
          <w:rFonts w:ascii="华文细黑" w:eastAsia="华文细黑" w:hAnsi="华文细黑" w:cs="华文细黑"/>
          <w:sz w:val="20"/>
          <w:szCs w:val="20"/>
        </w:rPr>
      </w:pPr>
    </w:p>
    <w:p w14:paraId="6492B325" w14:textId="77777777" w:rsidR="00996552" w:rsidRDefault="00996552">
      <w:pPr>
        <w:spacing w:before="4"/>
        <w:rPr>
          <w:rFonts w:ascii="华文细黑" w:eastAsia="华文细黑" w:hAnsi="华文细黑" w:cs="华文细黑"/>
          <w:sz w:val="14"/>
          <w:szCs w:val="14"/>
        </w:rPr>
      </w:pPr>
    </w:p>
    <w:p w14:paraId="6AEF909E" w14:textId="77777777" w:rsidR="00996552" w:rsidRDefault="00996552">
      <w:pPr>
        <w:rPr>
          <w:rFonts w:ascii="华文细黑" w:eastAsia="华文细黑" w:hAnsi="华文细黑" w:cs="华文细黑"/>
          <w:sz w:val="14"/>
          <w:szCs w:val="14"/>
        </w:rPr>
        <w:sectPr w:rsidR="00996552">
          <w:pgSz w:w="11910" w:h="16840"/>
          <w:pgMar w:top="1140" w:right="1680" w:bottom="1280" w:left="1680" w:header="871" w:footer="1095" w:gutter="0"/>
          <w:cols w:space="720"/>
        </w:sectPr>
      </w:pPr>
    </w:p>
    <w:p w14:paraId="038BF91C" w14:textId="77777777" w:rsidR="00996552" w:rsidRDefault="002D0D3F">
      <w:pPr>
        <w:spacing w:before="16"/>
        <w:jc w:val="right"/>
        <w:rPr>
          <w:rFonts w:ascii="华文细黑" w:eastAsia="华文细黑" w:hAnsi="华文细黑" w:cs="华文细黑"/>
          <w:sz w:val="20"/>
          <w:szCs w:val="20"/>
        </w:rPr>
      </w:pPr>
      <w:r>
        <w:rPr>
          <w:rFonts w:ascii="华文细黑"/>
          <w:w w:val="85"/>
          <w:sz w:val="20"/>
        </w:rPr>
        <w:lastRenderedPageBreak/>
        <w:t>0</w:t>
      </w:r>
      <w:r>
        <w:rPr>
          <w:rFonts w:ascii="华文细黑"/>
          <w:spacing w:val="-28"/>
          <w:w w:val="85"/>
          <w:sz w:val="20"/>
        </w:rPr>
        <w:t xml:space="preserve"> </w:t>
      </w:r>
      <w:r>
        <w:rPr>
          <w:rFonts w:ascii="华文细黑"/>
          <w:w w:val="85"/>
          <w:sz w:val="20"/>
        </w:rPr>
        <w:t>0</w:t>
      </w:r>
    </w:p>
    <w:p w14:paraId="2BE05674" w14:textId="77777777" w:rsidR="00996552" w:rsidRDefault="002D0D3F">
      <w:pPr>
        <w:tabs>
          <w:tab w:val="left" w:pos="1015"/>
          <w:tab w:val="left" w:pos="2070"/>
          <w:tab w:val="left" w:pos="3124"/>
          <w:tab w:val="left" w:pos="4179"/>
          <w:tab w:val="left" w:pos="5233"/>
        </w:tabs>
        <w:spacing w:before="173"/>
        <w:ind w:left="-39" w:right="1447"/>
        <w:jc w:val="center"/>
        <w:rPr>
          <w:rFonts w:ascii="华文细黑" w:eastAsia="华文细黑" w:hAnsi="华文细黑" w:cs="华文细黑"/>
          <w:sz w:val="20"/>
          <w:szCs w:val="20"/>
        </w:rPr>
      </w:pPr>
      <w:r>
        <w:rPr>
          <w:w w:val="85"/>
        </w:rPr>
        <w:br w:type="column"/>
      </w:r>
      <w:r>
        <w:rPr>
          <w:rFonts w:ascii="华文细黑"/>
          <w:w w:val="85"/>
          <w:sz w:val="20"/>
        </w:rPr>
        <w:lastRenderedPageBreak/>
        <w:t>0</w:t>
      </w:r>
      <w:r>
        <w:rPr>
          <w:rFonts w:ascii="华文细黑"/>
          <w:spacing w:val="-28"/>
          <w:w w:val="85"/>
          <w:sz w:val="20"/>
        </w:rPr>
        <w:t xml:space="preserve"> </w:t>
      </w:r>
      <w:r>
        <w:rPr>
          <w:rFonts w:ascii="华文细黑"/>
          <w:w w:val="85"/>
          <w:sz w:val="20"/>
        </w:rPr>
        <w:t>0</w:t>
      </w:r>
      <w:r>
        <w:rPr>
          <w:rFonts w:ascii="华文细黑"/>
          <w:w w:val="85"/>
          <w:sz w:val="20"/>
        </w:rPr>
        <w:tab/>
        <w:t>0</w:t>
      </w:r>
      <w:r>
        <w:rPr>
          <w:rFonts w:ascii="华文细黑"/>
          <w:spacing w:val="-27"/>
          <w:w w:val="85"/>
          <w:sz w:val="20"/>
        </w:rPr>
        <w:t xml:space="preserve"> </w:t>
      </w:r>
      <w:r>
        <w:rPr>
          <w:rFonts w:ascii="华文细黑"/>
          <w:w w:val="85"/>
          <w:sz w:val="20"/>
        </w:rPr>
        <w:t>2</w:t>
      </w:r>
      <w:r>
        <w:rPr>
          <w:rFonts w:ascii="华文细黑"/>
          <w:w w:val="85"/>
          <w:sz w:val="20"/>
        </w:rPr>
        <w:tab/>
      </w:r>
      <w:r>
        <w:rPr>
          <w:rFonts w:ascii="华文细黑"/>
          <w:w w:val="65"/>
          <w:sz w:val="20"/>
        </w:rPr>
        <w:t>0</w:t>
      </w:r>
      <w:r>
        <w:rPr>
          <w:rFonts w:ascii="华文细黑"/>
          <w:spacing w:val="-10"/>
          <w:w w:val="65"/>
          <w:sz w:val="20"/>
        </w:rPr>
        <w:t xml:space="preserve"> </w:t>
      </w:r>
      <w:r>
        <w:rPr>
          <w:rFonts w:ascii="华文细黑"/>
          <w:w w:val="65"/>
          <w:sz w:val="20"/>
        </w:rPr>
        <w:t>.4</w:t>
      </w:r>
      <w:r>
        <w:rPr>
          <w:rFonts w:ascii="华文细黑"/>
          <w:w w:val="65"/>
          <w:sz w:val="20"/>
        </w:rPr>
        <w:tab/>
      </w:r>
      <w:r>
        <w:rPr>
          <w:rFonts w:ascii="华文细黑"/>
          <w:w w:val="85"/>
          <w:sz w:val="20"/>
        </w:rPr>
        <w:t>0</w:t>
      </w:r>
      <w:r>
        <w:rPr>
          <w:rFonts w:ascii="华文细黑"/>
          <w:spacing w:val="-27"/>
          <w:w w:val="85"/>
          <w:sz w:val="20"/>
        </w:rPr>
        <w:t xml:space="preserve"> </w:t>
      </w:r>
      <w:r>
        <w:rPr>
          <w:rFonts w:ascii="华文细黑"/>
          <w:w w:val="85"/>
          <w:sz w:val="20"/>
        </w:rPr>
        <w:t>6</w:t>
      </w:r>
      <w:r>
        <w:rPr>
          <w:rFonts w:ascii="华文细黑"/>
          <w:w w:val="85"/>
          <w:sz w:val="20"/>
        </w:rPr>
        <w:tab/>
        <w:t>0</w:t>
      </w:r>
      <w:r>
        <w:rPr>
          <w:rFonts w:ascii="华文细黑"/>
          <w:spacing w:val="-5"/>
          <w:w w:val="85"/>
          <w:sz w:val="20"/>
        </w:rPr>
        <w:t xml:space="preserve"> </w:t>
      </w:r>
      <w:r>
        <w:rPr>
          <w:rFonts w:ascii="华文细黑"/>
          <w:w w:val="85"/>
          <w:sz w:val="20"/>
        </w:rPr>
        <w:t>8</w:t>
      </w:r>
      <w:r>
        <w:rPr>
          <w:rFonts w:ascii="华文细黑"/>
          <w:w w:val="85"/>
          <w:sz w:val="20"/>
        </w:rPr>
        <w:tab/>
        <w:t>0</w:t>
      </w:r>
    </w:p>
    <w:p w14:paraId="58616B38" w14:textId="77777777" w:rsidR="00996552" w:rsidRDefault="00996552">
      <w:pPr>
        <w:spacing w:before="13"/>
        <w:rPr>
          <w:rFonts w:ascii="华文细黑" w:eastAsia="华文细黑" w:hAnsi="华文细黑" w:cs="华文细黑"/>
          <w:sz w:val="2"/>
          <w:szCs w:val="2"/>
        </w:rPr>
      </w:pPr>
    </w:p>
    <w:p w14:paraId="2C5B1D56" w14:textId="77777777" w:rsidR="00996552" w:rsidRDefault="002D0D3F">
      <w:pPr>
        <w:spacing w:line="130" w:lineRule="atLeast"/>
        <w:ind w:left="2334"/>
        <w:rPr>
          <w:rFonts w:ascii="华文细黑" w:eastAsia="华文细黑" w:hAnsi="华文细黑" w:cs="华文细黑"/>
          <w:sz w:val="13"/>
          <w:szCs w:val="13"/>
        </w:rPr>
      </w:pPr>
      <w:r>
        <w:rPr>
          <w:rFonts w:ascii="华文细黑" w:eastAsia="华文细黑" w:hAnsi="华文细黑" w:cs="华文细黑"/>
          <w:noProof/>
          <w:sz w:val="13"/>
          <w:szCs w:val="13"/>
          <w:lang w:eastAsia="zh-CN"/>
        </w:rPr>
        <w:drawing>
          <wp:inline distT="0" distB="0" distL="0" distR="0" wp14:anchorId="4A4C5639" wp14:editId="6D94B0A1">
            <wp:extent cx="466985" cy="87439"/>
            <wp:effectExtent l="0" t="0" r="0" b="0"/>
            <wp:docPr id="2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1.png"/>
                    <pic:cNvPicPr/>
                  </pic:nvPicPr>
                  <pic:blipFill>
                    <a:blip r:embed="rId89" cstate="print"/>
                    <a:stretch>
                      <a:fillRect/>
                    </a:stretch>
                  </pic:blipFill>
                  <pic:spPr>
                    <a:xfrm>
                      <a:off x="0" y="0"/>
                      <a:ext cx="466985" cy="87439"/>
                    </a:xfrm>
                    <a:prstGeom prst="rect">
                      <a:avLst/>
                    </a:prstGeom>
                  </pic:spPr>
                </pic:pic>
              </a:graphicData>
            </a:graphic>
          </wp:inline>
        </w:drawing>
      </w:r>
    </w:p>
    <w:p w14:paraId="3E81257D" w14:textId="77777777" w:rsidR="00996552" w:rsidRDefault="002D0D3F">
      <w:pPr>
        <w:tabs>
          <w:tab w:val="left" w:pos="743"/>
        </w:tabs>
        <w:spacing w:before="170"/>
        <w:ind w:right="1656"/>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5.8</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脆弱性指标聚类结果图</w:t>
      </w:r>
    </w:p>
    <w:p w14:paraId="7B87FD8E" w14:textId="77777777" w:rsidR="00996552" w:rsidRDefault="00996552">
      <w:pPr>
        <w:spacing w:before="7"/>
        <w:rPr>
          <w:rFonts w:ascii="宋体" w:eastAsia="宋体" w:hAnsi="宋体" w:cs="宋体"/>
          <w:sz w:val="29"/>
          <w:szCs w:val="29"/>
          <w:lang w:eastAsia="zh-CN"/>
        </w:rPr>
      </w:pPr>
    </w:p>
    <w:p w14:paraId="2B1725ED" w14:textId="77777777" w:rsidR="00996552" w:rsidRDefault="002D0D3F">
      <w:pPr>
        <w:tabs>
          <w:tab w:val="left" w:pos="743"/>
        </w:tabs>
        <w:ind w:right="1656"/>
        <w:jc w:val="center"/>
        <w:rPr>
          <w:rFonts w:ascii="宋体" w:eastAsia="宋体" w:hAnsi="宋体" w:cs="宋体"/>
          <w:sz w:val="21"/>
          <w:szCs w:val="21"/>
          <w:lang w:eastAsia="zh-CN"/>
        </w:rPr>
      </w:pPr>
      <w:bookmarkStart w:id="212" w:name="_bookmark137"/>
      <w:bookmarkEnd w:id="21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系统脆弱性指标值聚类结果表</w:t>
      </w:r>
    </w:p>
    <w:p w14:paraId="3216B9F5" w14:textId="77777777" w:rsidR="00996552" w:rsidRDefault="00996552">
      <w:pPr>
        <w:jc w:val="center"/>
        <w:rPr>
          <w:rFonts w:ascii="宋体" w:eastAsia="宋体" w:hAnsi="宋体" w:cs="宋体"/>
          <w:sz w:val="21"/>
          <w:szCs w:val="21"/>
          <w:lang w:eastAsia="zh-CN"/>
        </w:rPr>
        <w:sectPr w:rsidR="00996552">
          <w:type w:val="continuous"/>
          <w:pgSz w:w="11910" w:h="16840"/>
          <w:pgMar w:top="1580" w:right="1680" w:bottom="280" w:left="1680" w:header="720" w:footer="720" w:gutter="0"/>
          <w:cols w:num="2" w:space="720" w:equalWidth="0">
            <w:col w:w="1618" w:space="40"/>
            <w:col w:w="6892"/>
          </w:cols>
        </w:sectPr>
      </w:pPr>
    </w:p>
    <w:p w14:paraId="2CE8C312" w14:textId="77777777" w:rsidR="00996552" w:rsidRDefault="00996552">
      <w:pPr>
        <w:rPr>
          <w:rFonts w:ascii="宋体" w:eastAsia="宋体" w:hAnsi="宋体" w:cs="宋体"/>
          <w:sz w:val="13"/>
          <w:szCs w:val="13"/>
          <w:lang w:eastAsia="zh-CN"/>
        </w:rPr>
      </w:pPr>
    </w:p>
    <w:tbl>
      <w:tblPr>
        <w:tblStyle w:val="TableNormal"/>
        <w:tblW w:w="0" w:type="auto"/>
        <w:tblInd w:w="251" w:type="dxa"/>
        <w:tblLayout w:type="fixed"/>
        <w:tblLook w:val="01E0" w:firstRow="1" w:lastRow="1" w:firstColumn="1" w:lastColumn="1" w:noHBand="0" w:noVBand="0"/>
      </w:tblPr>
      <w:tblGrid>
        <w:gridCol w:w="1095"/>
        <w:gridCol w:w="1503"/>
        <w:gridCol w:w="1093"/>
        <w:gridCol w:w="4352"/>
      </w:tblGrid>
      <w:tr w:rsidR="00996552" w14:paraId="3C2E1270" w14:textId="77777777">
        <w:trPr>
          <w:trHeight w:hRule="exact" w:val="435"/>
        </w:trPr>
        <w:tc>
          <w:tcPr>
            <w:tcW w:w="1095" w:type="dxa"/>
            <w:tcBorders>
              <w:top w:val="single" w:sz="8" w:space="0" w:color="000000"/>
              <w:left w:val="nil"/>
              <w:bottom w:val="single" w:sz="5" w:space="0" w:color="000000"/>
              <w:right w:val="nil"/>
            </w:tcBorders>
          </w:tcPr>
          <w:p w14:paraId="789065EC"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所属类别</w:t>
            </w:r>
          </w:p>
        </w:tc>
        <w:tc>
          <w:tcPr>
            <w:tcW w:w="1503" w:type="dxa"/>
            <w:tcBorders>
              <w:top w:val="single" w:sz="8" w:space="0" w:color="000000"/>
              <w:left w:val="nil"/>
              <w:bottom w:val="single" w:sz="5" w:space="0" w:color="000000"/>
              <w:right w:val="nil"/>
            </w:tcBorders>
          </w:tcPr>
          <w:p w14:paraId="56A30D83" w14:textId="77777777" w:rsidR="00996552" w:rsidRDefault="002D0D3F">
            <w:pPr>
              <w:pStyle w:val="TableParagraph"/>
              <w:spacing w:before="42"/>
              <w:ind w:left="331"/>
              <w:rPr>
                <w:rFonts w:ascii="黑体" w:eastAsia="黑体" w:hAnsi="黑体" w:cs="黑体"/>
                <w:sz w:val="21"/>
                <w:szCs w:val="21"/>
              </w:rPr>
            </w:pPr>
            <w:r>
              <w:rPr>
                <w:rFonts w:ascii="黑体" w:eastAsia="黑体" w:hAnsi="黑体" w:cs="黑体"/>
                <w:sz w:val="21"/>
                <w:szCs w:val="21"/>
              </w:rPr>
              <w:t>质心坐标</w:t>
            </w:r>
          </w:p>
        </w:tc>
        <w:tc>
          <w:tcPr>
            <w:tcW w:w="1093" w:type="dxa"/>
            <w:tcBorders>
              <w:top w:val="single" w:sz="8" w:space="0" w:color="000000"/>
              <w:left w:val="nil"/>
              <w:bottom w:val="single" w:sz="5" w:space="0" w:color="000000"/>
              <w:right w:val="nil"/>
            </w:tcBorders>
          </w:tcPr>
          <w:p w14:paraId="484A4151" w14:textId="77777777" w:rsidR="00996552" w:rsidRDefault="002D0D3F">
            <w:pPr>
              <w:pStyle w:val="TableParagraph"/>
              <w:spacing w:before="42"/>
              <w:ind w:left="130"/>
              <w:rPr>
                <w:rFonts w:ascii="黑体" w:eastAsia="黑体" w:hAnsi="黑体" w:cs="黑体"/>
                <w:sz w:val="21"/>
                <w:szCs w:val="21"/>
              </w:rPr>
            </w:pPr>
            <w:r>
              <w:rPr>
                <w:rFonts w:ascii="黑体" w:eastAsia="黑体" w:hAnsi="黑体" w:cs="黑体"/>
                <w:sz w:val="21"/>
                <w:szCs w:val="21"/>
              </w:rPr>
              <w:t>节点颜色</w:t>
            </w:r>
          </w:p>
        </w:tc>
        <w:tc>
          <w:tcPr>
            <w:tcW w:w="4352" w:type="dxa"/>
            <w:tcBorders>
              <w:top w:val="single" w:sz="8" w:space="0" w:color="000000"/>
              <w:left w:val="nil"/>
              <w:bottom w:val="single" w:sz="5" w:space="0" w:color="000000"/>
              <w:right w:val="nil"/>
            </w:tcBorders>
          </w:tcPr>
          <w:p w14:paraId="63B89B63" w14:textId="77777777" w:rsidR="00996552" w:rsidRDefault="002D0D3F">
            <w:pPr>
              <w:pStyle w:val="TableParagraph"/>
              <w:spacing w:before="42"/>
              <w:ind w:left="2"/>
              <w:jc w:val="center"/>
              <w:rPr>
                <w:rFonts w:ascii="黑体" w:eastAsia="黑体" w:hAnsi="黑体" w:cs="黑体"/>
                <w:sz w:val="21"/>
                <w:szCs w:val="21"/>
              </w:rPr>
            </w:pPr>
            <w:r>
              <w:rPr>
                <w:rFonts w:ascii="黑体" w:eastAsia="黑体" w:hAnsi="黑体" w:cs="黑体"/>
                <w:sz w:val="21"/>
                <w:szCs w:val="21"/>
              </w:rPr>
              <w:t>节点名称</w:t>
            </w:r>
          </w:p>
        </w:tc>
      </w:tr>
      <w:tr w:rsidR="00996552" w14:paraId="71BC9B46" w14:textId="77777777">
        <w:trPr>
          <w:trHeight w:hRule="exact" w:val="377"/>
        </w:trPr>
        <w:tc>
          <w:tcPr>
            <w:tcW w:w="1095" w:type="dxa"/>
            <w:tcBorders>
              <w:top w:val="single" w:sz="5" w:space="0" w:color="000000"/>
              <w:left w:val="nil"/>
              <w:bottom w:val="nil"/>
              <w:right w:val="nil"/>
            </w:tcBorders>
          </w:tcPr>
          <w:p w14:paraId="4E8614A0" w14:textId="77777777" w:rsidR="00996552" w:rsidRDefault="002D0D3F">
            <w:pPr>
              <w:pStyle w:val="TableParagraph"/>
              <w:spacing w:before="91"/>
              <w:ind w:right="3"/>
              <w:jc w:val="center"/>
              <w:rPr>
                <w:rFonts w:ascii="Times New Roman" w:eastAsia="Times New Roman" w:hAnsi="Times New Roman" w:cs="Times New Roman"/>
                <w:sz w:val="21"/>
                <w:szCs w:val="21"/>
              </w:rPr>
            </w:pPr>
            <w:r>
              <w:rPr>
                <w:rFonts w:ascii="Times New Roman"/>
                <w:sz w:val="21"/>
              </w:rPr>
              <w:t>0</w:t>
            </w:r>
          </w:p>
        </w:tc>
        <w:tc>
          <w:tcPr>
            <w:tcW w:w="1503" w:type="dxa"/>
            <w:tcBorders>
              <w:top w:val="single" w:sz="5" w:space="0" w:color="000000"/>
              <w:left w:val="nil"/>
              <w:bottom w:val="nil"/>
              <w:right w:val="nil"/>
            </w:tcBorders>
          </w:tcPr>
          <w:p w14:paraId="08D211F9" w14:textId="77777777" w:rsidR="00996552" w:rsidRDefault="002D0D3F">
            <w:pPr>
              <w:pStyle w:val="TableParagraph"/>
              <w:spacing w:before="91"/>
              <w:ind w:left="235"/>
              <w:rPr>
                <w:rFonts w:ascii="Times New Roman" w:eastAsia="Times New Roman" w:hAnsi="Times New Roman" w:cs="Times New Roman"/>
                <w:sz w:val="21"/>
                <w:szCs w:val="21"/>
              </w:rPr>
            </w:pPr>
            <w:r>
              <w:rPr>
                <w:rFonts w:ascii="Times New Roman"/>
                <w:sz w:val="21"/>
              </w:rPr>
              <w:t>(0.5 , 0.246)</w:t>
            </w:r>
          </w:p>
        </w:tc>
        <w:tc>
          <w:tcPr>
            <w:tcW w:w="1093" w:type="dxa"/>
            <w:tcBorders>
              <w:top w:val="single" w:sz="5" w:space="0" w:color="000000"/>
              <w:left w:val="nil"/>
              <w:bottom w:val="nil"/>
              <w:right w:val="nil"/>
            </w:tcBorders>
          </w:tcPr>
          <w:p w14:paraId="7E083ABF" w14:textId="77777777" w:rsidR="00996552" w:rsidRDefault="002D0D3F">
            <w:pPr>
              <w:pStyle w:val="TableParagraph"/>
              <w:spacing w:before="42"/>
              <w:ind w:left="340"/>
              <w:rPr>
                <w:rFonts w:ascii="宋体" w:eastAsia="宋体" w:hAnsi="宋体" w:cs="宋体"/>
                <w:sz w:val="21"/>
                <w:szCs w:val="21"/>
              </w:rPr>
            </w:pPr>
            <w:r>
              <w:rPr>
                <w:rFonts w:ascii="宋体" w:eastAsia="宋体" w:hAnsi="宋体" w:cs="宋体"/>
                <w:sz w:val="21"/>
                <w:szCs w:val="21"/>
              </w:rPr>
              <w:t>绿色</w:t>
            </w:r>
          </w:p>
        </w:tc>
        <w:tc>
          <w:tcPr>
            <w:tcW w:w="4352" w:type="dxa"/>
            <w:tcBorders>
              <w:top w:val="single" w:sz="5" w:space="0" w:color="000000"/>
              <w:left w:val="nil"/>
              <w:bottom w:val="nil"/>
              <w:right w:val="nil"/>
            </w:tcBorders>
          </w:tcPr>
          <w:p w14:paraId="1CC2A18F" w14:textId="77777777" w:rsidR="00996552" w:rsidRDefault="002D0D3F">
            <w:pPr>
              <w:pStyle w:val="TableParagraph"/>
              <w:spacing w:before="42"/>
              <w:ind w:left="339"/>
              <w:rPr>
                <w:rFonts w:ascii="Times New Roman" w:eastAsia="Times New Roman" w:hAnsi="Times New Roman" w:cs="Times New Roman"/>
                <w:sz w:val="21"/>
                <w:szCs w:val="21"/>
              </w:rPr>
            </w:pPr>
            <w:r>
              <w:rPr>
                <w:rFonts w:ascii="Times New Roman" w:eastAsia="Times New Roman" w:hAnsi="Times New Roman" w:cs="Times New Roman"/>
                <w:sz w:val="21"/>
                <w:szCs w:val="21"/>
              </w:rPr>
              <w:t>1</w:t>
            </w:r>
            <w:r>
              <w:rPr>
                <w:rFonts w:ascii="宋体" w:eastAsia="宋体" w:hAnsi="宋体" w:cs="宋体"/>
                <w:sz w:val="21"/>
                <w:szCs w:val="21"/>
              </w:rPr>
              <w:t>、</w:t>
            </w:r>
            <w:r>
              <w:rPr>
                <w:rFonts w:ascii="Times New Roman" w:eastAsia="Times New Roman" w:hAnsi="Times New Roman" w:cs="Times New Roman"/>
                <w:sz w:val="21"/>
                <w:szCs w:val="21"/>
              </w:rPr>
              <w:t>7</w:t>
            </w:r>
            <w:r>
              <w:rPr>
                <w:rFonts w:ascii="宋体" w:eastAsia="宋体" w:hAnsi="宋体" w:cs="宋体"/>
                <w:sz w:val="21"/>
                <w:szCs w:val="21"/>
              </w:rPr>
              <w:t>、</w:t>
            </w:r>
            <w:r>
              <w:rPr>
                <w:rFonts w:ascii="Times New Roman" w:eastAsia="Times New Roman" w:hAnsi="Times New Roman" w:cs="Times New Roman"/>
                <w:sz w:val="21"/>
                <w:szCs w:val="21"/>
              </w:rPr>
              <w:t>9</w:t>
            </w:r>
            <w:r>
              <w:rPr>
                <w:rFonts w:ascii="宋体" w:eastAsia="宋体" w:hAnsi="宋体" w:cs="宋体"/>
                <w:sz w:val="21"/>
                <w:szCs w:val="21"/>
              </w:rPr>
              <w:t>、</w:t>
            </w:r>
            <w:r>
              <w:rPr>
                <w:rFonts w:ascii="Times New Roman" w:eastAsia="Times New Roman" w:hAnsi="Times New Roman" w:cs="Times New Roman"/>
                <w:sz w:val="21"/>
                <w:szCs w:val="21"/>
              </w:rPr>
              <w:t>12</w:t>
            </w:r>
            <w:r>
              <w:rPr>
                <w:rFonts w:ascii="宋体" w:eastAsia="宋体" w:hAnsi="宋体" w:cs="宋体"/>
                <w:sz w:val="21"/>
                <w:szCs w:val="21"/>
              </w:rPr>
              <w:t>、</w:t>
            </w:r>
            <w:r>
              <w:rPr>
                <w:rFonts w:ascii="Times New Roman" w:eastAsia="Times New Roman" w:hAnsi="Times New Roman" w:cs="Times New Roman"/>
                <w:sz w:val="21"/>
                <w:szCs w:val="21"/>
              </w:rPr>
              <w:t>15</w:t>
            </w:r>
            <w:r>
              <w:rPr>
                <w:rFonts w:ascii="宋体" w:eastAsia="宋体" w:hAnsi="宋体" w:cs="宋体"/>
                <w:sz w:val="21"/>
                <w:szCs w:val="21"/>
              </w:rPr>
              <w:t>、</w:t>
            </w:r>
            <w:r>
              <w:rPr>
                <w:rFonts w:ascii="Times New Roman" w:eastAsia="Times New Roman" w:hAnsi="Times New Roman" w:cs="Times New Roman"/>
                <w:sz w:val="21"/>
                <w:szCs w:val="21"/>
              </w:rPr>
              <w:t>18</w:t>
            </w:r>
            <w:r>
              <w:rPr>
                <w:rFonts w:ascii="宋体" w:eastAsia="宋体" w:hAnsi="宋体" w:cs="宋体"/>
                <w:sz w:val="21"/>
                <w:szCs w:val="21"/>
              </w:rPr>
              <w:t>、</w:t>
            </w:r>
            <w:r>
              <w:rPr>
                <w:rFonts w:ascii="Times New Roman" w:eastAsia="Times New Roman" w:hAnsi="Times New Roman" w:cs="Times New Roman"/>
                <w:sz w:val="21"/>
                <w:szCs w:val="21"/>
              </w:rPr>
              <w:t>24</w:t>
            </w:r>
            <w:r>
              <w:rPr>
                <w:rFonts w:ascii="宋体" w:eastAsia="宋体" w:hAnsi="宋体" w:cs="宋体"/>
                <w:sz w:val="21"/>
                <w:szCs w:val="21"/>
              </w:rPr>
              <w:t>、</w:t>
            </w:r>
            <w:r>
              <w:rPr>
                <w:rFonts w:ascii="Times New Roman" w:eastAsia="Times New Roman" w:hAnsi="Times New Roman" w:cs="Times New Roman"/>
                <w:sz w:val="21"/>
                <w:szCs w:val="21"/>
              </w:rPr>
              <w:t>26</w:t>
            </w:r>
            <w:r>
              <w:rPr>
                <w:rFonts w:ascii="宋体" w:eastAsia="宋体" w:hAnsi="宋体" w:cs="宋体"/>
                <w:sz w:val="21"/>
                <w:szCs w:val="21"/>
              </w:rPr>
              <w:t>、</w:t>
            </w:r>
            <w:r>
              <w:rPr>
                <w:rFonts w:ascii="Times New Roman" w:eastAsia="Times New Roman" w:hAnsi="Times New Roman" w:cs="Times New Roman"/>
                <w:sz w:val="21"/>
                <w:szCs w:val="21"/>
              </w:rPr>
              <w:t>27</w:t>
            </w:r>
            <w:r>
              <w:rPr>
                <w:rFonts w:ascii="宋体" w:eastAsia="宋体" w:hAnsi="宋体" w:cs="宋体"/>
                <w:sz w:val="21"/>
                <w:szCs w:val="21"/>
              </w:rPr>
              <w:t>、</w:t>
            </w:r>
            <w:r>
              <w:rPr>
                <w:rFonts w:ascii="Times New Roman" w:eastAsia="Times New Roman" w:hAnsi="Times New Roman" w:cs="Times New Roman"/>
                <w:sz w:val="21"/>
                <w:szCs w:val="21"/>
              </w:rPr>
              <w:t>28</w:t>
            </w:r>
          </w:p>
        </w:tc>
      </w:tr>
      <w:tr w:rsidR="00996552" w14:paraId="15E81BBD" w14:textId="77777777">
        <w:trPr>
          <w:trHeight w:hRule="exact" w:val="315"/>
        </w:trPr>
        <w:tc>
          <w:tcPr>
            <w:tcW w:w="1095" w:type="dxa"/>
            <w:tcBorders>
              <w:top w:val="nil"/>
              <w:left w:val="nil"/>
              <w:bottom w:val="nil"/>
              <w:right w:val="nil"/>
            </w:tcBorders>
          </w:tcPr>
          <w:p w14:paraId="6B9DD2B3" w14:textId="77777777" w:rsidR="00996552" w:rsidRDefault="002D0D3F">
            <w:pPr>
              <w:pStyle w:val="TableParagraph"/>
              <w:spacing w:before="29"/>
              <w:ind w:right="3"/>
              <w:jc w:val="center"/>
              <w:rPr>
                <w:rFonts w:ascii="Times New Roman" w:eastAsia="Times New Roman" w:hAnsi="Times New Roman" w:cs="Times New Roman"/>
                <w:sz w:val="21"/>
                <w:szCs w:val="21"/>
              </w:rPr>
            </w:pPr>
            <w:r>
              <w:rPr>
                <w:rFonts w:ascii="Times New Roman"/>
                <w:sz w:val="21"/>
              </w:rPr>
              <w:t>1</w:t>
            </w:r>
          </w:p>
        </w:tc>
        <w:tc>
          <w:tcPr>
            <w:tcW w:w="1503" w:type="dxa"/>
            <w:tcBorders>
              <w:top w:val="nil"/>
              <w:left w:val="nil"/>
              <w:bottom w:val="nil"/>
              <w:right w:val="nil"/>
            </w:tcBorders>
          </w:tcPr>
          <w:p w14:paraId="20A90A0D" w14:textId="77777777" w:rsidR="00996552" w:rsidRDefault="002D0D3F">
            <w:pPr>
              <w:pStyle w:val="TableParagraph"/>
              <w:spacing w:before="29"/>
              <w:ind w:left="130"/>
              <w:rPr>
                <w:rFonts w:ascii="Times New Roman" w:eastAsia="Times New Roman" w:hAnsi="Times New Roman" w:cs="Times New Roman"/>
                <w:sz w:val="21"/>
                <w:szCs w:val="21"/>
              </w:rPr>
            </w:pPr>
            <w:r>
              <w:rPr>
                <w:rFonts w:ascii="Times New Roman"/>
                <w:sz w:val="21"/>
              </w:rPr>
              <w:t>(0.201 , 0.415)</w:t>
            </w:r>
          </w:p>
        </w:tc>
        <w:tc>
          <w:tcPr>
            <w:tcW w:w="1093" w:type="dxa"/>
            <w:tcBorders>
              <w:top w:val="nil"/>
              <w:left w:val="nil"/>
              <w:bottom w:val="nil"/>
              <w:right w:val="nil"/>
            </w:tcBorders>
          </w:tcPr>
          <w:p w14:paraId="0FF3534B" w14:textId="77777777" w:rsidR="00996552" w:rsidRDefault="002D0D3F">
            <w:pPr>
              <w:pStyle w:val="TableParagraph"/>
              <w:spacing w:line="255" w:lineRule="exact"/>
              <w:ind w:left="340"/>
              <w:rPr>
                <w:rFonts w:ascii="宋体" w:eastAsia="宋体" w:hAnsi="宋体" w:cs="宋体"/>
                <w:sz w:val="21"/>
                <w:szCs w:val="21"/>
              </w:rPr>
            </w:pPr>
            <w:r>
              <w:rPr>
                <w:rFonts w:ascii="宋体" w:eastAsia="宋体" w:hAnsi="宋体" w:cs="宋体"/>
                <w:sz w:val="21"/>
                <w:szCs w:val="21"/>
              </w:rPr>
              <w:t>红色</w:t>
            </w:r>
          </w:p>
        </w:tc>
        <w:tc>
          <w:tcPr>
            <w:tcW w:w="4352" w:type="dxa"/>
            <w:tcBorders>
              <w:top w:val="nil"/>
              <w:left w:val="nil"/>
              <w:bottom w:val="nil"/>
              <w:right w:val="nil"/>
            </w:tcBorders>
          </w:tcPr>
          <w:p w14:paraId="04CF0B10" w14:textId="77777777" w:rsidR="00996552" w:rsidRDefault="002D0D3F">
            <w:pPr>
              <w:pStyle w:val="TableParagraph"/>
              <w:spacing w:line="271" w:lineRule="exact"/>
              <w:ind w:left="122"/>
              <w:rPr>
                <w:rFonts w:ascii="Times New Roman" w:eastAsia="Times New Roman" w:hAnsi="Times New Roman" w:cs="Times New Roman"/>
                <w:sz w:val="21"/>
                <w:szCs w:val="21"/>
              </w:rPr>
            </w:pPr>
            <w:r>
              <w:rPr>
                <w:rFonts w:ascii="Times New Roman" w:eastAsia="Times New Roman" w:hAnsi="Times New Roman" w:cs="Times New Roman"/>
                <w:spacing w:val="-10"/>
                <w:sz w:val="21"/>
                <w:szCs w:val="21"/>
              </w:rPr>
              <w:t>2</w:t>
            </w:r>
            <w:r>
              <w:rPr>
                <w:rFonts w:ascii="宋体" w:eastAsia="宋体" w:hAnsi="宋体" w:cs="宋体"/>
                <w:spacing w:val="-10"/>
                <w:sz w:val="21"/>
                <w:szCs w:val="21"/>
              </w:rPr>
              <w:t>、</w:t>
            </w:r>
            <w:r>
              <w:rPr>
                <w:rFonts w:ascii="Times New Roman" w:eastAsia="Times New Roman" w:hAnsi="Times New Roman" w:cs="Times New Roman"/>
                <w:spacing w:val="-10"/>
                <w:sz w:val="21"/>
                <w:szCs w:val="21"/>
              </w:rPr>
              <w:t>5</w:t>
            </w:r>
            <w:r>
              <w:rPr>
                <w:rFonts w:ascii="宋体" w:eastAsia="宋体" w:hAnsi="宋体" w:cs="宋体"/>
                <w:spacing w:val="-10"/>
                <w:sz w:val="21"/>
                <w:szCs w:val="21"/>
              </w:rPr>
              <w:t>、</w:t>
            </w:r>
            <w:r>
              <w:rPr>
                <w:rFonts w:ascii="Times New Roman" w:eastAsia="Times New Roman" w:hAnsi="Times New Roman" w:cs="Times New Roman"/>
                <w:spacing w:val="-10"/>
                <w:sz w:val="21"/>
                <w:szCs w:val="21"/>
              </w:rPr>
              <w:t>6</w:t>
            </w:r>
            <w:r>
              <w:rPr>
                <w:rFonts w:ascii="宋体" w:eastAsia="宋体" w:hAnsi="宋体" w:cs="宋体"/>
                <w:spacing w:val="-10"/>
                <w:sz w:val="21"/>
                <w:szCs w:val="21"/>
              </w:rPr>
              <w:t>、</w:t>
            </w:r>
            <w:r>
              <w:rPr>
                <w:rFonts w:ascii="Times New Roman" w:eastAsia="Times New Roman" w:hAnsi="Times New Roman" w:cs="Times New Roman"/>
                <w:spacing w:val="-10"/>
                <w:sz w:val="21"/>
                <w:szCs w:val="21"/>
              </w:rPr>
              <w:t>8</w:t>
            </w:r>
            <w:r>
              <w:rPr>
                <w:rFonts w:ascii="宋体" w:eastAsia="宋体" w:hAnsi="宋体" w:cs="宋体"/>
                <w:spacing w:val="-10"/>
                <w:sz w:val="21"/>
                <w:szCs w:val="21"/>
              </w:rPr>
              <w:t>、</w:t>
            </w:r>
            <w:r>
              <w:rPr>
                <w:rFonts w:ascii="Times New Roman" w:eastAsia="Times New Roman" w:hAnsi="Times New Roman" w:cs="Times New Roman"/>
                <w:spacing w:val="-10"/>
                <w:sz w:val="21"/>
                <w:szCs w:val="21"/>
              </w:rPr>
              <w:t>10</w:t>
            </w:r>
            <w:r>
              <w:rPr>
                <w:rFonts w:ascii="宋体" w:eastAsia="宋体" w:hAnsi="宋体" w:cs="宋体"/>
                <w:spacing w:val="-10"/>
                <w:sz w:val="21"/>
                <w:szCs w:val="21"/>
              </w:rPr>
              <w:t>、</w:t>
            </w:r>
            <w:r>
              <w:rPr>
                <w:rFonts w:ascii="Times New Roman" w:eastAsia="Times New Roman" w:hAnsi="Times New Roman" w:cs="Times New Roman"/>
                <w:spacing w:val="-10"/>
                <w:sz w:val="21"/>
                <w:szCs w:val="21"/>
              </w:rPr>
              <w:t>11</w:t>
            </w:r>
            <w:r>
              <w:rPr>
                <w:rFonts w:ascii="宋体" w:eastAsia="宋体" w:hAnsi="宋体" w:cs="宋体"/>
                <w:spacing w:val="-10"/>
                <w:sz w:val="21"/>
                <w:szCs w:val="21"/>
              </w:rPr>
              <w:t>、</w:t>
            </w:r>
            <w:r>
              <w:rPr>
                <w:rFonts w:ascii="Times New Roman" w:eastAsia="Times New Roman" w:hAnsi="Times New Roman" w:cs="Times New Roman"/>
                <w:spacing w:val="-10"/>
                <w:sz w:val="21"/>
                <w:szCs w:val="21"/>
              </w:rPr>
              <w:t>13</w:t>
            </w:r>
            <w:r>
              <w:rPr>
                <w:rFonts w:ascii="宋体" w:eastAsia="宋体" w:hAnsi="宋体" w:cs="宋体"/>
                <w:spacing w:val="-10"/>
                <w:sz w:val="21"/>
                <w:szCs w:val="21"/>
              </w:rPr>
              <w:t>、</w:t>
            </w:r>
            <w:r>
              <w:rPr>
                <w:rFonts w:ascii="Times New Roman" w:eastAsia="Times New Roman" w:hAnsi="Times New Roman" w:cs="Times New Roman"/>
                <w:spacing w:val="-10"/>
                <w:sz w:val="21"/>
                <w:szCs w:val="21"/>
              </w:rPr>
              <w:t>14</w:t>
            </w:r>
            <w:r>
              <w:rPr>
                <w:rFonts w:ascii="宋体" w:eastAsia="宋体" w:hAnsi="宋体" w:cs="宋体"/>
                <w:spacing w:val="-10"/>
                <w:sz w:val="21"/>
                <w:szCs w:val="21"/>
              </w:rPr>
              <w:t>、</w:t>
            </w:r>
            <w:r>
              <w:rPr>
                <w:rFonts w:ascii="Times New Roman" w:eastAsia="Times New Roman" w:hAnsi="Times New Roman" w:cs="Times New Roman"/>
                <w:spacing w:val="-10"/>
                <w:sz w:val="21"/>
                <w:szCs w:val="21"/>
              </w:rPr>
              <w:t>17</w:t>
            </w:r>
            <w:r>
              <w:rPr>
                <w:rFonts w:ascii="宋体" w:eastAsia="宋体" w:hAnsi="宋体" w:cs="宋体"/>
                <w:spacing w:val="-10"/>
                <w:sz w:val="21"/>
                <w:szCs w:val="21"/>
              </w:rPr>
              <w:t>、</w:t>
            </w:r>
            <w:r>
              <w:rPr>
                <w:rFonts w:ascii="Times New Roman" w:eastAsia="Times New Roman" w:hAnsi="Times New Roman" w:cs="Times New Roman"/>
                <w:spacing w:val="-10"/>
                <w:sz w:val="21"/>
                <w:szCs w:val="21"/>
              </w:rPr>
              <w:t>19</w:t>
            </w:r>
            <w:r>
              <w:rPr>
                <w:rFonts w:ascii="宋体" w:eastAsia="宋体" w:hAnsi="宋体" w:cs="宋体"/>
                <w:spacing w:val="-10"/>
                <w:sz w:val="21"/>
                <w:szCs w:val="21"/>
              </w:rPr>
              <w:t>、</w:t>
            </w:r>
            <w:r>
              <w:rPr>
                <w:rFonts w:ascii="Times New Roman" w:eastAsia="Times New Roman" w:hAnsi="Times New Roman" w:cs="Times New Roman"/>
                <w:spacing w:val="-10"/>
                <w:sz w:val="21"/>
                <w:szCs w:val="21"/>
              </w:rPr>
              <w:t>20</w:t>
            </w:r>
            <w:r>
              <w:rPr>
                <w:rFonts w:ascii="宋体" w:eastAsia="宋体" w:hAnsi="宋体" w:cs="宋体"/>
                <w:spacing w:val="-10"/>
                <w:sz w:val="21"/>
                <w:szCs w:val="21"/>
              </w:rPr>
              <w:t>、</w:t>
            </w:r>
            <w:r>
              <w:rPr>
                <w:rFonts w:ascii="Times New Roman" w:eastAsia="Times New Roman" w:hAnsi="Times New Roman" w:cs="Times New Roman"/>
                <w:spacing w:val="-10"/>
                <w:sz w:val="21"/>
                <w:szCs w:val="21"/>
              </w:rPr>
              <w:t>22</w:t>
            </w:r>
          </w:p>
        </w:tc>
      </w:tr>
      <w:tr w:rsidR="00996552" w14:paraId="65BCCF35" w14:textId="77777777">
        <w:trPr>
          <w:trHeight w:hRule="exact" w:val="380"/>
        </w:trPr>
        <w:tc>
          <w:tcPr>
            <w:tcW w:w="1095" w:type="dxa"/>
            <w:tcBorders>
              <w:top w:val="nil"/>
              <w:left w:val="nil"/>
              <w:bottom w:val="single" w:sz="8" w:space="0" w:color="000000"/>
              <w:right w:val="nil"/>
            </w:tcBorders>
          </w:tcPr>
          <w:p w14:paraId="047CDA9C" w14:textId="77777777" w:rsidR="00996552" w:rsidRDefault="002D0D3F">
            <w:pPr>
              <w:pStyle w:val="TableParagraph"/>
              <w:spacing w:before="29"/>
              <w:ind w:right="3"/>
              <w:jc w:val="center"/>
              <w:rPr>
                <w:rFonts w:ascii="Times New Roman" w:eastAsia="Times New Roman" w:hAnsi="Times New Roman" w:cs="Times New Roman"/>
                <w:sz w:val="21"/>
                <w:szCs w:val="21"/>
              </w:rPr>
            </w:pPr>
            <w:r>
              <w:rPr>
                <w:rFonts w:ascii="Times New Roman"/>
                <w:sz w:val="21"/>
              </w:rPr>
              <w:t>2</w:t>
            </w:r>
          </w:p>
        </w:tc>
        <w:tc>
          <w:tcPr>
            <w:tcW w:w="1503" w:type="dxa"/>
            <w:tcBorders>
              <w:top w:val="nil"/>
              <w:left w:val="nil"/>
              <w:bottom w:val="single" w:sz="8" w:space="0" w:color="000000"/>
              <w:right w:val="nil"/>
            </w:tcBorders>
          </w:tcPr>
          <w:p w14:paraId="44DB47F2" w14:textId="77777777" w:rsidR="00996552" w:rsidRDefault="002D0D3F">
            <w:pPr>
              <w:pStyle w:val="TableParagraph"/>
              <w:spacing w:before="29"/>
              <w:ind w:left="130"/>
              <w:rPr>
                <w:rFonts w:ascii="Times New Roman" w:eastAsia="Times New Roman" w:hAnsi="Times New Roman" w:cs="Times New Roman"/>
                <w:sz w:val="21"/>
                <w:szCs w:val="21"/>
              </w:rPr>
            </w:pPr>
            <w:r>
              <w:rPr>
                <w:rFonts w:ascii="Times New Roman"/>
                <w:sz w:val="21"/>
              </w:rPr>
              <w:t>(0.513 , 0.553)</w:t>
            </w:r>
          </w:p>
        </w:tc>
        <w:tc>
          <w:tcPr>
            <w:tcW w:w="1093" w:type="dxa"/>
            <w:tcBorders>
              <w:top w:val="nil"/>
              <w:left w:val="nil"/>
              <w:bottom w:val="single" w:sz="8" w:space="0" w:color="000000"/>
              <w:right w:val="nil"/>
            </w:tcBorders>
          </w:tcPr>
          <w:p w14:paraId="2B63EE60" w14:textId="77777777" w:rsidR="00996552" w:rsidRDefault="002D0D3F">
            <w:pPr>
              <w:pStyle w:val="TableParagraph"/>
              <w:spacing w:line="255" w:lineRule="exact"/>
              <w:ind w:left="340"/>
              <w:rPr>
                <w:rFonts w:ascii="宋体" w:eastAsia="宋体" w:hAnsi="宋体" w:cs="宋体"/>
                <w:sz w:val="21"/>
                <w:szCs w:val="21"/>
              </w:rPr>
            </w:pPr>
            <w:r>
              <w:rPr>
                <w:rFonts w:ascii="宋体" w:eastAsia="宋体" w:hAnsi="宋体" w:cs="宋体"/>
                <w:sz w:val="21"/>
                <w:szCs w:val="21"/>
              </w:rPr>
              <w:t>蓝色</w:t>
            </w:r>
          </w:p>
        </w:tc>
        <w:tc>
          <w:tcPr>
            <w:tcW w:w="4352" w:type="dxa"/>
            <w:tcBorders>
              <w:top w:val="nil"/>
              <w:left w:val="nil"/>
              <w:bottom w:val="single" w:sz="8" w:space="0" w:color="000000"/>
              <w:right w:val="nil"/>
            </w:tcBorders>
          </w:tcPr>
          <w:p w14:paraId="33BC9C16" w14:textId="77777777" w:rsidR="00996552" w:rsidRDefault="002D0D3F">
            <w:pPr>
              <w:pStyle w:val="TableParagraph"/>
              <w:spacing w:line="271" w:lineRule="exact"/>
              <w:ind w:left="917"/>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29</w:t>
            </w:r>
          </w:p>
        </w:tc>
      </w:tr>
    </w:tbl>
    <w:p w14:paraId="17660E94" w14:textId="77777777" w:rsidR="00996552" w:rsidRDefault="00996552">
      <w:pPr>
        <w:spacing w:before="1"/>
        <w:rPr>
          <w:rFonts w:ascii="宋体" w:eastAsia="宋体" w:hAnsi="宋体" w:cs="宋体"/>
          <w:sz w:val="24"/>
          <w:szCs w:val="24"/>
        </w:rPr>
      </w:pPr>
    </w:p>
    <w:p w14:paraId="414A13F0" w14:textId="77777777" w:rsidR="00996552" w:rsidRDefault="002D0D3F">
      <w:pPr>
        <w:pStyle w:val="a3"/>
        <w:spacing w:before="26" w:line="294" w:lineRule="auto"/>
        <w:ind w:right="115" w:firstLine="480"/>
        <w:jc w:val="both"/>
        <w:rPr>
          <w:lang w:eastAsia="zh-CN"/>
        </w:rPr>
      </w:pPr>
      <w:r>
        <w:rPr>
          <w:spacing w:val="2"/>
          <w:lang w:eastAsia="zh-CN"/>
        </w:rPr>
        <w:t>从图</w:t>
      </w:r>
      <w:hyperlink w:anchor="_bookmark136" w:history="1">
        <w:r>
          <w:rPr>
            <w:rFonts w:ascii="Times New Roman" w:eastAsia="Times New Roman" w:hAnsi="Times New Roman" w:cs="Times New Roman"/>
            <w:spacing w:val="2"/>
            <w:lang w:eastAsia="zh-CN"/>
          </w:rPr>
          <w:t>5.8</w:t>
        </w:r>
      </w:hyperlink>
      <w:r>
        <w:rPr>
          <w:spacing w:val="2"/>
          <w:lang w:eastAsia="zh-CN"/>
        </w:rPr>
        <w:t>中结构和状态脆弱性综合指标值的数据点分布情况来看，所属类别</w:t>
      </w:r>
      <w:r>
        <w:rPr>
          <w:spacing w:val="32"/>
          <w:lang w:eastAsia="zh-CN"/>
        </w:rPr>
        <w:t xml:space="preserve"> </w:t>
      </w:r>
      <w:r>
        <w:rPr>
          <w:lang w:eastAsia="zh-CN"/>
        </w:rPr>
        <w:t>为</w:t>
      </w:r>
      <w:r>
        <w:rPr>
          <w:spacing w:val="-45"/>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5"/>
          <w:lang w:eastAsia="zh-CN"/>
        </w:rPr>
        <w:t xml:space="preserve"> </w:t>
      </w:r>
      <w:r>
        <w:rPr>
          <w:spacing w:val="3"/>
          <w:lang w:eastAsia="zh-CN"/>
        </w:rPr>
        <w:t>的绿色数据点在状态脆弱性综合指标上所占的比重较大，其对应节点偏向</w:t>
      </w:r>
      <w:r>
        <w:rPr>
          <w:spacing w:val="26"/>
          <w:lang w:eastAsia="zh-CN"/>
        </w:rPr>
        <w:t xml:space="preserve"> </w:t>
      </w:r>
      <w:r>
        <w:rPr>
          <w:lang w:eastAsia="zh-CN"/>
        </w:rPr>
        <w:t>于状态脆弱性</w:t>
      </w:r>
      <w:r>
        <w:rPr>
          <w:spacing w:val="-26"/>
          <w:lang w:eastAsia="zh-CN"/>
        </w:rPr>
        <w:t>，</w:t>
      </w:r>
      <w:r>
        <w:rPr>
          <w:lang w:eastAsia="zh-CN"/>
        </w:rPr>
        <w:t>如节点</w:t>
      </w:r>
      <w:r>
        <w:rPr>
          <w:spacing w:val="-65"/>
          <w:lang w:eastAsia="zh-CN"/>
        </w:rPr>
        <w:t xml:space="preserve"> </w:t>
      </w:r>
      <w:r>
        <w:rPr>
          <w:rFonts w:ascii="Times New Roman" w:eastAsia="Times New Roman" w:hAnsi="Times New Roman" w:cs="Times New Roman"/>
          <w:lang w:eastAsia="zh-CN"/>
        </w:rPr>
        <w:t>26</w:t>
      </w:r>
      <w:r>
        <w:rPr>
          <w:spacing w:val="-24"/>
          <w:lang w:eastAsia="zh-CN"/>
        </w:rPr>
        <w:t>、</w:t>
      </w:r>
      <w:r>
        <w:rPr>
          <w:rFonts w:ascii="Times New Roman" w:eastAsia="Times New Roman" w:hAnsi="Times New Roman" w:cs="Times New Roman"/>
          <w:lang w:eastAsia="zh-CN"/>
        </w:rPr>
        <w:t>28</w:t>
      </w:r>
      <w:r>
        <w:rPr>
          <w:spacing w:val="-24"/>
          <w:lang w:eastAsia="zh-CN"/>
        </w:rPr>
        <w:t>、</w:t>
      </w:r>
      <w:r>
        <w:rPr>
          <w:rFonts w:ascii="Times New Roman" w:eastAsia="Times New Roman" w:hAnsi="Times New Roman" w:cs="Times New Roman"/>
          <w:lang w:eastAsia="zh-CN"/>
        </w:rPr>
        <w:t>12</w:t>
      </w:r>
      <w:r>
        <w:rPr>
          <w:spacing w:val="-24"/>
          <w:lang w:eastAsia="zh-CN"/>
        </w:rPr>
        <w:t>、</w:t>
      </w:r>
      <w:r>
        <w:rPr>
          <w:rFonts w:ascii="Times New Roman" w:eastAsia="Times New Roman" w:hAnsi="Times New Roman" w:cs="Times New Roman"/>
          <w:lang w:eastAsia="zh-CN"/>
        </w:rPr>
        <w:t>18</w:t>
      </w:r>
      <w:r>
        <w:rPr>
          <w:spacing w:val="-26"/>
          <w:lang w:eastAsia="zh-CN"/>
        </w:rPr>
        <w:t>，</w:t>
      </w:r>
      <w:r>
        <w:rPr>
          <w:lang w:eastAsia="zh-CN"/>
        </w:rPr>
        <w:t>这些节点在电压稳定性</w:t>
      </w:r>
      <w:r>
        <w:rPr>
          <w:spacing w:val="-24"/>
          <w:lang w:eastAsia="zh-CN"/>
        </w:rPr>
        <w:t>、</w:t>
      </w:r>
      <w:r>
        <w:rPr>
          <w:lang w:eastAsia="zh-CN"/>
        </w:rPr>
        <w:t>过负荷能力以 及电网损耗方面表现较差</w:t>
      </w:r>
      <w:r>
        <w:rPr>
          <w:spacing w:val="-38"/>
          <w:lang w:eastAsia="zh-CN"/>
        </w:rPr>
        <w:t>，</w:t>
      </w:r>
      <w:r>
        <w:rPr>
          <w:lang w:eastAsia="zh-CN"/>
        </w:rPr>
        <w:t>其状态脆弱程度较大</w:t>
      </w:r>
      <w:r>
        <w:rPr>
          <w:spacing w:val="-39"/>
          <w:lang w:eastAsia="zh-CN"/>
        </w:rPr>
        <w:t>；</w:t>
      </w:r>
      <w:r>
        <w:rPr>
          <w:lang w:eastAsia="zh-CN"/>
        </w:rPr>
        <w:t>所属类别为</w:t>
      </w:r>
      <w:r>
        <w:rPr>
          <w:spacing w:val="-67"/>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7"/>
          <w:lang w:eastAsia="zh-CN"/>
        </w:rPr>
        <w:t xml:space="preserve"> </w:t>
      </w:r>
      <w:r>
        <w:rPr>
          <w:lang w:eastAsia="zh-CN"/>
        </w:rPr>
        <w:t>的红色数据点在 结构脆弱性综合指标上所占比重相对较大</w:t>
      </w:r>
      <w:r>
        <w:rPr>
          <w:spacing w:val="-45"/>
          <w:lang w:eastAsia="zh-CN"/>
        </w:rPr>
        <w:t>，</w:t>
      </w:r>
      <w:r>
        <w:rPr>
          <w:lang w:eastAsia="zh-CN"/>
        </w:rPr>
        <w:t>其对应节点偏向于结构脆弱性</w:t>
      </w:r>
      <w:r>
        <w:rPr>
          <w:spacing w:val="-45"/>
          <w:lang w:eastAsia="zh-CN"/>
        </w:rPr>
        <w:t>，</w:t>
      </w:r>
      <w:r>
        <w:rPr>
          <w:lang w:eastAsia="zh-CN"/>
        </w:rPr>
        <w:t>如节 点</w:t>
      </w:r>
      <w:r>
        <w:rPr>
          <w:spacing w:val="-66"/>
          <w:lang w:eastAsia="zh-CN"/>
        </w:rPr>
        <w:t xml:space="preserve"> </w:t>
      </w:r>
      <w:r>
        <w:rPr>
          <w:rFonts w:ascii="Times New Roman" w:eastAsia="Times New Roman" w:hAnsi="Times New Roman" w:cs="Times New Roman"/>
          <w:lang w:eastAsia="zh-CN"/>
        </w:rPr>
        <w:t>2</w:t>
      </w:r>
      <w:r>
        <w:rPr>
          <w:spacing w:val="-28"/>
          <w:lang w:eastAsia="zh-CN"/>
        </w:rPr>
        <w:t>、</w:t>
      </w:r>
      <w:r>
        <w:rPr>
          <w:rFonts w:ascii="Times New Roman" w:eastAsia="Times New Roman" w:hAnsi="Times New Roman" w:cs="Times New Roman"/>
          <w:lang w:eastAsia="zh-CN"/>
        </w:rPr>
        <w:t>6</w:t>
      </w:r>
      <w:r>
        <w:rPr>
          <w:spacing w:val="-28"/>
          <w:lang w:eastAsia="zh-CN"/>
        </w:rPr>
        <w:t>、</w:t>
      </w:r>
      <w:r>
        <w:rPr>
          <w:rFonts w:ascii="Times New Roman" w:eastAsia="Times New Roman" w:hAnsi="Times New Roman" w:cs="Times New Roman"/>
          <w:lang w:eastAsia="zh-CN"/>
        </w:rPr>
        <w:t>10</w:t>
      </w:r>
      <w:r>
        <w:rPr>
          <w:spacing w:val="-28"/>
          <w:lang w:eastAsia="zh-CN"/>
        </w:rPr>
        <w:t>、</w:t>
      </w:r>
      <w:r>
        <w:rPr>
          <w:rFonts w:ascii="Times New Roman" w:eastAsia="Times New Roman" w:hAnsi="Times New Roman" w:cs="Times New Roman"/>
          <w:lang w:eastAsia="zh-CN"/>
        </w:rPr>
        <w:t>19</w:t>
      </w:r>
      <w:r>
        <w:rPr>
          <w:spacing w:val="-31"/>
          <w:lang w:eastAsia="zh-CN"/>
        </w:rPr>
        <w:t>，</w:t>
      </w:r>
      <w:r>
        <w:rPr>
          <w:lang w:eastAsia="zh-CN"/>
        </w:rPr>
        <w:t>这些节点在电网结构联通和能量传输中起至关重要的作用</w:t>
      </w:r>
      <w:r>
        <w:rPr>
          <w:spacing w:val="-31"/>
          <w:lang w:eastAsia="zh-CN"/>
        </w:rPr>
        <w:t>，</w:t>
      </w:r>
      <w:r>
        <w:rPr>
          <w:lang w:eastAsia="zh-CN"/>
        </w:rPr>
        <w:t xml:space="preserve">故 </w:t>
      </w:r>
      <w:r>
        <w:rPr>
          <w:spacing w:val="-2"/>
          <w:lang w:eastAsia="zh-CN"/>
        </w:rPr>
        <w:t>其结构脆弱程度较大，在类别</w:t>
      </w:r>
      <w:r>
        <w:rPr>
          <w:spacing w:val="-63"/>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3"/>
          <w:lang w:eastAsia="zh-CN"/>
        </w:rPr>
        <w:t xml:space="preserve"> </w:t>
      </w:r>
      <w:r>
        <w:rPr>
          <w:spacing w:val="-2"/>
          <w:lang w:eastAsia="zh-CN"/>
        </w:rPr>
        <w:t>的数据点中，节点</w:t>
      </w:r>
      <w:r>
        <w:rPr>
          <w:spacing w:val="-63"/>
          <w:lang w:eastAsia="zh-CN"/>
        </w:rPr>
        <w:t xml:space="preserve"> </w:t>
      </w:r>
      <w:r>
        <w:rPr>
          <w:rFonts w:ascii="Times New Roman" w:eastAsia="Times New Roman" w:hAnsi="Times New Roman" w:cs="Times New Roman"/>
          <w:spacing w:val="-4"/>
          <w:lang w:eastAsia="zh-CN"/>
        </w:rPr>
        <w:t>5</w:t>
      </w:r>
      <w:r>
        <w:rPr>
          <w:spacing w:val="-4"/>
          <w:lang w:eastAsia="zh-CN"/>
        </w:rPr>
        <w:t>、</w:t>
      </w:r>
      <w:r>
        <w:rPr>
          <w:rFonts w:ascii="Times New Roman" w:eastAsia="Times New Roman" w:hAnsi="Times New Roman" w:cs="Times New Roman"/>
          <w:spacing w:val="-4"/>
          <w:lang w:eastAsia="zh-CN"/>
        </w:rPr>
        <w:t>11</w:t>
      </w:r>
      <w:r>
        <w:rPr>
          <w:spacing w:val="-4"/>
          <w:lang w:eastAsia="zh-CN"/>
        </w:rPr>
        <w:t>、</w:t>
      </w:r>
      <w:r>
        <w:rPr>
          <w:rFonts w:ascii="Times New Roman" w:eastAsia="Times New Roman" w:hAnsi="Times New Roman" w:cs="Times New Roman"/>
          <w:spacing w:val="-4"/>
          <w:lang w:eastAsia="zh-CN"/>
        </w:rPr>
        <w:t>12</w:t>
      </w:r>
      <w:r>
        <w:rPr>
          <w:spacing w:val="-4"/>
          <w:lang w:eastAsia="zh-CN"/>
        </w:rPr>
        <w:t>、</w:t>
      </w:r>
      <w:r>
        <w:rPr>
          <w:rFonts w:ascii="Times New Roman" w:eastAsia="Times New Roman" w:hAnsi="Times New Roman" w:cs="Times New Roman"/>
          <w:spacing w:val="-4"/>
          <w:lang w:eastAsia="zh-CN"/>
        </w:rPr>
        <w:t>13</w:t>
      </w:r>
      <w:r>
        <w:rPr>
          <w:spacing w:val="-4"/>
          <w:lang w:eastAsia="zh-CN"/>
        </w:rPr>
        <w:t>、</w:t>
      </w:r>
      <w:r>
        <w:rPr>
          <w:rFonts w:ascii="Times New Roman" w:eastAsia="Times New Roman" w:hAnsi="Times New Roman" w:cs="Times New Roman"/>
          <w:spacing w:val="-4"/>
          <w:lang w:eastAsia="zh-CN"/>
        </w:rPr>
        <w:t>17</w:t>
      </w:r>
      <w:r>
        <w:rPr>
          <w:rFonts w:ascii="Times New Roman" w:eastAsia="Times New Roman" w:hAnsi="Times New Roman" w:cs="Times New Roman"/>
          <w:spacing w:val="-3"/>
          <w:lang w:eastAsia="zh-CN"/>
        </w:rPr>
        <w:t xml:space="preserve"> </w:t>
      </w:r>
      <w:r>
        <w:rPr>
          <w:lang w:eastAsia="zh-CN"/>
        </w:rPr>
        <w:t>的结构和</w:t>
      </w:r>
      <w:r>
        <w:rPr>
          <w:spacing w:val="25"/>
          <w:lang w:eastAsia="zh-CN"/>
        </w:rPr>
        <w:t xml:space="preserve"> </w:t>
      </w:r>
      <w:r>
        <w:rPr>
          <w:lang w:eastAsia="zh-CN"/>
        </w:rPr>
        <w:t>状态脆弱性指标均较小</w:t>
      </w:r>
      <w:r>
        <w:rPr>
          <w:spacing w:val="-45"/>
          <w:lang w:eastAsia="zh-CN"/>
        </w:rPr>
        <w:t>，</w:t>
      </w:r>
      <w:r>
        <w:rPr>
          <w:lang w:eastAsia="zh-CN"/>
        </w:rPr>
        <w:t>在电力系统中的重要程度相对较小</w:t>
      </w:r>
      <w:r>
        <w:rPr>
          <w:spacing w:val="-45"/>
          <w:lang w:eastAsia="zh-CN"/>
        </w:rPr>
        <w:t>，</w:t>
      </w:r>
      <w:r>
        <w:rPr>
          <w:lang w:eastAsia="zh-CN"/>
        </w:rPr>
        <w:t>故认为这些节点不 脆弱</w:t>
      </w:r>
      <w:r>
        <w:rPr>
          <w:spacing w:val="-39"/>
          <w:lang w:eastAsia="zh-CN"/>
        </w:rPr>
        <w:t>；</w:t>
      </w:r>
      <w:r>
        <w:rPr>
          <w:lang w:eastAsia="zh-CN"/>
        </w:rPr>
        <w:t>所属类别为</w:t>
      </w:r>
      <w:r>
        <w:rPr>
          <w:spacing w:val="-67"/>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7"/>
          <w:lang w:eastAsia="zh-CN"/>
        </w:rPr>
        <w:t xml:space="preserve"> </w:t>
      </w:r>
      <w:r>
        <w:rPr>
          <w:lang w:eastAsia="zh-CN"/>
        </w:rPr>
        <w:t>的蓝色数据点其结构和状态脆弱性指标值均较大</w:t>
      </w:r>
      <w:r>
        <w:rPr>
          <w:spacing w:val="-38"/>
          <w:lang w:eastAsia="zh-CN"/>
        </w:rPr>
        <w:t>，</w:t>
      </w:r>
      <w:r>
        <w:rPr>
          <w:lang w:eastAsia="zh-CN"/>
        </w:rPr>
        <w:t xml:space="preserve">说明这些 </w:t>
      </w:r>
      <w:r>
        <w:rPr>
          <w:spacing w:val="3"/>
          <w:lang w:eastAsia="zh-CN"/>
        </w:rPr>
        <w:t>节点在电网结构的重要程度以及运行状态下的脆弱程度较大，因此可将这些作</w:t>
      </w:r>
      <w:r>
        <w:rPr>
          <w:spacing w:val="51"/>
          <w:lang w:eastAsia="zh-CN"/>
        </w:rPr>
        <w:t xml:space="preserve"> </w:t>
      </w:r>
      <w:r>
        <w:rPr>
          <w:lang w:eastAsia="zh-CN"/>
        </w:rPr>
        <w:t>为脆弱环节加以防范，其脆弱程度最大。</w:t>
      </w:r>
    </w:p>
    <w:p w14:paraId="51EBC5AA" w14:textId="77777777" w:rsidR="00996552" w:rsidRDefault="00996552">
      <w:pPr>
        <w:spacing w:line="294" w:lineRule="auto"/>
        <w:jc w:val="both"/>
        <w:rPr>
          <w:lang w:eastAsia="zh-CN"/>
        </w:rPr>
        <w:sectPr w:rsidR="00996552">
          <w:type w:val="continuous"/>
          <w:pgSz w:w="11910" w:h="16840"/>
          <w:pgMar w:top="1580" w:right="1680" w:bottom="280" w:left="1680" w:header="720" w:footer="720" w:gutter="0"/>
          <w:cols w:space="720"/>
        </w:sectPr>
      </w:pPr>
    </w:p>
    <w:p w14:paraId="5D0ADEAD" w14:textId="77777777" w:rsidR="00996552" w:rsidRDefault="00996552">
      <w:pPr>
        <w:spacing w:before="9"/>
        <w:rPr>
          <w:rFonts w:ascii="宋体" w:eastAsia="宋体" w:hAnsi="宋体" w:cs="宋体"/>
          <w:sz w:val="17"/>
          <w:szCs w:val="17"/>
          <w:lang w:eastAsia="zh-CN"/>
        </w:rPr>
      </w:pPr>
    </w:p>
    <w:p w14:paraId="050D7D79" w14:textId="77777777" w:rsidR="00996552" w:rsidRDefault="002D0D3F">
      <w:pPr>
        <w:pStyle w:val="a3"/>
        <w:spacing w:before="26" w:line="305" w:lineRule="auto"/>
        <w:ind w:right="75" w:firstLine="480"/>
        <w:rPr>
          <w:lang w:eastAsia="zh-CN"/>
        </w:rPr>
      </w:pPr>
      <w:r>
        <w:rPr>
          <w:spacing w:val="4"/>
          <w:lang w:eastAsia="zh-CN"/>
        </w:rPr>
        <w:t>复杂网络理论认为结构决定功能，电力系统的拓扑结构是电能传输和系统</w:t>
      </w:r>
      <w:r>
        <w:rPr>
          <w:spacing w:val="42"/>
          <w:lang w:eastAsia="zh-CN"/>
        </w:rPr>
        <w:t xml:space="preserve"> </w:t>
      </w:r>
      <w:r>
        <w:rPr>
          <w:lang w:eastAsia="zh-CN"/>
        </w:rPr>
        <w:t>正常运行的基础</w:t>
      </w:r>
      <w:r>
        <w:rPr>
          <w:spacing w:val="-45"/>
          <w:lang w:eastAsia="zh-CN"/>
        </w:rPr>
        <w:t>，</w:t>
      </w:r>
      <w:r>
        <w:rPr>
          <w:lang w:eastAsia="zh-CN"/>
        </w:rPr>
        <w:t>当电网结构遭到破坏时</w:t>
      </w:r>
      <w:r>
        <w:rPr>
          <w:spacing w:val="-45"/>
          <w:lang w:eastAsia="zh-CN"/>
        </w:rPr>
        <w:t>，</w:t>
      </w:r>
      <w:r>
        <w:rPr>
          <w:lang w:eastAsia="zh-CN"/>
        </w:rPr>
        <w:t xml:space="preserve">将会对电网的运行状态造成不可逆的 </w:t>
      </w:r>
      <w:r>
        <w:rPr>
          <w:spacing w:val="1"/>
          <w:lang w:eastAsia="zh-CN"/>
        </w:rPr>
        <w:t>影响。故本文认为节点的结构指标相对于状态指标重要程度高。通过以上分析，</w:t>
      </w:r>
      <w:r>
        <w:rPr>
          <w:spacing w:val="54"/>
          <w:lang w:eastAsia="zh-CN"/>
        </w:rPr>
        <w:t xml:space="preserve"> </w:t>
      </w:r>
      <w:r>
        <w:rPr>
          <w:lang w:eastAsia="zh-CN"/>
        </w:rPr>
        <w:t>可从指标分布情况下对各系统节点进行脆弱性等级评估，评估情况如表</w:t>
      </w:r>
      <w:hyperlink w:anchor="_bookmark138" w:history="1">
        <w:r>
          <w:rPr>
            <w:rFonts w:ascii="Times New Roman" w:eastAsia="Times New Roman" w:hAnsi="Times New Roman" w:cs="Times New Roman"/>
            <w:lang w:eastAsia="zh-CN"/>
          </w:rPr>
          <w:t>5.4</w:t>
        </w:r>
      </w:hyperlink>
      <w:r>
        <w:rPr>
          <w:lang w:eastAsia="zh-CN"/>
        </w:rPr>
        <w:t>所示。</w:t>
      </w:r>
    </w:p>
    <w:p w14:paraId="719350A3" w14:textId="77777777" w:rsidR="00996552" w:rsidRDefault="002D0D3F">
      <w:pPr>
        <w:tabs>
          <w:tab w:val="left" w:pos="2633"/>
        </w:tabs>
        <w:spacing w:before="101"/>
        <w:ind w:left="1898"/>
        <w:rPr>
          <w:rFonts w:ascii="宋体" w:eastAsia="宋体" w:hAnsi="宋体" w:cs="宋体"/>
          <w:sz w:val="21"/>
          <w:szCs w:val="21"/>
          <w:lang w:eastAsia="zh-CN"/>
        </w:rPr>
      </w:pPr>
      <w:bookmarkStart w:id="213" w:name="_bookmark138"/>
      <w:bookmarkEnd w:id="213"/>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基于聚类的</w:t>
      </w:r>
      <w:r>
        <w:rPr>
          <w:rFonts w:ascii="宋体" w:eastAsia="宋体" w:hAnsi="宋体" w:cs="宋体"/>
          <w:spacing w:val="-44"/>
          <w:sz w:val="21"/>
          <w:szCs w:val="21"/>
          <w:lang w:eastAsia="zh-CN"/>
        </w:rPr>
        <w:t xml:space="preserve"> </w:t>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系统脆弱性等级评估表</w:t>
      </w:r>
    </w:p>
    <w:p w14:paraId="3B897A92" w14:textId="77777777" w:rsidR="00996552" w:rsidRDefault="00996552">
      <w:pPr>
        <w:rPr>
          <w:rFonts w:ascii="宋体" w:eastAsia="宋体" w:hAnsi="宋体" w:cs="宋体"/>
          <w:sz w:val="13"/>
          <w:szCs w:val="13"/>
          <w:lang w:eastAsia="zh-CN"/>
        </w:rPr>
      </w:pPr>
    </w:p>
    <w:tbl>
      <w:tblPr>
        <w:tblStyle w:val="TableNormal"/>
        <w:tblW w:w="0" w:type="auto"/>
        <w:tblInd w:w="370" w:type="dxa"/>
        <w:tblLayout w:type="fixed"/>
        <w:tblLook w:val="01E0" w:firstRow="1" w:lastRow="1" w:firstColumn="1" w:lastColumn="1" w:noHBand="0" w:noVBand="0"/>
      </w:tblPr>
      <w:tblGrid>
        <w:gridCol w:w="1271"/>
        <w:gridCol w:w="2709"/>
        <w:gridCol w:w="3824"/>
      </w:tblGrid>
      <w:tr w:rsidR="00996552" w14:paraId="7F56183B" w14:textId="77777777">
        <w:trPr>
          <w:trHeight w:hRule="exact" w:val="435"/>
        </w:trPr>
        <w:tc>
          <w:tcPr>
            <w:tcW w:w="1271" w:type="dxa"/>
            <w:tcBorders>
              <w:top w:val="single" w:sz="8" w:space="0" w:color="000000"/>
              <w:left w:val="nil"/>
              <w:bottom w:val="single" w:sz="5" w:space="0" w:color="000000"/>
              <w:right w:val="nil"/>
            </w:tcBorders>
          </w:tcPr>
          <w:p w14:paraId="24300889"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脆弱等级</w:t>
            </w:r>
          </w:p>
        </w:tc>
        <w:tc>
          <w:tcPr>
            <w:tcW w:w="2709" w:type="dxa"/>
            <w:tcBorders>
              <w:top w:val="single" w:sz="8" w:space="0" w:color="000000"/>
              <w:left w:val="nil"/>
              <w:bottom w:val="single" w:sz="5" w:space="0" w:color="000000"/>
              <w:right w:val="nil"/>
            </w:tcBorders>
          </w:tcPr>
          <w:p w14:paraId="61C42CE9" w14:textId="77777777" w:rsidR="00996552" w:rsidRDefault="002D0D3F">
            <w:pPr>
              <w:pStyle w:val="TableParagraph"/>
              <w:spacing w:before="42"/>
              <w:ind w:left="2"/>
              <w:jc w:val="center"/>
              <w:rPr>
                <w:rFonts w:ascii="黑体" w:eastAsia="黑体" w:hAnsi="黑体" w:cs="黑体"/>
                <w:sz w:val="21"/>
                <w:szCs w:val="21"/>
              </w:rPr>
            </w:pPr>
            <w:r>
              <w:rPr>
                <w:rFonts w:ascii="黑体" w:eastAsia="黑体" w:hAnsi="黑体" w:cs="黑体"/>
                <w:sz w:val="21"/>
                <w:szCs w:val="21"/>
              </w:rPr>
              <w:t>等级描述</w:t>
            </w:r>
          </w:p>
        </w:tc>
        <w:tc>
          <w:tcPr>
            <w:tcW w:w="3824" w:type="dxa"/>
            <w:tcBorders>
              <w:top w:val="single" w:sz="8" w:space="0" w:color="000000"/>
              <w:left w:val="nil"/>
              <w:bottom w:val="single" w:sz="5" w:space="0" w:color="000000"/>
              <w:right w:val="nil"/>
            </w:tcBorders>
          </w:tcPr>
          <w:p w14:paraId="3DFBC8E0" w14:textId="77777777" w:rsidR="00996552" w:rsidRDefault="002D0D3F">
            <w:pPr>
              <w:pStyle w:val="TableParagraph"/>
              <w:spacing w:before="42"/>
              <w:ind w:left="183"/>
              <w:jc w:val="center"/>
              <w:rPr>
                <w:rFonts w:ascii="黑体" w:eastAsia="黑体" w:hAnsi="黑体" w:cs="黑体"/>
                <w:sz w:val="21"/>
                <w:szCs w:val="21"/>
              </w:rPr>
            </w:pPr>
            <w:r>
              <w:rPr>
                <w:rFonts w:ascii="黑体" w:eastAsia="黑体" w:hAnsi="黑体" w:cs="黑体"/>
                <w:sz w:val="21"/>
                <w:szCs w:val="21"/>
              </w:rPr>
              <w:t>节点名称</w:t>
            </w:r>
          </w:p>
        </w:tc>
      </w:tr>
      <w:tr w:rsidR="00996552" w14:paraId="0C13E738" w14:textId="77777777">
        <w:trPr>
          <w:trHeight w:hRule="exact" w:val="377"/>
        </w:trPr>
        <w:tc>
          <w:tcPr>
            <w:tcW w:w="1271" w:type="dxa"/>
            <w:tcBorders>
              <w:top w:val="single" w:sz="5" w:space="0" w:color="000000"/>
              <w:left w:val="nil"/>
              <w:bottom w:val="nil"/>
              <w:right w:val="nil"/>
            </w:tcBorders>
          </w:tcPr>
          <w:p w14:paraId="24EC8DFD" w14:textId="77777777" w:rsidR="00996552" w:rsidRDefault="002D0D3F">
            <w:pPr>
              <w:pStyle w:val="TableParagraph"/>
              <w:spacing w:before="91"/>
              <w:ind w:right="179"/>
              <w:jc w:val="center"/>
              <w:rPr>
                <w:rFonts w:ascii="Times New Roman" w:eastAsia="Times New Roman" w:hAnsi="Times New Roman" w:cs="Times New Roman"/>
                <w:sz w:val="21"/>
                <w:szCs w:val="21"/>
              </w:rPr>
            </w:pPr>
            <w:r>
              <w:rPr>
                <w:rFonts w:ascii="Times New Roman"/>
                <w:sz w:val="21"/>
              </w:rPr>
              <w:t>1</w:t>
            </w:r>
          </w:p>
        </w:tc>
        <w:tc>
          <w:tcPr>
            <w:tcW w:w="2709" w:type="dxa"/>
            <w:tcBorders>
              <w:top w:val="single" w:sz="5" w:space="0" w:color="000000"/>
              <w:left w:val="nil"/>
              <w:bottom w:val="nil"/>
              <w:right w:val="nil"/>
            </w:tcBorders>
          </w:tcPr>
          <w:p w14:paraId="220FF4CF" w14:textId="77777777" w:rsidR="00996552" w:rsidRDefault="002D0D3F">
            <w:pPr>
              <w:pStyle w:val="TableParagraph"/>
              <w:spacing w:before="42"/>
              <w:ind w:left="410"/>
              <w:rPr>
                <w:rFonts w:ascii="宋体" w:eastAsia="宋体" w:hAnsi="宋体" w:cs="宋体"/>
                <w:sz w:val="21"/>
                <w:szCs w:val="21"/>
              </w:rPr>
            </w:pPr>
            <w:r>
              <w:rPr>
                <w:rFonts w:ascii="宋体" w:eastAsia="宋体" w:hAnsi="宋体" w:cs="宋体"/>
                <w:sz w:val="21"/>
                <w:szCs w:val="21"/>
              </w:rPr>
              <w:t>重要节点，脆弱性强</w:t>
            </w:r>
          </w:p>
        </w:tc>
        <w:tc>
          <w:tcPr>
            <w:tcW w:w="3824" w:type="dxa"/>
            <w:tcBorders>
              <w:top w:val="single" w:sz="5" w:space="0" w:color="000000"/>
              <w:left w:val="nil"/>
              <w:bottom w:val="nil"/>
              <w:right w:val="nil"/>
            </w:tcBorders>
          </w:tcPr>
          <w:p w14:paraId="592F7121" w14:textId="77777777" w:rsidR="00996552" w:rsidRDefault="002D0D3F">
            <w:pPr>
              <w:pStyle w:val="TableParagraph"/>
              <w:spacing w:before="42"/>
              <w:ind w:left="743"/>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29</w:t>
            </w:r>
          </w:p>
        </w:tc>
      </w:tr>
      <w:tr w:rsidR="00996552" w14:paraId="55EA067E" w14:textId="77777777">
        <w:trPr>
          <w:trHeight w:hRule="exact" w:val="315"/>
        </w:trPr>
        <w:tc>
          <w:tcPr>
            <w:tcW w:w="1271" w:type="dxa"/>
            <w:tcBorders>
              <w:top w:val="nil"/>
              <w:left w:val="nil"/>
              <w:bottom w:val="nil"/>
              <w:right w:val="nil"/>
            </w:tcBorders>
          </w:tcPr>
          <w:p w14:paraId="7299F5DB"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2</w:t>
            </w:r>
          </w:p>
        </w:tc>
        <w:tc>
          <w:tcPr>
            <w:tcW w:w="2709" w:type="dxa"/>
            <w:tcBorders>
              <w:top w:val="nil"/>
              <w:left w:val="nil"/>
              <w:bottom w:val="nil"/>
              <w:right w:val="nil"/>
            </w:tcBorders>
          </w:tcPr>
          <w:p w14:paraId="1779BA56" w14:textId="77777777" w:rsidR="00996552" w:rsidRDefault="002D0D3F">
            <w:pPr>
              <w:pStyle w:val="TableParagraph"/>
              <w:spacing w:line="255" w:lineRule="exact"/>
              <w:ind w:left="725"/>
              <w:rPr>
                <w:rFonts w:ascii="宋体" w:eastAsia="宋体" w:hAnsi="宋体" w:cs="宋体"/>
                <w:sz w:val="21"/>
                <w:szCs w:val="21"/>
              </w:rPr>
            </w:pPr>
            <w:r>
              <w:rPr>
                <w:rFonts w:ascii="宋体" w:eastAsia="宋体" w:hAnsi="宋体" w:cs="宋体"/>
                <w:sz w:val="21"/>
                <w:szCs w:val="21"/>
              </w:rPr>
              <w:t>结构脆弱节点</w:t>
            </w:r>
          </w:p>
        </w:tc>
        <w:tc>
          <w:tcPr>
            <w:tcW w:w="3824" w:type="dxa"/>
            <w:tcBorders>
              <w:top w:val="nil"/>
              <w:left w:val="nil"/>
              <w:bottom w:val="nil"/>
              <w:right w:val="nil"/>
            </w:tcBorders>
          </w:tcPr>
          <w:p w14:paraId="33EE3EBF" w14:textId="77777777" w:rsidR="00996552" w:rsidRDefault="002D0D3F">
            <w:pPr>
              <w:pStyle w:val="TableParagraph"/>
              <w:spacing w:line="271" w:lineRule="exact"/>
              <w:ind w:left="533"/>
              <w:rPr>
                <w:rFonts w:ascii="Times New Roman" w:eastAsia="Times New Roman" w:hAnsi="Times New Roman" w:cs="Times New Roman"/>
                <w:sz w:val="21"/>
                <w:szCs w:val="21"/>
              </w:rPr>
            </w:pPr>
            <w:r>
              <w:rPr>
                <w:rFonts w:ascii="Times New Roman" w:eastAsia="Times New Roman" w:hAnsi="Times New Roman" w:cs="Times New Roman"/>
                <w:sz w:val="21"/>
                <w:szCs w:val="21"/>
              </w:rPr>
              <w:t>5</w:t>
            </w:r>
            <w:r>
              <w:rPr>
                <w:rFonts w:ascii="宋体" w:eastAsia="宋体" w:hAnsi="宋体" w:cs="宋体"/>
                <w:sz w:val="21"/>
                <w:szCs w:val="21"/>
              </w:rPr>
              <w:t>、</w:t>
            </w:r>
            <w:r>
              <w:rPr>
                <w:rFonts w:ascii="Times New Roman" w:eastAsia="Times New Roman" w:hAnsi="Times New Roman" w:cs="Times New Roman"/>
                <w:sz w:val="21"/>
                <w:szCs w:val="21"/>
              </w:rPr>
              <w:t>8</w:t>
            </w:r>
            <w:r>
              <w:rPr>
                <w:rFonts w:ascii="宋体" w:eastAsia="宋体" w:hAnsi="宋体" w:cs="宋体"/>
                <w:sz w:val="21"/>
                <w:szCs w:val="21"/>
              </w:rPr>
              <w:t>、</w:t>
            </w:r>
            <w:r>
              <w:rPr>
                <w:rFonts w:ascii="Times New Roman" w:eastAsia="Times New Roman" w:hAnsi="Times New Roman" w:cs="Times New Roman"/>
                <w:sz w:val="21"/>
                <w:szCs w:val="21"/>
              </w:rPr>
              <w:t>11</w:t>
            </w:r>
            <w:r>
              <w:rPr>
                <w:rFonts w:ascii="宋体" w:eastAsia="宋体" w:hAnsi="宋体" w:cs="宋体"/>
                <w:sz w:val="21"/>
                <w:szCs w:val="21"/>
              </w:rPr>
              <w:t>、</w:t>
            </w:r>
            <w:r>
              <w:rPr>
                <w:rFonts w:ascii="Times New Roman" w:eastAsia="Times New Roman" w:hAnsi="Times New Roman" w:cs="Times New Roman"/>
                <w:sz w:val="21"/>
                <w:szCs w:val="21"/>
              </w:rPr>
              <w:t>13</w:t>
            </w:r>
            <w:r>
              <w:rPr>
                <w:rFonts w:ascii="宋体" w:eastAsia="宋体" w:hAnsi="宋体" w:cs="宋体"/>
                <w:sz w:val="21"/>
                <w:szCs w:val="21"/>
              </w:rPr>
              <w:t>、</w:t>
            </w:r>
            <w:r>
              <w:rPr>
                <w:rFonts w:ascii="Times New Roman" w:eastAsia="Times New Roman" w:hAnsi="Times New Roman" w:cs="Times New Roman"/>
                <w:sz w:val="21"/>
                <w:szCs w:val="21"/>
              </w:rPr>
              <w:t>14</w:t>
            </w:r>
            <w:r>
              <w:rPr>
                <w:rFonts w:ascii="宋体" w:eastAsia="宋体" w:hAnsi="宋体" w:cs="宋体"/>
                <w:sz w:val="21"/>
                <w:szCs w:val="21"/>
              </w:rPr>
              <w:t>、</w:t>
            </w:r>
            <w:r>
              <w:rPr>
                <w:rFonts w:ascii="Times New Roman" w:eastAsia="Times New Roman" w:hAnsi="Times New Roman" w:cs="Times New Roman"/>
                <w:sz w:val="21"/>
                <w:szCs w:val="21"/>
              </w:rPr>
              <w:t>17</w:t>
            </w:r>
            <w:r>
              <w:rPr>
                <w:rFonts w:ascii="宋体" w:eastAsia="宋体" w:hAnsi="宋体" w:cs="宋体"/>
                <w:sz w:val="21"/>
                <w:szCs w:val="21"/>
              </w:rPr>
              <w:t>、</w:t>
            </w:r>
            <w:r>
              <w:rPr>
                <w:rFonts w:ascii="Times New Roman" w:eastAsia="Times New Roman" w:hAnsi="Times New Roman" w:cs="Times New Roman"/>
                <w:sz w:val="21"/>
                <w:szCs w:val="21"/>
              </w:rPr>
              <w:t>20</w:t>
            </w:r>
            <w:r>
              <w:rPr>
                <w:rFonts w:ascii="宋体" w:eastAsia="宋体" w:hAnsi="宋体" w:cs="宋体"/>
                <w:sz w:val="21"/>
                <w:szCs w:val="21"/>
              </w:rPr>
              <w:t>、</w:t>
            </w:r>
            <w:r>
              <w:rPr>
                <w:rFonts w:ascii="Times New Roman" w:eastAsia="Times New Roman" w:hAnsi="Times New Roman" w:cs="Times New Roman"/>
                <w:sz w:val="21"/>
                <w:szCs w:val="21"/>
              </w:rPr>
              <w:t>22</w:t>
            </w:r>
          </w:p>
        </w:tc>
      </w:tr>
      <w:tr w:rsidR="00996552" w14:paraId="613F9DD7" w14:textId="77777777">
        <w:trPr>
          <w:trHeight w:hRule="exact" w:val="315"/>
        </w:trPr>
        <w:tc>
          <w:tcPr>
            <w:tcW w:w="1271" w:type="dxa"/>
            <w:tcBorders>
              <w:top w:val="nil"/>
              <w:left w:val="nil"/>
              <w:bottom w:val="nil"/>
              <w:right w:val="nil"/>
            </w:tcBorders>
          </w:tcPr>
          <w:p w14:paraId="0E07F933"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3</w:t>
            </w:r>
          </w:p>
        </w:tc>
        <w:tc>
          <w:tcPr>
            <w:tcW w:w="2709" w:type="dxa"/>
            <w:tcBorders>
              <w:top w:val="nil"/>
              <w:left w:val="nil"/>
              <w:bottom w:val="nil"/>
              <w:right w:val="nil"/>
            </w:tcBorders>
          </w:tcPr>
          <w:p w14:paraId="62EFE2CE" w14:textId="77777777" w:rsidR="00996552" w:rsidRDefault="002D0D3F">
            <w:pPr>
              <w:pStyle w:val="TableParagraph"/>
              <w:spacing w:line="255" w:lineRule="exact"/>
              <w:ind w:left="725"/>
              <w:rPr>
                <w:rFonts w:ascii="宋体" w:eastAsia="宋体" w:hAnsi="宋体" w:cs="宋体"/>
                <w:sz w:val="21"/>
                <w:szCs w:val="21"/>
              </w:rPr>
            </w:pPr>
            <w:r>
              <w:rPr>
                <w:rFonts w:ascii="宋体" w:eastAsia="宋体" w:hAnsi="宋体" w:cs="宋体"/>
                <w:sz w:val="21"/>
                <w:szCs w:val="21"/>
              </w:rPr>
              <w:t>状态脆弱节点</w:t>
            </w:r>
          </w:p>
        </w:tc>
        <w:tc>
          <w:tcPr>
            <w:tcW w:w="3824" w:type="dxa"/>
            <w:tcBorders>
              <w:top w:val="nil"/>
              <w:left w:val="nil"/>
              <w:bottom w:val="nil"/>
              <w:right w:val="nil"/>
            </w:tcBorders>
          </w:tcPr>
          <w:p w14:paraId="27DCEB67" w14:textId="77777777" w:rsidR="00996552" w:rsidRDefault="002D0D3F">
            <w:pPr>
              <w:pStyle w:val="TableParagraph"/>
              <w:spacing w:line="271" w:lineRule="exact"/>
              <w:ind w:left="303"/>
              <w:rPr>
                <w:rFonts w:ascii="Times New Roman" w:eastAsia="Times New Roman" w:hAnsi="Times New Roman" w:cs="Times New Roman"/>
                <w:sz w:val="21"/>
                <w:szCs w:val="21"/>
              </w:rPr>
            </w:pPr>
            <w:r>
              <w:rPr>
                <w:rFonts w:ascii="Times New Roman" w:eastAsia="Times New Roman" w:hAnsi="Times New Roman" w:cs="Times New Roman"/>
                <w:spacing w:val="-11"/>
                <w:sz w:val="21"/>
                <w:szCs w:val="21"/>
              </w:rPr>
              <w:t>1</w:t>
            </w:r>
            <w:r>
              <w:rPr>
                <w:rFonts w:ascii="宋体" w:eastAsia="宋体" w:hAnsi="宋体" w:cs="宋体"/>
                <w:spacing w:val="-11"/>
                <w:sz w:val="21"/>
                <w:szCs w:val="21"/>
              </w:rPr>
              <w:t>、</w:t>
            </w:r>
            <w:r>
              <w:rPr>
                <w:rFonts w:ascii="Times New Roman" w:eastAsia="Times New Roman" w:hAnsi="Times New Roman" w:cs="Times New Roman"/>
                <w:spacing w:val="-11"/>
                <w:sz w:val="21"/>
                <w:szCs w:val="21"/>
              </w:rPr>
              <w:t>7</w:t>
            </w:r>
            <w:r>
              <w:rPr>
                <w:rFonts w:ascii="宋体" w:eastAsia="宋体" w:hAnsi="宋体" w:cs="宋体"/>
                <w:spacing w:val="-11"/>
                <w:sz w:val="21"/>
                <w:szCs w:val="21"/>
              </w:rPr>
              <w:t>、</w:t>
            </w:r>
            <w:r>
              <w:rPr>
                <w:rFonts w:ascii="Times New Roman" w:eastAsia="Times New Roman" w:hAnsi="Times New Roman" w:cs="Times New Roman"/>
                <w:spacing w:val="-11"/>
                <w:sz w:val="21"/>
                <w:szCs w:val="21"/>
              </w:rPr>
              <w:t>9</w:t>
            </w:r>
            <w:r>
              <w:rPr>
                <w:rFonts w:ascii="宋体" w:eastAsia="宋体" w:hAnsi="宋体" w:cs="宋体"/>
                <w:spacing w:val="-11"/>
                <w:sz w:val="21"/>
                <w:szCs w:val="21"/>
              </w:rPr>
              <w:t>、</w:t>
            </w:r>
            <w:r>
              <w:rPr>
                <w:rFonts w:ascii="Times New Roman" w:eastAsia="Times New Roman" w:hAnsi="Times New Roman" w:cs="Times New Roman"/>
                <w:spacing w:val="-11"/>
                <w:sz w:val="21"/>
                <w:szCs w:val="21"/>
              </w:rPr>
              <w:t>12</w:t>
            </w:r>
            <w:r>
              <w:rPr>
                <w:rFonts w:ascii="宋体" w:eastAsia="宋体" w:hAnsi="宋体" w:cs="宋体"/>
                <w:spacing w:val="-11"/>
                <w:sz w:val="21"/>
                <w:szCs w:val="21"/>
              </w:rPr>
              <w:t>、</w:t>
            </w:r>
            <w:r>
              <w:rPr>
                <w:rFonts w:ascii="Times New Roman" w:eastAsia="Times New Roman" w:hAnsi="Times New Roman" w:cs="Times New Roman"/>
                <w:spacing w:val="-11"/>
                <w:sz w:val="21"/>
                <w:szCs w:val="21"/>
              </w:rPr>
              <w:t>15</w:t>
            </w:r>
            <w:r>
              <w:rPr>
                <w:rFonts w:ascii="宋体" w:eastAsia="宋体" w:hAnsi="宋体" w:cs="宋体"/>
                <w:spacing w:val="-11"/>
                <w:sz w:val="21"/>
                <w:szCs w:val="21"/>
              </w:rPr>
              <w:t>、</w:t>
            </w:r>
            <w:r>
              <w:rPr>
                <w:rFonts w:ascii="Times New Roman" w:eastAsia="Times New Roman" w:hAnsi="Times New Roman" w:cs="Times New Roman"/>
                <w:spacing w:val="-11"/>
                <w:sz w:val="21"/>
                <w:szCs w:val="21"/>
              </w:rPr>
              <w:t>18</w:t>
            </w:r>
            <w:r>
              <w:rPr>
                <w:rFonts w:ascii="宋体" w:eastAsia="宋体" w:hAnsi="宋体" w:cs="宋体"/>
                <w:spacing w:val="-11"/>
                <w:sz w:val="21"/>
                <w:szCs w:val="21"/>
              </w:rPr>
              <w:t>、</w:t>
            </w:r>
            <w:r>
              <w:rPr>
                <w:rFonts w:ascii="Times New Roman" w:eastAsia="Times New Roman" w:hAnsi="Times New Roman" w:cs="Times New Roman"/>
                <w:spacing w:val="-11"/>
                <w:sz w:val="21"/>
                <w:szCs w:val="21"/>
              </w:rPr>
              <w:t>24</w:t>
            </w:r>
            <w:r>
              <w:rPr>
                <w:rFonts w:ascii="宋体" w:eastAsia="宋体" w:hAnsi="宋体" w:cs="宋体"/>
                <w:spacing w:val="-11"/>
                <w:sz w:val="21"/>
                <w:szCs w:val="21"/>
              </w:rPr>
              <w:t>、</w:t>
            </w:r>
            <w:r>
              <w:rPr>
                <w:rFonts w:ascii="Times New Roman" w:eastAsia="Times New Roman" w:hAnsi="Times New Roman" w:cs="Times New Roman"/>
                <w:spacing w:val="-11"/>
                <w:sz w:val="21"/>
                <w:szCs w:val="21"/>
              </w:rPr>
              <w:t>26</w:t>
            </w:r>
            <w:r>
              <w:rPr>
                <w:rFonts w:ascii="宋体" w:eastAsia="宋体" w:hAnsi="宋体" w:cs="宋体"/>
                <w:spacing w:val="-11"/>
                <w:sz w:val="21"/>
                <w:szCs w:val="21"/>
              </w:rPr>
              <w:t>、</w:t>
            </w:r>
            <w:r>
              <w:rPr>
                <w:rFonts w:ascii="Times New Roman" w:eastAsia="Times New Roman" w:hAnsi="Times New Roman" w:cs="Times New Roman"/>
                <w:spacing w:val="-11"/>
                <w:sz w:val="21"/>
                <w:szCs w:val="21"/>
              </w:rPr>
              <w:t>27</w:t>
            </w:r>
            <w:r>
              <w:rPr>
                <w:rFonts w:ascii="宋体" w:eastAsia="宋体" w:hAnsi="宋体" w:cs="宋体"/>
                <w:spacing w:val="-11"/>
                <w:sz w:val="21"/>
                <w:szCs w:val="21"/>
              </w:rPr>
              <w:t>、</w:t>
            </w:r>
            <w:r>
              <w:rPr>
                <w:rFonts w:ascii="Times New Roman" w:eastAsia="Times New Roman" w:hAnsi="Times New Roman" w:cs="Times New Roman"/>
                <w:spacing w:val="-11"/>
                <w:sz w:val="21"/>
                <w:szCs w:val="21"/>
              </w:rPr>
              <w:t>28</w:t>
            </w:r>
          </w:p>
        </w:tc>
      </w:tr>
      <w:tr w:rsidR="00996552" w14:paraId="61EA4A4A" w14:textId="77777777">
        <w:trPr>
          <w:trHeight w:hRule="exact" w:val="380"/>
        </w:trPr>
        <w:tc>
          <w:tcPr>
            <w:tcW w:w="1271" w:type="dxa"/>
            <w:tcBorders>
              <w:top w:val="nil"/>
              <w:left w:val="nil"/>
              <w:bottom w:val="single" w:sz="8" w:space="0" w:color="000000"/>
              <w:right w:val="nil"/>
            </w:tcBorders>
          </w:tcPr>
          <w:p w14:paraId="60972F9F"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4</w:t>
            </w:r>
          </w:p>
        </w:tc>
        <w:tc>
          <w:tcPr>
            <w:tcW w:w="2709" w:type="dxa"/>
            <w:tcBorders>
              <w:top w:val="nil"/>
              <w:left w:val="nil"/>
              <w:bottom w:val="single" w:sz="8" w:space="0" w:color="000000"/>
              <w:right w:val="nil"/>
            </w:tcBorders>
          </w:tcPr>
          <w:p w14:paraId="230AE3E5" w14:textId="77777777" w:rsidR="00996552" w:rsidRDefault="002D0D3F">
            <w:pPr>
              <w:pStyle w:val="TableParagraph"/>
              <w:spacing w:line="255" w:lineRule="exact"/>
              <w:ind w:left="305"/>
              <w:rPr>
                <w:rFonts w:ascii="宋体" w:eastAsia="宋体" w:hAnsi="宋体" w:cs="宋体"/>
                <w:sz w:val="21"/>
                <w:szCs w:val="21"/>
                <w:lang w:eastAsia="zh-CN"/>
              </w:rPr>
            </w:pPr>
            <w:r>
              <w:rPr>
                <w:rFonts w:ascii="宋体" w:eastAsia="宋体" w:hAnsi="宋体" w:cs="宋体"/>
                <w:sz w:val="21"/>
                <w:szCs w:val="21"/>
                <w:lang w:eastAsia="zh-CN"/>
              </w:rPr>
              <w:t>非重要节点，脆弱性差</w:t>
            </w:r>
          </w:p>
        </w:tc>
        <w:tc>
          <w:tcPr>
            <w:tcW w:w="3824" w:type="dxa"/>
            <w:tcBorders>
              <w:top w:val="nil"/>
              <w:left w:val="nil"/>
              <w:bottom w:val="single" w:sz="8" w:space="0" w:color="000000"/>
              <w:right w:val="nil"/>
            </w:tcBorders>
          </w:tcPr>
          <w:p w14:paraId="73D588B4" w14:textId="77777777" w:rsidR="00996552" w:rsidRDefault="002D0D3F">
            <w:pPr>
              <w:pStyle w:val="TableParagraph"/>
              <w:spacing w:line="271" w:lineRule="exact"/>
              <w:ind w:left="1373"/>
              <w:rPr>
                <w:rFonts w:ascii="Times New Roman" w:eastAsia="Times New Roman" w:hAnsi="Times New Roman" w:cs="Times New Roman"/>
                <w:sz w:val="21"/>
                <w:szCs w:val="21"/>
              </w:rPr>
            </w:pPr>
            <w:r>
              <w:rPr>
                <w:rFonts w:ascii="Times New Roman" w:eastAsia="Times New Roman" w:hAnsi="Times New Roman" w:cs="Times New Roman"/>
                <w:sz w:val="21"/>
                <w:szCs w:val="21"/>
              </w:rPr>
              <w:t>2</w:t>
            </w:r>
            <w:r>
              <w:rPr>
                <w:rFonts w:ascii="宋体" w:eastAsia="宋体" w:hAnsi="宋体" w:cs="宋体"/>
                <w:sz w:val="21"/>
                <w:szCs w:val="21"/>
              </w:rPr>
              <w:t>、</w:t>
            </w:r>
            <w:r>
              <w:rPr>
                <w:rFonts w:ascii="Times New Roman" w:eastAsia="Times New Roman" w:hAnsi="Times New Roman" w:cs="Times New Roman"/>
                <w:sz w:val="21"/>
                <w:szCs w:val="21"/>
              </w:rPr>
              <w:t>6</w:t>
            </w:r>
            <w:r>
              <w:rPr>
                <w:rFonts w:ascii="宋体" w:eastAsia="宋体" w:hAnsi="宋体" w:cs="宋体"/>
                <w:sz w:val="21"/>
                <w:szCs w:val="21"/>
              </w:rPr>
              <w:t>、</w:t>
            </w:r>
            <w:r>
              <w:rPr>
                <w:rFonts w:ascii="Times New Roman" w:eastAsia="Times New Roman" w:hAnsi="Times New Roman" w:cs="Times New Roman"/>
                <w:sz w:val="21"/>
                <w:szCs w:val="21"/>
              </w:rPr>
              <w:t>10</w:t>
            </w:r>
            <w:r>
              <w:rPr>
                <w:rFonts w:ascii="宋体" w:eastAsia="宋体" w:hAnsi="宋体" w:cs="宋体"/>
                <w:sz w:val="21"/>
                <w:szCs w:val="21"/>
              </w:rPr>
              <w:t>、</w:t>
            </w:r>
            <w:r>
              <w:rPr>
                <w:rFonts w:ascii="Times New Roman" w:eastAsia="Times New Roman" w:hAnsi="Times New Roman" w:cs="Times New Roman"/>
                <w:sz w:val="21"/>
                <w:szCs w:val="21"/>
              </w:rPr>
              <w:t>19</w:t>
            </w:r>
          </w:p>
        </w:tc>
      </w:tr>
    </w:tbl>
    <w:p w14:paraId="7430DE1C" w14:textId="77777777" w:rsidR="00996552" w:rsidRDefault="00996552">
      <w:pPr>
        <w:spacing w:before="9"/>
        <w:rPr>
          <w:rFonts w:ascii="宋体" w:eastAsia="宋体" w:hAnsi="宋体" w:cs="宋体"/>
          <w:sz w:val="26"/>
          <w:szCs w:val="26"/>
        </w:rPr>
      </w:pPr>
    </w:p>
    <w:p w14:paraId="11C5C139" w14:textId="77777777" w:rsidR="00996552" w:rsidRDefault="002D0D3F">
      <w:pPr>
        <w:tabs>
          <w:tab w:val="left" w:pos="997"/>
        </w:tabs>
        <w:spacing w:before="13"/>
        <w:ind w:left="597" w:hanging="480"/>
        <w:rPr>
          <w:rFonts w:ascii="宋体" w:eastAsia="宋体" w:hAnsi="宋体" w:cs="宋体"/>
          <w:sz w:val="28"/>
          <w:szCs w:val="28"/>
          <w:lang w:eastAsia="zh-CN"/>
        </w:rPr>
      </w:pPr>
      <w:bookmarkStart w:id="214" w:name="5.3.2_基于综合指标排序的系统脆弱性等级评估"/>
      <w:bookmarkStart w:id="215" w:name="_bookmark139"/>
      <w:bookmarkEnd w:id="214"/>
      <w:bookmarkEnd w:id="215"/>
      <w:r>
        <w:rPr>
          <w:rFonts w:ascii="Times New Roman" w:eastAsia="Times New Roman" w:hAnsi="Times New Roman" w:cs="Times New Roman"/>
          <w:sz w:val="30"/>
          <w:szCs w:val="30"/>
          <w:lang w:eastAsia="zh-CN"/>
        </w:rPr>
        <w:t>5.3.2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基于综合指标排序的系统脆弱性等级评估</w:t>
      </w:r>
    </w:p>
    <w:p w14:paraId="6A9274A8" w14:textId="77777777" w:rsidR="00996552" w:rsidRDefault="00996552">
      <w:pPr>
        <w:spacing w:before="1"/>
        <w:rPr>
          <w:rFonts w:ascii="宋体" w:eastAsia="宋体" w:hAnsi="宋体" w:cs="宋体"/>
          <w:sz w:val="24"/>
          <w:szCs w:val="24"/>
          <w:lang w:eastAsia="zh-CN"/>
        </w:rPr>
      </w:pPr>
    </w:p>
    <w:p w14:paraId="0F923FC7" w14:textId="77777777" w:rsidR="00996552" w:rsidRDefault="002D0D3F">
      <w:pPr>
        <w:pStyle w:val="a3"/>
        <w:spacing w:line="300" w:lineRule="auto"/>
        <w:ind w:right="275" w:firstLine="480"/>
        <w:jc w:val="both"/>
        <w:rPr>
          <w:lang w:eastAsia="zh-CN"/>
        </w:rPr>
      </w:pPr>
      <w:r>
        <w:rPr>
          <w:lang w:eastAsia="zh-CN"/>
        </w:rPr>
        <w:t>在上一节中</w:t>
      </w:r>
      <w:r>
        <w:rPr>
          <w:spacing w:val="-45"/>
          <w:lang w:eastAsia="zh-CN"/>
        </w:rPr>
        <w:t>，</w:t>
      </w:r>
      <w:r>
        <w:rPr>
          <w:lang w:eastAsia="zh-CN"/>
        </w:rPr>
        <w:t>通过指标融合方法得到节点的结构和状态脆弱性指标后</w:t>
      </w:r>
      <w:r>
        <w:rPr>
          <w:spacing w:val="-45"/>
          <w:lang w:eastAsia="zh-CN"/>
        </w:rPr>
        <w:t>，</w:t>
      </w:r>
      <w:r>
        <w:rPr>
          <w:lang w:eastAsia="zh-CN"/>
        </w:rPr>
        <w:t xml:space="preserve">分别 </w:t>
      </w:r>
      <w:r>
        <w:rPr>
          <w:spacing w:val="2"/>
          <w:lang w:eastAsia="zh-CN"/>
        </w:rPr>
        <w:t>研究分析了系统节点结构脆弱性和状态脆弱性，再根据</w:t>
      </w:r>
      <w:r>
        <w:rPr>
          <w:spacing w:val="-47"/>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3"/>
          <w:lang w:eastAsia="zh-CN"/>
        </w:rPr>
        <w:t xml:space="preserve"> </w:t>
      </w:r>
      <w:r>
        <w:rPr>
          <w:spacing w:val="2"/>
          <w:lang w:eastAsia="zh-CN"/>
        </w:rPr>
        <w:t>证据理论对结构和</w:t>
      </w:r>
      <w:r>
        <w:rPr>
          <w:spacing w:val="46"/>
          <w:lang w:eastAsia="zh-CN"/>
        </w:rPr>
        <w:t xml:space="preserve"> </w:t>
      </w:r>
      <w:r>
        <w:rPr>
          <w:lang w:eastAsia="zh-CN"/>
        </w:rPr>
        <w:t>状态指标融合得到节点综合评价指标结果</w:t>
      </w:r>
      <w:r>
        <w:rPr>
          <w:spacing w:val="-45"/>
          <w:lang w:eastAsia="zh-CN"/>
        </w:rPr>
        <w:t>，</w:t>
      </w:r>
      <w:r>
        <w:rPr>
          <w:lang w:eastAsia="zh-CN"/>
        </w:rPr>
        <w:t>并进一步通过脆弱性综合分析</w:t>
      </w:r>
      <w:r>
        <w:rPr>
          <w:spacing w:val="-45"/>
          <w:lang w:eastAsia="zh-CN"/>
        </w:rPr>
        <w:t>，</w:t>
      </w:r>
      <w:r>
        <w:rPr>
          <w:lang w:eastAsia="zh-CN"/>
        </w:rPr>
        <w:t>识别 出系统的脆弱环节。</w:t>
      </w:r>
    </w:p>
    <w:p w14:paraId="78A57A99" w14:textId="77777777" w:rsidR="00996552" w:rsidRDefault="00025C9E">
      <w:pPr>
        <w:pStyle w:val="a3"/>
        <w:spacing w:before="26" w:line="305" w:lineRule="auto"/>
        <w:ind w:right="275" w:firstLine="480"/>
        <w:jc w:val="both"/>
        <w:rPr>
          <w:lang w:eastAsia="zh-CN"/>
        </w:rPr>
      </w:pPr>
      <w:r>
        <w:pict w14:anchorId="7C490E37">
          <v:group id="_x0000_s1068" style="position:absolute;left:0;text-align:left;margin-left:95.6pt;margin-top:46.3pt;width:402.15pt;height:279.65pt;z-index:-273448;mso-position-horizontal-relative:page" coordorigin="1912,926" coordsize="8043,5593">
            <v:group id="_x0000_s1139" style="position:absolute;left:2653;top:1708;width:7177;height:2" coordorigin="2653,1708" coordsize="7177,2">
              <v:shape id="_x0000_s1140" style="position:absolute;left:2653;top:1708;width:7177;height:2" coordorigin="2653,1708" coordsize="7177,0" path="m2653,1708r7177,e" filled="f" strokecolor="#f1f1f1" strokeweight=".1185mm">
                <v:path arrowok="t"/>
              </v:shape>
            </v:group>
            <v:group id="_x0000_s1137" style="position:absolute;left:2653;top:1547;width:7177;height:2" coordorigin="2653,1547" coordsize="7177,2">
              <v:shape id="_x0000_s1138" style="position:absolute;left:2653;top:1547;width:7177;height:2" coordorigin="2653,1547" coordsize="7177,0" path="m2653,1547r7177,e" filled="f" strokecolor="#f1f1f1" strokeweight=".1185mm">
                <v:path arrowok="t"/>
              </v:shape>
            </v:group>
            <v:group id="_x0000_s1135" style="position:absolute;left:2653;top:1386;width:7177;height:2" coordorigin="2653,1386" coordsize="7177,2">
              <v:shape id="_x0000_s1136" style="position:absolute;left:2653;top:1386;width:7177;height:2" coordorigin="2653,1386" coordsize="7177,0" path="m2653,1386r7177,e" filled="f" strokecolor="#f1f1f1" strokeweight=".1185mm">
                <v:path arrowok="t"/>
              </v:shape>
            </v:group>
            <v:group id="_x0000_s1133" style="position:absolute;left:2653;top:1225;width:7177;height:2" coordorigin="2653,1225" coordsize="7177,2">
              <v:shape id="_x0000_s1134" style="position:absolute;left:2653;top:1225;width:7177;height:2" coordorigin="2653,1225" coordsize="7177,0" path="m2653,1225r7177,e" filled="f" strokecolor="#f1f1f1" strokeweight=".1185mm">
                <v:path arrowok="t"/>
              </v:shape>
            </v:group>
            <v:group id="_x0000_s1131" style="position:absolute;left:2653;top:1064;width:7177;height:2" coordorigin="2653,1064" coordsize="7177,2">
              <v:shape id="_x0000_s1132" style="position:absolute;left:2653;top:1064;width:7177;height:2" coordorigin="2653,1064" coordsize="7177,0" path="m2653,1064r7177,e" filled="f" strokecolor="#d9d9d9" strokeweight=".1185mm">
                <v:path arrowok="t"/>
              </v:shape>
            </v:group>
            <v:group id="_x0000_s1129" style="position:absolute;left:2903;top:5899;width:2;height:41" coordorigin="2903,5899" coordsize="2,41">
              <v:shape id="_x0000_s1130" style="position:absolute;left:2903;top:5899;width:2;height:41" coordorigin="2903,5899" coordsize="0,41" path="m2903,5899r,40e" filled="f" strokecolor="#d9d9d9" strokeweight=".1195mm">
                <v:path arrowok="t"/>
              </v:shape>
            </v:group>
            <v:group id="_x0000_s1127" style="position:absolute;left:3397;top:5899;width:2;height:41" coordorigin="3397,5899" coordsize="2,41">
              <v:shape id="_x0000_s1128" style="position:absolute;left:3397;top:5899;width:2;height:41" coordorigin="3397,5899" coordsize="0,41" path="m3397,5899r,40e" filled="f" strokecolor="#d9d9d9" strokeweight=".1195mm">
                <v:path arrowok="t"/>
              </v:shape>
            </v:group>
            <v:group id="_x0000_s1125" style="position:absolute;left:3647;top:5899;width:2;height:41" coordorigin="3647,5899" coordsize="2,41">
              <v:shape id="_x0000_s1126" style="position:absolute;left:3647;top:5899;width:2;height:41" coordorigin="3647,5899" coordsize="0,41" path="m3647,5899r,40e" filled="f" strokecolor="#d9d9d9" strokeweight=".1195mm">
                <v:path arrowok="t"/>
              </v:shape>
            </v:group>
            <v:group id="_x0000_s1123" style="position:absolute;left:3891;top:5899;width:2;height:41" coordorigin="3891,5899" coordsize="2,41">
              <v:shape id="_x0000_s1124" style="position:absolute;left:3891;top:5899;width:2;height:41" coordorigin="3891,5899" coordsize="0,41" path="m3891,5899r,40e" filled="f" strokecolor="#d9d9d9" strokeweight=".1195mm">
                <v:path arrowok="t"/>
              </v:shape>
            </v:group>
            <v:group id="_x0000_s1121" style="position:absolute;left:4141;top:5899;width:2;height:41" coordorigin="4141,5899" coordsize="2,41">
              <v:shape id="_x0000_s1122" style="position:absolute;left:4141;top:5899;width:2;height:41" coordorigin="4141,5899" coordsize="0,41" path="m4141,5899r,40e" filled="f" strokecolor="#d9d9d9" strokeweight=".1195mm">
                <v:path arrowok="t"/>
              </v:shape>
            </v:group>
            <v:group id="_x0000_s1119" style="position:absolute;left:4385;top:5899;width:2;height:41" coordorigin="4385,5899" coordsize="2,41">
              <v:shape id="_x0000_s1120" style="position:absolute;left:4385;top:5899;width:2;height:41" coordorigin="4385,5899" coordsize="0,41" path="m4385,5899r,40e" filled="f" strokecolor="#d9d9d9" strokeweight=".1195mm">
                <v:path arrowok="t"/>
              </v:shape>
            </v:group>
            <v:group id="_x0000_s1117" style="position:absolute;left:4635;top:5899;width:2;height:41" coordorigin="4635,5899" coordsize="2,41">
              <v:shape id="_x0000_s1118" style="position:absolute;left:4635;top:5899;width:2;height:41" coordorigin="4635,5899" coordsize="0,41" path="m4635,5899r,40e" filled="f" strokecolor="#d9d9d9" strokeweight=".1195mm">
                <v:path arrowok="t"/>
              </v:shape>
            </v:group>
            <v:group id="_x0000_s1115" style="position:absolute;left:5129;top:5899;width:2;height:41" coordorigin="5129,5899" coordsize="2,41">
              <v:shape id="_x0000_s1116" style="position:absolute;left:5129;top:5899;width:2;height:41" coordorigin="5129,5899" coordsize="0,41" path="m5129,5899r,40e" filled="f" strokecolor="#d9d9d9" strokeweight=".1195mm">
                <v:path arrowok="t"/>
              </v:shape>
            </v:group>
            <v:group id="_x0000_s1113" style="position:absolute;left:5379;top:5899;width:2;height:41" coordorigin="5379,5899" coordsize="2,41">
              <v:shape id="_x0000_s1114" style="position:absolute;left:5379;top:5899;width:2;height:41" coordorigin="5379,5899" coordsize="0,41" path="m5379,5899r,40e" filled="f" strokecolor="#d9d9d9" strokeweight=".1195mm">
                <v:path arrowok="t"/>
              </v:shape>
            </v:group>
            <v:group id="_x0000_s1111" style="position:absolute;left:5622;top:5899;width:2;height:41" coordorigin="5622,5899" coordsize="2,41">
              <v:shape id="_x0000_s1112" style="position:absolute;left:5622;top:5899;width:2;height:41" coordorigin="5622,5899" coordsize="0,41" path="m5622,5899r,40e" filled="f" strokecolor="#d9d9d9" strokeweight=".1195mm">
                <v:path arrowok="t"/>
              </v:shape>
            </v:group>
            <v:group id="_x0000_s1109" style="position:absolute;left:5873;top:5899;width:2;height:41" coordorigin="5873,5899" coordsize="2,41">
              <v:shape id="_x0000_s1110" style="position:absolute;left:5873;top:5899;width:2;height:41" coordorigin="5873,5899" coordsize="0,41" path="m5873,5899r,40e" filled="f" strokecolor="#d9d9d9" strokeweight=".1195mm">
                <v:path arrowok="t"/>
              </v:shape>
            </v:group>
            <v:group id="_x0000_s1107" style="position:absolute;left:6116;top:5899;width:2;height:41" coordorigin="6116,5899" coordsize="2,41">
              <v:shape id="_x0000_s1108" style="position:absolute;left:6116;top:5899;width:2;height:41" coordorigin="6116,5899" coordsize="0,41" path="m6116,5899r,40e" filled="f" strokecolor="#d9d9d9" strokeweight=".1195mm">
                <v:path arrowok="t"/>
              </v:shape>
            </v:group>
            <v:group id="_x0000_s1105" style="position:absolute;left:6366;top:5899;width:2;height:41" coordorigin="6366,5899" coordsize="2,41">
              <v:shape id="_x0000_s1106" style="position:absolute;left:6366;top:5899;width:2;height:41" coordorigin="6366,5899" coordsize="0,41" path="m6366,5899r,40e" filled="f" strokecolor="#d9d9d9" strokeweight=".1195mm">
                <v:path arrowok="t"/>
              </v:shape>
            </v:group>
            <v:group id="_x0000_s1103" style="position:absolute;left:6617;top:5899;width:2;height:41" coordorigin="6617,5899" coordsize="2,41">
              <v:shape id="_x0000_s1104" style="position:absolute;left:6617;top:5899;width:2;height:41" coordorigin="6617,5899" coordsize="0,41" path="m6617,5899r,40e" filled="f" strokecolor="#d9d9d9" strokeweight=".1195mm">
                <v:path arrowok="t"/>
              </v:shape>
            </v:group>
            <v:group id="_x0000_s1101" style="position:absolute;left:6860;top:5899;width:2;height:41" coordorigin="6860,5899" coordsize="2,41">
              <v:shape id="_x0000_s1102" style="position:absolute;left:6860;top:5899;width:2;height:41" coordorigin="6860,5899" coordsize="0,41" path="m6860,5899r,40e" filled="f" strokecolor="#d9d9d9" strokeweight=".1195mm">
                <v:path arrowok="t"/>
              </v:shape>
            </v:group>
            <v:group id="_x0000_s1099" style="position:absolute;left:7111;top:5899;width:2;height:41" coordorigin="7111,5899" coordsize="2,41">
              <v:shape id="_x0000_s1100" style="position:absolute;left:7111;top:5899;width:2;height:41" coordorigin="7111,5899" coordsize="0,41" path="m7111,5899r,40e" filled="f" strokecolor="#d9d9d9" strokeweight=".1195mm">
                <v:path arrowok="t"/>
              </v:shape>
            </v:group>
            <v:group id="_x0000_s1097" style="position:absolute;left:7354;top:5899;width:2;height:41" coordorigin="7354,5899" coordsize="2,41">
              <v:shape id="_x0000_s1098" style="position:absolute;left:7354;top:5899;width:2;height:41" coordorigin="7354,5899" coordsize="0,41" path="m7354,5899r,40e" filled="f" strokecolor="#d9d9d9" strokeweight=".1195mm">
                <v:path arrowok="t"/>
              </v:shape>
            </v:group>
            <v:group id="_x0000_s1095" style="position:absolute;left:7604;top:5899;width:2;height:41" coordorigin="7604,5899" coordsize="2,41">
              <v:shape id="_x0000_s1096" style="position:absolute;left:7604;top:5899;width:2;height:41" coordorigin="7604,5899" coordsize="0,41" path="m7604,5899r,40e" filled="f" strokecolor="#d9d9d9" strokeweight=".1195mm">
                <v:path arrowok="t"/>
              </v:shape>
            </v:group>
            <v:group id="_x0000_s1093" style="position:absolute;left:8098;top:5899;width:2;height:41" coordorigin="8098,5899" coordsize="2,41">
              <v:shape id="_x0000_s1094" style="position:absolute;left:8098;top:5899;width:2;height:41" coordorigin="8098,5899" coordsize="0,41" path="m8098,5899r,40e" filled="f" strokecolor="#d9d9d9" strokeweight=".1195mm">
                <v:path arrowok="t"/>
              </v:shape>
            </v:group>
            <v:group id="_x0000_s1091" style="position:absolute;left:8348;top:5899;width:2;height:41" coordorigin="8348,5899" coordsize="2,41">
              <v:shape id="_x0000_s1092" style="position:absolute;left:8348;top:5899;width:2;height:41" coordorigin="8348,5899" coordsize="0,41" path="m8348,5899r,40e" filled="f" strokecolor="#d9d9d9" strokeweight=".1195mm">
                <v:path arrowok="t"/>
              </v:shape>
            </v:group>
            <v:group id="_x0000_s1089" style="position:absolute;left:8592;top:5899;width:2;height:41" coordorigin="8592,5899" coordsize="2,41">
              <v:shape id="_x0000_s1090" style="position:absolute;left:8592;top:5899;width:2;height:41" coordorigin="8592,5899" coordsize="0,41" path="m8592,5899r,40e" filled="f" strokecolor="#d9d9d9" strokeweight=".1195mm">
                <v:path arrowok="t"/>
              </v:shape>
            </v:group>
            <v:group id="_x0000_s1087" style="position:absolute;left:8842;top:5899;width:2;height:41" coordorigin="8842,5899" coordsize="2,41">
              <v:shape id="_x0000_s1088" style="position:absolute;left:8842;top:5899;width:2;height:41" coordorigin="8842,5899" coordsize="0,41" path="m8842,5899r,40e" filled="f" strokecolor="#d9d9d9" strokeweight=".1195mm">
                <v:path arrowok="t"/>
              </v:shape>
            </v:group>
            <v:group id="_x0000_s1085" style="position:absolute;left:9086;top:5899;width:2;height:41" coordorigin="9086,5899" coordsize="2,41">
              <v:shape id="_x0000_s1086" style="position:absolute;left:9086;top:5899;width:2;height:41" coordorigin="9086,5899" coordsize="0,41" path="m9086,5899r,40e" filled="f" strokecolor="#d9d9d9" strokeweight=".1195mm">
                <v:path arrowok="t"/>
              </v:shape>
            </v:group>
            <v:group id="_x0000_s1083" style="position:absolute;left:9336;top:5899;width:2;height:41" coordorigin="9336,5899" coordsize="2,41">
              <v:shape id="_x0000_s1084" style="position:absolute;left:9336;top:5899;width:2;height:41" coordorigin="9336,5899" coordsize="0,41" path="m9336,5899r,40e" filled="f" strokecolor="#d9d9d9" strokeweight=".1195mm">
                <v:path arrowok="t"/>
              </v:shape>
            </v:group>
            <v:group id="_x0000_s1081" style="position:absolute;left:9586;top:5899;width:2;height:41" coordorigin="9586,5899" coordsize="2,41">
              <v:shape id="_x0000_s1082" style="position:absolute;left:9586;top:5899;width:2;height:41" coordorigin="9586,5899" coordsize="0,41" path="m9586,5899r,40e" filled="f" strokecolor="#d9d9d9" strokeweight=".1195mm">
                <v:path arrowok="t"/>
              </v:shape>
            </v:group>
            <v:group id="_x0000_s1079" style="position:absolute;left:9830;top:5899;width:2;height:41" coordorigin="9830,5899" coordsize="2,41">
              <v:shape id="_x0000_s1080" style="position:absolute;left:9830;top:5899;width:2;height:41" coordorigin="9830,5899" coordsize="0,41" path="m9830,5899r,40e" filled="f" strokecolor="#d9d9d9" strokeweight=".1195mm">
                <v:path arrowok="t"/>
              </v:shape>
            </v:group>
            <v:group id="_x0000_s1069" style="position:absolute;left:1916;top:930;width:8036;height:5586" coordorigin="1916,930" coordsize="8036,5586">
              <v:shape id="_x0000_s1078" style="position:absolute;left:1916;top:930;width:8036;height:5586" coordorigin="1916,930" coordsize="8036,5586" path="m1916,6516r8035,l9951,930r-8035,l1916,6516xe" filled="f" strokecolor="#d9d9d9" strokeweight=".1188mm">
                <v:path arrowok="t"/>
              </v:shape>
              <v:shape id="_x0000_s1077" type="#_x0000_t202" style="position:absolute;left:2292;top:984;width:244;height:155" filled="f" stroked="f">
                <v:textbox inset="0,0,0,0">
                  <w:txbxContent>
                    <w:p w14:paraId="16182C60" w14:textId="77777777" w:rsidR="00025C9E" w:rsidRDefault="00025C9E">
                      <w:pPr>
                        <w:spacing w:line="155" w:lineRule="exact"/>
                        <w:rPr>
                          <w:rFonts w:ascii="Trebuchet MS" w:eastAsia="Trebuchet MS" w:hAnsi="Trebuchet MS" w:cs="Trebuchet MS"/>
                          <w:sz w:val="15"/>
                          <w:szCs w:val="15"/>
                        </w:rPr>
                      </w:pPr>
                      <w:r>
                        <w:rPr>
                          <w:rFonts w:ascii="Trebuchet MS"/>
                          <w:b/>
                          <w:color w:val="585858"/>
                          <w:spacing w:val="2"/>
                          <w:sz w:val="15"/>
                        </w:rPr>
                        <w:t>1.2</w:t>
                      </w:r>
                    </w:p>
                  </w:txbxContent>
                </v:textbox>
              </v:shape>
              <v:shape id="_x0000_s1076" type="#_x0000_t202" style="position:absolute;left:2452;top:1791;width:78;height:155" filled="f" stroked="f">
                <v:textbox inset="0,0,0,0">
                  <w:txbxContent>
                    <w:p w14:paraId="7EC5B733" w14:textId="77777777" w:rsidR="00025C9E" w:rsidRDefault="00025C9E">
                      <w:pPr>
                        <w:spacing w:line="155" w:lineRule="exact"/>
                        <w:rPr>
                          <w:rFonts w:ascii="Trebuchet MS" w:eastAsia="Trebuchet MS" w:hAnsi="Trebuchet MS" w:cs="Trebuchet MS"/>
                          <w:sz w:val="15"/>
                          <w:szCs w:val="15"/>
                        </w:rPr>
                      </w:pPr>
                      <w:r>
                        <w:rPr>
                          <w:rFonts w:ascii="Trebuchet MS"/>
                          <w:b/>
                          <w:color w:val="585858"/>
                          <w:w w:val="85"/>
                          <w:sz w:val="15"/>
                        </w:rPr>
                        <w:t>1</w:t>
                      </w:r>
                    </w:p>
                  </w:txbxContent>
                </v:textbox>
              </v:shape>
              <v:shape id="_x0000_s1075" type="#_x0000_t202" style="position:absolute;left:2292;top:2598;width:244;height:155" filled="f" stroked="f">
                <v:textbox inset="0,0,0,0">
                  <w:txbxContent>
                    <w:p w14:paraId="0C77B956" w14:textId="77777777" w:rsidR="00025C9E" w:rsidRDefault="00025C9E">
                      <w:pPr>
                        <w:spacing w:line="155" w:lineRule="exact"/>
                        <w:rPr>
                          <w:rFonts w:ascii="Trebuchet MS" w:eastAsia="Trebuchet MS" w:hAnsi="Trebuchet MS" w:cs="Trebuchet MS"/>
                          <w:sz w:val="15"/>
                          <w:szCs w:val="15"/>
                        </w:rPr>
                      </w:pPr>
                      <w:r>
                        <w:rPr>
                          <w:rFonts w:ascii="Trebuchet MS"/>
                          <w:b/>
                          <w:color w:val="585858"/>
                          <w:spacing w:val="2"/>
                          <w:sz w:val="15"/>
                        </w:rPr>
                        <w:t>0.8</w:t>
                      </w:r>
                    </w:p>
                  </w:txbxContent>
                </v:textbox>
              </v:shape>
              <v:shape id="_x0000_s1074" type="#_x0000_t202" style="position:absolute;left:2292;top:3405;width:244;height:155" filled="f" stroked="f">
                <v:textbox inset="0,0,0,0">
                  <w:txbxContent>
                    <w:p w14:paraId="75474F41" w14:textId="77777777" w:rsidR="00025C9E" w:rsidRDefault="00025C9E">
                      <w:pPr>
                        <w:spacing w:line="155" w:lineRule="exact"/>
                        <w:rPr>
                          <w:rFonts w:ascii="Trebuchet MS" w:eastAsia="Trebuchet MS" w:hAnsi="Trebuchet MS" w:cs="Trebuchet MS"/>
                          <w:sz w:val="15"/>
                          <w:szCs w:val="15"/>
                        </w:rPr>
                      </w:pPr>
                      <w:r>
                        <w:rPr>
                          <w:rFonts w:ascii="Trebuchet MS"/>
                          <w:b/>
                          <w:color w:val="585858"/>
                          <w:spacing w:val="2"/>
                          <w:sz w:val="15"/>
                        </w:rPr>
                        <w:t>0.6</w:t>
                      </w:r>
                    </w:p>
                  </w:txbxContent>
                </v:textbox>
              </v:shape>
              <v:shape id="_x0000_s1073" type="#_x0000_t202" style="position:absolute;left:2292;top:4212;width:244;height:155" filled="f" stroked="f">
                <v:textbox inset="0,0,0,0">
                  <w:txbxContent>
                    <w:p w14:paraId="7DD85327" w14:textId="77777777" w:rsidR="00025C9E" w:rsidRDefault="00025C9E">
                      <w:pPr>
                        <w:spacing w:line="155" w:lineRule="exact"/>
                        <w:rPr>
                          <w:rFonts w:ascii="Trebuchet MS" w:eastAsia="Trebuchet MS" w:hAnsi="Trebuchet MS" w:cs="Trebuchet MS"/>
                          <w:sz w:val="15"/>
                          <w:szCs w:val="15"/>
                        </w:rPr>
                      </w:pPr>
                      <w:r>
                        <w:rPr>
                          <w:rFonts w:ascii="Trebuchet MS"/>
                          <w:b/>
                          <w:color w:val="585858"/>
                          <w:spacing w:val="2"/>
                          <w:sz w:val="15"/>
                        </w:rPr>
                        <w:t>0.4</w:t>
                      </w:r>
                    </w:p>
                  </w:txbxContent>
                </v:textbox>
              </v:shape>
              <v:shape id="_x0000_s1072" type="#_x0000_t202" style="position:absolute;left:2292;top:5019;width:244;height:155" filled="f" stroked="f">
                <v:textbox inset="0,0,0,0">
                  <w:txbxContent>
                    <w:p w14:paraId="2CA56289" w14:textId="77777777" w:rsidR="00025C9E" w:rsidRDefault="00025C9E">
                      <w:pPr>
                        <w:spacing w:line="155" w:lineRule="exact"/>
                        <w:rPr>
                          <w:rFonts w:ascii="Trebuchet MS" w:eastAsia="Trebuchet MS" w:hAnsi="Trebuchet MS" w:cs="Trebuchet MS"/>
                          <w:sz w:val="15"/>
                          <w:szCs w:val="15"/>
                        </w:rPr>
                      </w:pPr>
                      <w:r>
                        <w:rPr>
                          <w:rFonts w:ascii="Trebuchet MS"/>
                          <w:b/>
                          <w:color w:val="585858"/>
                          <w:spacing w:val="2"/>
                          <w:sz w:val="15"/>
                        </w:rPr>
                        <w:t>0.2</w:t>
                      </w:r>
                    </w:p>
                  </w:txbxContent>
                </v:textbox>
              </v:shape>
              <v:shape id="_x0000_s1071" type="#_x0000_t202" style="position:absolute;left:2452;top:5825;width:78;height:155" filled="f" stroked="f">
                <v:textbox inset="0,0,0,0">
                  <w:txbxContent>
                    <w:p w14:paraId="2DCD7924" w14:textId="77777777" w:rsidR="00025C9E" w:rsidRDefault="00025C9E">
                      <w:pPr>
                        <w:spacing w:line="155" w:lineRule="exact"/>
                        <w:rPr>
                          <w:rFonts w:ascii="Trebuchet MS" w:eastAsia="Trebuchet MS" w:hAnsi="Trebuchet MS" w:cs="Trebuchet MS"/>
                          <w:sz w:val="15"/>
                          <w:szCs w:val="15"/>
                        </w:rPr>
                      </w:pPr>
                      <w:r>
                        <w:rPr>
                          <w:rFonts w:ascii="Trebuchet MS"/>
                          <w:b/>
                          <w:color w:val="585858"/>
                          <w:w w:val="85"/>
                          <w:sz w:val="15"/>
                        </w:rPr>
                        <w:t>0</w:t>
                      </w:r>
                    </w:p>
                  </w:txbxContent>
                </v:textbox>
              </v:shape>
              <v:shape id="_x0000_s1070" type="#_x0000_t202" style="position:absolute;left:2700;top:5994;width:7097;height:372" filled="f" stroked="f">
                <v:textbox inset="0,0,0,0">
                  <w:txbxContent>
                    <w:p w14:paraId="14436057" w14:textId="77777777" w:rsidR="00025C9E" w:rsidRDefault="00025C9E">
                      <w:pPr>
                        <w:spacing w:line="147" w:lineRule="exact"/>
                        <w:jc w:val="center"/>
                        <w:rPr>
                          <w:rFonts w:ascii="Trebuchet MS" w:eastAsia="Trebuchet MS" w:hAnsi="Trebuchet MS" w:cs="Trebuchet MS"/>
                          <w:sz w:val="15"/>
                          <w:szCs w:val="15"/>
                        </w:rPr>
                      </w:pPr>
                      <w:r>
                        <w:rPr>
                          <w:rFonts w:ascii="Trebuchet MS"/>
                          <w:b/>
                          <w:color w:val="585858"/>
                          <w:spacing w:val="1"/>
                          <w:sz w:val="15"/>
                        </w:rPr>
                        <w:t>16</w:t>
                      </w:r>
                      <w:r>
                        <w:rPr>
                          <w:rFonts w:ascii="Trebuchet MS"/>
                          <w:b/>
                          <w:color w:val="585858"/>
                          <w:spacing w:val="28"/>
                          <w:sz w:val="15"/>
                        </w:rPr>
                        <w:t xml:space="preserve"> </w:t>
                      </w:r>
                      <w:r>
                        <w:rPr>
                          <w:rFonts w:ascii="Trebuchet MS"/>
                          <w:b/>
                          <w:color w:val="585858"/>
                          <w:spacing w:val="1"/>
                          <w:sz w:val="15"/>
                        </w:rPr>
                        <w:t>29</w:t>
                      </w:r>
                      <w:r>
                        <w:rPr>
                          <w:rFonts w:ascii="Trebuchet MS"/>
                          <w:b/>
                          <w:color w:val="585858"/>
                          <w:spacing w:val="29"/>
                          <w:sz w:val="15"/>
                        </w:rPr>
                        <w:t xml:space="preserve"> </w:t>
                      </w:r>
                      <w:r>
                        <w:rPr>
                          <w:rFonts w:ascii="Trebuchet MS"/>
                          <w:b/>
                          <w:color w:val="585858"/>
                          <w:spacing w:val="1"/>
                          <w:sz w:val="15"/>
                        </w:rPr>
                        <w:t>25</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3 </w:t>
                      </w:r>
                      <w:r>
                        <w:rPr>
                          <w:rFonts w:ascii="Trebuchet MS"/>
                          <w:b/>
                          <w:color w:val="585858"/>
                          <w:spacing w:val="18"/>
                          <w:sz w:val="15"/>
                        </w:rPr>
                        <w:t xml:space="preserve"> </w:t>
                      </w:r>
                      <w:r>
                        <w:rPr>
                          <w:rFonts w:ascii="Trebuchet MS"/>
                          <w:b/>
                          <w:color w:val="585858"/>
                          <w:spacing w:val="1"/>
                          <w:sz w:val="15"/>
                        </w:rPr>
                        <w:t>26</w:t>
                      </w:r>
                      <w:r>
                        <w:rPr>
                          <w:rFonts w:ascii="Trebuchet MS"/>
                          <w:b/>
                          <w:color w:val="585858"/>
                          <w:spacing w:val="29"/>
                          <w:sz w:val="15"/>
                        </w:rPr>
                        <w:t xml:space="preserve"> </w:t>
                      </w:r>
                      <w:r>
                        <w:rPr>
                          <w:rFonts w:ascii="Trebuchet MS"/>
                          <w:b/>
                          <w:color w:val="585858"/>
                          <w:spacing w:val="1"/>
                          <w:sz w:val="15"/>
                        </w:rPr>
                        <w:t>23</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4 </w:t>
                      </w:r>
                      <w:r>
                        <w:rPr>
                          <w:rFonts w:ascii="Trebuchet MS"/>
                          <w:b/>
                          <w:color w:val="585858"/>
                          <w:spacing w:val="19"/>
                          <w:sz w:val="15"/>
                        </w:rPr>
                        <w:t xml:space="preserve"> </w:t>
                      </w:r>
                      <w:r>
                        <w:rPr>
                          <w:rFonts w:ascii="Trebuchet MS"/>
                          <w:b/>
                          <w:color w:val="585858"/>
                          <w:spacing w:val="1"/>
                          <w:sz w:val="15"/>
                        </w:rPr>
                        <w:t>21</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9 </w:t>
                      </w:r>
                      <w:r>
                        <w:rPr>
                          <w:rFonts w:ascii="Trebuchet MS"/>
                          <w:b/>
                          <w:color w:val="585858"/>
                          <w:spacing w:val="18"/>
                          <w:sz w:val="15"/>
                        </w:rPr>
                        <w:t xml:space="preserve"> </w:t>
                      </w:r>
                      <w:r>
                        <w:rPr>
                          <w:rFonts w:ascii="Trebuchet MS"/>
                          <w:b/>
                          <w:color w:val="585858"/>
                          <w:spacing w:val="1"/>
                          <w:sz w:val="15"/>
                        </w:rPr>
                        <w:t>28</w:t>
                      </w:r>
                      <w:r>
                        <w:rPr>
                          <w:rFonts w:ascii="Trebuchet MS"/>
                          <w:b/>
                          <w:color w:val="585858"/>
                          <w:spacing w:val="29"/>
                          <w:sz w:val="15"/>
                        </w:rPr>
                        <w:t xml:space="preserve"> </w:t>
                      </w:r>
                      <w:r>
                        <w:rPr>
                          <w:rFonts w:ascii="Trebuchet MS"/>
                          <w:b/>
                          <w:color w:val="585858"/>
                          <w:spacing w:val="1"/>
                          <w:sz w:val="15"/>
                        </w:rPr>
                        <w:t>19</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8 </w:t>
                      </w:r>
                      <w:r>
                        <w:rPr>
                          <w:rFonts w:ascii="Trebuchet MS"/>
                          <w:b/>
                          <w:color w:val="585858"/>
                          <w:spacing w:val="18"/>
                          <w:sz w:val="15"/>
                        </w:rPr>
                        <w:t xml:space="preserve"> </w:t>
                      </w:r>
                      <w:r>
                        <w:rPr>
                          <w:rFonts w:ascii="Trebuchet MS"/>
                          <w:b/>
                          <w:color w:val="585858"/>
                          <w:spacing w:val="1"/>
                          <w:sz w:val="15"/>
                        </w:rPr>
                        <w:t>27</w:t>
                      </w:r>
                      <w:r>
                        <w:rPr>
                          <w:rFonts w:ascii="Trebuchet MS"/>
                          <w:b/>
                          <w:color w:val="585858"/>
                          <w:spacing w:val="29"/>
                          <w:sz w:val="15"/>
                        </w:rPr>
                        <w:t xml:space="preserve"> </w:t>
                      </w:r>
                      <w:r>
                        <w:rPr>
                          <w:rFonts w:ascii="Trebuchet MS"/>
                          <w:b/>
                          <w:color w:val="585858"/>
                          <w:spacing w:val="1"/>
                          <w:sz w:val="15"/>
                        </w:rPr>
                        <w:t>15</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6  </w:t>
                      </w:r>
                      <w:r>
                        <w:rPr>
                          <w:rFonts w:ascii="Trebuchet MS"/>
                          <w:b/>
                          <w:color w:val="585858"/>
                          <w:spacing w:val="7"/>
                          <w:sz w:val="15"/>
                        </w:rPr>
                        <w:t xml:space="preserve"> </w:t>
                      </w:r>
                      <w:r>
                        <w:rPr>
                          <w:rFonts w:ascii="Trebuchet MS"/>
                          <w:b/>
                          <w:color w:val="585858"/>
                          <w:sz w:val="15"/>
                        </w:rPr>
                        <w:t xml:space="preserve">7 </w:t>
                      </w:r>
                      <w:r>
                        <w:rPr>
                          <w:rFonts w:ascii="Trebuchet MS"/>
                          <w:b/>
                          <w:color w:val="585858"/>
                          <w:spacing w:val="18"/>
                          <w:sz w:val="15"/>
                        </w:rPr>
                        <w:t xml:space="preserve"> </w:t>
                      </w:r>
                      <w:r>
                        <w:rPr>
                          <w:rFonts w:ascii="Trebuchet MS"/>
                          <w:b/>
                          <w:color w:val="585858"/>
                          <w:spacing w:val="1"/>
                          <w:sz w:val="15"/>
                        </w:rPr>
                        <w:t>18</w:t>
                      </w:r>
                      <w:r>
                        <w:rPr>
                          <w:rFonts w:ascii="Trebuchet MS"/>
                          <w:b/>
                          <w:color w:val="585858"/>
                          <w:spacing w:val="29"/>
                          <w:sz w:val="15"/>
                        </w:rPr>
                        <w:t xml:space="preserve"> </w:t>
                      </w:r>
                      <w:r>
                        <w:rPr>
                          <w:rFonts w:ascii="Trebuchet MS"/>
                          <w:b/>
                          <w:color w:val="585858"/>
                          <w:spacing w:val="1"/>
                          <w:sz w:val="15"/>
                        </w:rPr>
                        <w:t>24</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2 </w:t>
                      </w:r>
                      <w:r>
                        <w:rPr>
                          <w:rFonts w:ascii="Trebuchet MS"/>
                          <w:b/>
                          <w:color w:val="585858"/>
                          <w:spacing w:val="18"/>
                          <w:sz w:val="15"/>
                        </w:rPr>
                        <w:t xml:space="preserve"> </w:t>
                      </w:r>
                      <w:r>
                        <w:rPr>
                          <w:rFonts w:ascii="Trebuchet MS"/>
                          <w:b/>
                          <w:color w:val="585858"/>
                          <w:spacing w:val="1"/>
                          <w:sz w:val="15"/>
                        </w:rPr>
                        <w:t>10</w:t>
                      </w:r>
                      <w:r>
                        <w:rPr>
                          <w:rFonts w:ascii="Trebuchet MS"/>
                          <w:b/>
                          <w:color w:val="585858"/>
                          <w:spacing w:val="29"/>
                          <w:sz w:val="15"/>
                        </w:rPr>
                        <w:t xml:space="preserve"> </w:t>
                      </w:r>
                      <w:r>
                        <w:rPr>
                          <w:rFonts w:ascii="Trebuchet MS"/>
                          <w:b/>
                          <w:color w:val="585858"/>
                          <w:spacing w:val="1"/>
                          <w:sz w:val="15"/>
                        </w:rPr>
                        <w:t>20</w:t>
                      </w:r>
                      <w:r>
                        <w:rPr>
                          <w:rFonts w:ascii="Trebuchet MS"/>
                          <w:b/>
                          <w:color w:val="585858"/>
                          <w:spacing w:val="29"/>
                          <w:sz w:val="15"/>
                        </w:rPr>
                        <w:t xml:space="preserve"> </w:t>
                      </w:r>
                      <w:r>
                        <w:rPr>
                          <w:rFonts w:ascii="Trebuchet MS"/>
                          <w:b/>
                          <w:color w:val="585858"/>
                          <w:spacing w:val="1"/>
                          <w:sz w:val="15"/>
                        </w:rPr>
                        <w:t>22</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1 </w:t>
                      </w:r>
                      <w:r>
                        <w:rPr>
                          <w:rFonts w:ascii="Trebuchet MS"/>
                          <w:b/>
                          <w:color w:val="585858"/>
                          <w:spacing w:val="18"/>
                          <w:sz w:val="15"/>
                        </w:rPr>
                        <w:t xml:space="preserve"> </w:t>
                      </w:r>
                      <w:r>
                        <w:rPr>
                          <w:rFonts w:ascii="Trebuchet MS"/>
                          <w:b/>
                          <w:color w:val="585858"/>
                          <w:spacing w:val="1"/>
                          <w:sz w:val="15"/>
                        </w:rPr>
                        <w:t>17</w:t>
                      </w:r>
                      <w:r>
                        <w:rPr>
                          <w:rFonts w:ascii="Trebuchet MS"/>
                          <w:b/>
                          <w:color w:val="585858"/>
                          <w:spacing w:val="29"/>
                          <w:sz w:val="15"/>
                        </w:rPr>
                        <w:t xml:space="preserve"> </w:t>
                      </w:r>
                      <w:r>
                        <w:rPr>
                          <w:rFonts w:ascii="Trebuchet MS"/>
                          <w:b/>
                          <w:color w:val="585858"/>
                          <w:spacing w:val="1"/>
                          <w:sz w:val="15"/>
                        </w:rPr>
                        <w:t>11</w:t>
                      </w:r>
                      <w:r>
                        <w:rPr>
                          <w:rFonts w:ascii="Trebuchet MS"/>
                          <w:b/>
                          <w:color w:val="585858"/>
                          <w:spacing w:val="29"/>
                          <w:sz w:val="15"/>
                        </w:rPr>
                        <w:t xml:space="preserve"> </w:t>
                      </w:r>
                      <w:r>
                        <w:rPr>
                          <w:rFonts w:ascii="Trebuchet MS"/>
                          <w:b/>
                          <w:color w:val="585858"/>
                          <w:spacing w:val="1"/>
                          <w:sz w:val="15"/>
                        </w:rPr>
                        <w:t>14</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5 </w:t>
                      </w:r>
                      <w:r>
                        <w:rPr>
                          <w:rFonts w:ascii="Trebuchet MS"/>
                          <w:b/>
                          <w:color w:val="585858"/>
                          <w:spacing w:val="18"/>
                          <w:sz w:val="15"/>
                        </w:rPr>
                        <w:t xml:space="preserve"> </w:t>
                      </w:r>
                      <w:r>
                        <w:rPr>
                          <w:rFonts w:ascii="Trebuchet MS"/>
                          <w:b/>
                          <w:color w:val="585858"/>
                          <w:spacing w:val="1"/>
                          <w:sz w:val="15"/>
                        </w:rPr>
                        <w:t>13</w:t>
                      </w:r>
                      <w:r>
                        <w:rPr>
                          <w:rFonts w:ascii="Trebuchet MS"/>
                          <w:b/>
                          <w:color w:val="585858"/>
                          <w:spacing w:val="29"/>
                          <w:sz w:val="15"/>
                        </w:rPr>
                        <w:t xml:space="preserve"> </w:t>
                      </w:r>
                      <w:r>
                        <w:rPr>
                          <w:rFonts w:ascii="Trebuchet MS"/>
                          <w:b/>
                          <w:color w:val="585858"/>
                          <w:spacing w:val="3"/>
                          <w:sz w:val="15"/>
                        </w:rPr>
                        <w:t>12</w:t>
                      </w:r>
                    </w:p>
                    <w:p w14:paraId="77D3B129" w14:textId="77777777" w:rsidR="00025C9E" w:rsidRDefault="00025C9E">
                      <w:pPr>
                        <w:spacing w:line="225" w:lineRule="exact"/>
                        <w:ind w:right="13"/>
                        <w:jc w:val="center"/>
                        <w:rPr>
                          <w:rFonts w:ascii="Microsoft JhengHei" w:eastAsia="Microsoft JhengHei" w:hAnsi="Microsoft JhengHei" w:cs="Microsoft JhengHei"/>
                          <w:sz w:val="15"/>
                          <w:szCs w:val="15"/>
                        </w:rPr>
                      </w:pPr>
                      <w:r>
                        <w:rPr>
                          <w:rFonts w:ascii="Microsoft JhengHei" w:eastAsia="Microsoft JhengHei" w:hAnsi="Microsoft JhengHei" w:cs="Microsoft JhengHei"/>
                          <w:b/>
                          <w:bCs/>
                          <w:spacing w:val="6"/>
                          <w:w w:val="105"/>
                          <w:sz w:val="15"/>
                          <w:szCs w:val="15"/>
                        </w:rPr>
                        <w:t>节点名称</w:t>
                      </w:r>
                    </w:p>
                  </w:txbxContent>
                </v:textbox>
              </v:shape>
            </v:group>
            <w10:wrap anchorx="page"/>
          </v:group>
        </w:pict>
      </w:r>
      <w:r>
        <w:pict w14:anchorId="19B34C65">
          <v:shape id="_x0000_s1067" type="#_x0000_t202" style="position:absolute;left:0;text-align:left;margin-left:103.1pt;margin-top:128.5pt;width:9.8pt;height:94.55pt;z-index:11704;mso-position-horizontal-relative:page" filled="f" stroked="f">
            <v:textbox style="layout-flow:vertical;mso-layout-flow-alt:bottom-to-top" inset="0,0,0,0">
              <w:txbxContent>
                <w:p w14:paraId="33553E36" w14:textId="77777777" w:rsidR="00025C9E" w:rsidRDefault="00025C9E">
                  <w:pPr>
                    <w:spacing w:line="192" w:lineRule="exact"/>
                    <w:ind w:left="20"/>
                    <w:rPr>
                      <w:rFonts w:ascii="Microsoft JhengHei" w:eastAsia="Microsoft JhengHei" w:hAnsi="Microsoft JhengHei" w:cs="Microsoft JhengHei"/>
                      <w:sz w:val="15"/>
                      <w:szCs w:val="15"/>
                      <w:lang w:eastAsia="zh-CN"/>
                    </w:rPr>
                  </w:pPr>
                  <w:r>
                    <w:rPr>
                      <w:rFonts w:ascii="Microsoft JhengHei" w:eastAsia="Microsoft JhengHei" w:hAnsi="Microsoft JhengHei" w:cs="Microsoft JhengHei"/>
                      <w:b/>
                      <w:bCs/>
                      <w:w w:val="102"/>
                      <w:sz w:val="15"/>
                      <w:szCs w:val="15"/>
                      <w:lang w:eastAsia="zh-CN"/>
                    </w:rPr>
                    <w:t>节点脆弱性综合评价指标值</w:t>
                  </w:r>
                </w:p>
              </w:txbxContent>
            </v:textbox>
            <w10:wrap anchorx="page"/>
          </v:shape>
        </w:pict>
      </w:r>
      <w:r w:rsidR="002D0D3F">
        <w:rPr>
          <w:spacing w:val="4"/>
          <w:lang w:eastAsia="zh-CN"/>
        </w:rPr>
        <w:t>本节基于脆弱性综合评价指标值对节点的脆弱程度评估并进行归一化，其</w:t>
      </w:r>
      <w:r w:rsidR="002D0D3F">
        <w:rPr>
          <w:spacing w:val="42"/>
          <w:lang w:eastAsia="zh-CN"/>
        </w:rPr>
        <w:t xml:space="preserve"> </w:t>
      </w:r>
      <w:r w:rsidR="002D0D3F">
        <w:rPr>
          <w:lang w:eastAsia="zh-CN"/>
        </w:rPr>
        <w:t>节点脆弱性排序结果如图</w:t>
      </w:r>
      <w:bookmarkStart w:id="216" w:name="_bookmark140"/>
      <w:bookmarkEnd w:id="216"/>
      <w:r w:rsidR="002D0D3F">
        <w:fldChar w:fldCharType="begin"/>
      </w:r>
      <w:r w:rsidR="002D0D3F">
        <w:rPr>
          <w:lang w:eastAsia="zh-CN"/>
        </w:rPr>
        <w:instrText xml:space="preserve"> HYPERLINK \l "_bookmark140" </w:instrText>
      </w:r>
      <w:r w:rsidR="002D0D3F">
        <w:fldChar w:fldCharType="separate"/>
      </w:r>
      <w:r w:rsidR="002D0D3F">
        <w:rPr>
          <w:rFonts w:ascii="Times New Roman" w:eastAsia="Times New Roman" w:hAnsi="Times New Roman" w:cs="Times New Roman"/>
          <w:lang w:eastAsia="zh-CN"/>
        </w:rPr>
        <w:t>5.9</w:t>
      </w:r>
      <w:r w:rsidR="002D0D3F">
        <w:rPr>
          <w:rFonts w:ascii="Times New Roman" w:eastAsia="Times New Roman" w:hAnsi="Times New Roman" w:cs="Times New Roman"/>
        </w:rPr>
        <w:fldChar w:fldCharType="end"/>
      </w:r>
      <w:r w:rsidR="002D0D3F">
        <w:rPr>
          <w:lang w:eastAsia="zh-CN"/>
        </w:rPr>
        <w:t>所示。</w:t>
      </w:r>
    </w:p>
    <w:p w14:paraId="7F5D4075" w14:textId="77777777" w:rsidR="00996552" w:rsidRDefault="00996552">
      <w:pPr>
        <w:rPr>
          <w:rFonts w:ascii="宋体" w:eastAsia="宋体" w:hAnsi="宋体" w:cs="宋体"/>
          <w:sz w:val="20"/>
          <w:szCs w:val="20"/>
          <w:lang w:eastAsia="zh-CN"/>
        </w:rPr>
      </w:pPr>
    </w:p>
    <w:p w14:paraId="377EB287" w14:textId="77777777" w:rsidR="00996552" w:rsidRDefault="00996552">
      <w:pPr>
        <w:rPr>
          <w:rFonts w:ascii="宋体" w:eastAsia="宋体" w:hAnsi="宋体" w:cs="宋体"/>
          <w:sz w:val="20"/>
          <w:szCs w:val="20"/>
          <w:lang w:eastAsia="zh-CN"/>
        </w:rPr>
      </w:pPr>
    </w:p>
    <w:p w14:paraId="1293BFC9" w14:textId="77777777" w:rsidR="00996552" w:rsidRDefault="00996552">
      <w:pPr>
        <w:rPr>
          <w:rFonts w:ascii="宋体" w:eastAsia="宋体" w:hAnsi="宋体" w:cs="宋体"/>
          <w:sz w:val="20"/>
          <w:szCs w:val="20"/>
          <w:lang w:eastAsia="zh-CN"/>
        </w:rPr>
      </w:pPr>
    </w:p>
    <w:p w14:paraId="49313439" w14:textId="77777777" w:rsidR="00996552" w:rsidRDefault="00996552">
      <w:pPr>
        <w:rPr>
          <w:rFonts w:ascii="宋体" w:eastAsia="宋体" w:hAnsi="宋体" w:cs="宋体"/>
          <w:sz w:val="19"/>
          <w:szCs w:val="19"/>
          <w:lang w:eastAsia="zh-CN"/>
        </w:rPr>
      </w:pPr>
    </w:p>
    <w:tbl>
      <w:tblPr>
        <w:tblStyle w:val="TableNormal"/>
        <w:tblW w:w="0" w:type="auto"/>
        <w:tblInd w:w="969" w:type="dxa"/>
        <w:tblLayout w:type="fixed"/>
        <w:tblLook w:val="01E0" w:firstRow="1" w:lastRow="1" w:firstColumn="1" w:lastColumn="1" w:noHBand="0" w:noVBand="0"/>
      </w:tblPr>
      <w:tblGrid>
        <w:gridCol w:w="125"/>
        <w:gridCol w:w="247"/>
        <w:gridCol w:w="250"/>
        <w:gridCol w:w="247"/>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369"/>
      </w:tblGrid>
      <w:tr w:rsidR="00996552" w14:paraId="098A2BA3" w14:textId="77777777">
        <w:trPr>
          <w:trHeight w:hRule="exact" w:val="161"/>
        </w:trPr>
        <w:tc>
          <w:tcPr>
            <w:tcW w:w="125" w:type="dxa"/>
            <w:tcBorders>
              <w:top w:val="single" w:sz="3" w:space="0" w:color="D9D9D9"/>
              <w:left w:val="nil"/>
              <w:bottom w:val="single" w:sz="3" w:space="0" w:color="F1F1F1"/>
              <w:right w:val="single" w:sz="33" w:space="0" w:color="EC7C30"/>
            </w:tcBorders>
          </w:tcPr>
          <w:p w14:paraId="7FAD3D01" w14:textId="77777777" w:rsidR="00996552" w:rsidRDefault="00996552">
            <w:pPr>
              <w:rPr>
                <w:lang w:eastAsia="zh-CN"/>
              </w:rPr>
            </w:pPr>
          </w:p>
        </w:tc>
        <w:tc>
          <w:tcPr>
            <w:tcW w:w="7052" w:type="dxa"/>
            <w:gridSpan w:val="28"/>
            <w:tcBorders>
              <w:top w:val="single" w:sz="3" w:space="0" w:color="D9D9D9"/>
              <w:left w:val="single" w:sz="33" w:space="0" w:color="EC7C30"/>
              <w:bottom w:val="single" w:sz="3" w:space="0" w:color="F1F1F1"/>
              <w:right w:val="nil"/>
            </w:tcBorders>
          </w:tcPr>
          <w:p w14:paraId="340A4873" w14:textId="77777777" w:rsidR="00996552" w:rsidRDefault="00996552">
            <w:pPr>
              <w:rPr>
                <w:lang w:eastAsia="zh-CN"/>
              </w:rPr>
            </w:pPr>
          </w:p>
        </w:tc>
      </w:tr>
      <w:tr w:rsidR="00996552" w14:paraId="24F14622" w14:textId="77777777">
        <w:trPr>
          <w:trHeight w:hRule="exact" w:val="161"/>
        </w:trPr>
        <w:tc>
          <w:tcPr>
            <w:tcW w:w="125" w:type="dxa"/>
            <w:tcBorders>
              <w:top w:val="single" w:sz="3" w:space="0" w:color="F1F1F1"/>
              <w:left w:val="nil"/>
              <w:bottom w:val="single" w:sz="3" w:space="0" w:color="F1F1F1"/>
              <w:right w:val="single" w:sz="33" w:space="0" w:color="EC7C30"/>
            </w:tcBorders>
          </w:tcPr>
          <w:p w14:paraId="14B8C71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FBB4E2C"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1FB2AF06" w14:textId="77777777" w:rsidR="00996552" w:rsidRDefault="00996552">
            <w:pPr>
              <w:rPr>
                <w:lang w:eastAsia="zh-CN"/>
              </w:rPr>
            </w:pPr>
          </w:p>
        </w:tc>
      </w:tr>
      <w:tr w:rsidR="00996552" w14:paraId="48CF6550" w14:textId="77777777">
        <w:trPr>
          <w:trHeight w:hRule="exact" w:val="161"/>
        </w:trPr>
        <w:tc>
          <w:tcPr>
            <w:tcW w:w="125" w:type="dxa"/>
            <w:tcBorders>
              <w:top w:val="single" w:sz="3" w:space="0" w:color="F1F1F1"/>
              <w:left w:val="nil"/>
              <w:bottom w:val="single" w:sz="3" w:space="0" w:color="F1F1F1"/>
              <w:right w:val="single" w:sz="33" w:space="0" w:color="EC7C30"/>
            </w:tcBorders>
          </w:tcPr>
          <w:p w14:paraId="571C4EB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7405479A"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0998DFD3" w14:textId="77777777" w:rsidR="00996552" w:rsidRDefault="00996552">
            <w:pPr>
              <w:rPr>
                <w:lang w:eastAsia="zh-CN"/>
              </w:rPr>
            </w:pPr>
          </w:p>
        </w:tc>
      </w:tr>
      <w:tr w:rsidR="00996552" w14:paraId="612ECD57" w14:textId="77777777">
        <w:trPr>
          <w:trHeight w:hRule="exact" w:val="161"/>
        </w:trPr>
        <w:tc>
          <w:tcPr>
            <w:tcW w:w="125" w:type="dxa"/>
            <w:tcBorders>
              <w:top w:val="single" w:sz="3" w:space="0" w:color="F1F1F1"/>
              <w:left w:val="nil"/>
              <w:bottom w:val="single" w:sz="3" w:space="0" w:color="F1F1F1"/>
              <w:right w:val="single" w:sz="33" w:space="0" w:color="EC7C30"/>
            </w:tcBorders>
          </w:tcPr>
          <w:p w14:paraId="576E88B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680192B"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3B52590B" w14:textId="77777777" w:rsidR="00996552" w:rsidRDefault="00996552">
            <w:pPr>
              <w:rPr>
                <w:lang w:eastAsia="zh-CN"/>
              </w:rPr>
            </w:pPr>
          </w:p>
        </w:tc>
      </w:tr>
      <w:tr w:rsidR="00996552" w14:paraId="4E1E0A82" w14:textId="77777777">
        <w:trPr>
          <w:trHeight w:hRule="exact" w:val="161"/>
        </w:trPr>
        <w:tc>
          <w:tcPr>
            <w:tcW w:w="125" w:type="dxa"/>
            <w:tcBorders>
              <w:top w:val="single" w:sz="3" w:space="0" w:color="F1F1F1"/>
              <w:left w:val="nil"/>
              <w:bottom w:val="single" w:sz="3" w:space="0" w:color="D9D9D9"/>
              <w:right w:val="single" w:sz="33" w:space="0" w:color="EC7C30"/>
            </w:tcBorders>
          </w:tcPr>
          <w:p w14:paraId="5B887458"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CE449D5"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D9D9D9"/>
              <w:right w:val="nil"/>
            </w:tcBorders>
          </w:tcPr>
          <w:p w14:paraId="7CF13F80" w14:textId="77777777" w:rsidR="00996552" w:rsidRDefault="00996552">
            <w:pPr>
              <w:rPr>
                <w:lang w:eastAsia="zh-CN"/>
              </w:rPr>
            </w:pPr>
          </w:p>
        </w:tc>
      </w:tr>
      <w:tr w:rsidR="00996552" w14:paraId="77817B2B" w14:textId="77777777">
        <w:trPr>
          <w:trHeight w:hRule="exact" w:val="161"/>
        </w:trPr>
        <w:tc>
          <w:tcPr>
            <w:tcW w:w="125" w:type="dxa"/>
            <w:tcBorders>
              <w:top w:val="single" w:sz="3" w:space="0" w:color="D9D9D9"/>
              <w:left w:val="nil"/>
              <w:bottom w:val="single" w:sz="3" w:space="0" w:color="F1F1F1"/>
              <w:right w:val="single" w:sz="33" w:space="0" w:color="EC7C30"/>
            </w:tcBorders>
          </w:tcPr>
          <w:p w14:paraId="7186048D"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D698192" w14:textId="77777777" w:rsidR="00996552" w:rsidRDefault="00996552">
            <w:pPr>
              <w:rPr>
                <w:lang w:eastAsia="zh-CN"/>
              </w:rPr>
            </w:pPr>
          </w:p>
        </w:tc>
        <w:tc>
          <w:tcPr>
            <w:tcW w:w="6805" w:type="dxa"/>
            <w:gridSpan w:val="27"/>
            <w:tcBorders>
              <w:top w:val="single" w:sz="3" w:space="0" w:color="D9D9D9"/>
              <w:left w:val="single" w:sz="31" w:space="0" w:color="EC7C30"/>
              <w:bottom w:val="single" w:sz="3" w:space="0" w:color="F1F1F1"/>
              <w:right w:val="nil"/>
            </w:tcBorders>
          </w:tcPr>
          <w:p w14:paraId="139C8AB2" w14:textId="77777777" w:rsidR="00996552" w:rsidRDefault="00996552">
            <w:pPr>
              <w:rPr>
                <w:lang w:eastAsia="zh-CN"/>
              </w:rPr>
            </w:pPr>
          </w:p>
        </w:tc>
      </w:tr>
      <w:tr w:rsidR="00996552" w14:paraId="08C436AB" w14:textId="77777777">
        <w:trPr>
          <w:trHeight w:hRule="exact" w:val="161"/>
        </w:trPr>
        <w:tc>
          <w:tcPr>
            <w:tcW w:w="125" w:type="dxa"/>
            <w:tcBorders>
              <w:top w:val="single" w:sz="3" w:space="0" w:color="F1F1F1"/>
              <w:left w:val="nil"/>
              <w:bottom w:val="single" w:sz="3" w:space="0" w:color="F1F1F1"/>
              <w:right w:val="single" w:sz="33" w:space="0" w:color="EC7C30"/>
            </w:tcBorders>
          </w:tcPr>
          <w:p w14:paraId="3D5F1CC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4DFD763"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1A56A352" w14:textId="77777777" w:rsidR="00996552" w:rsidRDefault="00996552">
            <w:pPr>
              <w:rPr>
                <w:lang w:eastAsia="zh-CN"/>
              </w:rPr>
            </w:pPr>
          </w:p>
        </w:tc>
      </w:tr>
      <w:tr w:rsidR="00996552" w14:paraId="6862A509" w14:textId="77777777">
        <w:trPr>
          <w:trHeight w:hRule="exact" w:val="161"/>
        </w:trPr>
        <w:tc>
          <w:tcPr>
            <w:tcW w:w="125" w:type="dxa"/>
            <w:tcBorders>
              <w:top w:val="single" w:sz="3" w:space="0" w:color="F1F1F1"/>
              <w:left w:val="nil"/>
              <w:bottom w:val="single" w:sz="3" w:space="0" w:color="F1F1F1"/>
              <w:right w:val="single" w:sz="33" w:space="0" w:color="EC7C30"/>
            </w:tcBorders>
          </w:tcPr>
          <w:p w14:paraId="6A71E23C"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E0106C4"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86D676A" w14:textId="77777777" w:rsidR="00996552" w:rsidRDefault="00996552">
            <w:pPr>
              <w:rPr>
                <w:lang w:eastAsia="zh-CN"/>
              </w:rPr>
            </w:pPr>
          </w:p>
        </w:tc>
        <w:tc>
          <w:tcPr>
            <w:tcW w:w="6554" w:type="dxa"/>
            <w:gridSpan w:val="26"/>
            <w:tcBorders>
              <w:top w:val="single" w:sz="3" w:space="0" w:color="F1F1F1"/>
              <w:left w:val="single" w:sz="31" w:space="0" w:color="EC7C30"/>
              <w:bottom w:val="single" w:sz="3" w:space="0" w:color="F1F1F1"/>
              <w:right w:val="nil"/>
            </w:tcBorders>
          </w:tcPr>
          <w:p w14:paraId="18254206" w14:textId="77777777" w:rsidR="00996552" w:rsidRDefault="00996552">
            <w:pPr>
              <w:rPr>
                <w:lang w:eastAsia="zh-CN"/>
              </w:rPr>
            </w:pPr>
          </w:p>
        </w:tc>
      </w:tr>
      <w:tr w:rsidR="00996552" w14:paraId="05EAA9E9" w14:textId="77777777">
        <w:trPr>
          <w:trHeight w:hRule="exact" w:val="161"/>
        </w:trPr>
        <w:tc>
          <w:tcPr>
            <w:tcW w:w="125" w:type="dxa"/>
            <w:tcBorders>
              <w:top w:val="single" w:sz="3" w:space="0" w:color="F1F1F1"/>
              <w:left w:val="nil"/>
              <w:bottom w:val="single" w:sz="3" w:space="0" w:color="F1F1F1"/>
              <w:right w:val="single" w:sz="33" w:space="0" w:color="EC7C30"/>
            </w:tcBorders>
          </w:tcPr>
          <w:p w14:paraId="2B6247B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74657A69"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4160CEC" w14:textId="77777777" w:rsidR="00996552" w:rsidRDefault="00996552">
            <w:pPr>
              <w:rPr>
                <w:lang w:eastAsia="zh-CN"/>
              </w:rPr>
            </w:pPr>
          </w:p>
        </w:tc>
        <w:tc>
          <w:tcPr>
            <w:tcW w:w="6554" w:type="dxa"/>
            <w:gridSpan w:val="26"/>
            <w:tcBorders>
              <w:top w:val="single" w:sz="3" w:space="0" w:color="F1F1F1"/>
              <w:left w:val="single" w:sz="31" w:space="0" w:color="EC7C30"/>
              <w:bottom w:val="single" w:sz="3" w:space="0" w:color="F1F1F1"/>
              <w:right w:val="nil"/>
            </w:tcBorders>
          </w:tcPr>
          <w:p w14:paraId="0CFAA077" w14:textId="77777777" w:rsidR="00996552" w:rsidRDefault="00996552">
            <w:pPr>
              <w:rPr>
                <w:lang w:eastAsia="zh-CN"/>
              </w:rPr>
            </w:pPr>
          </w:p>
        </w:tc>
      </w:tr>
      <w:tr w:rsidR="00996552" w14:paraId="48BAAE06" w14:textId="77777777">
        <w:trPr>
          <w:trHeight w:hRule="exact" w:val="161"/>
        </w:trPr>
        <w:tc>
          <w:tcPr>
            <w:tcW w:w="125" w:type="dxa"/>
            <w:tcBorders>
              <w:top w:val="single" w:sz="3" w:space="0" w:color="F1F1F1"/>
              <w:left w:val="nil"/>
              <w:bottom w:val="single" w:sz="3" w:space="0" w:color="D9D9D9"/>
              <w:right w:val="single" w:sz="33" w:space="0" w:color="EC7C30"/>
            </w:tcBorders>
          </w:tcPr>
          <w:p w14:paraId="1684F75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0612423E"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583F262"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1F6535F"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1E93F13" w14:textId="77777777" w:rsidR="00996552" w:rsidRDefault="00996552">
            <w:pPr>
              <w:rPr>
                <w:lang w:eastAsia="zh-CN"/>
              </w:rPr>
            </w:pPr>
          </w:p>
        </w:tc>
        <w:tc>
          <w:tcPr>
            <w:tcW w:w="6061" w:type="dxa"/>
            <w:gridSpan w:val="24"/>
            <w:tcBorders>
              <w:top w:val="single" w:sz="3" w:space="0" w:color="F1F1F1"/>
              <w:left w:val="single" w:sz="31" w:space="0" w:color="EC7C30"/>
              <w:bottom w:val="single" w:sz="3" w:space="0" w:color="D9D9D9"/>
              <w:right w:val="nil"/>
            </w:tcBorders>
          </w:tcPr>
          <w:p w14:paraId="7C259464" w14:textId="77777777" w:rsidR="00996552" w:rsidRDefault="00996552">
            <w:pPr>
              <w:rPr>
                <w:lang w:eastAsia="zh-CN"/>
              </w:rPr>
            </w:pPr>
          </w:p>
        </w:tc>
      </w:tr>
      <w:tr w:rsidR="00996552" w14:paraId="2396E1E5" w14:textId="77777777">
        <w:trPr>
          <w:trHeight w:hRule="exact" w:val="161"/>
        </w:trPr>
        <w:tc>
          <w:tcPr>
            <w:tcW w:w="125" w:type="dxa"/>
            <w:tcBorders>
              <w:top w:val="single" w:sz="3" w:space="0" w:color="D9D9D9"/>
              <w:left w:val="nil"/>
              <w:bottom w:val="single" w:sz="3" w:space="0" w:color="F1F1F1"/>
              <w:right w:val="single" w:sz="33" w:space="0" w:color="EC7C30"/>
            </w:tcBorders>
          </w:tcPr>
          <w:p w14:paraId="3CB2F306"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821F4A9"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09B3DC2D"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54126996"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61698505"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2820EF61" w14:textId="77777777" w:rsidR="00996552" w:rsidRDefault="00996552">
            <w:pPr>
              <w:rPr>
                <w:lang w:eastAsia="zh-CN"/>
              </w:rPr>
            </w:pPr>
          </w:p>
        </w:tc>
        <w:tc>
          <w:tcPr>
            <w:tcW w:w="5814" w:type="dxa"/>
            <w:gridSpan w:val="23"/>
            <w:tcBorders>
              <w:top w:val="single" w:sz="3" w:space="0" w:color="D9D9D9"/>
              <w:left w:val="single" w:sz="33" w:space="0" w:color="EC7C30"/>
              <w:bottom w:val="single" w:sz="3" w:space="0" w:color="F1F1F1"/>
              <w:right w:val="nil"/>
            </w:tcBorders>
          </w:tcPr>
          <w:p w14:paraId="128C188F" w14:textId="77777777" w:rsidR="00996552" w:rsidRDefault="00996552">
            <w:pPr>
              <w:rPr>
                <w:lang w:eastAsia="zh-CN"/>
              </w:rPr>
            </w:pPr>
          </w:p>
        </w:tc>
      </w:tr>
      <w:tr w:rsidR="00996552" w14:paraId="33106EF2" w14:textId="77777777">
        <w:trPr>
          <w:trHeight w:hRule="exact" w:val="161"/>
        </w:trPr>
        <w:tc>
          <w:tcPr>
            <w:tcW w:w="125" w:type="dxa"/>
            <w:tcBorders>
              <w:top w:val="single" w:sz="3" w:space="0" w:color="F1F1F1"/>
              <w:left w:val="nil"/>
              <w:bottom w:val="single" w:sz="3" w:space="0" w:color="F1F1F1"/>
              <w:right w:val="single" w:sz="33" w:space="0" w:color="EC7C30"/>
            </w:tcBorders>
          </w:tcPr>
          <w:p w14:paraId="6E64CDA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C327A1A"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278309C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91B7C1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E75A71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29945BF" w14:textId="77777777" w:rsidR="00996552" w:rsidRDefault="00996552">
            <w:pPr>
              <w:rPr>
                <w:lang w:eastAsia="zh-CN"/>
              </w:rPr>
            </w:pPr>
          </w:p>
        </w:tc>
        <w:tc>
          <w:tcPr>
            <w:tcW w:w="5814" w:type="dxa"/>
            <w:gridSpan w:val="23"/>
            <w:tcBorders>
              <w:top w:val="single" w:sz="3" w:space="0" w:color="F1F1F1"/>
              <w:left w:val="single" w:sz="33" w:space="0" w:color="EC7C30"/>
              <w:bottom w:val="single" w:sz="3" w:space="0" w:color="F1F1F1"/>
              <w:right w:val="nil"/>
            </w:tcBorders>
          </w:tcPr>
          <w:p w14:paraId="2D15A966" w14:textId="77777777" w:rsidR="00996552" w:rsidRDefault="00996552">
            <w:pPr>
              <w:rPr>
                <w:lang w:eastAsia="zh-CN"/>
              </w:rPr>
            </w:pPr>
          </w:p>
        </w:tc>
      </w:tr>
      <w:tr w:rsidR="00996552" w14:paraId="088EAD2F" w14:textId="77777777">
        <w:trPr>
          <w:trHeight w:hRule="exact" w:val="161"/>
        </w:trPr>
        <w:tc>
          <w:tcPr>
            <w:tcW w:w="125" w:type="dxa"/>
            <w:tcBorders>
              <w:top w:val="single" w:sz="3" w:space="0" w:color="F1F1F1"/>
              <w:left w:val="nil"/>
              <w:bottom w:val="single" w:sz="3" w:space="0" w:color="F1F1F1"/>
              <w:right w:val="single" w:sz="33" w:space="0" w:color="EC7C30"/>
            </w:tcBorders>
          </w:tcPr>
          <w:p w14:paraId="187CF8E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D669316"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3325778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F683DC8"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D16E82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2D56A2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0570ECD" w14:textId="77777777" w:rsidR="00996552" w:rsidRDefault="00996552">
            <w:pPr>
              <w:rPr>
                <w:lang w:eastAsia="zh-CN"/>
              </w:rPr>
            </w:pPr>
          </w:p>
        </w:tc>
        <w:tc>
          <w:tcPr>
            <w:tcW w:w="5567" w:type="dxa"/>
            <w:gridSpan w:val="22"/>
            <w:tcBorders>
              <w:top w:val="single" w:sz="3" w:space="0" w:color="F1F1F1"/>
              <w:left w:val="single" w:sz="31" w:space="0" w:color="EC7C30"/>
              <w:bottom w:val="single" w:sz="3" w:space="0" w:color="F1F1F1"/>
              <w:right w:val="nil"/>
            </w:tcBorders>
          </w:tcPr>
          <w:p w14:paraId="46DF88C4" w14:textId="77777777" w:rsidR="00996552" w:rsidRDefault="00996552">
            <w:pPr>
              <w:rPr>
                <w:lang w:eastAsia="zh-CN"/>
              </w:rPr>
            </w:pPr>
          </w:p>
        </w:tc>
      </w:tr>
      <w:tr w:rsidR="00996552" w14:paraId="51251907" w14:textId="77777777">
        <w:trPr>
          <w:trHeight w:hRule="exact" w:val="161"/>
        </w:trPr>
        <w:tc>
          <w:tcPr>
            <w:tcW w:w="125" w:type="dxa"/>
            <w:tcBorders>
              <w:top w:val="single" w:sz="3" w:space="0" w:color="F1F1F1"/>
              <w:left w:val="nil"/>
              <w:bottom w:val="single" w:sz="3" w:space="0" w:color="F1F1F1"/>
              <w:right w:val="single" w:sz="33" w:space="0" w:color="EC7C30"/>
            </w:tcBorders>
          </w:tcPr>
          <w:p w14:paraId="64969FB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17A1FCD"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4522B9A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0397F75"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8DB8280"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82A178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1D67F1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CD7AE9D" w14:textId="77777777" w:rsidR="00996552" w:rsidRDefault="00996552">
            <w:pPr>
              <w:rPr>
                <w:lang w:eastAsia="zh-CN"/>
              </w:rPr>
            </w:pPr>
          </w:p>
        </w:tc>
        <w:tc>
          <w:tcPr>
            <w:tcW w:w="5320" w:type="dxa"/>
            <w:gridSpan w:val="21"/>
            <w:tcBorders>
              <w:top w:val="single" w:sz="3" w:space="0" w:color="F1F1F1"/>
              <w:left w:val="single" w:sz="33" w:space="0" w:color="EC7C30"/>
              <w:bottom w:val="single" w:sz="3" w:space="0" w:color="F1F1F1"/>
              <w:right w:val="nil"/>
            </w:tcBorders>
          </w:tcPr>
          <w:p w14:paraId="59529B85" w14:textId="77777777" w:rsidR="00996552" w:rsidRDefault="00996552">
            <w:pPr>
              <w:rPr>
                <w:lang w:eastAsia="zh-CN"/>
              </w:rPr>
            </w:pPr>
          </w:p>
        </w:tc>
      </w:tr>
      <w:tr w:rsidR="00996552" w14:paraId="448FD510" w14:textId="77777777">
        <w:trPr>
          <w:trHeight w:hRule="exact" w:val="161"/>
        </w:trPr>
        <w:tc>
          <w:tcPr>
            <w:tcW w:w="125" w:type="dxa"/>
            <w:tcBorders>
              <w:top w:val="single" w:sz="3" w:space="0" w:color="F1F1F1"/>
              <w:left w:val="nil"/>
              <w:bottom w:val="single" w:sz="3" w:space="0" w:color="D9D9D9"/>
              <w:right w:val="single" w:sz="33" w:space="0" w:color="EC7C30"/>
            </w:tcBorders>
          </w:tcPr>
          <w:p w14:paraId="173E07F9"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41C49A8C"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2E69C474"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AA25695"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30E04DB3"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8118F04"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44A84EC4"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7E28588"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8295B18" w14:textId="77777777" w:rsidR="00996552" w:rsidRDefault="00996552">
            <w:pPr>
              <w:rPr>
                <w:lang w:eastAsia="zh-CN"/>
              </w:rPr>
            </w:pPr>
          </w:p>
        </w:tc>
        <w:tc>
          <w:tcPr>
            <w:tcW w:w="5073" w:type="dxa"/>
            <w:gridSpan w:val="20"/>
            <w:tcBorders>
              <w:top w:val="single" w:sz="3" w:space="0" w:color="F1F1F1"/>
              <w:left w:val="single" w:sz="31" w:space="0" w:color="EC7C30"/>
              <w:bottom w:val="single" w:sz="3" w:space="0" w:color="D9D9D9"/>
              <w:right w:val="nil"/>
            </w:tcBorders>
          </w:tcPr>
          <w:p w14:paraId="05987366" w14:textId="77777777" w:rsidR="00996552" w:rsidRDefault="00996552">
            <w:pPr>
              <w:rPr>
                <w:lang w:eastAsia="zh-CN"/>
              </w:rPr>
            </w:pPr>
          </w:p>
        </w:tc>
      </w:tr>
      <w:tr w:rsidR="00996552" w14:paraId="0514E4F8" w14:textId="77777777">
        <w:trPr>
          <w:trHeight w:hRule="exact" w:val="161"/>
        </w:trPr>
        <w:tc>
          <w:tcPr>
            <w:tcW w:w="125" w:type="dxa"/>
            <w:tcBorders>
              <w:top w:val="single" w:sz="3" w:space="0" w:color="D9D9D9"/>
              <w:left w:val="nil"/>
              <w:bottom w:val="single" w:sz="3" w:space="0" w:color="F1F1F1"/>
              <w:right w:val="single" w:sz="33" w:space="0" w:color="EC7C30"/>
            </w:tcBorders>
          </w:tcPr>
          <w:p w14:paraId="5CEDABD0"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24E54512"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0A979CB5"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75638512"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5F50206"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235B44AC"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7F663F91"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10A189A7"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202A7568"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17E6D0EE" w14:textId="77777777" w:rsidR="00996552" w:rsidRDefault="00996552">
            <w:pPr>
              <w:rPr>
                <w:lang w:eastAsia="zh-CN"/>
              </w:rPr>
            </w:pPr>
          </w:p>
        </w:tc>
        <w:tc>
          <w:tcPr>
            <w:tcW w:w="4823" w:type="dxa"/>
            <w:gridSpan w:val="19"/>
            <w:tcBorders>
              <w:top w:val="single" w:sz="3" w:space="0" w:color="D9D9D9"/>
              <w:left w:val="single" w:sz="31" w:space="0" w:color="EC7C30"/>
              <w:bottom w:val="single" w:sz="3" w:space="0" w:color="F1F1F1"/>
              <w:right w:val="nil"/>
            </w:tcBorders>
          </w:tcPr>
          <w:p w14:paraId="0CE9EC24" w14:textId="77777777" w:rsidR="00996552" w:rsidRDefault="00996552">
            <w:pPr>
              <w:rPr>
                <w:lang w:eastAsia="zh-CN"/>
              </w:rPr>
            </w:pPr>
          </w:p>
        </w:tc>
      </w:tr>
      <w:tr w:rsidR="00996552" w14:paraId="19B10848" w14:textId="77777777">
        <w:trPr>
          <w:trHeight w:hRule="exact" w:val="161"/>
        </w:trPr>
        <w:tc>
          <w:tcPr>
            <w:tcW w:w="125" w:type="dxa"/>
            <w:tcBorders>
              <w:top w:val="single" w:sz="3" w:space="0" w:color="F1F1F1"/>
              <w:left w:val="nil"/>
              <w:bottom w:val="single" w:sz="3" w:space="0" w:color="F1F1F1"/>
              <w:right w:val="single" w:sz="33" w:space="0" w:color="EC7C30"/>
            </w:tcBorders>
          </w:tcPr>
          <w:p w14:paraId="0DA0A0F0"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64ADC6B"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60F6EEC7"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C33366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3BC40F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8158C0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DA93D15"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099415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26CAA67"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DD21EA9"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0EF3328" w14:textId="77777777" w:rsidR="00996552" w:rsidRDefault="00996552">
            <w:pPr>
              <w:rPr>
                <w:lang w:eastAsia="zh-CN"/>
              </w:rPr>
            </w:pPr>
          </w:p>
        </w:tc>
        <w:tc>
          <w:tcPr>
            <w:tcW w:w="4576" w:type="dxa"/>
            <w:gridSpan w:val="18"/>
            <w:tcBorders>
              <w:top w:val="single" w:sz="3" w:space="0" w:color="F1F1F1"/>
              <w:left w:val="single" w:sz="33" w:space="0" w:color="EC7C30"/>
              <w:bottom w:val="single" w:sz="3" w:space="0" w:color="F1F1F1"/>
              <w:right w:val="nil"/>
            </w:tcBorders>
          </w:tcPr>
          <w:p w14:paraId="738A3F73" w14:textId="77777777" w:rsidR="00996552" w:rsidRDefault="00996552">
            <w:pPr>
              <w:rPr>
                <w:lang w:eastAsia="zh-CN"/>
              </w:rPr>
            </w:pPr>
          </w:p>
        </w:tc>
      </w:tr>
      <w:tr w:rsidR="00996552" w14:paraId="53F5971B" w14:textId="77777777">
        <w:trPr>
          <w:trHeight w:hRule="exact" w:val="161"/>
        </w:trPr>
        <w:tc>
          <w:tcPr>
            <w:tcW w:w="125" w:type="dxa"/>
            <w:tcBorders>
              <w:top w:val="single" w:sz="3" w:space="0" w:color="F1F1F1"/>
              <w:left w:val="nil"/>
              <w:bottom w:val="single" w:sz="3" w:space="0" w:color="F1F1F1"/>
              <w:right w:val="single" w:sz="33" w:space="0" w:color="EC7C30"/>
            </w:tcBorders>
          </w:tcPr>
          <w:p w14:paraId="37976795"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66D8629"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2C0B439"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5CEED0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E6855B3"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3AC8F4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E01ECD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AE8B21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C0564CB"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15F86EF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6C54AB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9D185D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6092828" w14:textId="77777777" w:rsidR="00996552" w:rsidRDefault="00996552">
            <w:pPr>
              <w:rPr>
                <w:lang w:eastAsia="zh-CN"/>
              </w:rPr>
            </w:pPr>
          </w:p>
        </w:tc>
        <w:tc>
          <w:tcPr>
            <w:tcW w:w="4082" w:type="dxa"/>
            <w:gridSpan w:val="16"/>
            <w:tcBorders>
              <w:top w:val="single" w:sz="3" w:space="0" w:color="F1F1F1"/>
              <w:left w:val="single" w:sz="33" w:space="0" w:color="EC7C30"/>
              <w:bottom w:val="single" w:sz="3" w:space="0" w:color="F1F1F1"/>
              <w:right w:val="nil"/>
            </w:tcBorders>
          </w:tcPr>
          <w:p w14:paraId="68565B33" w14:textId="77777777" w:rsidR="00996552" w:rsidRDefault="00996552">
            <w:pPr>
              <w:rPr>
                <w:lang w:eastAsia="zh-CN"/>
              </w:rPr>
            </w:pPr>
          </w:p>
        </w:tc>
      </w:tr>
      <w:tr w:rsidR="00996552" w14:paraId="0B4D8DD2" w14:textId="77777777">
        <w:trPr>
          <w:trHeight w:hRule="exact" w:val="161"/>
        </w:trPr>
        <w:tc>
          <w:tcPr>
            <w:tcW w:w="125" w:type="dxa"/>
            <w:tcBorders>
              <w:top w:val="single" w:sz="3" w:space="0" w:color="F1F1F1"/>
              <w:left w:val="nil"/>
              <w:bottom w:val="single" w:sz="3" w:space="0" w:color="F1F1F1"/>
              <w:right w:val="single" w:sz="33" w:space="0" w:color="EC7C30"/>
            </w:tcBorders>
          </w:tcPr>
          <w:p w14:paraId="0FB2D00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9E2B777"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69A528C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01AE86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352D6DE"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C09CA82"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EAAA681"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3C2956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AEB6C62"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64A9DA1E"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321AE1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E21094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46E40A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4B378FF" w14:textId="77777777" w:rsidR="00996552" w:rsidRDefault="00996552">
            <w:pPr>
              <w:rPr>
                <w:lang w:eastAsia="zh-CN"/>
              </w:rPr>
            </w:pPr>
          </w:p>
        </w:tc>
        <w:tc>
          <w:tcPr>
            <w:tcW w:w="3835" w:type="dxa"/>
            <w:gridSpan w:val="15"/>
            <w:tcBorders>
              <w:top w:val="single" w:sz="3" w:space="0" w:color="F1F1F1"/>
              <w:left w:val="single" w:sz="31" w:space="0" w:color="EC7C30"/>
              <w:bottom w:val="single" w:sz="3" w:space="0" w:color="F1F1F1"/>
              <w:right w:val="nil"/>
            </w:tcBorders>
          </w:tcPr>
          <w:p w14:paraId="3435B42A" w14:textId="77777777" w:rsidR="00996552" w:rsidRDefault="00996552">
            <w:pPr>
              <w:rPr>
                <w:lang w:eastAsia="zh-CN"/>
              </w:rPr>
            </w:pPr>
          </w:p>
        </w:tc>
      </w:tr>
      <w:tr w:rsidR="00996552" w14:paraId="2875EF46" w14:textId="77777777">
        <w:trPr>
          <w:trHeight w:hRule="exact" w:val="161"/>
        </w:trPr>
        <w:tc>
          <w:tcPr>
            <w:tcW w:w="125" w:type="dxa"/>
            <w:tcBorders>
              <w:top w:val="single" w:sz="3" w:space="0" w:color="F1F1F1"/>
              <w:left w:val="nil"/>
              <w:bottom w:val="single" w:sz="3" w:space="0" w:color="D9D9D9"/>
              <w:right w:val="single" w:sz="33" w:space="0" w:color="EC7C30"/>
            </w:tcBorders>
          </w:tcPr>
          <w:p w14:paraId="39466D9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DE7B59D"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1D2F2DD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5FF4B5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DFAB442"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5E2056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3AF6B19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508A26A"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74B6FD5"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40E287B"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E33B1F4"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03EAB1F"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4F3770B2"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CEB2B7E"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4F0378D" w14:textId="77777777" w:rsidR="00996552" w:rsidRDefault="00996552">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14:paraId="0E8FC73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3CDB0650"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98E09C6"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919BB30"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B2ED424" w14:textId="77777777" w:rsidR="00996552" w:rsidRDefault="00996552">
            <w:pPr>
              <w:rPr>
                <w:lang w:eastAsia="zh-CN"/>
              </w:rPr>
            </w:pPr>
          </w:p>
        </w:tc>
        <w:tc>
          <w:tcPr>
            <w:tcW w:w="2351" w:type="dxa"/>
            <w:gridSpan w:val="9"/>
            <w:tcBorders>
              <w:top w:val="single" w:sz="3" w:space="0" w:color="F1F1F1"/>
              <w:left w:val="single" w:sz="33" w:space="0" w:color="EC7C30"/>
              <w:bottom w:val="single" w:sz="3" w:space="0" w:color="D9D9D9"/>
              <w:right w:val="nil"/>
            </w:tcBorders>
          </w:tcPr>
          <w:p w14:paraId="1E8D294B" w14:textId="77777777" w:rsidR="00996552" w:rsidRDefault="00996552">
            <w:pPr>
              <w:rPr>
                <w:lang w:eastAsia="zh-CN"/>
              </w:rPr>
            </w:pPr>
          </w:p>
        </w:tc>
      </w:tr>
      <w:tr w:rsidR="00996552" w14:paraId="0A1B017B" w14:textId="77777777">
        <w:trPr>
          <w:trHeight w:hRule="exact" w:val="161"/>
        </w:trPr>
        <w:tc>
          <w:tcPr>
            <w:tcW w:w="125" w:type="dxa"/>
            <w:tcBorders>
              <w:top w:val="single" w:sz="3" w:space="0" w:color="D9D9D9"/>
              <w:left w:val="nil"/>
              <w:bottom w:val="single" w:sz="3" w:space="0" w:color="F1F1F1"/>
              <w:right w:val="single" w:sz="33" w:space="0" w:color="EC7C30"/>
            </w:tcBorders>
          </w:tcPr>
          <w:p w14:paraId="4F691FC7"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EF4FCD9"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6794C55B"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51641A8F"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85BCC60"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44BC2BFB"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1F0235D"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74895ED4"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5507E620"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2B1434D0"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413AEB93"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C6C4258"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3039D893"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636587E"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5DEDB27D" w14:textId="77777777" w:rsidR="00996552" w:rsidRDefault="00996552">
            <w:pPr>
              <w:rPr>
                <w:lang w:eastAsia="zh-CN"/>
              </w:rPr>
            </w:pPr>
          </w:p>
        </w:tc>
        <w:tc>
          <w:tcPr>
            <w:tcW w:w="250" w:type="dxa"/>
            <w:tcBorders>
              <w:top w:val="single" w:sz="3" w:space="0" w:color="D9D9D9"/>
              <w:left w:val="single" w:sz="33" w:space="0" w:color="EC7C30"/>
              <w:bottom w:val="single" w:sz="3" w:space="0" w:color="F1F1F1"/>
              <w:right w:val="single" w:sz="33" w:space="0" w:color="EC7C30"/>
            </w:tcBorders>
          </w:tcPr>
          <w:p w14:paraId="02E541A7"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01447C9"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1512B2A1"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95B9558"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197D160E"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6EC3DCB1" w14:textId="77777777" w:rsidR="00996552" w:rsidRDefault="00996552">
            <w:pPr>
              <w:rPr>
                <w:lang w:eastAsia="zh-CN"/>
              </w:rPr>
            </w:pPr>
          </w:p>
        </w:tc>
        <w:tc>
          <w:tcPr>
            <w:tcW w:w="2104" w:type="dxa"/>
            <w:gridSpan w:val="8"/>
            <w:tcBorders>
              <w:top w:val="single" w:sz="3" w:space="0" w:color="D9D9D9"/>
              <w:left w:val="single" w:sz="31" w:space="0" w:color="EC7C30"/>
              <w:bottom w:val="single" w:sz="3" w:space="0" w:color="F1F1F1"/>
              <w:right w:val="nil"/>
            </w:tcBorders>
          </w:tcPr>
          <w:p w14:paraId="6AF668AF" w14:textId="77777777" w:rsidR="00996552" w:rsidRDefault="00996552">
            <w:pPr>
              <w:rPr>
                <w:lang w:eastAsia="zh-CN"/>
              </w:rPr>
            </w:pPr>
          </w:p>
        </w:tc>
      </w:tr>
      <w:tr w:rsidR="00996552" w14:paraId="01B9A0CD" w14:textId="77777777">
        <w:trPr>
          <w:trHeight w:hRule="exact" w:val="168"/>
        </w:trPr>
        <w:tc>
          <w:tcPr>
            <w:tcW w:w="125" w:type="dxa"/>
            <w:tcBorders>
              <w:top w:val="single" w:sz="3" w:space="0" w:color="F1F1F1"/>
              <w:left w:val="nil"/>
              <w:bottom w:val="single" w:sz="3" w:space="0" w:color="F1F1F1"/>
              <w:right w:val="single" w:sz="33" w:space="0" w:color="EC7C30"/>
            </w:tcBorders>
          </w:tcPr>
          <w:p w14:paraId="4914818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2BB156E"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4E31E591"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B40C5E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EF489F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65E270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50CA811"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1984A5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A691EAF"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5DCAFE0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F81612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1794853"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4D8573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A97BD1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A3EE856" w14:textId="77777777" w:rsidR="00996552" w:rsidRDefault="00996552">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14:paraId="1A640D2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B5A3A56"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F7CB78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E9A92E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B02C3B1"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41A4F58"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5062A7FA" w14:textId="77777777" w:rsidR="00996552" w:rsidRDefault="00996552">
            <w:pPr>
              <w:rPr>
                <w:lang w:eastAsia="zh-CN"/>
              </w:rPr>
            </w:pPr>
          </w:p>
        </w:tc>
        <w:tc>
          <w:tcPr>
            <w:tcW w:w="1853" w:type="dxa"/>
            <w:gridSpan w:val="7"/>
            <w:tcBorders>
              <w:top w:val="single" w:sz="3" w:space="0" w:color="F1F1F1"/>
              <w:left w:val="single" w:sz="31" w:space="0" w:color="EC7C30"/>
              <w:bottom w:val="single" w:sz="3" w:space="0" w:color="F1F1F1"/>
              <w:right w:val="nil"/>
            </w:tcBorders>
          </w:tcPr>
          <w:p w14:paraId="73D306D2" w14:textId="77777777" w:rsidR="00996552" w:rsidRDefault="00996552">
            <w:pPr>
              <w:rPr>
                <w:lang w:eastAsia="zh-CN"/>
              </w:rPr>
            </w:pPr>
          </w:p>
        </w:tc>
      </w:tr>
      <w:tr w:rsidR="00996552" w14:paraId="0A9D4130" w14:textId="77777777">
        <w:trPr>
          <w:trHeight w:hRule="exact" w:val="161"/>
        </w:trPr>
        <w:tc>
          <w:tcPr>
            <w:tcW w:w="125" w:type="dxa"/>
            <w:tcBorders>
              <w:top w:val="single" w:sz="3" w:space="0" w:color="F1F1F1"/>
              <w:left w:val="nil"/>
              <w:bottom w:val="single" w:sz="3" w:space="0" w:color="F1F1F1"/>
              <w:right w:val="single" w:sz="33" w:space="0" w:color="EC7C30"/>
            </w:tcBorders>
          </w:tcPr>
          <w:p w14:paraId="495A8B5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1A0BBFD"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E589D8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8A0C60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AD996A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874EFD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921D1E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17ECA70"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828E8A7"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047230D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BC7E68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EE43EC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54A5CA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0D110C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F7DEFF9" w14:textId="77777777" w:rsidR="00996552" w:rsidRDefault="00996552">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14:paraId="5D6BEE1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099988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F7D91B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F4CF4EC"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65CE5E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4ED163A"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067A8F35"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6D49974" w14:textId="77777777" w:rsidR="00996552" w:rsidRDefault="00996552">
            <w:pPr>
              <w:rPr>
                <w:lang w:eastAsia="zh-CN"/>
              </w:rPr>
            </w:pPr>
          </w:p>
        </w:tc>
        <w:tc>
          <w:tcPr>
            <w:tcW w:w="1606" w:type="dxa"/>
            <w:gridSpan w:val="6"/>
            <w:tcBorders>
              <w:top w:val="single" w:sz="3" w:space="0" w:color="F1F1F1"/>
              <w:left w:val="single" w:sz="33" w:space="0" w:color="EC7C30"/>
              <w:bottom w:val="single" w:sz="3" w:space="0" w:color="F1F1F1"/>
              <w:right w:val="nil"/>
            </w:tcBorders>
          </w:tcPr>
          <w:p w14:paraId="450FCFA2" w14:textId="77777777" w:rsidR="00996552" w:rsidRDefault="00996552">
            <w:pPr>
              <w:rPr>
                <w:lang w:eastAsia="zh-CN"/>
              </w:rPr>
            </w:pPr>
          </w:p>
        </w:tc>
      </w:tr>
      <w:tr w:rsidR="00996552" w14:paraId="59EA3C8E" w14:textId="77777777">
        <w:trPr>
          <w:trHeight w:hRule="exact" w:val="161"/>
        </w:trPr>
        <w:tc>
          <w:tcPr>
            <w:tcW w:w="125" w:type="dxa"/>
            <w:tcBorders>
              <w:top w:val="single" w:sz="3" w:space="0" w:color="F1F1F1"/>
              <w:left w:val="nil"/>
              <w:bottom w:val="single" w:sz="3" w:space="0" w:color="F1F1F1"/>
              <w:right w:val="single" w:sz="33" w:space="0" w:color="EC7C30"/>
            </w:tcBorders>
          </w:tcPr>
          <w:p w14:paraId="4DDA7EE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243C4DA"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0CE3C3F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8E20D10"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31BDDF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F1F9E61"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B0BD1EC"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F8106A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73EA00AC"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328C0E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D7DC9B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DB0634C"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2DE312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110772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FB76EFA" w14:textId="77777777" w:rsidR="00996552" w:rsidRDefault="00996552">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14:paraId="1B2950E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B12615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B2D779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A5190A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6283F38"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10E49A6"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1C2C13F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2078A9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65D3C67"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1E326B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2511885"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C265838" w14:textId="77777777" w:rsidR="00996552" w:rsidRDefault="00996552">
            <w:pPr>
              <w:rPr>
                <w:lang w:eastAsia="zh-CN"/>
              </w:rPr>
            </w:pPr>
          </w:p>
        </w:tc>
        <w:tc>
          <w:tcPr>
            <w:tcW w:w="619" w:type="dxa"/>
            <w:gridSpan w:val="2"/>
            <w:tcBorders>
              <w:top w:val="single" w:sz="3" w:space="0" w:color="F1F1F1"/>
              <w:left w:val="single" w:sz="33" w:space="0" w:color="EC7C30"/>
              <w:bottom w:val="single" w:sz="3" w:space="0" w:color="F1F1F1"/>
              <w:right w:val="nil"/>
            </w:tcBorders>
          </w:tcPr>
          <w:p w14:paraId="76133521" w14:textId="77777777" w:rsidR="00996552" w:rsidRDefault="00996552">
            <w:pPr>
              <w:rPr>
                <w:lang w:eastAsia="zh-CN"/>
              </w:rPr>
            </w:pPr>
          </w:p>
        </w:tc>
      </w:tr>
      <w:tr w:rsidR="00996552" w14:paraId="4541CF69" w14:textId="77777777">
        <w:trPr>
          <w:trHeight w:hRule="exact" w:val="161"/>
        </w:trPr>
        <w:tc>
          <w:tcPr>
            <w:tcW w:w="125" w:type="dxa"/>
            <w:tcBorders>
              <w:top w:val="single" w:sz="3" w:space="0" w:color="F1F1F1"/>
              <w:left w:val="nil"/>
              <w:bottom w:val="single" w:sz="3" w:space="0" w:color="D9D9D9"/>
              <w:right w:val="single" w:sz="33" w:space="0" w:color="EC7C30"/>
            </w:tcBorders>
          </w:tcPr>
          <w:p w14:paraId="0A22004F"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5729FAE"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2964ACE8"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1649F9D4"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2F0200A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7AE0AB56"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819EED1"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5EB830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270F22E7"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ABAAC99"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67C114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0B04E6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16BD7FD2"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7EDD550E"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C14FC04" w14:textId="77777777" w:rsidR="00996552" w:rsidRDefault="00996552">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14:paraId="1C14D7B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66A4F633"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185F77D"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6B746501"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B53B519"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055762EB"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47A74F7"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8E5E5E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6B25F6E"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1403F0D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763BB8A1"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C26E5BB" w14:textId="77777777" w:rsidR="00996552" w:rsidRDefault="00996552">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14:paraId="2B4830D8" w14:textId="77777777" w:rsidR="00996552" w:rsidRDefault="00996552">
            <w:pPr>
              <w:rPr>
                <w:lang w:eastAsia="zh-CN"/>
              </w:rPr>
            </w:pPr>
          </w:p>
        </w:tc>
        <w:tc>
          <w:tcPr>
            <w:tcW w:w="369" w:type="dxa"/>
            <w:tcBorders>
              <w:top w:val="single" w:sz="3" w:space="0" w:color="F1F1F1"/>
              <w:left w:val="single" w:sz="33" w:space="0" w:color="EC7C30"/>
              <w:bottom w:val="single" w:sz="3" w:space="0" w:color="D9D9D9"/>
              <w:right w:val="nil"/>
            </w:tcBorders>
          </w:tcPr>
          <w:p w14:paraId="0B869654" w14:textId="77777777" w:rsidR="00996552" w:rsidRDefault="00996552">
            <w:pPr>
              <w:rPr>
                <w:lang w:eastAsia="zh-CN"/>
              </w:rPr>
            </w:pPr>
          </w:p>
        </w:tc>
      </w:tr>
    </w:tbl>
    <w:p w14:paraId="08BEC025" w14:textId="77777777" w:rsidR="00996552" w:rsidRDefault="00996552">
      <w:pPr>
        <w:rPr>
          <w:rFonts w:ascii="宋体" w:eastAsia="宋体" w:hAnsi="宋体" w:cs="宋体"/>
          <w:sz w:val="20"/>
          <w:szCs w:val="20"/>
          <w:lang w:eastAsia="zh-CN"/>
        </w:rPr>
      </w:pPr>
    </w:p>
    <w:p w14:paraId="18DE0C7B" w14:textId="77777777" w:rsidR="00996552" w:rsidRDefault="00996552">
      <w:pPr>
        <w:spacing w:before="5"/>
        <w:rPr>
          <w:rFonts w:ascii="宋体" w:eastAsia="宋体" w:hAnsi="宋体" w:cs="宋体"/>
          <w:sz w:val="23"/>
          <w:szCs w:val="23"/>
          <w:lang w:eastAsia="zh-CN"/>
        </w:rPr>
      </w:pPr>
    </w:p>
    <w:p w14:paraId="199197A3" w14:textId="77777777" w:rsidR="00996552" w:rsidRDefault="002D0D3F">
      <w:pPr>
        <w:tabs>
          <w:tab w:val="left" w:pos="2878"/>
        </w:tabs>
        <w:spacing w:before="35"/>
        <w:ind w:left="213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5.9</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综合脆弱性评价指标值排序图</w:t>
      </w:r>
    </w:p>
    <w:p w14:paraId="0173109A" w14:textId="77777777" w:rsidR="00996552" w:rsidRDefault="00996552">
      <w:pPr>
        <w:rPr>
          <w:rFonts w:ascii="宋体" w:eastAsia="宋体" w:hAnsi="宋体" w:cs="宋体"/>
          <w:sz w:val="18"/>
          <w:szCs w:val="18"/>
          <w:lang w:eastAsia="zh-CN"/>
        </w:rPr>
      </w:pPr>
    </w:p>
    <w:p w14:paraId="365082E4" w14:textId="77777777" w:rsidR="00996552" w:rsidRDefault="002D0D3F">
      <w:pPr>
        <w:pStyle w:val="a3"/>
        <w:ind w:left="597"/>
        <w:rPr>
          <w:lang w:eastAsia="zh-CN"/>
        </w:rPr>
      </w:pPr>
      <w:r>
        <w:rPr>
          <w:spacing w:val="2"/>
          <w:lang w:eastAsia="zh-CN"/>
        </w:rPr>
        <w:t>本文根据</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节点脆弱性综合评价指标值的分布特点，规定节点脆弱</w:t>
      </w:r>
    </w:p>
    <w:p w14:paraId="49BA3F58" w14:textId="77777777" w:rsidR="00996552" w:rsidRDefault="00996552">
      <w:pPr>
        <w:rPr>
          <w:lang w:eastAsia="zh-CN"/>
        </w:rPr>
        <w:sectPr w:rsidR="00996552">
          <w:pgSz w:w="11910" w:h="16840"/>
          <w:pgMar w:top="1140" w:right="1520" w:bottom="1240" w:left="1680" w:header="871" w:footer="1095" w:gutter="0"/>
          <w:cols w:space="720"/>
        </w:sectPr>
      </w:pPr>
    </w:p>
    <w:p w14:paraId="091CE219" w14:textId="77777777" w:rsidR="00996552" w:rsidRDefault="00996552">
      <w:pPr>
        <w:spacing w:before="9"/>
        <w:rPr>
          <w:rFonts w:ascii="宋体" w:eastAsia="宋体" w:hAnsi="宋体" w:cs="宋体"/>
          <w:sz w:val="17"/>
          <w:szCs w:val="17"/>
          <w:lang w:eastAsia="zh-CN"/>
        </w:rPr>
      </w:pPr>
    </w:p>
    <w:p w14:paraId="341A855E" w14:textId="77777777" w:rsidR="00996552" w:rsidRDefault="002D0D3F">
      <w:pPr>
        <w:pStyle w:val="a3"/>
        <w:spacing w:before="26" w:line="288" w:lineRule="auto"/>
        <w:ind w:right="275"/>
        <w:jc w:val="both"/>
        <w:rPr>
          <w:lang w:eastAsia="zh-CN"/>
        </w:rPr>
      </w:pPr>
      <w:r>
        <w:rPr>
          <w:spacing w:val="3"/>
          <w:lang w:eastAsia="zh-CN"/>
        </w:rPr>
        <w:t>性综合评价指标值为</w:t>
      </w:r>
      <w:r>
        <w:rPr>
          <w:spacing w:val="-43"/>
          <w:lang w:eastAsia="zh-CN"/>
        </w:rPr>
        <w:t xml:space="preserve"> </w:t>
      </w:r>
      <w:r>
        <w:rPr>
          <w:rFonts w:ascii="Times New Roman" w:eastAsia="Times New Roman" w:hAnsi="Times New Roman" w:cs="Times New Roman"/>
          <w:spacing w:val="-1"/>
          <w:lang w:eastAsia="zh-CN"/>
        </w:rPr>
        <w:t>0.6</w:t>
      </w:r>
      <w:r>
        <w:rPr>
          <w:spacing w:val="-1"/>
          <w:lang w:eastAsia="zh-CN"/>
        </w:rPr>
        <w:t>—</w:t>
      </w:r>
      <w:r>
        <w:rPr>
          <w:rFonts w:ascii="Times New Roman" w:eastAsia="Times New Roman" w:hAnsi="Times New Roman" w:cs="Times New Roman"/>
          <w:spacing w:val="-1"/>
          <w:lang w:eastAsia="zh-CN"/>
        </w:rPr>
        <w:t>1</w:t>
      </w:r>
      <w:r>
        <w:rPr>
          <w:rFonts w:ascii="Times New Roman" w:eastAsia="Times New Roman" w:hAnsi="Times New Roman" w:cs="Times New Roman"/>
          <w:spacing w:val="17"/>
          <w:lang w:eastAsia="zh-CN"/>
        </w:rPr>
        <w:t xml:space="preserve"> </w:t>
      </w:r>
      <w:r>
        <w:rPr>
          <w:spacing w:val="2"/>
          <w:lang w:eastAsia="zh-CN"/>
        </w:rPr>
        <w:t>之间的节点为一级脆弱节点；</w:t>
      </w:r>
      <w:r>
        <w:rPr>
          <w:rFonts w:ascii="Times New Roman" w:eastAsia="Times New Roman" w:hAnsi="Times New Roman" w:cs="Times New Roman"/>
          <w:spacing w:val="2"/>
          <w:lang w:eastAsia="zh-CN"/>
        </w:rPr>
        <w:t>0.3</w:t>
      </w:r>
      <w:r>
        <w:rPr>
          <w:spacing w:val="2"/>
          <w:lang w:eastAsia="zh-CN"/>
        </w:rPr>
        <w:t>—</w:t>
      </w:r>
      <w:r>
        <w:rPr>
          <w:rFonts w:ascii="Times New Roman" w:eastAsia="Times New Roman" w:hAnsi="Times New Roman" w:cs="Times New Roman"/>
          <w:spacing w:val="2"/>
          <w:lang w:eastAsia="zh-CN"/>
        </w:rPr>
        <w:t>0.6</w:t>
      </w:r>
      <w:r>
        <w:rPr>
          <w:rFonts w:ascii="Times New Roman" w:eastAsia="Times New Roman" w:hAnsi="Times New Roman" w:cs="Times New Roman"/>
          <w:spacing w:val="17"/>
          <w:lang w:eastAsia="zh-CN"/>
        </w:rPr>
        <w:t xml:space="preserve"> </w:t>
      </w:r>
      <w:r>
        <w:rPr>
          <w:spacing w:val="3"/>
          <w:lang w:eastAsia="zh-CN"/>
        </w:rPr>
        <w:t>之间的节点</w:t>
      </w:r>
      <w:r>
        <w:rPr>
          <w:spacing w:val="26"/>
          <w:lang w:eastAsia="zh-CN"/>
        </w:rPr>
        <w:t xml:space="preserve"> </w:t>
      </w:r>
      <w:r>
        <w:rPr>
          <w:spacing w:val="-1"/>
          <w:lang w:eastAsia="zh-CN"/>
        </w:rPr>
        <w:t>为二级脆弱节点；</w:t>
      </w:r>
      <w:r>
        <w:rPr>
          <w:rFonts w:ascii="Times New Roman" w:eastAsia="Times New Roman" w:hAnsi="Times New Roman" w:cs="Times New Roman"/>
          <w:spacing w:val="-1"/>
          <w:lang w:eastAsia="zh-CN"/>
        </w:rPr>
        <w:t>0.3</w:t>
      </w:r>
      <w:r>
        <w:rPr>
          <w:spacing w:val="-1"/>
          <w:lang w:eastAsia="zh-CN"/>
        </w:rPr>
        <w:t>—</w:t>
      </w:r>
      <w:r>
        <w:rPr>
          <w:rFonts w:ascii="Times New Roman" w:eastAsia="Times New Roman" w:hAnsi="Times New Roman" w:cs="Times New Roman"/>
          <w:spacing w:val="-1"/>
          <w:lang w:eastAsia="zh-CN"/>
        </w:rPr>
        <w:t>0.2</w:t>
      </w:r>
      <w:r>
        <w:rPr>
          <w:rFonts w:ascii="Times New Roman" w:eastAsia="Times New Roman" w:hAnsi="Times New Roman" w:cs="Times New Roman"/>
          <w:spacing w:val="3"/>
          <w:lang w:eastAsia="zh-CN"/>
        </w:rPr>
        <w:t xml:space="preserve"> </w:t>
      </w:r>
      <w:r>
        <w:rPr>
          <w:lang w:eastAsia="zh-CN"/>
        </w:rPr>
        <w:t>之间的节点为三级脆弱节点；低于</w:t>
      </w:r>
      <w:r>
        <w:rPr>
          <w:spacing w:val="-57"/>
          <w:lang w:eastAsia="zh-CN"/>
        </w:rPr>
        <w:t xml:space="preserve"> </w:t>
      </w:r>
      <w:r>
        <w:rPr>
          <w:rFonts w:ascii="Times New Roman" w:eastAsia="Times New Roman" w:hAnsi="Times New Roman" w:cs="Times New Roman"/>
          <w:lang w:eastAsia="zh-CN"/>
        </w:rPr>
        <w:t>0.2</w:t>
      </w:r>
      <w:r>
        <w:rPr>
          <w:rFonts w:ascii="Times New Roman" w:eastAsia="Times New Roman" w:hAnsi="Times New Roman" w:cs="Times New Roman"/>
          <w:spacing w:val="3"/>
          <w:lang w:eastAsia="zh-CN"/>
        </w:rPr>
        <w:t xml:space="preserve"> </w:t>
      </w:r>
      <w:r>
        <w:rPr>
          <w:lang w:eastAsia="zh-CN"/>
        </w:rPr>
        <w:t>的节点为四级</w:t>
      </w:r>
      <w:r>
        <w:rPr>
          <w:spacing w:val="28"/>
          <w:lang w:eastAsia="zh-CN"/>
        </w:rPr>
        <w:t xml:space="preserve"> </w:t>
      </w:r>
      <w:r>
        <w:rPr>
          <w:lang w:eastAsia="zh-CN"/>
        </w:rPr>
        <w:t>脆弱节点。根据以上规则，节点等级评估情况如表</w:t>
      </w:r>
      <w:hyperlink w:anchor="_bookmark141" w:history="1">
        <w:r>
          <w:rPr>
            <w:rFonts w:ascii="Times New Roman" w:eastAsia="Times New Roman" w:hAnsi="Times New Roman" w:cs="Times New Roman"/>
            <w:lang w:eastAsia="zh-CN"/>
          </w:rPr>
          <w:t>5.5</w:t>
        </w:r>
      </w:hyperlink>
      <w:r>
        <w:rPr>
          <w:lang w:eastAsia="zh-CN"/>
        </w:rPr>
        <w:t>所示。</w:t>
      </w:r>
    </w:p>
    <w:p w14:paraId="787B2809" w14:textId="77777777" w:rsidR="00996552" w:rsidRDefault="002D0D3F">
      <w:pPr>
        <w:tabs>
          <w:tab w:val="left" w:pos="2108"/>
        </w:tabs>
        <w:spacing w:before="155"/>
        <w:ind w:left="1373"/>
        <w:rPr>
          <w:rFonts w:ascii="宋体" w:eastAsia="宋体" w:hAnsi="宋体" w:cs="宋体"/>
          <w:sz w:val="21"/>
          <w:szCs w:val="21"/>
          <w:lang w:eastAsia="zh-CN"/>
        </w:rPr>
      </w:pPr>
      <w:bookmarkStart w:id="217" w:name="_bookmark141"/>
      <w:bookmarkEnd w:id="217"/>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基于综合评价指标值的</w:t>
      </w:r>
      <w:r>
        <w:rPr>
          <w:rFonts w:ascii="宋体" w:eastAsia="宋体" w:hAnsi="宋体" w:cs="宋体"/>
          <w:spacing w:val="-44"/>
          <w:sz w:val="21"/>
          <w:szCs w:val="21"/>
          <w:lang w:eastAsia="zh-CN"/>
        </w:rPr>
        <w:t xml:space="preserve"> </w:t>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系统脆弱性等级评估表</w:t>
      </w:r>
    </w:p>
    <w:p w14:paraId="27BBC6A6" w14:textId="77777777" w:rsidR="00996552" w:rsidRDefault="00996552">
      <w:pPr>
        <w:rPr>
          <w:rFonts w:ascii="宋体" w:eastAsia="宋体" w:hAnsi="宋体" w:cs="宋体"/>
          <w:sz w:val="13"/>
          <w:szCs w:val="13"/>
          <w:lang w:eastAsia="zh-CN"/>
        </w:rPr>
      </w:pPr>
    </w:p>
    <w:tbl>
      <w:tblPr>
        <w:tblStyle w:val="TableNormal"/>
        <w:tblW w:w="0" w:type="auto"/>
        <w:tblInd w:w="370" w:type="dxa"/>
        <w:tblLayout w:type="fixed"/>
        <w:tblLook w:val="01E0" w:firstRow="1" w:lastRow="1" w:firstColumn="1" w:lastColumn="1" w:noHBand="0" w:noVBand="0"/>
      </w:tblPr>
      <w:tblGrid>
        <w:gridCol w:w="1271"/>
        <w:gridCol w:w="2824"/>
        <w:gridCol w:w="3709"/>
      </w:tblGrid>
      <w:tr w:rsidR="00996552" w14:paraId="2A6E3396" w14:textId="77777777">
        <w:trPr>
          <w:trHeight w:hRule="exact" w:val="435"/>
        </w:trPr>
        <w:tc>
          <w:tcPr>
            <w:tcW w:w="1271" w:type="dxa"/>
            <w:tcBorders>
              <w:top w:val="single" w:sz="8" w:space="0" w:color="000000"/>
              <w:left w:val="nil"/>
              <w:bottom w:val="single" w:sz="5" w:space="0" w:color="000000"/>
              <w:right w:val="nil"/>
            </w:tcBorders>
          </w:tcPr>
          <w:p w14:paraId="69C09F00"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脆弱等级</w:t>
            </w:r>
          </w:p>
        </w:tc>
        <w:tc>
          <w:tcPr>
            <w:tcW w:w="2824" w:type="dxa"/>
            <w:tcBorders>
              <w:top w:val="single" w:sz="8" w:space="0" w:color="000000"/>
              <w:left w:val="nil"/>
              <w:bottom w:val="single" w:sz="5" w:space="0" w:color="000000"/>
              <w:right w:val="nil"/>
            </w:tcBorders>
          </w:tcPr>
          <w:p w14:paraId="1DA0B4E5" w14:textId="77777777" w:rsidR="00996552" w:rsidRDefault="002D0D3F">
            <w:pPr>
              <w:pStyle w:val="TableParagraph"/>
              <w:spacing w:before="42"/>
              <w:ind w:left="935"/>
              <w:rPr>
                <w:rFonts w:ascii="黑体" w:eastAsia="黑体" w:hAnsi="黑体" w:cs="黑体"/>
                <w:sz w:val="21"/>
                <w:szCs w:val="21"/>
              </w:rPr>
            </w:pPr>
            <w:r>
              <w:rPr>
                <w:rFonts w:ascii="黑体" w:eastAsia="黑体" w:hAnsi="黑体" w:cs="黑体"/>
                <w:sz w:val="21"/>
                <w:szCs w:val="21"/>
              </w:rPr>
              <w:t>等级描述</w:t>
            </w:r>
          </w:p>
        </w:tc>
        <w:tc>
          <w:tcPr>
            <w:tcW w:w="3709" w:type="dxa"/>
            <w:tcBorders>
              <w:top w:val="single" w:sz="8" w:space="0" w:color="000000"/>
              <w:left w:val="nil"/>
              <w:bottom w:val="single" w:sz="5" w:space="0" w:color="000000"/>
              <w:right w:val="nil"/>
            </w:tcBorders>
          </w:tcPr>
          <w:p w14:paraId="39486C44" w14:textId="77777777" w:rsidR="00996552" w:rsidRDefault="002D0D3F">
            <w:pPr>
              <w:pStyle w:val="TableParagraph"/>
              <w:spacing w:before="42"/>
              <w:ind w:left="68"/>
              <w:jc w:val="center"/>
              <w:rPr>
                <w:rFonts w:ascii="黑体" w:eastAsia="黑体" w:hAnsi="黑体" w:cs="黑体"/>
                <w:sz w:val="21"/>
                <w:szCs w:val="21"/>
              </w:rPr>
            </w:pPr>
            <w:r>
              <w:rPr>
                <w:rFonts w:ascii="黑体" w:eastAsia="黑体" w:hAnsi="黑体" w:cs="黑体"/>
                <w:sz w:val="21"/>
                <w:szCs w:val="21"/>
              </w:rPr>
              <w:t>节点名称</w:t>
            </w:r>
          </w:p>
        </w:tc>
      </w:tr>
      <w:tr w:rsidR="00996552" w14:paraId="34A8FAE6" w14:textId="77777777">
        <w:trPr>
          <w:trHeight w:hRule="exact" w:val="377"/>
        </w:trPr>
        <w:tc>
          <w:tcPr>
            <w:tcW w:w="1271" w:type="dxa"/>
            <w:tcBorders>
              <w:top w:val="single" w:sz="5" w:space="0" w:color="000000"/>
              <w:left w:val="nil"/>
              <w:bottom w:val="nil"/>
              <w:right w:val="nil"/>
            </w:tcBorders>
          </w:tcPr>
          <w:p w14:paraId="60BDD4E3" w14:textId="77777777" w:rsidR="00996552" w:rsidRDefault="002D0D3F">
            <w:pPr>
              <w:pStyle w:val="TableParagraph"/>
              <w:spacing w:before="91"/>
              <w:ind w:right="179"/>
              <w:jc w:val="center"/>
              <w:rPr>
                <w:rFonts w:ascii="Times New Roman" w:eastAsia="Times New Roman" w:hAnsi="Times New Roman" w:cs="Times New Roman"/>
                <w:sz w:val="21"/>
                <w:szCs w:val="21"/>
              </w:rPr>
            </w:pPr>
            <w:r>
              <w:rPr>
                <w:rFonts w:ascii="Times New Roman"/>
                <w:sz w:val="21"/>
              </w:rPr>
              <w:t>1</w:t>
            </w:r>
          </w:p>
        </w:tc>
        <w:tc>
          <w:tcPr>
            <w:tcW w:w="2824" w:type="dxa"/>
            <w:tcBorders>
              <w:top w:val="single" w:sz="5" w:space="0" w:color="000000"/>
              <w:left w:val="nil"/>
              <w:bottom w:val="nil"/>
              <w:right w:val="nil"/>
            </w:tcBorders>
          </w:tcPr>
          <w:p w14:paraId="6D9CE8AC" w14:textId="77777777" w:rsidR="00996552" w:rsidRDefault="002D0D3F">
            <w:pPr>
              <w:pStyle w:val="TableParagraph"/>
              <w:spacing w:before="42"/>
              <w:ind w:left="410"/>
              <w:rPr>
                <w:rFonts w:ascii="宋体" w:eastAsia="宋体" w:hAnsi="宋体" w:cs="宋体"/>
                <w:sz w:val="21"/>
                <w:szCs w:val="21"/>
              </w:rPr>
            </w:pPr>
            <w:r>
              <w:rPr>
                <w:rFonts w:ascii="宋体" w:eastAsia="宋体" w:hAnsi="宋体" w:cs="宋体"/>
                <w:sz w:val="21"/>
                <w:szCs w:val="21"/>
              </w:rPr>
              <w:t>重要节点，脆弱性强</w:t>
            </w:r>
          </w:p>
        </w:tc>
        <w:tc>
          <w:tcPr>
            <w:tcW w:w="3709" w:type="dxa"/>
            <w:tcBorders>
              <w:top w:val="single" w:sz="5" w:space="0" w:color="000000"/>
              <w:left w:val="nil"/>
              <w:bottom w:val="nil"/>
              <w:right w:val="nil"/>
            </w:tcBorders>
          </w:tcPr>
          <w:p w14:paraId="3796F104" w14:textId="77777777" w:rsidR="00996552" w:rsidRDefault="002D0D3F">
            <w:pPr>
              <w:pStyle w:val="TableParagraph"/>
              <w:spacing w:before="42"/>
              <w:ind w:left="996"/>
              <w:rPr>
                <w:rFonts w:ascii="Times New Roman" w:eastAsia="Times New Roman" w:hAnsi="Times New Roman" w:cs="Times New Roman"/>
                <w:sz w:val="21"/>
                <w:szCs w:val="21"/>
              </w:rPr>
            </w:pP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29</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26</w:t>
            </w:r>
          </w:p>
        </w:tc>
      </w:tr>
      <w:tr w:rsidR="00996552" w14:paraId="770F265C" w14:textId="77777777">
        <w:trPr>
          <w:trHeight w:hRule="exact" w:val="315"/>
        </w:trPr>
        <w:tc>
          <w:tcPr>
            <w:tcW w:w="1271" w:type="dxa"/>
            <w:tcBorders>
              <w:top w:val="nil"/>
              <w:left w:val="nil"/>
              <w:bottom w:val="nil"/>
              <w:right w:val="nil"/>
            </w:tcBorders>
          </w:tcPr>
          <w:p w14:paraId="51AE183B"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2</w:t>
            </w:r>
          </w:p>
        </w:tc>
        <w:tc>
          <w:tcPr>
            <w:tcW w:w="2824" w:type="dxa"/>
            <w:tcBorders>
              <w:top w:val="nil"/>
              <w:left w:val="nil"/>
              <w:bottom w:val="nil"/>
              <w:right w:val="nil"/>
            </w:tcBorders>
          </w:tcPr>
          <w:p w14:paraId="1EE45EA3" w14:textId="77777777" w:rsidR="00996552" w:rsidRDefault="002D0D3F">
            <w:pPr>
              <w:pStyle w:val="TableParagraph"/>
              <w:spacing w:line="255" w:lineRule="exact"/>
              <w:ind w:left="410"/>
              <w:rPr>
                <w:rFonts w:ascii="宋体" w:eastAsia="宋体" w:hAnsi="宋体" w:cs="宋体"/>
                <w:sz w:val="21"/>
                <w:szCs w:val="21"/>
              </w:rPr>
            </w:pPr>
            <w:r>
              <w:rPr>
                <w:rFonts w:ascii="宋体" w:eastAsia="宋体" w:hAnsi="宋体" w:cs="宋体"/>
                <w:sz w:val="21"/>
                <w:szCs w:val="21"/>
              </w:rPr>
              <w:t>脆弱节点，比较脆弱</w:t>
            </w:r>
          </w:p>
        </w:tc>
        <w:tc>
          <w:tcPr>
            <w:tcW w:w="3709" w:type="dxa"/>
            <w:tcBorders>
              <w:top w:val="nil"/>
              <w:left w:val="nil"/>
              <w:bottom w:val="nil"/>
              <w:right w:val="nil"/>
            </w:tcBorders>
          </w:tcPr>
          <w:p w14:paraId="3A0F4677" w14:textId="77777777" w:rsidR="00996552" w:rsidRDefault="002D0D3F">
            <w:pPr>
              <w:pStyle w:val="TableParagraph"/>
              <w:spacing w:line="271" w:lineRule="exact"/>
              <w:ind w:left="471"/>
              <w:rPr>
                <w:rFonts w:ascii="Times New Roman" w:eastAsia="Times New Roman" w:hAnsi="Times New Roman" w:cs="Times New Roman"/>
                <w:sz w:val="21"/>
                <w:szCs w:val="21"/>
              </w:rPr>
            </w:pP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9</w:t>
            </w:r>
            <w:r>
              <w:rPr>
                <w:rFonts w:ascii="宋体" w:eastAsia="宋体" w:hAnsi="宋体" w:cs="宋体"/>
                <w:sz w:val="21"/>
                <w:szCs w:val="21"/>
              </w:rPr>
              <w:t>、</w:t>
            </w:r>
            <w:r>
              <w:rPr>
                <w:rFonts w:ascii="Times New Roman" w:eastAsia="Times New Roman" w:hAnsi="Times New Roman" w:cs="Times New Roman"/>
                <w:sz w:val="21"/>
                <w:szCs w:val="21"/>
              </w:rPr>
              <w:t>28</w:t>
            </w:r>
            <w:r>
              <w:rPr>
                <w:rFonts w:ascii="宋体" w:eastAsia="宋体" w:hAnsi="宋体" w:cs="宋体"/>
                <w:sz w:val="21"/>
                <w:szCs w:val="21"/>
              </w:rPr>
              <w:t>、</w:t>
            </w:r>
            <w:r>
              <w:rPr>
                <w:rFonts w:ascii="Times New Roman" w:eastAsia="Times New Roman" w:hAnsi="Times New Roman" w:cs="Times New Roman"/>
                <w:sz w:val="21"/>
                <w:szCs w:val="21"/>
              </w:rPr>
              <w:t>19</w:t>
            </w:r>
            <w:r>
              <w:rPr>
                <w:rFonts w:ascii="宋体" w:eastAsia="宋体" w:hAnsi="宋体" w:cs="宋体"/>
                <w:sz w:val="21"/>
                <w:szCs w:val="21"/>
              </w:rPr>
              <w:t>、</w:t>
            </w:r>
            <w:r>
              <w:rPr>
                <w:rFonts w:ascii="Times New Roman" w:eastAsia="Times New Roman" w:hAnsi="Times New Roman" w:cs="Times New Roman"/>
                <w:sz w:val="21"/>
                <w:szCs w:val="21"/>
              </w:rPr>
              <w:t>8</w:t>
            </w:r>
            <w:r>
              <w:rPr>
                <w:rFonts w:ascii="宋体" w:eastAsia="宋体" w:hAnsi="宋体" w:cs="宋体"/>
                <w:sz w:val="21"/>
                <w:szCs w:val="21"/>
              </w:rPr>
              <w:t>、</w:t>
            </w:r>
            <w:r>
              <w:rPr>
                <w:rFonts w:ascii="Times New Roman" w:eastAsia="Times New Roman" w:hAnsi="Times New Roman" w:cs="Times New Roman"/>
                <w:sz w:val="21"/>
                <w:szCs w:val="21"/>
              </w:rPr>
              <w:t>27</w:t>
            </w:r>
          </w:p>
        </w:tc>
      </w:tr>
      <w:tr w:rsidR="00996552" w14:paraId="56126E14" w14:textId="77777777">
        <w:trPr>
          <w:trHeight w:hRule="exact" w:val="315"/>
        </w:trPr>
        <w:tc>
          <w:tcPr>
            <w:tcW w:w="1271" w:type="dxa"/>
            <w:tcBorders>
              <w:top w:val="nil"/>
              <w:left w:val="nil"/>
              <w:bottom w:val="nil"/>
              <w:right w:val="nil"/>
            </w:tcBorders>
          </w:tcPr>
          <w:p w14:paraId="1B3F7D2D"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3</w:t>
            </w:r>
          </w:p>
        </w:tc>
        <w:tc>
          <w:tcPr>
            <w:tcW w:w="2824" w:type="dxa"/>
            <w:tcBorders>
              <w:top w:val="nil"/>
              <w:left w:val="nil"/>
              <w:bottom w:val="nil"/>
              <w:right w:val="nil"/>
            </w:tcBorders>
          </w:tcPr>
          <w:p w14:paraId="6DB1F499" w14:textId="77777777" w:rsidR="00996552" w:rsidRDefault="002D0D3F">
            <w:pPr>
              <w:pStyle w:val="TableParagraph"/>
              <w:spacing w:line="255" w:lineRule="exact"/>
              <w:ind w:left="410"/>
              <w:rPr>
                <w:rFonts w:ascii="宋体" w:eastAsia="宋体" w:hAnsi="宋体" w:cs="宋体"/>
                <w:sz w:val="21"/>
                <w:szCs w:val="21"/>
              </w:rPr>
            </w:pPr>
            <w:r>
              <w:rPr>
                <w:rFonts w:ascii="宋体" w:eastAsia="宋体" w:hAnsi="宋体" w:cs="宋体"/>
                <w:sz w:val="21"/>
                <w:szCs w:val="21"/>
              </w:rPr>
              <w:t>脆弱节点，一般脆弱</w:t>
            </w:r>
          </w:p>
        </w:tc>
        <w:tc>
          <w:tcPr>
            <w:tcW w:w="3709" w:type="dxa"/>
            <w:tcBorders>
              <w:top w:val="nil"/>
              <w:left w:val="nil"/>
              <w:bottom w:val="nil"/>
              <w:right w:val="nil"/>
            </w:tcBorders>
          </w:tcPr>
          <w:p w14:paraId="5F0175D6" w14:textId="77777777" w:rsidR="00996552" w:rsidRDefault="002D0D3F">
            <w:pPr>
              <w:pStyle w:val="TableParagraph"/>
              <w:spacing w:line="271" w:lineRule="exact"/>
              <w:ind w:left="471"/>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r>
              <w:rPr>
                <w:rFonts w:ascii="宋体" w:eastAsia="宋体" w:hAnsi="宋体" w:cs="宋体"/>
                <w:sz w:val="21"/>
                <w:szCs w:val="21"/>
              </w:rPr>
              <w:t>、</w:t>
            </w:r>
            <w:r>
              <w:rPr>
                <w:rFonts w:ascii="Times New Roman" w:eastAsia="Times New Roman" w:hAnsi="Times New Roman" w:cs="Times New Roman"/>
                <w:sz w:val="21"/>
                <w:szCs w:val="21"/>
              </w:rPr>
              <w:t>6</w:t>
            </w:r>
            <w:r>
              <w:rPr>
                <w:rFonts w:ascii="宋体" w:eastAsia="宋体" w:hAnsi="宋体" w:cs="宋体"/>
                <w:sz w:val="21"/>
                <w:szCs w:val="21"/>
              </w:rPr>
              <w:t>、</w:t>
            </w:r>
            <w:r>
              <w:rPr>
                <w:rFonts w:ascii="Times New Roman" w:eastAsia="Times New Roman" w:hAnsi="Times New Roman" w:cs="Times New Roman"/>
                <w:sz w:val="21"/>
                <w:szCs w:val="21"/>
              </w:rPr>
              <w:t>7</w:t>
            </w:r>
            <w:r>
              <w:rPr>
                <w:rFonts w:ascii="宋体" w:eastAsia="宋体" w:hAnsi="宋体" w:cs="宋体"/>
                <w:sz w:val="21"/>
                <w:szCs w:val="21"/>
              </w:rPr>
              <w:t>、</w:t>
            </w:r>
            <w:r>
              <w:rPr>
                <w:rFonts w:ascii="Times New Roman" w:eastAsia="Times New Roman" w:hAnsi="Times New Roman" w:cs="Times New Roman"/>
                <w:sz w:val="21"/>
                <w:szCs w:val="21"/>
              </w:rPr>
              <w:t>18</w:t>
            </w:r>
            <w:r>
              <w:rPr>
                <w:rFonts w:ascii="宋体" w:eastAsia="宋体" w:hAnsi="宋体" w:cs="宋体"/>
                <w:sz w:val="21"/>
                <w:szCs w:val="21"/>
              </w:rPr>
              <w:t>、</w:t>
            </w:r>
            <w:r>
              <w:rPr>
                <w:rFonts w:ascii="Times New Roman" w:eastAsia="Times New Roman" w:hAnsi="Times New Roman" w:cs="Times New Roman"/>
                <w:sz w:val="21"/>
                <w:szCs w:val="21"/>
              </w:rPr>
              <w:t>24</w:t>
            </w:r>
            <w:r>
              <w:rPr>
                <w:rFonts w:ascii="宋体" w:eastAsia="宋体" w:hAnsi="宋体" w:cs="宋体"/>
                <w:sz w:val="21"/>
                <w:szCs w:val="21"/>
              </w:rPr>
              <w:t>、</w:t>
            </w:r>
            <w:r>
              <w:rPr>
                <w:rFonts w:ascii="Times New Roman" w:eastAsia="Times New Roman" w:hAnsi="Times New Roman" w:cs="Times New Roman"/>
                <w:sz w:val="21"/>
                <w:szCs w:val="21"/>
              </w:rPr>
              <w:t>2</w:t>
            </w:r>
            <w:r>
              <w:rPr>
                <w:rFonts w:ascii="宋体" w:eastAsia="宋体" w:hAnsi="宋体" w:cs="宋体"/>
                <w:sz w:val="21"/>
                <w:szCs w:val="21"/>
              </w:rPr>
              <w:t>、</w:t>
            </w:r>
            <w:r>
              <w:rPr>
                <w:rFonts w:ascii="Times New Roman" w:eastAsia="Times New Roman" w:hAnsi="Times New Roman" w:cs="Times New Roman"/>
                <w:sz w:val="21"/>
                <w:szCs w:val="21"/>
              </w:rPr>
              <w:t>10</w:t>
            </w:r>
            <w:r>
              <w:rPr>
                <w:rFonts w:ascii="宋体" w:eastAsia="宋体" w:hAnsi="宋体" w:cs="宋体"/>
                <w:sz w:val="21"/>
                <w:szCs w:val="21"/>
              </w:rPr>
              <w:t>、</w:t>
            </w:r>
            <w:r>
              <w:rPr>
                <w:rFonts w:ascii="Times New Roman" w:eastAsia="Times New Roman" w:hAnsi="Times New Roman" w:cs="Times New Roman"/>
                <w:sz w:val="21"/>
                <w:szCs w:val="21"/>
              </w:rPr>
              <w:t>20</w:t>
            </w:r>
          </w:p>
        </w:tc>
      </w:tr>
      <w:tr w:rsidR="00996552" w14:paraId="28BFBAB9" w14:textId="77777777">
        <w:trPr>
          <w:trHeight w:hRule="exact" w:val="380"/>
        </w:trPr>
        <w:tc>
          <w:tcPr>
            <w:tcW w:w="1271" w:type="dxa"/>
            <w:tcBorders>
              <w:top w:val="nil"/>
              <w:left w:val="nil"/>
              <w:bottom w:val="single" w:sz="8" w:space="0" w:color="000000"/>
              <w:right w:val="nil"/>
            </w:tcBorders>
          </w:tcPr>
          <w:p w14:paraId="1C15DF37"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4</w:t>
            </w:r>
          </w:p>
        </w:tc>
        <w:tc>
          <w:tcPr>
            <w:tcW w:w="2824" w:type="dxa"/>
            <w:tcBorders>
              <w:top w:val="nil"/>
              <w:left w:val="nil"/>
              <w:bottom w:val="single" w:sz="8" w:space="0" w:color="000000"/>
              <w:right w:val="nil"/>
            </w:tcBorders>
          </w:tcPr>
          <w:p w14:paraId="0E2114AE" w14:textId="77777777" w:rsidR="00996552" w:rsidRDefault="002D0D3F">
            <w:pPr>
              <w:pStyle w:val="TableParagraph"/>
              <w:spacing w:line="255" w:lineRule="exact"/>
              <w:ind w:left="305"/>
              <w:rPr>
                <w:rFonts w:ascii="宋体" w:eastAsia="宋体" w:hAnsi="宋体" w:cs="宋体"/>
                <w:sz w:val="21"/>
                <w:szCs w:val="21"/>
                <w:lang w:eastAsia="zh-CN"/>
              </w:rPr>
            </w:pPr>
            <w:r>
              <w:rPr>
                <w:rFonts w:ascii="宋体" w:eastAsia="宋体" w:hAnsi="宋体" w:cs="宋体"/>
                <w:sz w:val="21"/>
                <w:szCs w:val="21"/>
                <w:lang w:eastAsia="zh-CN"/>
              </w:rPr>
              <w:t>非重要节点，脆弱性差</w:t>
            </w:r>
          </w:p>
        </w:tc>
        <w:tc>
          <w:tcPr>
            <w:tcW w:w="3709" w:type="dxa"/>
            <w:tcBorders>
              <w:top w:val="nil"/>
              <w:left w:val="nil"/>
              <w:bottom w:val="single" w:sz="8" w:space="0" w:color="000000"/>
              <w:right w:val="nil"/>
            </w:tcBorders>
          </w:tcPr>
          <w:p w14:paraId="26230691" w14:textId="77777777" w:rsidR="00996552" w:rsidRDefault="002D0D3F">
            <w:pPr>
              <w:pStyle w:val="TableParagraph"/>
              <w:spacing w:line="271" w:lineRule="exact"/>
              <w:ind w:left="418"/>
              <w:rPr>
                <w:rFonts w:ascii="Times New Roman" w:eastAsia="Times New Roman" w:hAnsi="Times New Roman" w:cs="Times New Roman"/>
                <w:sz w:val="21"/>
                <w:szCs w:val="21"/>
              </w:rPr>
            </w:pPr>
            <w:r>
              <w:rPr>
                <w:rFonts w:ascii="Times New Roman" w:eastAsia="Times New Roman" w:hAnsi="Times New Roman" w:cs="Times New Roman"/>
                <w:sz w:val="21"/>
                <w:szCs w:val="21"/>
              </w:rPr>
              <w:t>22</w:t>
            </w:r>
            <w:r>
              <w:rPr>
                <w:rFonts w:ascii="宋体" w:eastAsia="宋体" w:hAnsi="宋体" w:cs="宋体"/>
                <w:sz w:val="21"/>
                <w:szCs w:val="21"/>
              </w:rPr>
              <w:t>、</w:t>
            </w:r>
            <w:r>
              <w:rPr>
                <w:rFonts w:ascii="Times New Roman" w:eastAsia="Times New Roman" w:hAnsi="Times New Roman" w:cs="Times New Roman"/>
                <w:sz w:val="21"/>
                <w:szCs w:val="21"/>
              </w:rPr>
              <w:t>1</w:t>
            </w:r>
            <w:r>
              <w:rPr>
                <w:rFonts w:ascii="宋体" w:eastAsia="宋体" w:hAnsi="宋体" w:cs="宋体"/>
                <w:sz w:val="21"/>
                <w:szCs w:val="21"/>
              </w:rPr>
              <w:t>、</w:t>
            </w:r>
            <w:r>
              <w:rPr>
                <w:rFonts w:ascii="Times New Roman" w:eastAsia="Times New Roman" w:hAnsi="Times New Roman" w:cs="Times New Roman"/>
                <w:sz w:val="21"/>
                <w:szCs w:val="21"/>
              </w:rPr>
              <w:t>17</w:t>
            </w:r>
            <w:r>
              <w:rPr>
                <w:rFonts w:ascii="宋体" w:eastAsia="宋体" w:hAnsi="宋体" w:cs="宋体"/>
                <w:sz w:val="21"/>
                <w:szCs w:val="21"/>
              </w:rPr>
              <w:t>、</w:t>
            </w:r>
            <w:r>
              <w:rPr>
                <w:rFonts w:ascii="Times New Roman" w:eastAsia="Times New Roman" w:hAnsi="Times New Roman" w:cs="Times New Roman"/>
                <w:sz w:val="21"/>
                <w:szCs w:val="21"/>
              </w:rPr>
              <w:t>11</w:t>
            </w:r>
            <w:r>
              <w:rPr>
                <w:rFonts w:ascii="宋体" w:eastAsia="宋体" w:hAnsi="宋体" w:cs="宋体"/>
                <w:sz w:val="21"/>
                <w:szCs w:val="21"/>
              </w:rPr>
              <w:t>、</w:t>
            </w:r>
            <w:r>
              <w:rPr>
                <w:rFonts w:ascii="Times New Roman" w:eastAsia="Times New Roman" w:hAnsi="Times New Roman" w:cs="Times New Roman"/>
                <w:sz w:val="21"/>
                <w:szCs w:val="21"/>
              </w:rPr>
              <w:t>14</w:t>
            </w:r>
            <w:r>
              <w:rPr>
                <w:rFonts w:ascii="宋体" w:eastAsia="宋体" w:hAnsi="宋体" w:cs="宋体"/>
                <w:sz w:val="21"/>
                <w:szCs w:val="21"/>
              </w:rPr>
              <w:t>、</w:t>
            </w:r>
            <w:r>
              <w:rPr>
                <w:rFonts w:ascii="Times New Roman" w:eastAsia="Times New Roman" w:hAnsi="Times New Roman" w:cs="Times New Roman"/>
                <w:sz w:val="21"/>
                <w:szCs w:val="21"/>
              </w:rPr>
              <w:t>5</w:t>
            </w:r>
            <w:r>
              <w:rPr>
                <w:rFonts w:ascii="宋体" w:eastAsia="宋体" w:hAnsi="宋体" w:cs="宋体"/>
                <w:sz w:val="21"/>
                <w:szCs w:val="21"/>
              </w:rPr>
              <w:t>、</w:t>
            </w:r>
            <w:r>
              <w:rPr>
                <w:rFonts w:ascii="Times New Roman" w:eastAsia="Times New Roman" w:hAnsi="Times New Roman" w:cs="Times New Roman"/>
                <w:sz w:val="21"/>
                <w:szCs w:val="21"/>
              </w:rPr>
              <w:t>13</w:t>
            </w:r>
            <w:r>
              <w:rPr>
                <w:rFonts w:ascii="宋体" w:eastAsia="宋体" w:hAnsi="宋体" w:cs="宋体"/>
                <w:sz w:val="21"/>
                <w:szCs w:val="21"/>
              </w:rPr>
              <w:t>、</w:t>
            </w:r>
            <w:r>
              <w:rPr>
                <w:rFonts w:ascii="Times New Roman" w:eastAsia="Times New Roman" w:hAnsi="Times New Roman" w:cs="Times New Roman"/>
                <w:sz w:val="21"/>
                <w:szCs w:val="21"/>
              </w:rPr>
              <w:t>12</w:t>
            </w:r>
          </w:p>
        </w:tc>
      </w:tr>
    </w:tbl>
    <w:p w14:paraId="5E6B2113" w14:textId="77777777" w:rsidR="00996552" w:rsidRDefault="00996552">
      <w:pPr>
        <w:spacing w:before="5"/>
        <w:rPr>
          <w:rFonts w:ascii="宋体" w:eastAsia="宋体" w:hAnsi="宋体" w:cs="宋体"/>
          <w:sz w:val="29"/>
          <w:szCs w:val="29"/>
        </w:rPr>
      </w:pPr>
    </w:p>
    <w:p w14:paraId="4EE0B5E3" w14:textId="77777777" w:rsidR="00996552" w:rsidRDefault="002D0D3F">
      <w:pPr>
        <w:tabs>
          <w:tab w:val="left" w:pos="997"/>
        </w:tabs>
        <w:spacing w:before="13"/>
        <w:ind w:left="597" w:hanging="480"/>
        <w:rPr>
          <w:rFonts w:ascii="宋体" w:eastAsia="宋体" w:hAnsi="宋体" w:cs="宋体"/>
          <w:sz w:val="28"/>
          <w:szCs w:val="28"/>
        </w:rPr>
      </w:pPr>
      <w:bookmarkStart w:id="218" w:name="5.3.3_结果分析与比较"/>
      <w:bookmarkStart w:id="219" w:name="_bookmark142"/>
      <w:bookmarkEnd w:id="218"/>
      <w:bookmarkEnd w:id="219"/>
      <w:r>
        <w:rPr>
          <w:rFonts w:ascii="Times New Roman" w:eastAsia="Times New Roman" w:hAnsi="Times New Roman" w:cs="Times New Roman"/>
          <w:sz w:val="30"/>
          <w:szCs w:val="30"/>
        </w:rPr>
        <w:t>5.3.3</w:t>
      </w:r>
      <w:r>
        <w:rPr>
          <w:rFonts w:ascii="Times New Roman" w:eastAsia="Times New Roman" w:hAnsi="Times New Roman" w:cs="Times New Roman"/>
          <w:sz w:val="30"/>
          <w:szCs w:val="30"/>
        </w:rPr>
        <w:tab/>
      </w:r>
      <w:r>
        <w:rPr>
          <w:rFonts w:ascii="宋体" w:eastAsia="宋体" w:hAnsi="宋体" w:cs="宋体"/>
          <w:sz w:val="28"/>
          <w:szCs w:val="28"/>
        </w:rPr>
        <w:t>结果分析与比较</w:t>
      </w:r>
    </w:p>
    <w:p w14:paraId="1DAE9318" w14:textId="77777777" w:rsidR="00996552" w:rsidRDefault="00996552">
      <w:pPr>
        <w:spacing w:before="1"/>
        <w:rPr>
          <w:rFonts w:ascii="宋体" w:eastAsia="宋体" w:hAnsi="宋体" w:cs="宋体"/>
          <w:sz w:val="24"/>
          <w:szCs w:val="24"/>
        </w:rPr>
      </w:pPr>
    </w:p>
    <w:p w14:paraId="4D4DBA16" w14:textId="77777777" w:rsidR="00996552" w:rsidRDefault="002D0D3F">
      <w:pPr>
        <w:pStyle w:val="a3"/>
        <w:spacing w:line="305" w:lineRule="auto"/>
        <w:ind w:right="275" w:firstLine="480"/>
        <w:jc w:val="both"/>
        <w:rPr>
          <w:lang w:eastAsia="zh-CN"/>
        </w:rPr>
      </w:pPr>
      <w:r>
        <w:rPr>
          <w:spacing w:val="4"/>
          <w:lang w:eastAsia="zh-CN"/>
        </w:rPr>
        <w:t>在以上脆弱性等级评估方法中，基于聚类方法得到的节点脆弱性等级评估</w:t>
      </w:r>
      <w:r>
        <w:rPr>
          <w:spacing w:val="42"/>
          <w:lang w:eastAsia="zh-CN"/>
        </w:rPr>
        <w:t xml:space="preserve"> </w:t>
      </w:r>
      <w:r>
        <w:rPr>
          <w:lang w:eastAsia="zh-CN"/>
        </w:rPr>
        <w:t>结果</w:t>
      </w:r>
      <w:r>
        <w:rPr>
          <w:spacing w:val="-45"/>
          <w:lang w:eastAsia="zh-CN"/>
        </w:rPr>
        <w:t>，</w:t>
      </w:r>
      <w:r>
        <w:rPr>
          <w:lang w:eastAsia="zh-CN"/>
        </w:rPr>
        <w:t>通过结构和状态指标值的分布情况来揭示数据值之间的内在规律</w:t>
      </w:r>
      <w:r>
        <w:rPr>
          <w:spacing w:val="-45"/>
          <w:lang w:eastAsia="zh-CN"/>
        </w:rPr>
        <w:t>，</w:t>
      </w:r>
      <w:r>
        <w:rPr>
          <w:lang w:eastAsia="zh-CN"/>
        </w:rPr>
        <w:t>可以从 结构和状态两个方面识别出系统脆弱环节</w:t>
      </w:r>
      <w:r>
        <w:rPr>
          <w:spacing w:val="-47"/>
          <w:lang w:eastAsia="zh-CN"/>
        </w:rPr>
        <w:t>，</w:t>
      </w:r>
      <w:r>
        <w:rPr>
          <w:lang w:eastAsia="zh-CN"/>
        </w:rPr>
        <w:t>对故障防范</w:t>
      </w:r>
      <w:r>
        <w:rPr>
          <w:spacing w:val="-42"/>
          <w:lang w:eastAsia="zh-CN"/>
        </w:rPr>
        <w:t>、</w:t>
      </w:r>
      <w:r>
        <w:rPr>
          <w:lang w:eastAsia="zh-CN"/>
        </w:rPr>
        <w:t>系统结构规划具有积极 意义</w:t>
      </w:r>
      <w:r>
        <w:rPr>
          <w:spacing w:val="-45"/>
          <w:lang w:eastAsia="zh-CN"/>
        </w:rPr>
        <w:t>；</w:t>
      </w:r>
      <w:r>
        <w:rPr>
          <w:lang w:eastAsia="zh-CN"/>
        </w:rPr>
        <w:t>基于综合指标排序的节点脆弱性等级评估</w:t>
      </w:r>
      <w:r>
        <w:rPr>
          <w:spacing w:val="-45"/>
          <w:lang w:eastAsia="zh-CN"/>
        </w:rPr>
        <w:t>，</w:t>
      </w:r>
      <w:r>
        <w:rPr>
          <w:lang w:eastAsia="zh-CN"/>
        </w:rPr>
        <w:t>通过综合指标结果来识别系统 的脆弱环节</w:t>
      </w:r>
      <w:r>
        <w:rPr>
          <w:spacing w:val="-45"/>
          <w:lang w:eastAsia="zh-CN"/>
        </w:rPr>
        <w:t>，</w:t>
      </w:r>
      <w:r>
        <w:rPr>
          <w:lang w:eastAsia="zh-CN"/>
        </w:rPr>
        <w:t>主要是从系统宏观角度全面评价系统节点的脆弱程度</w:t>
      </w:r>
      <w:r>
        <w:rPr>
          <w:spacing w:val="-45"/>
          <w:lang w:eastAsia="zh-CN"/>
        </w:rPr>
        <w:t>，</w:t>
      </w:r>
      <w:r>
        <w:rPr>
          <w:lang w:eastAsia="zh-CN"/>
        </w:rPr>
        <w:t>这对于优化 电网结构和整体负荷调度具有很强的现实意义。</w:t>
      </w:r>
    </w:p>
    <w:p w14:paraId="39E8CAF0" w14:textId="77777777" w:rsidR="00996552" w:rsidRDefault="00996552">
      <w:pPr>
        <w:rPr>
          <w:rFonts w:ascii="宋体" w:eastAsia="宋体" w:hAnsi="宋体" w:cs="宋体"/>
          <w:sz w:val="24"/>
          <w:szCs w:val="24"/>
          <w:lang w:eastAsia="zh-CN"/>
        </w:rPr>
      </w:pPr>
    </w:p>
    <w:p w14:paraId="32BE3713" w14:textId="77777777" w:rsidR="00996552" w:rsidRDefault="00996552">
      <w:pPr>
        <w:spacing w:before="7"/>
        <w:rPr>
          <w:rFonts w:ascii="宋体" w:eastAsia="宋体" w:hAnsi="宋体" w:cs="宋体"/>
          <w:sz w:val="19"/>
          <w:szCs w:val="19"/>
          <w:lang w:eastAsia="zh-CN"/>
        </w:rPr>
      </w:pPr>
    </w:p>
    <w:p w14:paraId="46539E3B" w14:textId="77777777" w:rsidR="00996552" w:rsidRDefault="002D0D3F">
      <w:pPr>
        <w:tabs>
          <w:tab w:val="left" w:pos="817"/>
        </w:tabs>
        <w:ind w:left="117"/>
        <w:rPr>
          <w:rFonts w:ascii="宋体" w:eastAsia="宋体" w:hAnsi="宋体" w:cs="宋体"/>
          <w:sz w:val="30"/>
          <w:szCs w:val="30"/>
          <w:lang w:eastAsia="zh-CN"/>
        </w:rPr>
      </w:pPr>
      <w:bookmarkStart w:id="220" w:name="5.4_本章小结"/>
      <w:bookmarkStart w:id="221" w:name="_bookmark143"/>
      <w:bookmarkEnd w:id="220"/>
      <w:bookmarkEnd w:id="221"/>
      <w:r>
        <w:rPr>
          <w:rFonts w:ascii="Times New Roman" w:eastAsia="Times New Roman" w:hAnsi="Times New Roman" w:cs="Times New Roman"/>
          <w:sz w:val="32"/>
          <w:szCs w:val="32"/>
          <w:lang w:eastAsia="zh-CN"/>
        </w:rPr>
        <w:t>5.4</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10EA1E78" w14:textId="77777777" w:rsidR="00996552" w:rsidRDefault="002D0D3F">
      <w:pPr>
        <w:pStyle w:val="a3"/>
        <w:spacing w:before="270" w:line="400" w:lineRule="exact"/>
        <w:ind w:right="103" w:firstLine="480"/>
        <w:rPr>
          <w:lang w:eastAsia="zh-CN"/>
        </w:rPr>
      </w:pPr>
      <w:r>
        <w:rPr>
          <w:spacing w:val="2"/>
          <w:lang w:eastAsia="zh-CN"/>
        </w:rPr>
        <w:t>本章以</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系统为研究对象，采用第四章节所建立的电网脆弱性综合</w:t>
      </w:r>
      <w:r>
        <w:rPr>
          <w:spacing w:val="48"/>
          <w:lang w:eastAsia="zh-CN"/>
        </w:rPr>
        <w:t xml:space="preserve"> </w:t>
      </w:r>
      <w:r>
        <w:rPr>
          <w:spacing w:val="3"/>
          <w:lang w:eastAsia="zh-CN"/>
        </w:rPr>
        <w:t>评估模型进行系统节点的脆弱性分析，得到各系统节点的结构和状态脆弱性指</w:t>
      </w:r>
      <w:r>
        <w:rPr>
          <w:spacing w:val="51"/>
          <w:lang w:eastAsia="zh-CN"/>
        </w:rPr>
        <w:t xml:space="preserve"> </w:t>
      </w:r>
      <w:r>
        <w:rPr>
          <w:lang w:eastAsia="zh-CN"/>
        </w:rPr>
        <w:t>标值</w:t>
      </w:r>
      <w:r>
        <w:rPr>
          <w:spacing w:val="-45"/>
          <w:lang w:eastAsia="zh-CN"/>
        </w:rPr>
        <w:t>，</w:t>
      </w:r>
      <w:r>
        <w:rPr>
          <w:lang w:eastAsia="zh-CN"/>
        </w:rPr>
        <w:t>对二级指标进行归一化处理后</w:t>
      </w:r>
      <w:r>
        <w:rPr>
          <w:spacing w:val="-45"/>
          <w:lang w:eastAsia="zh-CN"/>
        </w:rPr>
        <w:t>，</w:t>
      </w:r>
      <w:r>
        <w:rPr>
          <w:lang w:eastAsia="zh-CN"/>
        </w:rPr>
        <w:t xml:space="preserve">利用多指标融合方法得到结构综合指标值 </w:t>
      </w:r>
      <w:r>
        <w:rPr>
          <w:spacing w:val="3"/>
          <w:lang w:eastAsia="zh-CN"/>
        </w:rPr>
        <w:t>和状态指标综合指标值，分别分析各系统节点的结构脆弱性和状态脆弱性，之</w:t>
      </w:r>
      <w:r>
        <w:rPr>
          <w:spacing w:val="62"/>
          <w:lang w:eastAsia="zh-CN"/>
        </w:rPr>
        <w:t xml:space="preserve"> </w:t>
      </w:r>
      <w:r>
        <w:rPr>
          <w:lang w:eastAsia="zh-CN"/>
        </w:rPr>
        <w:t>后利用</w:t>
      </w:r>
      <w:r>
        <w:rPr>
          <w:spacing w:val="-54"/>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6"/>
          <w:lang w:eastAsia="zh-CN"/>
        </w:rPr>
        <w:t xml:space="preserve"> </w:t>
      </w:r>
      <w:r>
        <w:rPr>
          <w:lang w:eastAsia="zh-CN"/>
        </w:rPr>
        <w:t>证据理论对结构和状态指标进行融合得到系统脆弱性综合评价指标，</w:t>
      </w:r>
      <w:r>
        <w:rPr>
          <w:spacing w:val="60"/>
          <w:lang w:eastAsia="zh-CN"/>
        </w:rPr>
        <w:t xml:space="preserve"> </w:t>
      </w:r>
      <w:r>
        <w:rPr>
          <w:lang w:eastAsia="zh-CN"/>
        </w:rPr>
        <w:t>并对系统脆弱性综合分析</w:t>
      </w:r>
      <w:r>
        <w:rPr>
          <w:spacing w:val="-41"/>
          <w:lang w:eastAsia="zh-CN"/>
        </w:rPr>
        <w:t>。</w:t>
      </w:r>
      <w:r>
        <w:rPr>
          <w:lang w:eastAsia="zh-CN"/>
        </w:rPr>
        <w:t>最后</w:t>
      </w:r>
      <w:r>
        <w:rPr>
          <w:spacing w:val="-49"/>
          <w:lang w:eastAsia="zh-CN"/>
        </w:rPr>
        <w:t>，</w:t>
      </w:r>
      <w:r>
        <w:rPr>
          <w:lang w:eastAsia="zh-CN"/>
        </w:rPr>
        <w:t>通过基于聚类算法和脆弱性综合评估结果对系 统节点脆弱性等级评估</w:t>
      </w:r>
      <w:r>
        <w:rPr>
          <w:spacing w:val="-45"/>
          <w:lang w:eastAsia="zh-CN"/>
        </w:rPr>
        <w:t>，</w:t>
      </w:r>
      <w:r>
        <w:rPr>
          <w:lang w:eastAsia="zh-CN"/>
        </w:rPr>
        <w:t>识别系统的脆弱环节</w:t>
      </w:r>
      <w:r>
        <w:rPr>
          <w:spacing w:val="-45"/>
          <w:lang w:eastAsia="zh-CN"/>
        </w:rPr>
        <w:t>，</w:t>
      </w:r>
      <w:r>
        <w:rPr>
          <w:lang w:eastAsia="zh-CN"/>
        </w:rPr>
        <w:t>对后续系统的结构设计和加强关 键环节的保护措施具有现实意义。</w:t>
      </w:r>
    </w:p>
    <w:p w14:paraId="009F9DB1" w14:textId="77777777" w:rsidR="00996552" w:rsidRDefault="00996552">
      <w:pPr>
        <w:spacing w:line="400" w:lineRule="exact"/>
        <w:rPr>
          <w:lang w:eastAsia="zh-CN"/>
        </w:rPr>
        <w:sectPr w:rsidR="00996552">
          <w:pgSz w:w="11910" w:h="16840"/>
          <w:pgMar w:top="1140" w:right="1520" w:bottom="1280" w:left="1680" w:header="871" w:footer="1095" w:gutter="0"/>
          <w:cols w:space="720"/>
        </w:sectPr>
      </w:pPr>
    </w:p>
    <w:p w14:paraId="06713658" w14:textId="77777777" w:rsidR="00996552" w:rsidRDefault="00996552">
      <w:pPr>
        <w:rPr>
          <w:rFonts w:ascii="宋体" w:eastAsia="宋体" w:hAnsi="宋体" w:cs="宋体"/>
          <w:sz w:val="20"/>
          <w:szCs w:val="20"/>
          <w:lang w:eastAsia="zh-CN"/>
        </w:rPr>
      </w:pPr>
    </w:p>
    <w:p w14:paraId="403E736F" w14:textId="77777777" w:rsidR="00996552" w:rsidRDefault="00996552">
      <w:pPr>
        <w:rPr>
          <w:rFonts w:ascii="宋体" w:eastAsia="宋体" w:hAnsi="宋体" w:cs="宋体"/>
          <w:sz w:val="20"/>
          <w:szCs w:val="20"/>
          <w:lang w:eastAsia="zh-CN"/>
        </w:rPr>
      </w:pPr>
    </w:p>
    <w:p w14:paraId="36DF47C4" w14:textId="77777777" w:rsidR="00996552" w:rsidRDefault="00996552">
      <w:pPr>
        <w:spacing w:before="6"/>
        <w:rPr>
          <w:rFonts w:ascii="宋体" w:eastAsia="宋体" w:hAnsi="宋体" w:cs="宋体"/>
          <w:sz w:val="19"/>
          <w:szCs w:val="19"/>
          <w:lang w:eastAsia="zh-CN"/>
        </w:rPr>
      </w:pPr>
    </w:p>
    <w:p w14:paraId="2ED10E02" w14:textId="77777777" w:rsidR="00996552" w:rsidRDefault="002D0D3F">
      <w:pPr>
        <w:pStyle w:val="2"/>
        <w:tabs>
          <w:tab w:val="left" w:pos="4112"/>
        </w:tabs>
        <w:ind w:left="2832"/>
        <w:rPr>
          <w:rFonts w:ascii="黑体" w:eastAsia="黑体" w:hAnsi="黑体" w:cs="黑体"/>
          <w:lang w:eastAsia="zh-CN"/>
        </w:rPr>
      </w:pPr>
      <w:bookmarkStart w:id="222" w:name="第6章_总结与展望"/>
      <w:bookmarkStart w:id="223" w:name="_bookmark144"/>
      <w:bookmarkEnd w:id="222"/>
      <w:bookmarkEnd w:id="223"/>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6 </w:t>
      </w:r>
      <w:r>
        <w:rPr>
          <w:rFonts w:ascii="黑体" w:eastAsia="黑体" w:hAnsi="黑体" w:cs="黑体"/>
          <w:lang w:eastAsia="zh-CN"/>
        </w:rPr>
        <w:t>章</w:t>
      </w:r>
      <w:r>
        <w:rPr>
          <w:rFonts w:ascii="黑体" w:eastAsia="黑体" w:hAnsi="黑体" w:cs="黑体"/>
          <w:lang w:eastAsia="zh-CN"/>
        </w:rPr>
        <w:tab/>
        <w:t>总结与展望</w:t>
      </w:r>
    </w:p>
    <w:p w14:paraId="25133A78" w14:textId="77777777" w:rsidR="00996552" w:rsidRDefault="00996552">
      <w:pPr>
        <w:rPr>
          <w:rFonts w:ascii="黑体" w:eastAsia="黑体" w:hAnsi="黑体" w:cs="黑体"/>
          <w:sz w:val="20"/>
          <w:szCs w:val="20"/>
          <w:lang w:eastAsia="zh-CN"/>
        </w:rPr>
      </w:pPr>
    </w:p>
    <w:p w14:paraId="6DB6DBF7" w14:textId="77777777" w:rsidR="00996552" w:rsidRDefault="00996552">
      <w:pPr>
        <w:spacing w:before="2"/>
        <w:rPr>
          <w:rFonts w:ascii="黑体" w:eastAsia="黑体" w:hAnsi="黑体" w:cs="黑体"/>
          <w:sz w:val="16"/>
          <w:szCs w:val="16"/>
          <w:lang w:eastAsia="zh-CN"/>
        </w:rPr>
      </w:pPr>
    </w:p>
    <w:p w14:paraId="1B2192C9" w14:textId="77777777" w:rsidR="00996552" w:rsidRDefault="002D0D3F">
      <w:pPr>
        <w:tabs>
          <w:tab w:val="left" w:pos="817"/>
        </w:tabs>
        <w:spacing w:before="7"/>
        <w:ind w:left="117"/>
        <w:rPr>
          <w:rFonts w:ascii="宋体" w:eastAsia="宋体" w:hAnsi="宋体" w:cs="宋体"/>
          <w:sz w:val="30"/>
          <w:szCs w:val="30"/>
          <w:lang w:eastAsia="zh-CN"/>
        </w:rPr>
      </w:pPr>
      <w:bookmarkStart w:id="224" w:name="6.1_全文总结"/>
      <w:bookmarkStart w:id="225" w:name="_bookmark145"/>
      <w:bookmarkEnd w:id="224"/>
      <w:bookmarkEnd w:id="225"/>
      <w:r>
        <w:rPr>
          <w:rFonts w:ascii="Times New Roman" w:eastAsia="Times New Roman" w:hAnsi="Times New Roman" w:cs="Times New Roman"/>
          <w:sz w:val="32"/>
          <w:szCs w:val="32"/>
          <w:lang w:eastAsia="zh-CN"/>
        </w:rPr>
        <w:t>6.1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全文总结</w:t>
      </w:r>
    </w:p>
    <w:p w14:paraId="7208ECD4" w14:textId="77777777" w:rsidR="00996552" w:rsidRDefault="00996552">
      <w:pPr>
        <w:spacing w:before="9"/>
        <w:rPr>
          <w:rFonts w:ascii="宋体" w:eastAsia="宋体" w:hAnsi="宋体" w:cs="宋体"/>
          <w:sz w:val="23"/>
          <w:szCs w:val="23"/>
          <w:lang w:eastAsia="zh-CN"/>
        </w:rPr>
      </w:pPr>
    </w:p>
    <w:p w14:paraId="5B72699D" w14:textId="77777777" w:rsidR="00996552" w:rsidRDefault="002D0D3F">
      <w:pPr>
        <w:pStyle w:val="a3"/>
        <w:spacing w:line="305" w:lineRule="auto"/>
        <w:ind w:right="275" w:firstLine="480"/>
        <w:jc w:val="both"/>
        <w:rPr>
          <w:lang w:eastAsia="zh-CN"/>
        </w:rPr>
      </w:pPr>
      <w:r>
        <w:rPr>
          <w:spacing w:val="4"/>
          <w:lang w:eastAsia="zh-CN"/>
        </w:rPr>
        <w:t>电力系统作为维持经济和社会发展的重要组成部分，其对于国家发展的重</w:t>
      </w:r>
      <w:r>
        <w:rPr>
          <w:spacing w:val="42"/>
          <w:lang w:eastAsia="zh-CN"/>
        </w:rPr>
        <w:t xml:space="preserve"> </w:t>
      </w:r>
      <w:r>
        <w:rPr>
          <w:lang w:eastAsia="zh-CN"/>
        </w:rPr>
        <w:t>要性不言而喻</w:t>
      </w:r>
      <w:r>
        <w:rPr>
          <w:spacing w:val="-41"/>
          <w:lang w:eastAsia="zh-CN"/>
        </w:rPr>
        <w:t>。</w:t>
      </w:r>
      <w:r>
        <w:rPr>
          <w:lang w:eastAsia="zh-CN"/>
        </w:rPr>
        <w:t>电网脆弱性已成为越来越多专家学者研究的热门领域</w:t>
      </w:r>
      <w:r>
        <w:rPr>
          <w:spacing w:val="-49"/>
          <w:lang w:eastAsia="zh-CN"/>
        </w:rPr>
        <w:t>，</w:t>
      </w:r>
      <w:r>
        <w:rPr>
          <w:lang w:eastAsia="zh-CN"/>
        </w:rPr>
        <w:t xml:space="preserve">为此本文 </w:t>
      </w:r>
      <w:r>
        <w:rPr>
          <w:spacing w:val="3"/>
          <w:lang w:eastAsia="zh-CN"/>
        </w:rPr>
        <w:t>针对电力系统中脆弱性现象给出了科学合理的定义与数学描述，从电网的结构</w:t>
      </w:r>
      <w:r>
        <w:rPr>
          <w:spacing w:val="51"/>
          <w:lang w:eastAsia="zh-CN"/>
        </w:rPr>
        <w:t xml:space="preserve"> </w:t>
      </w:r>
      <w:r>
        <w:rPr>
          <w:spacing w:val="3"/>
          <w:lang w:eastAsia="zh-CN"/>
        </w:rPr>
        <w:t>和状态两个方面提出脆弱性评估指标，并采用并改进指标融合方法建立了脆弱</w:t>
      </w:r>
      <w:r>
        <w:rPr>
          <w:spacing w:val="51"/>
          <w:lang w:eastAsia="zh-CN"/>
        </w:rPr>
        <w:t xml:space="preserve"> </w:t>
      </w:r>
      <w:r>
        <w:rPr>
          <w:lang w:eastAsia="zh-CN"/>
        </w:rPr>
        <w:t>性量化评估模型</w:t>
      </w:r>
      <w:r>
        <w:rPr>
          <w:spacing w:val="-45"/>
          <w:lang w:eastAsia="zh-CN"/>
        </w:rPr>
        <w:t>，</w:t>
      </w:r>
      <w:r>
        <w:rPr>
          <w:lang w:eastAsia="zh-CN"/>
        </w:rPr>
        <w:t>对电力系统进行脆弱性分析与量化评估</w:t>
      </w:r>
      <w:r>
        <w:rPr>
          <w:spacing w:val="-45"/>
          <w:lang w:eastAsia="zh-CN"/>
        </w:rPr>
        <w:t>，</w:t>
      </w:r>
      <w:r>
        <w:rPr>
          <w:lang w:eastAsia="zh-CN"/>
        </w:rPr>
        <w:t>识别电力系统系统的 脆弱环节</w:t>
      </w:r>
      <w:r>
        <w:rPr>
          <w:spacing w:val="-47"/>
          <w:lang w:eastAsia="zh-CN"/>
        </w:rPr>
        <w:t>，</w:t>
      </w:r>
      <w:r>
        <w:rPr>
          <w:lang w:eastAsia="zh-CN"/>
        </w:rPr>
        <w:t>这对于设计优化电网结构</w:t>
      </w:r>
      <w:r>
        <w:rPr>
          <w:spacing w:val="-42"/>
          <w:lang w:eastAsia="zh-CN"/>
        </w:rPr>
        <w:t>、</w:t>
      </w:r>
      <w:r>
        <w:rPr>
          <w:lang w:eastAsia="zh-CN"/>
        </w:rPr>
        <w:t>降低电网大停电事故发生的概率等方面具 有现实意义。全文的</w:t>
      </w:r>
      <w:r w:rsidRPr="00580861">
        <w:rPr>
          <w:highlight w:val="yellow"/>
          <w:lang w:eastAsia="zh-CN"/>
        </w:rPr>
        <w:t>主要工作</w:t>
      </w:r>
      <w:r w:rsidR="00580861" w:rsidRPr="00580861">
        <w:rPr>
          <w:rFonts w:hint="eastAsia"/>
          <w:highlight w:val="yellow"/>
          <w:lang w:eastAsia="zh-CN"/>
        </w:rPr>
        <w:t>及取得成果</w:t>
      </w:r>
      <w:r>
        <w:rPr>
          <w:lang w:eastAsia="zh-CN"/>
        </w:rPr>
        <w:t>总结如下：</w:t>
      </w:r>
      <w:commentRangeStart w:id="226"/>
      <w:r w:rsidR="001B2FAF">
        <w:rPr>
          <w:rFonts w:hint="eastAsia"/>
          <w:lang w:eastAsia="zh-CN"/>
        </w:rPr>
        <w:t>（最好合成四点）</w:t>
      </w:r>
      <w:commentRangeEnd w:id="226"/>
      <w:r w:rsidR="00742CF9">
        <w:rPr>
          <w:rStyle w:val="a7"/>
          <w:rFonts w:asciiTheme="minorHAnsi" w:eastAsiaTheme="minorEastAsia" w:hAnsiTheme="minorHAnsi"/>
        </w:rPr>
        <w:commentReference w:id="226"/>
      </w:r>
    </w:p>
    <w:p w14:paraId="4F4A9BC1" w14:textId="77777777" w:rsidR="00996552" w:rsidRDefault="002D0D3F">
      <w:pPr>
        <w:pStyle w:val="a3"/>
        <w:spacing w:before="20" w:line="297" w:lineRule="auto"/>
        <w:ind w:right="27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通过查阅相关的文献资料，对电力系统脆弱性的发展及研究方法进行了</w:t>
      </w:r>
      <w:r>
        <w:rPr>
          <w:spacing w:val="58"/>
          <w:lang w:eastAsia="zh-CN"/>
        </w:rPr>
        <w:t xml:space="preserve"> </w:t>
      </w:r>
      <w:r>
        <w:rPr>
          <w:lang w:eastAsia="zh-CN"/>
        </w:rPr>
        <w:t>综述</w:t>
      </w:r>
      <w:r>
        <w:rPr>
          <w:spacing w:val="-41"/>
          <w:lang w:eastAsia="zh-CN"/>
        </w:rPr>
        <w:t>。</w:t>
      </w:r>
      <w:r>
        <w:rPr>
          <w:lang w:eastAsia="zh-CN"/>
        </w:rPr>
        <w:t>基于复杂网络理论验证分析了电力系统模型的小世界性和无标度性</w:t>
      </w:r>
      <w:r>
        <w:rPr>
          <w:spacing w:val="-49"/>
          <w:lang w:eastAsia="zh-CN"/>
        </w:rPr>
        <w:t>，</w:t>
      </w:r>
      <w:r>
        <w:rPr>
          <w:lang w:eastAsia="zh-CN"/>
        </w:rPr>
        <w:t>通过 研究复杂网络中局部与整体的关系，明确了本文研究的关键问题。</w:t>
      </w:r>
    </w:p>
    <w:p w14:paraId="7C460E48" w14:textId="77777777" w:rsidR="00996552" w:rsidRDefault="002D0D3F" w:rsidP="00742CF9">
      <w:pPr>
        <w:pStyle w:val="a3"/>
        <w:spacing w:before="28" w:line="297" w:lineRule="auto"/>
        <w:ind w:right="275"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6"/>
          <w:lang w:eastAsia="zh-CN"/>
        </w:rPr>
        <w:t xml:space="preserve"> </w:t>
      </w:r>
      <w:r>
        <w:rPr>
          <w:lang w:eastAsia="zh-CN"/>
        </w:rPr>
        <w:t>通过研究复杂系统脆弱性概念和电网脆弱性特征，得到了电力系统的脆</w:t>
      </w:r>
      <w:r>
        <w:rPr>
          <w:spacing w:val="58"/>
          <w:lang w:eastAsia="zh-CN"/>
        </w:rPr>
        <w:t xml:space="preserve"> </w:t>
      </w:r>
      <w:r>
        <w:rPr>
          <w:lang w:eastAsia="zh-CN"/>
        </w:rPr>
        <w:t>弱性本质在于其对内</w:t>
      </w:r>
      <w:r>
        <w:rPr>
          <w:spacing w:val="-42"/>
          <w:lang w:eastAsia="zh-CN"/>
        </w:rPr>
        <w:t>、</w:t>
      </w:r>
      <w:r>
        <w:rPr>
          <w:lang w:eastAsia="zh-CN"/>
        </w:rPr>
        <w:t>外扰动的耐受程度</w:t>
      </w:r>
      <w:r>
        <w:rPr>
          <w:spacing w:val="-48"/>
          <w:lang w:eastAsia="zh-CN"/>
        </w:rPr>
        <w:t>，</w:t>
      </w:r>
      <w:r>
        <w:rPr>
          <w:lang w:eastAsia="zh-CN"/>
        </w:rPr>
        <w:t>并从结构和状态两个方面</w:t>
      </w:r>
      <w:ins w:id="227" w:author="csctest" w:date="2019-12-27T15:34:00Z">
        <w:r w:rsidR="00BF66AD">
          <w:rPr>
            <w:rFonts w:hint="eastAsia"/>
            <w:lang w:eastAsia="zh-CN"/>
          </w:rPr>
          <w:t>建立</w:t>
        </w:r>
      </w:ins>
      <w:del w:id="228" w:author="csctest" w:date="2019-12-27T15:34:00Z">
        <w:r w:rsidDel="00BF66AD">
          <w:rPr>
            <w:lang w:eastAsia="zh-CN"/>
          </w:rPr>
          <w:delText>研究</w:delText>
        </w:r>
      </w:del>
      <w:r>
        <w:rPr>
          <w:lang w:eastAsia="zh-CN"/>
        </w:rPr>
        <w:t>电力系</w:t>
      </w:r>
      <w:del w:id="229" w:author="csctest" w:date="2019-12-27T15:34:00Z">
        <w:r w:rsidDel="00BF66AD">
          <w:rPr>
            <w:lang w:eastAsia="zh-CN"/>
          </w:rPr>
          <w:delText xml:space="preserve"> </w:delText>
        </w:r>
      </w:del>
      <w:r>
        <w:rPr>
          <w:lang w:eastAsia="zh-CN"/>
        </w:rPr>
        <w:t>统脆弱性</w:t>
      </w:r>
      <w:ins w:id="230" w:author="csctest" w:date="2019-12-27T15:34:00Z">
        <w:r w:rsidR="00BF66AD">
          <w:rPr>
            <w:rFonts w:hint="eastAsia"/>
            <w:lang w:eastAsia="zh-CN"/>
          </w:rPr>
          <w:t>模型</w:t>
        </w:r>
      </w:ins>
      <w:r>
        <w:rPr>
          <w:lang w:eastAsia="zh-CN"/>
        </w:rPr>
        <w:t>，</w:t>
      </w:r>
      <w:commentRangeStart w:id="231"/>
      <w:r w:rsidRPr="00BF66AD">
        <w:rPr>
          <w:highlight w:val="yellow"/>
          <w:lang w:eastAsia="zh-CN"/>
        </w:rPr>
        <w:t>进而得出较为清晰全面的系统脆弱性概念</w:t>
      </w:r>
      <w:commentRangeEnd w:id="231"/>
      <w:r w:rsidR="00BF66AD">
        <w:rPr>
          <w:rStyle w:val="a7"/>
          <w:rFonts w:asciiTheme="minorHAnsi" w:eastAsiaTheme="minorEastAsia" w:hAnsiTheme="minorHAnsi"/>
        </w:rPr>
        <w:commentReference w:id="231"/>
      </w:r>
      <w:r>
        <w:rPr>
          <w:lang w:eastAsia="zh-CN"/>
        </w:rPr>
        <w:t>。</w:t>
      </w:r>
      <w:commentRangeStart w:id="232"/>
      <w:r w:rsidRPr="00742CF9">
        <w:rPr>
          <w:highlight w:val="yellow"/>
          <w:lang w:eastAsia="zh-CN"/>
        </w:rPr>
        <w:t>根据对电力系统脆弱性的定义</w:t>
      </w:r>
      <w:commentRangeEnd w:id="232"/>
      <w:r w:rsidR="00742CF9">
        <w:rPr>
          <w:rStyle w:val="a7"/>
          <w:rFonts w:asciiTheme="minorHAnsi" w:eastAsiaTheme="minorEastAsia" w:hAnsiTheme="minorHAnsi"/>
        </w:rPr>
        <w:commentReference w:id="232"/>
      </w:r>
      <w:r>
        <w:rPr>
          <w:lang w:eastAsia="zh-CN"/>
        </w:rPr>
        <w:t>，在结构脆弱性方面，在扰动作用下，其</w:t>
      </w:r>
      <w:r>
        <w:rPr>
          <w:spacing w:val="3"/>
          <w:lang w:eastAsia="zh-CN"/>
        </w:rPr>
        <w:t>侧重于电网结构保持完整性的能力和系统受影响的程度，基于复杂网络理论对</w:t>
      </w:r>
      <w:r>
        <w:rPr>
          <w:lang w:eastAsia="zh-CN"/>
        </w:rPr>
        <w:t>电网系统进行建模</w:t>
      </w:r>
      <w:r>
        <w:rPr>
          <w:spacing w:val="-30"/>
          <w:lang w:eastAsia="zh-CN"/>
        </w:rPr>
        <w:t>，</w:t>
      </w:r>
      <w:r>
        <w:rPr>
          <w:lang w:eastAsia="zh-CN"/>
        </w:rPr>
        <w:t>并提出结构脆弱性指标</w:t>
      </w:r>
      <w:r>
        <w:rPr>
          <w:spacing w:val="-30"/>
          <w:lang w:eastAsia="zh-CN"/>
        </w:rPr>
        <w:t>；</w:t>
      </w:r>
      <w:r>
        <w:rPr>
          <w:lang w:eastAsia="zh-CN"/>
        </w:rPr>
        <w:t>在状态脆弱性方面</w:t>
      </w:r>
      <w:r>
        <w:rPr>
          <w:spacing w:val="-30"/>
          <w:lang w:eastAsia="zh-CN"/>
        </w:rPr>
        <w:t>，</w:t>
      </w:r>
      <w:r>
        <w:rPr>
          <w:lang w:eastAsia="zh-CN"/>
        </w:rPr>
        <w:t>本文在电压稳定性</w:t>
      </w:r>
      <w:r>
        <w:rPr>
          <w:spacing w:val="-42"/>
          <w:lang w:eastAsia="zh-CN"/>
        </w:rPr>
        <w:t>、</w:t>
      </w:r>
      <w:r>
        <w:rPr>
          <w:lang w:eastAsia="zh-CN"/>
        </w:rPr>
        <w:t>承受负荷能力和电网损耗方面分别提出状态脆弱性指标</w:t>
      </w:r>
      <w:r>
        <w:rPr>
          <w:spacing w:val="-48"/>
          <w:lang w:eastAsia="zh-CN"/>
        </w:rPr>
        <w:t>，</w:t>
      </w:r>
      <w:r>
        <w:rPr>
          <w:lang w:eastAsia="zh-CN"/>
        </w:rPr>
        <w:t>并建立随机负荷模型，结合潮流计算采用蒙特卡洛模拟实验方法计算分析电网的运行状态指标。</w:t>
      </w:r>
    </w:p>
    <w:p w14:paraId="269ED1D3" w14:textId="77777777" w:rsidR="00996552" w:rsidRDefault="00742CF9">
      <w:pPr>
        <w:pStyle w:val="a3"/>
        <w:spacing w:before="24" w:line="297" w:lineRule="auto"/>
        <w:ind w:right="75" w:firstLine="480"/>
        <w:rPr>
          <w:lang w:eastAsia="zh-CN"/>
        </w:rPr>
      </w:pPr>
      <w:r>
        <w:rPr>
          <w:rFonts w:ascii="Times New Roman" w:eastAsia="Times New Roman" w:hAnsi="Times New Roman" w:cs="Times New Roman"/>
          <w:lang w:eastAsia="zh-CN"/>
        </w:rPr>
        <w:t>(3</w:t>
      </w:r>
      <w:r w:rsidR="002D0D3F">
        <w:rPr>
          <w:rFonts w:ascii="Times New Roman" w:eastAsia="Times New Roman" w:hAnsi="Times New Roman" w:cs="Times New Roman"/>
          <w:lang w:eastAsia="zh-CN"/>
        </w:rPr>
        <w:t>)</w:t>
      </w:r>
      <w:r w:rsidR="002D0D3F">
        <w:rPr>
          <w:rFonts w:ascii="Times New Roman" w:eastAsia="Times New Roman" w:hAnsi="Times New Roman" w:cs="Times New Roman"/>
          <w:spacing w:val="6"/>
          <w:lang w:eastAsia="zh-CN"/>
        </w:rPr>
        <w:t xml:space="preserve"> </w:t>
      </w:r>
      <w:r w:rsidR="002D0D3F">
        <w:rPr>
          <w:lang w:eastAsia="zh-CN"/>
        </w:rPr>
        <w:t>针对提出的结构和状态方面的</w:t>
      </w:r>
      <w:r w:rsidR="002D0D3F" w:rsidRPr="00A16E61">
        <w:rPr>
          <w:highlight w:val="yellow"/>
          <w:lang w:eastAsia="zh-CN"/>
        </w:rPr>
        <w:t>二级</w:t>
      </w:r>
      <w:r w:rsidR="002D0D3F">
        <w:rPr>
          <w:lang w:eastAsia="zh-CN"/>
        </w:rPr>
        <w:t>脆弱性指标，</w:t>
      </w:r>
      <w:del w:id="233" w:author="csctest" w:date="2019-12-27T15:36:00Z">
        <w:r w:rsidR="002D0D3F" w:rsidDel="00A32B40">
          <w:rPr>
            <w:lang w:eastAsia="zh-CN"/>
          </w:rPr>
          <w:delText>选择</w:delText>
        </w:r>
        <w:r w:rsidR="002D0D3F" w:rsidRPr="00A16E61" w:rsidDel="00A32B40">
          <w:rPr>
            <w:highlight w:val="yellow"/>
            <w:lang w:eastAsia="zh-CN"/>
          </w:rPr>
          <w:delText>合适</w:delText>
        </w:r>
        <w:r w:rsidR="002D0D3F" w:rsidDel="00A32B40">
          <w:rPr>
            <w:lang w:eastAsia="zh-CN"/>
          </w:rPr>
          <w:delText>的数学方法</w:delText>
        </w:r>
      </w:del>
      <w:r w:rsidR="002D0D3F">
        <w:rPr>
          <w:lang w:eastAsia="zh-CN"/>
        </w:rPr>
        <w:t>对</w:t>
      </w:r>
      <w:r w:rsidR="002D0D3F">
        <w:rPr>
          <w:spacing w:val="58"/>
          <w:lang w:eastAsia="zh-CN"/>
        </w:rPr>
        <w:t xml:space="preserve"> </w:t>
      </w:r>
      <w:r w:rsidR="002D0D3F">
        <w:rPr>
          <w:spacing w:val="3"/>
          <w:lang w:eastAsia="zh-CN"/>
        </w:rPr>
        <w:t>其进行</w:t>
      </w:r>
      <w:del w:id="234" w:author="csctest" w:date="2019-12-27T15:36:00Z">
        <w:r w:rsidR="002D0D3F" w:rsidDel="00A32B40">
          <w:rPr>
            <w:spacing w:val="3"/>
            <w:lang w:eastAsia="zh-CN"/>
          </w:rPr>
          <w:delText>无量纲</w:delText>
        </w:r>
      </w:del>
      <w:r w:rsidR="002D0D3F">
        <w:rPr>
          <w:spacing w:val="3"/>
          <w:lang w:eastAsia="zh-CN"/>
        </w:rPr>
        <w:t>归一化处理，然后采用改进熵权法和离差最大化法分别对结构和</w:t>
      </w:r>
      <w:r w:rsidR="002D0D3F">
        <w:rPr>
          <w:spacing w:val="51"/>
          <w:lang w:eastAsia="zh-CN"/>
        </w:rPr>
        <w:t xml:space="preserve"> </w:t>
      </w:r>
      <w:r w:rsidR="002D0D3F">
        <w:rPr>
          <w:spacing w:val="4"/>
          <w:lang w:eastAsia="zh-CN"/>
        </w:rPr>
        <w:t>状态指标集进行权重分配，</w:t>
      </w:r>
      <w:del w:id="235" w:author="csctest" w:date="2019-12-27T15:36:00Z">
        <w:r w:rsidR="002D0D3F" w:rsidDel="00A32B40">
          <w:rPr>
            <w:spacing w:val="4"/>
            <w:lang w:eastAsia="zh-CN"/>
          </w:rPr>
          <w:delText>并</w:delText>
        </w:r>
      </w:del>
      <w:r w:rsidR="002D0D3F">
        <w:rPr>
          <w:spacing w:val="4"/>
          <w:lang w:eastAsia="zh-CN"/>
        </w:rPr>
        <w:t>得到</w:t>
      </w:r>
      <w:ins w:id="236" w:author="csctest" w:date="2019-12-27T15:37:00Z">
        <w:r w:rsidR="00A32B40">
          <w:rPr>
            <w:rFonts w:hint="eastAsia"/>
            <w:spacing w:val="4"/>
            <w:lang w:eastAsia="zh-CN"/>
          </w:rPr>
          <w:t>了</w:t>
        </w:r>
      </w:ins>
      <w:r w:rsidR="002D0D3F">
        <w:rPr>
          <w:spacing w:val="4"/>
          <w:lang w:eastAsia="zh-CN"/>
        </w:rPr>
        <w:t>结构和状态综合脆弱性指标，最后采用</w:t>
      </w:r>
      <w:r w:rsidR="002D0D3F">
        <w:rPr>
          <w:spacing w:val="-38"/>
          <w:lang w:eastAsia="zh-CN"/>
        </w:rPr>
        <w:t xml:space="preserve"> </w:t>
      </w:r>
      <w:r w:rsidR="002D0D3F">
        <w:rPr>
          <w:rFonts w:ascii="Times New Roman" w:eastAsia="Times New Roman" w:hAnsi="Times New Roman" w:cs="Times New Roman"/>
          <w:lang w:eastAsia="zh-CN"/>
        </w:rPr>
        <w:t>D-S</w:t>
      </w:r>
      <w:r w:rsidR="002D0D3F">
        <w:rPr>
          <w:rFonts w:ascii="Times New Roman" w:eastAsia="Times New Roman" w:hAnsi="Times New Roman" w:cs="Times New Roman"/>
          <w:spacing w:val="34"/>
          <w:lang w:eastAsia="zh-CN"/>
        </w:rPr>
        <w:t xml:space="preserve"> </w:t>
      </w:r>
      <w:r w:rsidR="002D0D3F">
        <w:rPr>
          <w:spacing w:val="1"/>
          <w:lang w:eastAsia="zh-CN"/>
        </w:rPr>
        <w:t>证据理论对结构和状态一级脆弱性指标进行融合得到系统综合脆弱性</w:t>
      </w:r>
      <w:del w:id="237" w:author="csctest" w:date="2019-12-27T15:37:00Z">
        <w:r w:rsidR="002D0D3F" w:rsidDel="00A32B40">
          <w:rPr>
            <w:spacing w:val="1"/>
            <w:lang w:eastAsia="zh-CN"/>
          </w:rPr>
          <w:delText>评价</w:delText>
        </w:r>
      </w:del>
      <w:r w:rsidR="002D0D3F">
        <w:rPr>
          <w:spacing w:val="1"/>
          <w:lang w:eastAsia="zh-CN"/>
        </w:rPr>
        <w:t>指标，</w:t>
      </w:r>
      <w:r w:rsidR="002D0D3F">
        <w:rPr>
          <w:spacing w:val="62"/>
          <w:lang w:eastAsia="zh-CN"/>
        </w:rPr>
        <w:t xml:space="preserve"> </w:t>
      </w:r>
      <w:ins w:id="238" w:author="csctest" w:date="2019-12-27T15:37:00Z">
        <w:r w:rsidR="00A32B40">
          <w:rPr>
            <w:rFonts w:hint="eastAsia"/>
            <w:lang w:eastAsia="zh-CN"/>
          </w:rPr>
          <w:t>建立</w:t>
        </w:r>
      </w:ins>
      <w:del w:id="239" w:author="csctest" w:date="2019-12-27T15:37:00Z">
        <w:r w:rsidR="002D0D3F" w:rsidDel="00A32B40">
          <w:rPr>
            <w:lang w:eastAsia="zh-CN"/>
          </w:rPr>
          <w:delText>形成</w:delText>
        </w:r>
      </w:del>
      <w:r w:rsidR="002D0D3F">
        <w:rPr>
          <w:lang w:eastAsia="zh-CN"/>
        </w:rPr>
        <w:t>了基于结构与状态的电网脆弱性综合评估模型。</w:t>
      </w:r>
    </w:p>
    <w:p w14:paraId="35E45442" w14:textId="77777777" w:rsidR="00996552" w:rsidRDefault="00742CF9">
      <w:pPr>
        <w:pStyle w:val="a3"/>
        <w:spacing w:before="28" w:line="293" w:lineRule="auto"/>
        <w:ind w:right="275" w:firstLine="480"/>
        <w:jc w:val="both"/>
        <w:rPr>
          <w:lang w:eastAsia="zh-CN"/>
        </w:rPr>
      </w:pPr>
      <w:r>
        <w:rPr>
          <w:rFonts w:ascii="Times New Roman" w:eastAsia="Times New Roman" w:hAnsi="Times New Roman" w:cs="Times New Roman"/>
          <w:lang w:eastAsia="zh-CN"/>
        </w:rPr>
        <w:t>(4</w:t>
      </w:r>
      <w:r w:rsidR="002D0D3F">
        <w:rPr>
          <w:rFonts w:ascii="Times New Roman" w:eastAsia="Times New Roman" w:hAnsi="Times New Roman" w:cs="Times New Roman"/>
          <w:lang w:eastAsia="zh-CN"/>
        </w:rPr>
        <w:t>)</w:t>
      </w:r>
      <w:r w:rsidR="002D0D3F">
        <w:rPr>
          <w:rFonts w:ascii="Times New Roman" w:eastAsia="Times New Roman" w:hAnsi="Times New Roman" w:cs="Times New Roman"/>
          <w:spacing w:val="2"/>
          <w:lang w:eastAsia="zh-CN"/>
        </w:rPr>
        <w:t xml:space="preserve"> </w:t>
      </w:r>
      <w:r w:rsidR="002D0D3F">
        <w:rPr>
          <w:lang w:eastAsia="zh-CN"/>
        </w:rPr>
        <w:t>以</w:t>
      </w:r>
      <w:r w:rsidR="002D0D3F">
        <w:rPr>
          <w:spacing w:val="-48"/>
          <w:lang w:eastAsia="zh-CN"/>
        </w:rPr>
        <w:t xml:space="preserve"> </w:t>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spacing w:val="2"/>
          <w:lang w:eastAsia="zh-CN"/>
        </w:rPr>
        <w:t xml:space="preserve"> </w:t>
      </w:r>
      <w:r w:rsidR="002D0D3F">
        <w:rPr>
          <w:lang w:eastAsia="zh-CN"/>
        </w:rPr>
        <w:t>标准系统为例，依据本文所建立的电力系统脆弱性综合评估</w:t>
      </w:r>
      <w:r w:rsidR="002D0D3F">
        <w:rPr>
          <w:spacing w:val="25"/>
          <w:lang w:eastAsia="zh-CN"/>
        </w:rPr>
        <w:t xml:space="preserve"> </w:t>
      </w:r>
      <w:r w:rsidR="002D0D3F">
        <w:rPr>
          <w:spacing w:val="-1"/>
          <w:lang w:eastAsia="zh-CN"/>
        </w:rPr>
        <w:t>模型，使用</w:t>
      </w:r>
      <w:r w:rsidR="002D0D3F">
        <w:rPr>
          <w:spacing w:val="-61"/>
          <w:lang w:eastAsia="zh-CN"/>
        </w:rPr>
        <w:t xml:space="preserve"> </w:t>
      </w:r>
      <w:r w:rsidR="002D0D3F">
        <w:rPr>
          <w:rFonts w:ascii="Times New Roman" w:eastAsia="Times New Roman" w:hAnsi="Times New Roman" w:cs="Times New Roman"/>
          <w:spacing w:val="-3"/>
          <w:lang w:eastAsia="zh-CN"/>
        </w:rPr>
        <w:t>MATLAB</w:t>
      </w:r>
      <w:r w:rsidR="002D0D3F">
        <w:rPr>
          <w:rFonts w:ascii="Times New Roman" w:eastAsia="Times New Roman" w:hAnsi="Times New Roman" w:cs="Times New Roman"/>
          <w:spacing w:val="-1"/>
          <w:lang w:eastAsia="zh-CN"/>
        </w:rPr>
        <w:t xml:space="preserve"> </w:t>
      </w:r>
      <w:r w:rsidR="002D0D3F">
        <w:rPr>
          <w:spacing w:val="-1"/>
          <w:lang w:eastAsia="zh-CN"/>
        </w:rPr>
        <w:t>工具进行仿真实验，结合电网结构和系统状态参数，分别</w:t>
      </w:r>
      <w:r w:rsidR="002D0D3F">
        <w:rPr>
          <w:spacing w:val="51"/>
          <w:lang w:eastAsia="zh-CN"/>
        </w:rPr>
        <w:t xml:space="preserve"> </w:t>
      </w:r>
      <w:r w:rsidR="002D0D3F">
        <w:rPr>
          <w:lang w:eastAsia="zh-CN"/>
        </w:rPr>
        <w:t>研究</w:t>
      </w:r>
      <w:r w:rsidR="002D0D3F" w:rsidRPr="00A16E61">
        <w:rPr>
          <w:highlight w:val="yellow"/>
          <w:lang w:eastAsia="zh-CN"/>
        </w:rPr>
        <w:t>分析了</w:t>
      </w:r>
      <w:del w:id="240" w:author="csctest" w:date="2019-12-27T15:39:00Z">
        <w:r w:rsidR="002D0D3F" w:rsidDel="00331C87">
          <w:rPr>
            <w:lang w:eastAsia="zh-CN"/>
          </w:rPr>
          <w:delText>系统</w:delText>
        </w:r>
      </w:del>
      <w:ins w:id="241" w:author="csctest" w:date="2019-12-27T15:39:00Z">
        <w:r w:rsidR="00331C87">
          <w:rPr>
            <w:rFonts w:hint="eastAsia"/>
            <w:lang w:eastAsia="zh-CN"/>
          </w:rPr>
          <w:t>电网节点的</w:t>
        </w:r>
      </w:ins>
      <w:r w:rsidR="002D0D3F">
        <w:rPr>
          <w:lang w:eastAsia="zh-CN"/>
        </w:rPr>
        <w:t>结构和状态脆弱性</w:t>
      </w:r>
      <w:ins w:id="242" w:author="csctest" w:date="2019-12-27T15:24:00Z">
        <w:r>
          <w:rPr>
            <w:lang w:eastAsia="zh-CN"/>
          </w:rPr>
          <w:t>，</w:t>
        </w:r>
        <w:r>
          <w:rPr>
            <w:rFonts w:hint="eastAsia"/>
            <w:lang w:eastAsia="zh-CN"/>
          </w:rPr>
          <w:t>根据</w:t>
        </w:r>
      </w:ins>
      <w:ins w:id="243" w:author="csctest" w:date="2019-12-27T15:25:00Z">
        <w:r w:rsidR="00664648">
          <w:rPr>
            <w:rFonts w:hint="eastAsia"/>
            <w:lang w:eastAsia="zh-CN"/>
          </w:rPr>
          <w:t>系统脆弱性综合</w:t>
        </w:r>
      </w:ins>
      <w:ins w:id="244" w:author="csctest" w:date="2019-12-27T15:26:00Z">
        <w:r w:rsidR="00664648">
          <w:rPr>
            <w:rFonts w:hint="eastAsia"/>
            <w:lang w:eastAsia="zh-CN"/>
          </w:rPr>
          <w:t>指标，分析</w:t>
        </w:r>
      </w:ins>
      <w:ins w:id="245" w:author="csctest" w:date="2019-12-27T15:39:00Z">
        <w:r w:rsidR="00331C87">
          <w:rPr>
            <w:rFonts w:hint="eastAsia"/>
            <w:lang w:eastAsia="zh-CN"/>
          </w:rPr>
          <w:t>了</w:t>
        </w:r>
      </w:ins>
      <w:ins w:id="246" w:author="csctest" w:date="2019-12-27T15:26:00Z">
        <w:r w:rsidR="00664648">
          <w:rPr>
            <w:rFonts w:hint="eastAsia"/>
            <w:lang w:eastAsia="zh-CN"/>
          </w:rPr>
          <w:t>电网</w:t>
        </w:r>
      </w:ins>
      <w:ins w:id="247" w:author="csctest" w:date="2019-12-27T15:40:00Z">
        <w:r w:rsidR="00331C87">
          <w:rPr>
            <w:rFonts w:hint="eastAsia"/>
            <w:lang w:eastAsia="zh-CN"/>
          </w:rPr>
          <w:t>节点的</w:t>
        </w:r>
      </w:ins>
      <w:ins w:id="248" w:author="csctest" w:date="2019-12-27T15:26:00Z">
        <w:r w:rsidR="00664648">
          <w:rPr>
            <w:rFonts w:hint="eastAsia"/>
            <w:lang w:eastAsia="zh-CN"/>
          </w:rPr>
          <w:t>综合脆弱性。</w:t>
        </w:r>
      </w:ins>
      <w:r w:rsidR="002D0D3F">
        <w:rPr>
          <w:lang w:eastAsia="zh-CN"/>
        </w:rPr>
        <w:t>并进行电网综合脆弱性</w:t>
      </w:r>
      <w:r w:rsidR="002D0D3F" w:rsidRPr="00A16E61">
        <w:rPr>
          <w:highlight w:val="yellow"/>
          <w:lang w:eastAsia="zh-CN"/>
        </w:rPr>
        <w:t>分析</w:t>
      </w:r>
      <w:r w:rsidR="002D0D3F">
        <w:rPr>
          <w:spacing w:val="-45"/>
          <w:lang w:eastAsia="zh-CN"/>
        </w:rPr>
        <w:t>，</w:t>
      </w:r>
      <w:r w:rsidR="002D0D3F">
        <w:rPr>
          <w:lang w:eastAsia="zh-CN"/>
        </w:rPr>
        <w:t>最后</w:t>
      </w:r>
      <w:r w:rsidR="002D0D3F">
        <w:rPr>
          <w:spacing w:val="-45"/>
          <w:lang w:eastAsia="zh-CN"/>
        </w:rPr>
        <w:t>，</w:t>
      </w:r>
      <w:r w:rsidR="002D0D3F">
        <w:rPr>
          <w:lang w:eastAsia="zh-CN"/>
        </w:rPr>
        <w:t xml:space="preserve">通过电网 </w:t>
      </w:r>
      <w:r w:rsidR="002D0D3F">
        <w:rPr>
          <w:spacing w:val="3"/>
          <w:lang w:eastAsia="zh-CN"/>
        </w:rPr>
        <w:t>脆弱性综合评估结果对系统节点的脆弱程度进行了等级评估，识别出</w:t>
      </w:r>
      <w:ins w:id="249" w:author="csctest" w:date="2019-12-27T15:40:00Z">
        <w:r w:rsidR="00331C87">
          <w:rPr>
            <w:rFonts w:hint="eastAsia"/>
            <w:spacing w:val="3"/>
            <w:lang w:eastAsia="zh-CN"/>
          </w:rPr>
          <w:t>电网的</w:t>
        </w:r>
      </w:ins>
      <w:del w:id="250" w:author="csctest" w:date="2019-12-27T15:40:00Z">
        <w:r w:rsidR="002D0D3F" w:rsidDel="00331C87">
          <w:rPr>
            <w:spacing w:val="3"/>
            <w:lang w:eastAsia="zh-CN"/>
          </w:rPr>
          <w:delText>系统</w:delText>
        </w:r>
      </w:del>
      <w:r w:rsidR="002D0D3F">
        <w:rPr>
          <w:spacing w:val="3"/>
          <w:lang w:eastAsia="zh-CN"/>
        </w:rPr>
        <w:t>脆弱</w:t>
      </w:r>
      <w:del w:id="251" w:author="csctest" w:date="2019-12-27T15:40:00Z">
        <w:r w:rsidR="002D0D3F" w:rsidDel="00331C87">
          <w:rPr>
            <w:spacing w:val="51"/>
            <w:lang w:eastAsia="zh-CN"/>
          </w:rPr>
          <w:delText xml:space="preserve"> </w:delText>
        </w:r>
      </w:del>
      <w:r w:rsidR="002D0D3F">
        <w:rPr>
          <w:lang w:eastAsia="zh-CN"/>
        </w:rPr>
        <w:t>环节。</w:t>
      </w:r>
    </w:p>
    <w:p w14:paraId="13814231" w14:textId="77777777" w:rsidR="00996552" w:rsidRDefault="00996552">
      <w:pPr>
        <w:spacing w:line="293" w:lineRule="auto"/>
        <w:jc w:val="both"/>
        <w:rPr>
          <w:lang w:eastAsia="zh-CN"/>
        </w:rPr>
        <w:sectPr w:rsidR="00996552">
          <w:pgSz w:w="11910" w:h="16840"/>
          <w:pgMar w:top="1140" w:right="1520" w:bottom="1240" w:left="1680" w:header="871" w:footer="1095" w:gutter="0"/>
          <w:cols w:space="720"/>
        </w:sectPr>
      </w:pPr>
    </w:p>
    <w:p w14:paraId="60D51FF3" w14:textId="77777777" w:rsidR="00996552" w:rsidRDefault="002D0D3F">
      <w:pPr>
        <w:tabs>
          <w:tab w:val="left" w:pos="839"/>
        </w:tabs>
        <w:spacing w:before="9"/>
        <w:ind w:right="115"/>
        <w:jc w:val="right"/>
        <w:rPr>
          <w:rFonts w:ascii="宋体" w:eastAsia="宋体" w:hAnsi="宋体" w:cs="宋体"/>
          <w:sz w:val="21"/>
          <w:szCs w:val="21"/>
        </w:rPr>
      </w:pPr>
      <w:r>
        <w:rPr>
          <w:rFonts w:ascii="宋体" w:eastAsia="宋体" w:hAnsi="宋体" w:cs="宋体"/>
          <w:sz w:val="21"/>
          <w:szCs w:val="21"/>
        </w:rPr>
        <w:lastRenderedPageBreak/>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6 </w:t>
      </w:r>
      <w:r>
        <w:rPr>
          <w:rFonts w:ascii="宋体" w:eastAsia="宋体" w:hAnsi="宋体" w:cs="宋体"/>
          <w:sz w:val="21"/>
          <w:szCs w:val="21"/>
        </w:rPr>
        <w:t>章</w:t>
      </w:r>
      <w:r>
        <w:rPr>
          <w:rFonts w:ascii="宋体" w:eastAsia="宋体" w:hAnsi="宋体" w:cs="宋体"/>
          <w:sz w:val="21"/>
          <w:szCs w:val="21"/>
        </w:rPr>
        <w:tab/>
        <w:t>总结与展望</w:t>
      </w:r>
    </w:p>
    <w:p w14:paraId="6B37986C" w14:textId="77777777" w:rsidR="00996552" w:rsidRDefault="00996552">
      <w:pPr>
        <w:spacing w:before="10"/>
        <w:rPr>
          <w:rFonts w:ascii="宋体" w:eastAsia="宋体" w:hAnsi="宋体" w:cs="宋体"/>
          <w:sz w:val="2"/>
          <w:szCs w:val="2"/>
        </w:rPr>
      </w:pPr>
    </w:p>
    <w:p w14:paraId="4EDF5DB2" w14:textId="77777777" w:rsidR="00996552" w:rsidRDefault="00025C9E">
      <w:pPr>
        <w:spacing w:line="20" w:lineRule="atLeast"/>
        <w:ind w:left="11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6413404">
          <v:group id="_x0000_s1064" style="width:416pt;height:.4pt;mso-position-horizontal-relative:char;mso-position-vertical-relative:line" coordsize="8320,8">
            <v:group id="_x0000_s1065" style="position:absolute;left:4;top:4;width:8312;height:2" coordorigin="4,4" coordsize="8312,2">
              <v:shape id="_x0000_s1066" style="position:absolute;left:4;top:4;width:8312;height:2" coordorigin="4,4" coordsize="8312,0" path="m4,4r8311,e" filled="f" strokeweight=".14058mm">
                <v:path arrowok="t"/>
              </v:shape>
            </v:group>
            <w10:anchorlock/>
          </v:group>
        </w:pict>
      </w:r>
    </w:p>
    <w:p w14:paraId="6A1A563F" w14:textId="77777777" w:rsidR="00996552" w:rsidRDefault="00996552">
      <w:pPr>
        <w:spacing w:before="6"/>
        <w:rPr>
          <w:rFonts w:ascii="宋体" w:eastAsia="宋体" w:hAnsi="宋体" w:cs="宋体"/>
          <w:sz w:val="12"/>
          <w:szCs w:val="12"/>
        </w:rPr>
      </w:pPr>
    </w:p>
    <w:p w14:paraId="0F6B8DE6" w14:textId="77777777" w:rsidR="00996552" w:rsidRDefault="002D0D3F">
      <w:pPr>
        <w:tabs>
          <w:tab w:val="left" w:pos="817"/>
        </w:tabs>
        <w:spacing w:before="7"/>
        <w:ind w:left="597" w:hanging="480"/>
        <w:rPr>
          <w:rFonts w:ascii="宋体" w:eastAsia="宋体" w:hAnsi="宋体" w:cs="宋体"/>
          <w:sz w:val="30"/>
          <w:szCs w:val="30"/>
          <w:lang w:eastAsia="zh-CN"/>
        </w:rPr>
      </w:pPr>
      <w:bookmarkStart w:id="252" w:name="6.2_未来工作展望"/>
      <w:bookmarkStart w:id="253" w:name="_bookmark146"/>
      <w:bookmarkEnd w:id="252"/>
      <w:bookmarkEnd w:id="253"/>
      <w:r>
        <w:rPr>
          <w:rFonts w:ascii="Times New Roman" w:eastAsia="Times New Roman" w:hAnsi="Times New Roman" w:cs="Times New Roman"/>
          <w:sz w:val="32"/>
          <w:szCs w:val="32"/>
          <w:lang w:eastAsia="zh-CN"/>
        </w:rPr>
        <w:t>6.2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未来工作展望</w:t>
      </w:r>
    </w:p>
    <w:p w14:paraId="2C2F7052" w14:textId="77777777" w:rsidR="00996552" w:rsidRDefault="00996552">
      <w:pPr>
        <w:spacing w:before="9"/>
        <w:rPr>
          <w:rFonts w:ascii="宋体" w:eastAsia="宋体" w:hAnsi="宋体" w:cs="宋体"/>
          <w:sz w:val="23"/>
          <w:szCs w:val="23"/>
          <w:lang w:eastAsia="zh-CN"/>
        </w:rPr>
      </w:pPr>
    </w:p>
    <w:p w14:paraId="32F4C35F" w14:textId="77777777" w:rsidR="00996552" w:rsidRDefault="002D0D3F">
      <w:pPr>
        <w:pStyle w:val="a3"/>
        <w:spacing w:line="305" w:lineRule="auto"/>
        <w:ind w:right="115" w:firstLine="480"/>
        <w:jc w:val="both"/>
        <w:rPr>
          <w:lang w:eastAsia="zh-CN"/>
        </w:rPr>
      </w:pPr>
      <w:r>
        <w:rPr>
          <w:spacing w:val="4"/>
          <w:lang w:eastAsia="zh-CN"/>
        </w:rPr>
        <w:t>由于本人水平与时间所限，对于电力系统的脆弱性分析与研究还存在需要</w:t>
      </w:r>
      <w:r>
        <w:rPr>
          <w:spacing w:val="42"/>
          <w:lang w:eastAsia="zh-CN"/>
        </w:rPr>
        <w:t xml:space="preserve"> </w:t>
      </w:r>
      <w:r>
        <w:rPr>
          <w:lang w:eastAsia="zh-CN"/>
        </w:rPr>
        <w:t>完善及深入探讨之处，后续的工作可以从以下几个方面展开：</w:t>
      </w:r>
    </w:p>
    <w:p w14:paraId="72F7D539" w14:textId="77777777" w:rsidR="00996552" w:rsidRDefault="002D0D3F">
      <w:pPr>
        <w:pStyle w:val="a3"/>
        <w:spacing w:before="20" w:line="293" w:lineRule="auto"/>
        <w:ind w:right="11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由于电网模型所限，本文在发电节点方面的脆弱性分析针对的只是结构</w:t>
      </w:r>
      <w:r>
        <w:rPr>
          <w:spacing w:val="58"/>
          <w:lang w:eastAsia="zh-CN"/>
        </w:rPr>
        <w:t xml:space="preserve"> </w:t>
      </w:r>
      <w:r>
        <w:rPr>
          <w:lang w:eastAsia="zh-CN"/>
        </w:rPr>
        <w:t>方面</w:t>
      </w:r>
      <w:r>
        <w:rPr>
          <w:spacing w:val="-45"/>
          <w:lang w:eastAsia="zh-CN"/>
        </w:rPr>
        <w:t>，</w:t>
      </w:r>
      <w:r>
        <w:rPr>
          <w:lang w:eastAsia="zh-CN"/>
        </w:rPr>
        <w:t>状态脆弱性指标只针对负荷节点</w:t>
      </w:r>
      <w:r>
        <w:rPr>
          <w:spacing w:val="-45"/>
          <w:lang w:eastAsia="zh-CN"/>
        </w:rPr>
        <w:t>，</w:t>
      </w:r>
      <w:r>
        <w:rPr>
          <w:lang w:eastAsia="zh-CN"/>
        </w:rPr>
        <w:t xml:space="preserve">因为对于电网状态脆弱性是基于负荷变 </w:t>
      </w:r>
      <w:r>
        <w:rPr>
          <w:spacing w:val="-2"/>
          <w:lang w:eastAsia="zh-CN"/>
        </w:rPr>
        <w:t>化进行研究的，而在潮流计算中发电节点为</w:t>
      </w:r>
      <w:r>
        <w:rPr>
          <w:spacing w:val="-57"/>
          <w:lang w:eastAsia="zh-CN"/>
        </w:rPr>
        <w:t xml:space="preserve"> </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18"/>
          <w:lang w:eastAsia="zh-CN"/>
        </w:rPr>
        <w:t xml:space="preserve"> </w:t>
      </w:r>
      <w:r>
        <w:rPr>
          <w:spacing w:val="-2"/>
          <w:lang w:eastAsia="zh-CN"/>
        </w:rPr>
        <w:t>节点，即发电节点的电压是不变</w:t>
      </w:r>
      <w:r>
        <w:rPr>
          <w:spacing w:val="47"/>
          <w:lang w:eastAsia="zh-CN"/>
        </w:rPr>
        <w:t xml:space="preserve"> </w:t>
      </w:r>
      <w:r>
        <w:rPr>
          <w:lang w:eastAsia="zh-CN"/>
        </w:rPr>
        <w:t>的且有功功率为</w:t>
      </w:r>
      <w:r>
        <w:rPr>
          <w:spacing w:val="-63"/>
          <w:lang w:eastAsia="zh-CN"/>
        </w:rPr>
        <w:t xml:space="preserve"> </w:t>
      </w:r>
      <w:r>
        <w:rPr>
          <w:rFonts w:ascii="Times New Roman" w:eastAsia="Times New Roman" w:hAnsi="Times New Roman" w:cs="Times New Roman"/>
          <w:spacing w:val="-1"/>
          <w:lang w:eastAsia="zh-CN"/>
        </w:rPr>
        <w:t>0</w:t>
      </w:r>
      <w:r>
        <w:rPr>
          <w:spacing w:val="-1"/>
          <w:lang w:eastAsia="zh-CN"/>
        </w:rPr>
        <w:t>，所以无法用本文定义的状态脆弱性指标来量化，后续可以采</w:t>
      </w:r>
      <w:r>
        <w:rPr>
          <w:spacing w:val="21"/>
          <w:lang w:eastAsia="zh-CN"/>
        </w:rPr>
        <w:t xml:space="preserve"> </w:t>
      </w:r>
      <w:r>
        <w:rPr>
          <w:lang w:eastAsia="zh-CN"/>
        </w:rPr>
        <w:t>用其他电网模型通过暂态分析研究系统的状态脆弱性。</w:t>
      </w:r>
    </w:p>
    <w:p w14:paraId="28BBD103" w14:textId="77777777" w:rsidR="00996552" w:rsidRDefault="002D0D3F">
      <w:pPr>
        <w:pStyle w:val="a3"/>
        <w:spacing w:before="33" w:line="300" w:lineRule="auto"/>
        <w:ind w:right="115"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6"/>
          <w:lang w:eastAsia="zh-CN"/>
        </w:rPr>
        <w:t xml:space="preserve"> </w:t>
      </w:r>
      <w:r>
        <w:rPr>
          <w:lang w:eastAsia="zh-CN"/>
        </w:rPr>
        <w:t>本文在电网脆弱性研究方面，针对的只是系统节点，所以在识别系统脆</w:t>
      </w:r>
      <w:r>
        <w:rPr>
          <w:spacing w:val="56"/>
          <w:lang w:eastAsia="zh-CN"/>
        </w:rPr>
        <w:t xml:space="preserve"> </w:t>
      </w:r>
      <w:r>
        <w:rPr>
          <w:lang w:eastAsia="zh-CN"/>
        </w:rPr>
        <w:t>弱环节方面</w:t>
      </w:r>
      <w:r>
        <w:rPr>
          <w:spacing w:val="-45"/>
          <w:lang w:eastAsia="zh-CN"/>
        </w:rPr>
        <w:t>，</w:t>
      </w:r>
      <w:r>
        <w:rPr>
          <w:lang w:eastAsia="zh-CN"/>
        </w:rPr>
        <w:t>将节点的脆弱程度作为本文的研究重点</w:t>
      </w:r>
      <w:r>
        <w:rPr>
          <w:spacing w:val="-45"/>
          <w:lang w:eastAsia="zh-CN"/>
        </w:rPr>
        <w:t>，</w:t>
      </w:r>
      <w:r>
        <w:rPr>
          <w:lang w:eastAsia="zh-CN"/>
        </w:rPr>
        <w:t>虽然电气介数指标考虑了 支路对于节点的影响</w:t>
      </w:r>
      <w:r>
        <w:rPr>
          <w:spacing w:val="-45"/>
          <w:lang w:eastAsia="zh-CN"/>
        </w:rPr>
        <w:t>，</w:t>
      </w:r>
      <w:r>
        <w:rPr>
          <w:lang w:eastAsia="zh-CN"/>
        </w:rPr>
        <w:t>但并未单独考虑系统支路对于电力系统的影响</w:t>
      </w:r>
      <w:r>
        <w:rPr>
          <w:spacing w:val="-45"/>
          <w:lang w:eastAsia="zh-CN"/>
        </w:rPr>
        <w:t>，</w:t>
      </w:r>
      <w:r>
        <w:rPr>
          <w:lang w:eastAsia="zh-CN"/>
        </w:rPr>
        <w:t>后续可以 综合节点和支路两方面研究分析电网脆弱性。</w:t>
      </w:r>
    </w:p>
    <w:p w14:paraId="484E29BF" w14:textId="77777777" w:rsidR="00996552" w:rsidRDefault="002D0D3F">
      <w:pPr>
        <w:pStyle w:val="a3"/>
        <w:spacing w:before="26" w:line="301" w:lineRule="auto"/>
        <w:ind w:right="115" w:firstLine="480"/>
        <w:jc w:val="both"/>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6"/>
          <w:lang w:eastAsia="zh-CN"/>
        </w:rPr>
        <w:t xml:space="preserve"> </w:t>
      </w:r>
      <w:r>
        <w:rPr>
          <w:lang w:eastAsia="zh-CN"/>
        </w:rPr>
        <w:t>由于实验条件和时间的有限，本文中通过查阅文献的方式最终用概率统</w:t>
      </w:r>
      <w:r>
        <w:rPr>
          <w:spacing w:val="58"/>
          <w:lang w:eastAsia="zh-CN"/>
        </w:rPr>
        <w:t xml:space="preserve"> </w:t>
      </w:r>
      <w:r>
        <w:rPr>
          <w:lang w:eastAsia="zh-CN"/>
        </w:rPr>
        <w:t>计的方式建立了随机性负荷概率模型来模拟实际负荷变化</w:t>
      </w:r>
      <w:r>
        <w:rPr>
          <w:spacing w:val="-41"/>
          <w:lang w:eastAsia="zh-CN"/>
        </w:rPr>
        <w:t>。</w:t>
      </w:r>
      <w:r>
        <w:rPr>
          <w:lang w:eastAsia="zh-CN"/>
        </w:rPr>
        <w:t>若实验条件许可</w:t>
      </w:r>
      <w:r>
        <w:rPr>
          <w:spacing w:val="-49"/>
          <w:lang w:eastAsia="zh-CN"/>
        </w:rPr>
        <w:t>，</w:t>
      </w:r>
      <w:r>
        <w:rPr>
          <w:lang w:eastAsia="zh-CN"/>
        </w:rPr>
        <w:t xml:space="preserve">可 </w:t>
      </w:r>
      <w:r>
        <w:rPr>
          <w:spacing w:val="3"/>
          <w:lang w:eastAsia="zh-CN"/>
        </w:rPr>
        <w:t>以对实际的电力系统所在地负荷需求进行采样统计，得到日变化或年变化的真</w:t>
      </w:r>
      <w:r>
        <w:rPr>
          <w:spacing w:val="51"/>
          <w:lang w:eastAsia="zh-CN"/>
        </w:rPr>
        <w:t xml:space="preserve"> </w:t>
      </w:r>
      <w:r>
        <w:rPr>
          <w:spacing w:val="3"/>
          <w:lang w:eastAsia="zh-CN"/>
        </w:rPr>
        <w:t>实数据再用本文所建立的模型进行系统的脆弱性量化分析，这样得到的评价结</w:t>
      </w:r>
      <w:r>
        <w:rPr>
          <w:spacing w:val="51"/>
          <w:lang w:eastAsia="zh-CN"/>
        </w:rPr>
        <w:t xml:space="preserve"> </w:t>
      </w:r>
      <w:r>
        <w:rPr>
          <w:lang w:eastAsia="zh-CN"/>
        </w:rPr>
        <w:t>果更具现实意义。</w:t>
      </w:r>
    </w:p>
    <w:p w14:paraId="79A44D10" w14:textId="77777777" w:rsidR="00996552" w:rsidRDefault="00996552">
      <w:pPr>
        <w:spacing w:line="301" w:lineRule="auto"/>
        <w:jc w:val="both"/>
        <w:rPr>
          <w:lang w:eastAsia="zh-CN"/>
        </w:rPr>
        <w:sectPr w:rsidR="00996552">
          <w:headerReference w:type="default" r:id="rId90"/>
          <w:footerReference w:type="even" r:id="rId91"/>
          <w:footerReference w:type="default" r:id="rId92"/>
          <w:pgSz w:w="11910" w:h="16840"/>
          <w:pgMar w:top="780" w:right="1680" w:bottom="1280" w:left="1680" w:header="0" w:footer="1095" w:gutter="0"/>
          <w:pgNumType w:start="69"/>
          <w:cols w:space="720"/>
        </w:sectPr>
      </w:pPr>
    </w:p>
    <w:p w14:paraId="2F2D665C" w14:textId="77777777" w:rsidR="00996552" w:rsidRDefault="00996552">
      <w:pPr>
        <w:rPr>
          <w:rFonts w:ascii="宋体" w:eastAsia="宋体" w:hAnsi="宋体" w:cs="宋体"/>
          <w:sz w:val="20"/>
          <w:szCs w:val="20"/>
          <w:lang w:eastAsia="zh-CN"/>
        </w:rPr>
      </w:pPr>
    </w:p>
    <w:p w14:paraId="7BBCA186" w14:textId="77777777" w:rsidR="00996552" w:rsidRDefault="00996552">
      <w:pPr>
        <w:rPr>
          <w:rFonts w:ascii="宋体" w:eastAsia="宋体" w:hAnsi="宋体" w:cs="宋体"/>
          <w:sz w:val="20"/>
          <w:szCs w:val="20"/>
          <w:lang w:eastAsia="zh-CN"/>
        </w:rPr>
      </w:pPr>
    </w:p>
    <w:p w14:paraId="0E8D842C" w14:textId="77777777" w:rsidR="00996552" w:rsidRDefault="00996552">
      <w:pPr>
        <w:spacing w:before="6"/>
        <w:rPr>
          <w:rFonts w:ascii="宋体" w:eastAsia="宋体" w:hAnsi="宋体" w:cs="宋体"/>
          <w:sz w:val="19"/>
          <w:szCs w:val="19"/>
          <w:lang w:eastAsia="zh-CN"/>
        </w:rPr>
      </w:pPr>
    </w:p>
    <w:p w14:paraId="66145470" w14:textId="77777777" w:rsidR="00996552" w:rsidRDefault="002D0D3F">
      <w:pPr>
        <w:pStyle w:val="2"/>
        <w:ind w:right="158"/>
        <w:jc w:val="center"/>
        <w:rPr>
          <w:rFonts w:ascii="黑体" w:eastAsia="黑体" w:hAnsi="黑体" w:cs="黑体"/>
          <w:lang w:eastAsia="zh-CN"/>
        </w:rPr>
      </w:pPr>
      <w:bookmarkStart w:id="254" w:name="致谢"/>
      <w:bookmarkStart w:id="255" w:name="_bookmark147"/>
      <w:bookmarkEnd w:id="254"/>
      <w:bookmarkEnd w:id="255"/>
      <w:r>
        <w:rPr>
          <w:rFonts w:ascii="黑体" w:eastAsia="黑体" w:hAnsi="黑体" w:cs="黑体"/>
          <w:lang w:eastAsia="zh-CN"/>
        </w:rPr>
        <w:t>致谢</w:t>
      </w:r>
    </w:p>
    <w:p w14:paraId="34F83F54" w14:textId="77777777" w:rsidR="00996552" w:rsidRDefault="00996552">
      <w:pPr>
        <w:spacing w:before="3"/>
        <w:rPr>
          <w:rFonts w:ascii="黑体" w:eastAsia="黑体" w:hAnsi="黑体" w:cs="黑体"/>
          <w:sz w:val="33"/>
          <w:szCs w:val="33"/>
          <w:lang w:eastAsia="zh-CN"/>
        </w:rPr>
      </w:pPr>
    </w:p>
    <w:p w14:paraId="32A24FE9" w14:textId="77777777" w:rsidR="00996552" w:rsidRDefault="002D0D3F">
      <w:pPr>
        <w:pStyle w:val="a3"/>
        <w:spacing w:line="305" w:lineRule="auto"/>
        <w:ind w:left="597" w:right="99"/>
        <w:rPr>
          <w:rFonts w:ascii="仿宋_GB2312" w:eastAsia="仿宋_GB2312" w:hAnsi="仿宋_GB2312" w:cs="仿宋_GB2312"/>
          <w:lang w:eastAsia="zh-CN"/>
        </w:rPr>
      </w:pPr>
      <w:r>
        <w:rPr>
          <w:rFonts w:ascii="仿宋_GB2312" w:eastAsia="仿宋_GB2312" w:hAnsi="仿宋_GB2312" w:cs="仿宋_GB2312"/>
          <w:lang w:eastAsia="zh-CN"/>
        </w:rPr>
        <w:t>两年多研究生的时光如白驹过隙，有些许不舍，也有许多感谢的话要说。 知遇之恩</w:t>
      </w:r>
      <w:r>
        <w:rPr>
          <w:rFonts w:ascii="仿宋_GB2312" w:eastAsia="仿宋_GB2312" w:hAnsi="仿宋_GB2312" w:cs="仿宋_GB2312"/>
          <w:spacing w:val="-45"/>
          <w:lang w:eastAsia="zh-CN"/>
        </w:rPr>
        <w:t>，</w:t>
      </w:r>
      <w:r>
        <w:rPr>
          <w:rFonts w:ascii="仿宋_GB2312" w:eastAsia="仿宋_GB2312" w:hAnsi="仿宋_GB2312" w:cs="仿宋_GB2312"/>
          <w:lang w:eastAsia="zh-CN"/>
        </w:rPr>
        <w:t>铭刻在心</w:t>
      </w:r>
      <w:r>
        <w:rPr>
          <w:rFonts w:ascii="仿宋_GB2312" w:eastAsia="仿宋_GB2312" w:hAnsi="仿宋_GB2312" w:cs="仿宋_GB2312"/>
          <w:spacing w:val="-45"/>
          <w:lang w:eastAsia="zh-CN"/>
        </w:rPr>
        <w:t>。</w:t>
      </w:r>
      <w:r>
        <w:rPr>
          <w:rFonts w:ascii="仿宋_GB2312" w:eastAsia="仿宋_GB2312" w:hAnsi="仿宋_GB2312" w:cs="仿宋_GB2312"/>
          <w:lang w:eastAsia="zh-CN"/>
        </w:rPr>
        <w:t>这里谨向我尊敬的导师苏永清副教授致以最诚挚的感</w:t>
      </w:r>
    </w:p>
    <w:p w14:paraId="17E061AF" w14:textId="77777777" w:rsidR="00996552" w:rsidRDefault="002D0D3F">
      <w:pPr>
        <w:pStyle w:val="a3"/>
        <w:spacing w:before="20" w:line="305" w:lineRule="auto"/>
        <w:ind w:right="275"/>
        <w:jc w:val="both"/>
        <w:rPr>
          <w:rFonts w:ascii="仿宋_GB2312" w:eastAsia="仿宋_GB2312" w:hAnsi="仿宋_GB2312" w:cs="仿宋_GB2312"/>
          <w:lang w:eastAsia="zh-CN"/>
        </w:rPr>
      </w:pPr>
      <w:r>
        <w:rPr>
          <w:rFonts w:ascii="仿宋_GB2312" w:eastAsia="仿宋_GB2312" w:hAnsi="仿宋_GB2312" w:cs="仿宋_GB2312"/>
          <w:lang w:eastAsia="zh-CN"/>
        </w:rPr>
        <w:t>谢</w:t>
      </w:r>
      <w:r>
        <w:rPr>
          <w:rFonts w:ascii="仿宋_GB2312" w:eastAsia="仿宋_GB2312" w:hAnsi="仿宋_GB2312" w:cs="仿宋_GB2312"/>
          <w:spacing w:val="-28"/>
          <w:lang w:eastAsia="zh-CN"/>
        </w:rPr>
        <w:t>！</w:t>
      </w:r>
      <w:r>
        <w:rPr>
          <w:rFonts w:ascii="仿宋_GB2312" w:eastAsia="仿宋_GB2312" w:hAnsi="仿宋_GB2312" w:cs="仿宋_GB2312"/>
          <w:lang w:eastAsia="zh-CN"/>
        </w:rPr>
        <w:t>本文的选题方向</w:t>
      </w:r>
      <w:r>
        <w:rPr>
          <w:rFonts w:ascii="仿宋_GB2312" w:eastAsia="仿宋_GB2312" w:hAnsi="仿宋_GB2312" w:cs="仿宋_GB2312"/>
          <w:spacing w:val="-30"/>
          <w:lang w:eastAsia="zh-CN"/>
        </w:rPr>
        <w:t>、</w:t>
      </w:r>
      <w:r>
        <w:rPr>
          <w:rFonts w:ascii="仿宋_GB2312" w:eastAsia="仿宋_GB2312" w:hAnsi="仿宋_GB2312" w:cs="仿宋_GB2312"/>
          <w:lang w:eastAsia="zh-CN"/>
        </w:rPr>
        <w:t>研究目标和研究思路均在苏老师的悉心指导下完成</w:t>
      </w:r>
      <w:r>
        <w:rPr>
          <w:rFonts w:ascii="仿宋_GB2312" w:eastAsia="仿宋_GB2312" w:hAnsi="仿宋_GB2312" w:cs="仿宋_GB2312"/>
          <w:spacing w:val="-32"/>
          <w:lang w:eastAsia="zh-CN"/>
        </w:rPr>
        <w:t>。</w:t>
      </w:r>
      <w:r>
        <w:rPr>
          <w:rFonts w:ascii="仿宋_GB2312" w:eastAsia="仿宋_GB2312" w:hAnsi="仿宋_GB2312" w:cs="仿宋_GB2312"/>
          <w:lang w:eastAsia="zh-CN"/>
        </w:rPr>
        <w:t>在两 年多的课题研究中</w:t>
      </w:r>
      <w:r>
        <w:rPr>
          <w:rFonts w:ascii="仿宋_GB2312" w:eastAsia="仿宋_GB2312" w:hAnsi="仿宋_GB2312" w:cs="仿宋_GB2312"/>
          <w:spacing w:val="-45"/>
          <w:lang w:eastAsia="zh-CN"/>
        </w:rPr>
        <w:t>，</w:t>
      </w:r>
      <w:r>
        <w:rPr>
          <w:rFonts w:ascii="仿宋_GB2312" w:eastAsia="仿宋_GB2312" w:hAnsi="仿宋_GB2312" w:cs="仿宋_GB2312"/>
          <w:lang w:eastAsia="zh-CN"/>
        </w:rPr>
        <w:t>苏老师在科研和项目进展上对我帮助良多</w:t>
      </w:r>
      <w:r>
        <w:rPr>
          <w:rFonts w:ascii="仿宋_GB2312" w:eastAsia="仿宋_GB2312" w:hAnsi="仿宋_GB2312" w:cs="仿宋_GB2312"/>
          <w:spacing w:val="-45"/>
          <w:lang w:eastAsia="zh-CN"/>
        </w:rPr>
        <w:t>，</w:t>
      </w:r>
      <w:r>
        <w:rPr>
          <w:rFonts w:ascii="仿宋_GB2312" w:eastAsia="仿宋_GB2312" w:hAnsi="仿宋_GB2312" w:cs="仿宋_GB2312"/>
          <w:lang w:eastAsia="zh-CN"/>
        </w:rPr>
        <w:t xml:space="preserve">在研究生科研管 </w:t>
      </w:r>
      <w:r>
        <w:rPr>
          <w:rFonts w:ascii="仿宋_GB2312" w:eastAsia="仿宋_GB2312" w:hAnsi="仿宋_GB2312" w:cs="仿宋_GB2312"/>
          <w:spacing w:val="-3"/>
          <w:lang w:eastAsia="zh-CN"/>
        </w:rPr>
        <w:t>理上，对我们多以鼓励和交流，给以宽松的科研环境，让我们减轻心理负担。另</w:t>
      </w:r>
      <w:r>
        <w:rPr>
          <w:rFonts w:ascii="仿宋_GB2312" w:eastAsia="仿宋_GB2312" w:hAnsi="仿宋_GB2312" w:cs="仿宋_GB2312"/>
          <w:spacing w:val="27"/>
          <w:lang w:eastAsia="zh-CN"/>
        </w:rPr>
        <w:t xml:space="preserve"> </w:t>
      </w:r>
      <w:r>
        <w:rPr>
          <w:rFonts w:ascii="仿宋_GB2312" w:eastAsia="仿宋_GB2312" w:hAnsi="仿宋_GB2312" w:cs="仿宋_GB2312"/>
          <w:lang w:eastAsia="zh-CN"/>
        </w:rPr>
        <w:t>外</w:t>
      </w:r>
      <w:r>
        <w:rPr>
          <w:rFonts w:ascii="仿宋_GB2312" w:eastAsia="仿宋_GB2312" w:hAnsi="仿宋_GB2312" w:cs="仿宋_GB2312"/>
          <w:spacing w:val="-30"/>
          <w:lang w:eastAsia="zh-CN"/>
        </w:rPr>
        <w:t>，</w:t>
      </w:r>
      <w:r>
        <w:rPr>
          <w:rFonts w:ascii="仿宋_GB2312" w:eastAsia="仿宋_GB2312" w:hAnsi="仿宋_GB2312" w:cs="仿宋_GB2312"/>
          <w:lang w:eastAsia="zh-CN"/>
        </w:rPr>
        <w:t>苏老师渊博的学识</w:t>
      </w:r>
      <w:r>
        <w:rPr>
          <w:rFonts w:ascii="仿宋_GB2312" w:eastAsia="仿宋_GB2312" w:hAnsi="仿宋_GB2312" w:cs="仿宋_GB2312"/>
          <w:spacing w:val="-29"/>
          <w:lang w:eastAsia="zh-CN"/>
        </w:rPr>
        <w:t>、</w:t>
      </w:r>
      <w:r>
        <w:rPr>
          <w:rFonts w:ascii="仿宋_GB2312" w:eastAsia="仿宋_GB2312" w:hAnsi="仿宋_GB2312" w:cs="仿宋_GB2312"/>
          <w:lang w:eastAsia="zh-CN"/>
        </w:rPr>
        <w:t>严谨的治学理念以及以身作则的工作态度</w:t>
      </w:r>
      <w:r>
        <w:rPr>
          <w:rFonts w:ascii="仿宋_GB2312" w:eastAsia="仿宋_GB2312" w:hAnsi="仿宋_GB2312" w:cs="仿宋_GB2312"/>
          <w:spacing w:val="-31"/>
          <w:lang w:eastAsia="zh-CN"/>
        </w:rPr>
        <w:t>，</w:t>
      </w:r>
      <w:r>
        <w:rPr>
          <w:rFonts w:ascii="仿宋_GB2312" w:eastAsia="仿宋_GB2312" w:hAnsi="仿宋_GB2312" w:cs="仿宋_GB2312"/>
          <w:lang w:eastAsia="zh-CN"/>
        </w:rPr>
        <w:t>深深地感染 了我</w:t>
      </w:r>
      <w:r>
        <w:rPr>
          <w:rFonts w:ascii="仿宋_GB2312" w:eastAsia="仿宋_GB2312" w:hAnsi="仿宋_GB2312" w:cs="仿宋_GB2312"/>
          <w:spacing w:val="-45"/>
          <w:lang w:eastAsia="zh-CN"/>
        </w:rPr>
        <w:t>，</w:t>
      </w:r>
      <w:r>
        <w:rPr>
          <w:rFonts w:ascii="仿宋_GB2312" w:eastAsia="仿宋_GB2312" w:hAnsi="仿宋_GB2312" w:cs="仿宋_GB2312"/>
          <w:lang w:eastAsia="zh-CN"/>
        </w:rPr>
        <w:t>在此再次向您致以深切的感谢与诚挚的敬意</w:t>
      </w:r>
      <w:r>
        <w:rPr>
          <w:rFonts w:ascii="仿宋_GB2312" w:eastAsia="仿宋_GB2312" w:hAnsi="仿宋_GB2312" w:cs="仿宋_GB2312"/>
          <w:spacing w:val="-45"/>
          <w:lang w:eastAsia="zh-CN"/>
        </w:rPr>
        <w:t>。</w:t>
      </w:r>
      <w:r>
        <w:rPr>
          <w:rFonts w:ascii="仿宋_GB2312" w:eastAsia="仿宋_GB2312" w:hAnsi="仿宋_GB2312" w:cs="仿宋_GB2312"/>
          <w:lang w:eastAsia="zh-CN"/>
        </w:rPr>
        <w:t xml:space="preserve">感谢岳继光教授与董延超副 </w:t>
      </w:r>
      <w:r>
        <w:rPr>
          <w:rFonts w:ascii="仿宋_GB2312" w:eastAsia="仿宋_GB2312" w:hAnsi="仿宋_GB2312" w:cs="仿宋_GB2312"/>
          <w:spacing w:val="3"/>
          <w:lang w:eastAsia="zh-CN"/>
        </w:rPr>
        <w:t>教授在工程项目及日常生活中给予我的帮助。你们严谨的学术态度与踏实的工</w:t>
      </w:r>
      <w:r>
        <w:rPr>
          <w:rFonts w:ascii="仿宋_GB2312" w:eastAsia="仿宋_GB2312" w:hAnsi="仿宋_GB2312" w:cs="仿宋_GB2312"/>
          <w:spacing w:val="51"/>
          <w:lang w:eastAsia="zh-CN"/>
        </w:rPr>
        <w:t xml:space="preserve"> </w:t>
      </w:r>
      <w:r>
        <w:rPr>
          <w:rFonts w:ascii="仿宋_GB2312" w:eastAsia="仿宋_GB2312" w:hAnsi="仿宋_GB2312" w:cs="仿宋_GB2312"/>
          <w:lang w:eastAsia="zh-CN"/>
        </w:rPr>
        <w:t>作作风为实验室建立了严谨求实的研究氛围，感谢你们为实验室的辛勤付出。</w:t>
      </w:r>
    </w:p>
    <w:p w14:paraId="1610275B" w14:textId="77777777" w:rsidR="00996552" w:rsidRDefault="002D0D3F">
      <w:pPr>
        <w:pStyle w:val="a3"/>
        <w:spacing w:before="20" w:line="303" w:lineRule="auto"/>
        <w:ind w:right="75" w:firstLine="480"/>
        <w:rPr>
          <w:rFonts w:ascii="仿宋_GB2312" w:eastAsia="仿宋_GB2312" w:hAnsi="仿宋_GB2312" w:cs="仿宋_GB2312"/>
          <w:lang w:eastAsia="zh-CN"/>
        </w:rPr>
      </w:pPr>
      <w:r>
        <w:rPr>
          <w:rFonts w:ascii="仿宋_GB2312" w:eastAsia="仿宋_GB2312" w:hAnsi="仿宋_GB2312" w:cs="仿宋_GB2312"/>
          <w:spacing w:val="-3"/>
          <w:lang w:eastAsia="zh-CN"/>
        </w:rPr>
        <w:t>良友在旁，见贤思齐。感谢同门师兄师姐赵闻达、刘雪娇、穆慧华在项目和</w:t>
      </w:r>
      <w:r>
        <w:rPr>
          <w:rFonts w:ascii="仿宋_GB2312" w:eastAsia="仿宋_GB2312" w:hAnsi="仿宋_GB2312" w:cs="仿宋_GB2312"/>
          <w:spacing w:val="30"/>
          <w:lang w:eastAsia="zh-CN"/>
        </w:rPr>
        <w:t xml:space="preserve"> </w:t>
      </w:r>
      <w:r>
        <w:rPr>
          <w:rFonts w:ascii="仿宋_GB2312" w:eastAsia="仿宋_GB2312" w:hAnsi="仿宋_GB2312" w:cs="仿宋_GB2312"/>
          <w:spacing w:val="-1"/>
          <w:lang w:eastAsia="zh-CN"/>
        </w:rPr>
        <w:t>课题研究中的指导，共同完成科研项目，带我走进</w:t>
      </w:r>
      <w:r>
        <w:rPr>
          <w:rFonts w:ascii="仿宋_GB2312" w:eastAsia="仿宋_GB2312" w:hAnsi="仿宋_GB2312" w:cs="仿宋_GB2312"/>
          <w:spacing w:val="-61"/>
          <w:lang w:eastAsia="zh-CN"/>
        </w:rPr>
        <w:t xml:space="preserve"> </w:t>
      </w:r>
      <w:r>
        <w:rPr>
          <w:rFonts w:ascii="Times New Roman" w:eastAsia="Times New Roman" w:hAnsi="Times New Roman" w:cs="Times New Roman"/>
          <w:lang w:eastAsia="zh-CN"/>
        </w:rPr>
        <w:t>LabVIEW</w:t>
      </w:r>
      <w:r>
        <w:rPr>
          <w:rFonts w:ascii="Times New Roman" w:eastAsia="Times New Roman" w:hAnsi="Times New Roman" w:cs="Times New Roman"/>
          <w:spacing w:val="-1"/>
          <w:lang w:eastAsia="zh-CN"/>
        </w:rPr>
        <w:t xml:space="preserve"> </w:t>
      </w:r>
      <w:r>
        <w:rPr>
          <w:rFonts w:ascii="仿宋_GB2312" w:eastAsia="仿宋_GB2312" w:hAnsi="仿宋_GB2312" w:cs="仿宋_GB2312"/>
          <w:spacing w:val="-1"/>
          <w:lang w:eastAsia="zh-CN"/>
        </w:rPr>
        <w:t>俱乐部，领略到了</w:t>
      </w:r>
      <w:r>
        <w:rPr>
          <w:rFonts w:ascii="仿宋_GB2312" w:eastAsia="仿宋_GB2312" w:hAnsi="仿宋_GB2312" w:cs="仿宋_GB2312"/>
          <w:spacing w:val="43"/>
          <w:lang w:eastAsia="zh-CN"/>
        </w:rPr>
        <w:t xml:space="preserve"> </w:t>
      </w:r>
      <w:r>
        <w:rPr>
          <w:rFonts w:ascii="仿宋_GB2312" w:eastAsia="仿宋_GB2312" w:hAnsi="仿宋_GB2312" w:cs="仿宋_GB2312"/>
          <w:spacing w:val="3"/>
          <w:lang w:eastAsia="zh-CN"/>
        </w:rPr>
        <w:t>更多图形化编程语言的魅力。感谢侯培鑫博士在学术方法上对我的提点以及提</w:t>
      </w:r>
      <w:r>
        <w:rPr>
          <w:rFonts w:ascii="仿宋_GB2312" w:eastAsia="仿宋_GB2312" w:hAnsi="仿宋_GB2312" w:cs="仿宋_GB2312"/>
          <w:spacing w:val="51"/>
          <w:lang w:eastAsia="zh-CN"/>
        </w:rPr>
        <w:t xml:space="preserve"> </w:t>
      </w:r>
      <w:r>
        <w:rPr>
          <w:rFonts w:ascii="仿宋_GB2312" w:eastAsia="仿宋_GB2312" w:hAnsi="仿宋_GB2312" w:cs="仿宋_GB2312"/>
          <w:lang w:eastAsia="zh-CN"/>
        </w:rPr>
        <w:t>供的论文</w:t>
      </w:r>
      <w:r>
        <w:rPr>
          <w:rFonts w:ascii="仿宋_GB2312" w:eastAsia="仿宋_GB2312" w:hAnsi="仿宋_GB2312" w:cs="仿宋_GB2312"/>
          <w:spacing w:val="-62"/>
          <w:lang w:eastAsia="zh-CN"/>
        </w:rPr>
        <w:t xml:space="preserve"> </w:t>
      </w:r>
      <w:r>
        <w:rPr>
          <w:rFonts w:ascii="Times New Roman" w:eastAsia="Times New Roman" w:hAnsi="Times New Roman" w:cs="Times New Roman"/>
          <w:spacing w:val="-3"/>
          <w:lang w:eastAsia="zh-CN"/>
        </w:rPr>
        <w:t>LATEX</w:t>
      </w:r>
      <w:r>
        <w:rPr>
          <w:rFonts w:ascii="Times New Roman" w:eastAsia="Times New Roman" w:hAnsi="Times New Roman" w:cs="Times New Roman"/>
          <w:spacing w:val="-2"/>
          <w:lang w:eastAsia="zh-CN"/>
        </w:rPr>
        <w:t xml:space="preserve"> </w:t>
      </w:r>
      <w:r>
        <w:rPr>
          <w:rFonts w:ascii="仿宋_GB2312" w:eastAsia="仿宋_GB2312" w:hAnsi="仿宋_GB2312" w:cs="仿宋_GB2312"/>
          <w:spacing w:val="-1"/>
          <w:lang w:eastAsia="zh-CN"/>
        </w:rPr>
        <w:t>模板使我受益匪浅，对实验室贡献良多。感谢王森博博士、吴</w:t>
      </w:r>
      <w:r>
        <w:rPr>
          <w:rFonts w:ascii="仿宋_GB2312" w:eastAsia="仿宋_GB2312" w:hAnsi="仿宋_GB2312" w:cs="仿宋_GB2312"/>
          <w:spacing w:val="29"/>
          <w:lang w:eastAsia="zh-CN"/>
        </w:rPr>
        <w:t xml:space="preserve"> </w:t>
      </w:r>
      <w:r>
        <w:rPr>
          <w:rFonts w:ascii="仿宋_GB2312" w:eastAsia="仿宋_GB2312" w:hAnsi="仿宋_GB2312" w:cs="仿宋_GB2312"/>
          <w:spacing w:val="1"/>
          <w:lang w:eastAsia="zh-CN"/>
        </w:rPr>
        <w:t>琛浩博士、王栗博士在项目中的指导与帮助。感谢同届研究生武新然、刘金承、</w:t>
      </w:r>
      <w:r>
        <w:rPr>
          <w:rFonts w:ascii="仿宋_GB2312" w:eastAsia="仿宋_GB2312" w:hAnsi="仿宋_GB2312" w:cs="仿宋_GB2312"/>
          <w:spacing w:val="50"/>
          <w:lang w:eastAsia="zh-CN"/>
        </w:rPr>
        <w:t xml:space="preserve"> </w:t>
      </w:r>
      <w:r>
        <w:rPr>
          <w:rFonts w:ascii="仿宋_GB2312" w:eastAsia="仿宋_GB2312" w:hAnsi="仿宋_GB2312" w:cs="仿宋_GB2312"/>
          <w:lang w:eastAsia="zh-CN"/>
        </w:rPr>
        <w:t>何士波</w:t>
      </w:r>
      <w:r>
        <w:rPr>
          <w:rFonts w:ascii="仿宋_GB2312" w:eastAsia="仿宋_GB2312" w:hAnsi="仿宋_GB2312" w:cs="仿宋_GB2312"/>
          <w:spacing w:val="-25"/>
          <w:lang w:eastAsia="zh-CN"/>
        </w:rPr>
        <w:t>、</w:t>
      </w:r>
      <w:r>
        <w:rPr>
          <w:rFonts w:ascii="仿宋_GB2312" w:eastAsia="仿宋_GB2312" w:hAnsi="仿宋_GB2312" w:cs="仿宋_GB2312"/>
          <w:lang w:eastAsia="zh-CN"/>
        </w:rPr>
        <w:t>林敏静</w:t>
      </w:r>
      <w:r>
        <w:rPr>
          <w:rFonts w:ascii="仿宋_GB2312" w:eastAsia="仿宋_GB2312" w:hAnsi="仿宋_GB2312" w:cs="仿宋_GB2312"/>
          <w:spacing w:val="-25"/>
          <w:lang w:eastAsia="zh-CN"/>
        </w:rPr>
        <w:t>、</w:t>
      </w:r>
      <w:r>
        <w:rPr>
          <w:rFonts w:ascii="仿宋_GB2312" w:eastAsia="仿宋_GB2312" w:hAnsi="仿宋_GB2312" w:cs="仿宋_GB2312"/>
          <w:lang w:eastAsia="zh-CN"/>
        </w:rPr>
        <w:t>孙佳妮</w:t>
      </w:r>
      <w:r>
        <w:rPr>
          <w:rFonts w:ascii="仿宋_GB2312" w:eastAsia="仿宋_GB2312" w:hAnsi="仿宋_GB2312" w:cs="仿宋_GB2312"/>
          <w:spacing w:val="-27"/>
          <w:lang w:eastAsia="zh-CN"/>
        </w:rPr>
        <w:t>，</w:t>
      </w:r>
      <w:r>
        <w:rPr>
          <w:rFonts w:ascii="仿宋_GB2312" w:eastAsia="仿宋_GB2312" w:hAnsi="仿宋_GB2312" w:cs="仿宋_GB2312"/>
          <w:lang w:eastAsia="zh-CN"/>
        </w:rPr>
        <w:t>我们一起共同进步</w:t>
      </w:r>
      <w:r>
        <w:rPr>
          <w:rFonts w:ascii="仿宋_GB2312" w:eastAsia="仿宋_GB2312" w:hAnsi="仿宋_GB2312" w:cs="仿宋_GB2312"/>
          <w:spacing w:val="-27"/>
          <w:lang w:eastAsia="zh-CN"/>
        </w:rPr>
        <w:t>，</w:t>
      </w:r>
      <w:r>
        <w:rPr>
          <w:rFonts w:ascii="仿宋_GB2312" w:eastAsia="仿宋_GB2312" w:hAnsi="仿宋_GB2312" w:cs="仿宋_GB2312"/>
          <w:lang w:eastAsia="zh-CN"/>
        </w:rPr>
        <w:t>相互激励</w:t>
      </w:r>
      <w:r>
        <w:rPr>
          <w:rFonts w:ascii="仿宋_GB2312" w:eastAsia="仿宋_GB2312" w:hAnsi="仿宋_GB2312" w:cs="仿宋_GB2312"/>
          <w:spacing w:val="-27"/>
          <w:lang w:eastAsia="zh-CN"/>
        </w:rPr>
        <w:t>，</w:t>
      </w:r>
      <w:r>
        <w:rPr>
          <w:rFonts w:ascii="仿宋_GB2312" w:eastAsia="仿宋_GB2312" w:hAnsi="仿宋_GB2312" w:cs="仿宋_GB2312"/>
          <w:lang w:eastAsia="zh-CN"/>
        </w:rPr>
        <w:t>同窗之情</w:t>
      </w:r>
      <w:r>
        <w:rPr>
          <w:rFonts w:ascii="仿宋_GB2312" w:eastAsia="仿宋_GB2312" w:hAnsi="仿宋_GB2312" w:cs="仿宋_GB2312"/>
          <w:spacing w:val="-27"/>
          <w:lang w:eastAsia="zh-CN"/>
        </w:rPr>
        <w:t>，</w:t>
      </w:r>
      <w:r>
        <w:rPr>
          <w:rFonts w:ascii="仿宋_GB2312" w:eastAsia="仿宋_GB2312" w:hAnsi="仿宋_GB2312" w:cs="仿宋_GB2312"/>
          <w:lang w:eastAsia="zh-CN"/>
        </w:rPr>
        <w:t>友谊长存， 祝你们今后工作顺利</w:t>
      </w:r>
      <w:r>
        <w:rPr>
          <w:rFonts w:ascii="仿宋_GB2312" w:eastAsia="仿宋_GB2312" w:hAnsi="仿宋_GB2312" w:cs="仿宋_GB2312"/>
          <w:spacing w:val="-46"/>
          <w:lang w:eastAsia="zh-CN"/>
        </w:rPr>
        <w:t>。</w:t>
      </w:r>
      <w:r>
        <w:rPr>
          <w:rFonts w:ascii="仿宋_GB2312" w:eastAsia="仿宋_GB2312" w:hAnsi="仿宋_GB2312" w:cs="仿宋_GB2312"/>
          <w:lang w:eastAsia="zh-CN"/>
        </w:rPr>
        <w:t>感谢同门寿佳鑫</w:t>
      </w:r>
      <w:r>
        <w:rPr>
          <w:rFonts w:ascii="仿宋_GB2312" w:eastAsia="仿宋_GB2312" w:hAnsi="仿宋_GB2312" w:cs="仿宋_GB2312"/>
          <w:spacing w:val="-44"/>
          <w:lang w:eastAsia="zh-CN"/>
        </w:rPr>
        <w:t>、</w:t>
      </w:r>
      <w:r>
        <w:rPr>
          <w:rFonts w:ascii="仿宋_GB2312" w:eastAsia="仿宋_GB2312" w:hAnsi="仿宋_GB2312" w:cs="仿宋_GB2312"/>
          <w:lang w:eastAsia="zh-CN"/>
        </w:rPr>
        <w:t xml:space="preserve">黄靖斌师弟和吴宁馨师妹在项目和研究 </w:t>
      </w:r>
      <w:r>
        <w:rPr>
          <w:rFonts w:ascii="仿宋_GB2312" w:eastAsia="仿宋_GB2312" w:hAnsi="仿宋_GB2312" w:cs="仿宋_GB2312"/>
          <w:spacing w:val="3"/>
          <w:lang w:eastAsia="zh-CN"/>
        </w:rPr>
        <w:t>课题的帮助以及论文的校对工作，感谢同济大学先进测控技术课题组陈策、陈</w:t>
      </w:r>
      <w:r>
        <w:rPr>
          <w:rFonts w:ascii="仿宋_GB2312" w:eastAsia="仿宋_GB2312" w:hAnsi="仿宋_GB2312" w:cs="仿宋_GB2312"/>
          <w:spacing w:val="62"/>
          <w:lang w:eastAsia="zh-CN"/>
        </w:rPr>
        <w:t xml:space="preserve"> </w:t>
      </w:r>
      <w:r>
        <w:rPr>
          <w:rFonts w:ascii="仿宋_GB2312" w:eastAsia="仿宋_GB2312" w:hAnsi="仿宋_GB2312" w:cs="仿宋_GB2312"/>
          <w:spacing w:val="-5"/>
          <w:lang w:eastAsia="zh-CN"/>
        </w:rPr>
        <w:t>策、徐刚、张爽、乔琪、冀玲玲、王浩天、宁少淳、储承承、吴富潮等全体成员，</w:t>
      </w:r>
      <w:r>
        <w:rPr>
          <w:rFonts w:ascii="仿宋_GB2312" w:eastAsia="仿宋_GB2312" w:hAnsi="仿宋_GB2312" w:cs="仿宋_GB2312"/>
          <w:spacing w:val="40"/>
          <w:lang w:eastAsia="zh-CN"/>
        </w:rPr>
        <w:t xml:space="preserve"> </w:t>
      </w:r>
      <w:r>
        <w:rPr>
          <w:rFonts w:ascii="仿宋_GB2312" w:eastAsia="仿宋_GB2312" w:hAnsi="仿宋_GB2312" w:cs="仿宋_GB2312"/>
          <w:lang w:eastAsia="zh-CN"/>
        </w:rPr>
        <w:t>伴我度过了难忘的研究生时光</w:t>
      </w:r>
      <w:r>
        <w:rPr>
          <w:rFonts w:ascii="仿宋_GB2312" w:eastAsia="仿宋_GB2312" w:hAnsi="仿宋_GB2312" w:cs="仿宋_GB2312"/>
          <w:spacing w:val="-30"/>
          <w:lang w:eastAsia="zh-CN"/>
        </w:rPr>
        <w:t>，</w:t>
      </w:r>
      <w:r>
        <w:rPr>
          <w:rFonts w:ascii="仿宋_GB2312" w:eastAsia="仿宋_GB2312" w:hAnsi="仿宋_GB2312" w:cs="仿宋_GB2312"/>
          <w:lang w:eastAsia="zh-CN"/>
        </w:rPr>
        <w:t>在此祝大家前程似锦</w:t>
      </w:r>
      <w:r>
        <w:rPr>
          <w:rFonts w:ascii="仿宋_GB2312" w:eastAsia="仿宋_GB2312" w:hAnsi="仿宋_GB2312" w:cs="仿宋_GB2312"/>
          <w:spacing w:val="-30"/>
          <w:lang w:eastAsia="zh-CN"/>
        </w:rPr>
        <w:t>，</w:t>
      </w:r>
      <w:r>
        <w:rPr>
          <w:rFonts w:ascii="仿宋_GB2312" w:eastAsia="仿宋_GB2312" w:hAnsi="仿宋_GB2312" w:cs="仿宋_GB2312"/>
          <w:lang w:eastAsia="zh-CN"/>
        </w:rPr>
        <w:t>幸福快乐</w:t>
      </w:r>
      <w:r>
        <w:rPr>
          <w:rFonts w:ascii="仿宋_GB2312" w:eastAsia="仿宋_GB2312" w:hAnsi="仿宋_GB2312" w:cs="仿宋_GB2312"/>
          <w:spacing w:val="-30"/>
          <w:lang w:eastAsia="zh-CN"/>
        </w:rPr>
        <w:t>。</w:t>
      </w:r>
      <w:r>
        <w:rPr>
          <w:rFonts w:ascii="仿宋_GB2312" w:eastAsia="仿宋_GB2312" w:hAnsi="仿宋_GB2312" w:cs="仿宋_GB2312"/>
          <w:lang w:eastAsia="zh-CN"/>
        </w:rPr>
        <w:t xml:space="preserve">感谢同届研究 </w:t>
      </w:r>
      <w:r>
        <w:rPr>
          <w:rFonts w:ascii="仿宋_GB2312" w:eastAsia="仿宋_GB2312" w:hAnsi="仿宋_GB2312" w:cs="仿宋_GB2312"/>
          <w:spacing w:val="-3"/>
          <w:lang w:eastAsia="zh-CN"/>
        </w:rPr>
        <w:t>生董大亨、李武壮、涂康斌、张佳林，师弟郑宇、金易江、何洪志，时常一起打</w:t>
      </w:r>
      <w:r>
        <w:rPr>
          <w:rFonts w:ascii="仿宋_GB2312" w:eastAsia="仿宋_GB2312" w:hAnsi="仿宋_GB2312" w:cs="仿宋_GB2312"/>
          <w:spacing w:val="25"/>
          <w:lang w:eastAsia="zh-CN"/>
        </w:rPr>
        <w:t xml:space="preserve"> </w:t>
      </w:r>
      <w:r>
        <w:rPr>
          <w:rFonts w:ascii="仿宋_GB2312" w:eastAsia="仿宋_GB2312" w:hAnsi="仿宋_GB2312" w:cs="仿宋_GB2312"/>
          <w:lang w:eastAsia="zh-CN"/>
        </w:rPr>
        <w:t>球</w:t>
      </w:r>
      <w:r>
        <w:rPr>
          <w:rFonts w:ascii="仿宋_GB2312" w:eastAsia="仿宋_GB2312" w:hAnsi="仿宋_GB2312" w:cs="仿宋_GB2312"/>
          <w:spacing w:val="-29"/>
          <w:lang w:eastAsia="zh-CN"/>
        </w:rPr>
        <w:t>、</w:t>
      </w:r>
      <w:r>
        <w:rPr>
          <w:rFonts w:ascii="仿宋_GB2312" w:eastAsia="仿宋_GB2312" w:hAnsi="仿宋_GB2312" w:cs="仿宋_GB2312"/>
          <w:lang w:eastAsia="zh-CN"/>
        </w:rPr>
        <w:t>游泳</w:t>
      </w:r>
      <w:r>
        <w:rPr>
          <w:rFonts w:ascii="仿宋_GB2312" w:eastAsia="仿宋_GB2312" w:hAnsi="仿宋_GB2312" w:cs="仿宋_GB2312"/>
          <w:spacing w:val="-30"/>
          <w:lang w:eastAsia="zh-CN"/>
        </w:rPr>
        <w:t>，</w:t>
      </w:r>
      <w:r>
        <w:rPr>
          <w:rFonts w:ascii="仿宋_GB2312" w:eastAsia="仿宋_GB2312" w:hAnsi="仿宋_GB2312" w:cs="仿宋_GB2312"/>
          <w:lang w:eastAsia="zh-CN"/>
        </w:rPr>
        <w:t>我们一直信奉强健的体魄才是学习工作的前提</w:t>
      </w:r>
      <w:r>
        <w:rPr>
          <w:rFonts w:ascii="仿宋_GB2312" w:eastAsia="仿宋_GB2312" w:hAnsi="仿宋_GB2312" w:cs="仿宋_GB2312"/>
          <w:spacing w:val="-31"/>
          <w:lang w:eastAsia="zh-CN"/>
        </w:rPr>
        <w:t>。</w:t>
      </w:r>
      <w:r>
        <w:rPr>
          <w:rFonts w:ascii="仿宋_GB2312" w:eastAsia="仿宋_GB2312" w:hAnsi="仿宋_GB2312" w:cs="仿宋_GB2312"/>
          <w:lang w:eastAsia="zh-CN"/>
        </w:rPr>
        <w:t xml:space="preserve">感谢同寝室的室友刘 </w:t>
      </w:r>
      <w:r>
        <w:rPr>
          <w:rFonts w:ascii="仿宋_GB2312" w:eastAsia="仿宋_GB2312" w:hAnsi="仿宋_GB2312" w:cs="仿宋_GB2312"/>
          <w:spacing w:val="-3"/>
          <w:lang w:eastAsia="zh-CN"/>
        </w:rPr>
        <w:t>韶杰师弟，虽不在一学院，关系却十分融洽，祝你心想事成。同时忠心感谢培育</w:t>
      </w:r>
      <w:r>
        <w:rPr>
          <w:rFonts w:ascii="仿宋_GB2312" w:eastAsia="仿宋_GB2312" w:hAnsi="仿宋_GB2312" w:cs="仿宋_GB2312"/>
          <w:spacing w:val="27"/>
          <w:lang w:eastAsia="zh-CN"/>
        </w:rPr>
        <w:t xml:space="preserve"> </w:t>
      </w:r>
      <w:r>
        <w:rPr>
          <w:rFonts w:ascii="仿宋_GB2312" w:eastAsia="仿宋_GB2312" w:hAnsi="仿宋_GB2312" w:cs="仿宋_GB2312"/>
          <w:lang w:eastAsia="zh-CN"/>
        </w:rPr>
        <w:t>我的电子信息与工程学院</w:t>
      </w:r>
      <w:r>
        <w:rPr>
          <w:rFonts w:ascii="仿宋_GB2312" w:eastAsia="仿宋_GB2312" w:hAnsi="仿宋_GB2312" w:cs="仿宋_GB2312"/>
          <w:spacing w:val="-30"/>
          <w:lang w:eastAsia="zh-CN"/>
        </w:rPr>
        <w:t>，</w:t>
      </w:r>
      <w:r>
        <w:rPr>
          <w:rFonts w:ascii="仿宋_GB2312" w:eastAsia="仿宋_GB2312" w:hAnsi="仿宋_GB2312" w:cs="仿宋_GB2312"/>
          <w:lang w:eastAsia="zh-CN"/>
        </w:rPr>
        <w:t>感谢每一位辛勤教学的老师</w:t>
      </w:r>
      <w:r>
        <w:rPr>
          <w:rFonts w:ascii="仿宋_GB2312" w:eastAsia="仿宋_GB2312" w:hAnsi="仿宋_GB2312" w:cs="仿宋_GB2312"/>
          <w:spacing w:val="-30"/>
          <w:lang w:eastAsia="zh-CN"/>
        </w:rPr>
        <w:t>。</w:t>
      </w:r>
      <w:r>
        <w:rPr>
          <w:rFonts w:ascii="仿宋_GB2312" w:eastAsia="仿宋_GB2312" w:hAnsi="仿宋_GB2312" w:cs="仿宋_GB2312"/>
          <w:lang w:eastAsia="zh-CN"/>
        </w:rPr>
        <w:t>祝福你们一切顺利</w:t>
      </w:r>
      <w:r>
        <w:rPr>
          <w:rFonts w:ascii="仿宋_GB2312" w:eastAsia="仿宋_GB2312" w:hAnsi="仿宋_GB2312" w:cs="仿宋_GB2312"/>
          <w:spacing w:val="-30"/>
          <w:lang w:eastAsia="zh-CN"/>
        </w:rPr>
        <w:t>，</w:t>
      </w:r>
      <w:r>
        <w:rPr>
          <w:rFonts w:ascii="仿宋_GB2312" w:eastAsia="仿宋_GB2312" w:hAnsi="仿宋_GB2312" w:cs="仿宋_GB2312"/>
          <w:lang w:eastAsia="zh-CN"/>
        </w:rPr>
        <w:t>也 祝愿我的母校越来越好。</w:t>
      </w:r>
    </w:p>
    <w:p w14:paraId="04C28B0E" w14:textId="77777777" w:rsidR="00996552" w:rsidRDefault="002D0D3F">
      <w:pPr>
        <w:pStyle w:val="a3"/>
        <w:spacing w:before="22" w:line="305" w:lineRule="auto"/>
        <w:ind w:right="75" w:firstLine="480"/>
        <w:rPr>
          <w:rFonts w:ascii="仿宋_GB2312" w:eastAsia="仿宋_GB2312" w:hAnsi="仿宋_GB2312" w:cs="仿宋_GB2312"/>
          <w:lang w:eastAsia="zh-CN"/>
        </w:rPr>
      </w:pPr>
      <w:r>
        <w:rPr>
          <w:rFonts w:ascii="仿宋_GB2312" w:eastAsia="仿宋_GB2312" w:hAnsi="仿宋_GB2312" w:cs="仿宋_GB2312"/>
          <w:spacing w:val="-3"/>
          <w:lang w:eastAsia="zh-CN"/>
        </w:rPr>
        <w:t>养育之恩。无以为报。感谢我的父母、家人，是你们的支持和鼓励才使我能</w:t>
      </w:r>
      <w:r>
        <w:rPr>
          <w:rFonts w:ascii="仿宋_GB2312" w:eastAsia="仿宋_GB2312" w:hAnsi="仿宋_GB2312" w:cs="仿宋_GB2312"/>
          <w:spacing w:val="29"/>
          <w:lang w:eastAsia="zh-CN"/>
        </w:rPr>
        <w:t xml:space="preserve"> </w:t>
      </w:r>
      <w:r>
        <w:rPr>
          <w:rFonts w:ascii="仿宋_GB2312" w:eastAsia="仿宋_GB2312" w:hAnsi="仿宋_GB2312" w:cs="仿宋_GB2312"/>
          <w:lang w:eastAsia="zh-CN"/>
        </w:rPr>
        <w:t>走到今天</w:t>
      </w:r>
      <w:r>
        <w:rPr>
          <w:rFonts w:ascii="仿宋_GB2312" w:eastAsia="仿宋_GB2312" w:hAnsi="仿宋_GB2312" w:cs="仿宋_GB2312"/>
          <w:spacing w:val="-53"/>
          <w:lang w:eastAsia="zh-CN"/>
        </w:rPr>
        <w:t>，</w:t>
      </w:r>
      <w:r>
        <w:rPr>
          <w:rFonts w:ascii="仿宋_GB2312" w:eastAsia="仿宋_GB2312" w:hAnsi="仿宋_GB2312" w:cs="仿宋_GB2312"/>
          <w:lang w:eastAsia="zh-CN"/>
        </w:rPr>
        <w:t>你们健康幸福是我最大的福报和心愿</w:t>
      </w:r>
      <w:r>
        <w:rPr>
          <w:rFonts w:ascii="仿宋_GB2312" w:eastAsia="仿宋_GB2312" w:hAnsi="仿宋_GB2312" w:cs="仿宋_GB2312"/>
          <w:spacing w:val="-53"/>
          <w:lang w:eastAsia="zh-CN"/>
        </w:rPr>
        <w:t>。</w:t>
      </w:r>
      <w:r>
        <w:rPr>
          <w:rFonts w:ascii="仿宋_GB2312" w:eastAsia="仿宋_GB2312" w:hAnsi="仿宋_GB2312" w:cs="仿宋_GB2312"/>
          <w:lang w:eastAsia="zh-CN"/>
        </w:rPr>
        <w:t>在未来的学习</w:t>
      </w:r>
      <w:r>
        <w:rPr>
          <w:rFonts w:ascii="仿宋_GB2312" w:eastAsia="仿宋_GB2312" w:hAnsi="仿宋_GB2312" w:cs="仿宋_GB2312"/>
          <w:spacing w:val="-50"/>
          <w:lang w:eastAsia="zh-CN"/>
        </w:rPr>
        <w:t>、</w:t>
      </w:r>
      <w:r>
        <w:rPr>
          <w:rFonts w:ascii="仿宋_GB2312" w:eastAsia="仿宋_GB2312" w:hAnsi="仿宋_GB2312" w:cs="仿宋_GB2312"/>
          <w:lang w:eastAsia="zh-CN"/>
        </w:rPr>
        <w:t>工作与生活中， 我会继续坚持初心、砥砺前行。</w:t>
      </w:r>
    </w:p>
    <w:p w14:paraId="365D4605" w14:textId="77777777" w:rsidR="00996552" w:rsidRDefault="00996552">
      <w:pPr>
        <w:rPr>
          <w:rFonts w:ascii="仿宋_GB2312" w:eastAsia="仿宋_GB2312" w:hAnsi="仿宋_GB2312" w:cs="仿宋_GB2312"/>
          <w:sz w:val="24"/>
          <w:szCs w:val="24"/>
          <w:lang w:eastAsia="zh-CN"/>
        </w:rPr>
      </w:pPr>
    </w:p>
    <w:p w14:paraId="3353EE8E" w14:textId="77777777" w:rsidR="00996552" w:rsidRDefault="00996552">
      <w:pPr>
        <w:rPr>
          <w:rFonts w:ascii="仿宋_GB2312" w:eastAsia="仿宋_GB2312" w:hAnsi="仿宋_GB2312" w:cs="仿宋_GB2312"/>
          <w:sz w:val="24"/>
          <w:szCs w:val="24"/>
          <w:lang w:eastAsia="zh-CN"/>
        </w:rPr>
      </w:pPr>
    </w:p>
    <w:p w14:paraId="35F39507" w14:textId="77777777" w:rsidR="00996552" w:rsidRDefault="002D0D3F">
      <w:pPr>
        <w:pStyle w:val="a3"/>
        <w:spacing w:before="192"/>
        <w:ind w:left="0" w:right="935"/>
        <w:jc w:val="right"/>
        <w:rPr>
          <w:rFonts w:ascii="仿宋_GB2312" w:eastAsia="仿宋_GB2312" w:hAnsi="仿宋_GB2312" w:cs="仿宋_GB2312"/>
          <w:lang w:eastAsia="zh-CN"/>
        </w:rPr>
      </w:pPr>
      <w:r>
        <w:rPr>
          <w:rFonts w:ascii="仿宋_GB2312" w:eastAsia="仿宋_GB2312" w:hAnsi="仿宋_GB2312" w:cs="仿宋_GB2312"/>
          <w:lang w:eastAsia="zh-CN"/>
        </w:rPr>
        <w:t>李炅聪</w:t>
      </w:r>
    </w:p>
    <w:p w14:paraId="5CA90668" w14:textId="77777777" w:rsidR="00996552" w:rsidRDefault="002D0D3F">
      <w:pPr>
        <w:pStyle w:val="a3"/>
        <w:spacing w:before="86"/>
        <w:ind w:left="0" w:right="275"/>
        <w:jc w:val="right"/>
        <w:rPr>
          <w:rFonts w:ascii="仿宋_GB2312" w:eastAsia="仿宋_GB2312" w:hAnsi="仿宋_GB2312" w:cs="仿宋_GB2312"/>
          <w:lang w:eastAsia="zh-CN"/>
        </w:rPr>
      </w:pPr>
      <w:r>
        <w:rPr>
          <w:rFonts w:ascii="Times New Roman" w:eastAsia="Times New Roman" w:hAnsi="Times New Roman" w:cs="Times New Roman"/>
          <w:lang w:eastAsia="zh-CN"/>
        </w:rPr>
        <w:t xml:space="preserve">2019 </w:t>
      </w:r>
      <w:r>
        <w:rPr>
          <w:rFonts w:ascii="仿宋_GB2312" w:eastAsia="仿宋_GB2312" w:hAnsi="仿宋_GB2312" w:cs="仿宋_GB2312"/>
          <w:lang w:eastAsia="zh-CN"/>
        </w:rPr>
        <w:t>年</w:t>
      </w:r>
      <w:r>
        <w:rPr>
          <w:rFonts w:ascii="仿宋_GB2312" w:eastAsia="仿宋_GB2312" w:hAnsi="仿宋_GB2312" w:cs="仿宋_GB2312"/>
          <w:spacing w:val="-60"/>
          <w:lang w:eastAsia="zh-CN"/>
        </w:rPr>
        <w:t xml:space="preserve"> </w:t>
      </w:r>
      <w:r>
        <w:rPr>
          <w:rFonts w:ascii="Times New Roman" w:eastAsia="Times New Roman" w:hAnsi="Times New Roman" w:cs="Times New Roman"/>
          <w:lang w:eastAsia="zh-CN"/>
        </w:rPr>
        <w:t xml:space="preserve">12 </w:t>
      </w:r>
      <w:r>
        <w:rPr>
          <w:rFonts w:ascii="仿宋_GB2312" w:eastAsia="仿宋_GB2312" w:hAnsi="仿宋_GB2312" w:cs="仿宋_GB2312"/>
          <w:lang w:eastAsia="zh-CN"/>
        </w:rPr>
        <w:t>月</w:t>
      </w:r>
    </w:p>
    <w:p w14:paraId="5B67ADF4" w14:textId="77777777" w:rsidR="00996552" w:rsidRDefault="00996552">
      <w:pPr>
        <w:jc w:val="right"/>
        <w:rPr>
          <w:rFonts w:ascii="仿宋_GB2312" w:eastAsia="仿宋_GB2312" w:hAnsi="仿宋_GB2312" w:cs="仿宋_GB2312"/>
          <w:lang w:eastAsia="zh-CN"/>
        </w:rPr>
        <w:sectPr w:rsidR="00996552">
          <w:headerReference w:type="even" r:id="rId93"/>
          <w:headerReference w:type="default" r:id="rId94"/>
          <w:pgSz w:w="11910" w:h="16840"/>
          <w:pgMar w:top="1140" w:right="1520" w:bottom="1240" w:left="1680" w:header="871" w:footer="1055" w:gutter="0"/>
          <w:cols w:space="720"/>
        </w:sectPr>
      </w:pPr>
    </w:p>
    <w:p w14:paraId="3389523E" w14:textId="77777777" w:rsidR="00996552" w:rsidRDefault="00996552">
      <w:pPr>
        <w:rPr>
          <w:rFonts w:ascii="仿宋_GB2312" w:eastAsia="仿宋_GB2312" w:hAnsi="仿宋_GB2312" w:cs="仿宋_GB2312"/>
          <w:sz w:val="20"/>
          <w:szCs w:val="20"/>
          <w:lang w:eastAsia="zh-CN"/>
        </w:rPr>
      </w:pPr>
    </w:p>
    <w:p w14:paraId="3624DDE1" w14:textId="77777777" w:rsidR="00996552" w:rsidRDefault="00996552">
      <w:pPr>
        <w:rPr>
          <w:rFonts w:ascii="仿宋_GB2312" w:eastAsia="仿宋_GB2312" w:hAnsi="仿宋_GB2312" w:cs="仿宋_GB2312"/>
          <w:sz w:val="20"/>
          <w:szCs w:val="20"/>
          <w:lang w:eastAsia="zh-CN"/>
        </w:rPr>
      </w:pPr>
    </w:p>
    <w:p w14:paraId="3F60D3E9" w14:textId="77777777" w:rsidR="00996552" w:rsidRDefault="00996552">
      <w:pPr>
        <w:spacing w:before="6"/>
        <w:rPr>
          <w:rFonts w:ascii="仿宋_GB2312" w:eastAsia="仿宋_GB2312" w:hAnsi="仿宋_GB2312" w:cs="仿宋_GB2312"/>
          <w:sz w:val="19"/>
          <w:szCs w:val="19"/>
          <w:lang w:eastAsia="zh-CN"/>
        </w:rPr>
      </w:pPr>
    </w:p>
    <w:p w14:paraId="00AE5CF4" w14:textId="77777777" w:rsidR="00996552" w:rsidRDefault="002D0D3F">
      <w:pPr>
        <w:pStyle w:val="2"/>
        <w:jc w:val="center"/>
        <w:rPr>
          <w:rFonts w:ascii="黑体" w:eastAsia="黑体" w:hAnsi="黑体" w:cs="黑体"/>
          <w:lang w:eastAsia="zh-CN"/>
        </w:rPr>
      </w:pPr>
      <w:bookmarkStart w:id="256" w:name="参考文献"/>
      <w:bookmarkStart w:id="257" w:name="_bookmark148"/>
      <w:bookmarkEnd w:id="256"/>
      <w:bookmarkEnd w:id="257"/>
      <w:r>
        <w:rPr>
          <w:rFonts w:ascii="黑体" w:eastAsia="黑体" w:hAnsi="黑体" w:cs="黑体"/>
          <w:lang w:eastAsia="zh-CN"/>
        </w:rPr>
        <w:t>参考文献</w:t>
      </w:r>
    </w:p>
    <w:p w14:paraId="3C309ECF" w14:textId="77777777" w:rsidR="00996552" w:rsidRDefault="00996552">
      <w:pPr>
        <w:spacing w:before="8"/>
        <w:rPr>
          <w:rFonts w:ascii="黑体" w:eastAsia="黑体" w:hAnsi="黑体" w:cs="黑体"/>
          <w:sz w:val="24"/>
          <w:szCs w:val="24"/>
          <w:lang w:eastAsia="zh-CN"/>
        </w:rPr>
      </w:pPr>
    </w:p>
    <w:p w14:paraId="30493E72" w14:textId="77777777" w:rsidR="00996552" w:rsidRDefault="002D0D3F">
      <w:pPr>
        <w:tabs>
          <w:tab w:val="left" w:pos="706"/>
        </w:tabs>
        <w:spacing w:line="271" w:lineRule="exact"/>
        <w:ind w:left="222"/>
        <w:rPr>
          <w:rFonts w:ascii="宋体" w:eastAsia="宋体" w:hAnsi="宋体" w:cs="宋体"/>
          <w:sz w:val="21"/>
          <w:szCs w:val="21"/>
          <w:lang w:eastAsia="zh-CN"/>
        </w:rPr>
      </w:pPr>
      <w:bookmarkStart w:id="258" w:name="_bookmark149"/>
      <w:bookmarkEnd w:id="258"/>
      <w:r>
        <w:rPr>
          <w:rFonts w:ascii="Times New Roman" w:eastAsia="Times New Roman" w:hAnsi="Times New Roman" w:cs="Times New Roman"/>
          <w:sz w:val="21"/>
          <w:szCs w:val="21"/>
          <w:lang w:eastAsia="zh-CN"/>
        </w:rPr>
        <w:t>[1]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易俊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卜广全</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郭强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2"/>
          <w:sz w:val="21"/>
          <w:szCs w:val="21"/>
          <w:lang w:eastAsia="zh-CN"/>
        </w:rPr>
        <w:t>巴西“</w:t>
      </w:r>
      <w:r>
        <w:rPr>
          <w:rFonts w:ascii="Times New Roman" w:eastAsia="Times New Roman" w:hAnsi="Times New Roman" w:cs="Times New Roman"/>
          <w:spacing w:val="-2"/>
          <w:sz w:val="21"/>
          <w:szCs w:val="21"/>
          <w:lang w:eastAsia="zh-CN"/>
        </w:rPr>
        <w:t>3</w:t>
      </w:r>
      <w:r>
        <w:rPr>
          <w:rFonts w:ascii="宋体" w:eastAsia="宋体" w:hAnsi="宋体" w:cs="宋体"/>
          <w:spacing w:val="-2"/>
          <w:sz w:val="21"/>
          <w:szCs w:val="21"/>
          <w:lang w:eastAsia="zh-CN"/>
        </w:rPr>
        <w:t>·</w:t>
      </w:r>
      <w:r>
        <w:rPr>
          <w:rFonts w:ascii="Times New Roman" w:eastAsia="Times New Roman" w:hAnsi="Times New Roman" w:cs="Times New Roman"/>
          <w:spacing w:val="-2"/>
          <w:sz w:val="21"/>
          <w:szCs w:val="21"/>
          <w:lang w:eastAsia="zh-CN"/>
        </w:rPr>
        <w:t>21</w:t>
      </w:r>
      <w:r>
        <w:rPr>
          <w:rFonts w:ascii="宋体" w:eastAsia="宋体" w:hAnsi="宋体" w:cs="宋体"/>
          <w:spacing w:val="-2"/>
          <w:sz w:val="21"/>
          <w:szCs w:val="21"/>
          <w:lang w:eastAsia="zh-CN"/>
        </w:rPr>
        <w:t>”大停电事故分析及对中国电网的启示</w:t>
      </w:r>
      <w:r>
        <w:rPr>
          <w:rFonts w:ascii="Times New Roman" w:eastAsia="Times New Roman" w:hAnsi="Times New Roman" w:cs="Times New Roman"/>
          <w:spacing w:val="-2"/>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w:t>
      </w:r>
    </w:p>
    <w:p w14:paraId="04ED7927" w14:textId="77777777" w:rsidR="00996552" w:rsidRDefault="002D0D3F">
      <w:pPr>
        <w:spacing w:line="271" w:lineRule="exact"/>
        <w:ind w:left="706"/>
        <w:rPr>
          <w:rFonts w:ascii="Times New Roman" w:eastAsia="Times New Roman" w:hAnsi="Times New Roman" w:cs="Times New Roman"/>
          <w:sz w:val="21"/>
          <w:szCs w:val="21"/>
        </w:rPr>
      </w:pPr>
      <w:r>
        <w:rPr>
          <w:rFonts w:ascii="宋体" w:eastAsia="宋体" w:hAnsi="宋体" w:cs="宋体"/>
          <w:sz w:val="21"/>
          <w:szCs w:val="21"/>
        </w:rPr>
        <w:t>统自动化</w:t>
      </w:r>
      <w:r>
        <w:rPr>
          <w:rFonts w:ascii="Times New Roman" w:eastAsia="Times New Roman" w:hAnsi="Times New Roman" w:cs="Times New Roman"/>
          <w:sz w:val="21"/>
          <w:szCs w:val="21"/>
        </w:rPr>
        <w:t>, 2019, 43(02):</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7-15.</w:t>
      </w:r>
    </w:p>
    <w:p w14:paraId="254D8990" w14:textId="77777777" w:rsidR="00996552" w:rsidRDefault="002D0D3F">
      <w:pPr>
        <w:tabs>
          <w:tab w:val="left" w:pos="706"/>
        </w:tabs>
        <w:spacing w:before="106"/>
        <w:ind w:left="222"/>
        <w:rPr>
          <w:rFonts w:ascii="Times New Roman" w:eastAsia="Times New Roman" w:hAnsi="Times New Roman" w:cs="Times New Roman"/>
          <w:sz w:val="21"/>
          <w:szCs w:val="21"/>
        </w:rPr>
      </w:pPr>
      <w:bookmarkStart w:id="259" w:name="_bookmark150"/>
      <w:bookmarkEnd w:id="259"/>
      <w:r>
        <w:rPr>
          <w:rFonts w:ascii="Times New Roman" w:eastAsia="Times New Roman" w:hAnsi="Times New Roman" w:cs="Times New Roman"/>
          <w:sz w:val="21"/>
          <w:szCs w:val="21"/>
        </w:rPr>
        <w:t>[2]</w:t>
      </w:r>
      <w:r>
        <w:rPr>
          <w:rFonts w:ascii="Times New Roman" w:eastAsia="Times New Roman" w:hAnsi="Times New Roman" w:cs="Times New Roman"/>
          <w:sz w:val="21"/>
          <w:szCs w:val="21"/>
        </w:rPr>
        <w:tab/>
        <w:t>Jaok.Han,</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pacing w:val="-3"/>
          <w:sz w:val="21"/>
          <w:szCs w:val="21"/>
        </w:rPr>
        <w:t>JALON</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z w:val="21"/>
          <w:szCs w:val="21"/>
        </w:rPr>
        <w:t>P,</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z w:val="21"/>
          <w:szCs w:val="21"/>
        </w:rPr>
        <w:t>Gordon.K..Moe.</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pacing w:val="-2"/>
          <w:sz w:val="21"/>
          <w:szCs w:val="21"/>
        </w:rPr>
        <w:t>Adrenergic</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z w:val="21"/>
          <w:szCs w:val="21"/>
        </w:rPr>
        <w:t>Eﬀects</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z w:val="21"/>
          <w:szCs w:val="21"/>
        </w:rPr>
        <w:t>on</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pacing w:val="-2"/>
          <w:sz w:val="21"/>
          <w:szCs w:val="21"/>
        </w:rPr>
        <w:t>Ventricular</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pacing w:val="-1"/>
          <w:sz w:val="21"/>
          <w:szCs w:val="21"/>
        </w:rPr>
        <w:t>Vulnerability[J].</w:t>
      </w:r>
    </w:p>
    <w:p w14:paraId="2AA31C3A" w14:textId="77777777" w:rsidR="00996552" w:rsidRDefault="002D0D3F">
      <w:pPr>
        <w:spacing w:before="10"/>
        <w:ind w:left="706"/>
        <w:rPr>
          <w:rFonts w:ascii="Times New Roman" w:eastAsia="Times New Roman" w:hAnsi="Times New Roman" w:cs="Times New Roman"/>
          <w:sz w:val="21"/>
          <w:szCs w:val="21"/>
        </w:rPr>
      </w:pPr>
      <w:r>
        <w:rPr>
          <w:rFonts w:ascii="Times New Roman"/>
          <w:sz w:val="21"/>
        </w:rPr>
        <w:t xml:space="preserve">Circulation </w:t>
      </w:r>
      <w:r>
        <w:rPr>
          <w:rFonts w:ascii="Times New Roman"/>
          <w:spacing w:val="-2"/>
          <w:sz w:val="21"/>
        </w:rPr>
        <w:t>Research,</w:t>
      </w:r>
      <w:r>
        <w:rPr>
          <w:rFonts w:ascii="Times New Roman"/>
          <w:spacing w:val="-1"/>
          <w:sz w:val="21"/>
        </w:rPr>
        <w:t xml:space="preserve"> </w:t>
      </w:r>
      <w:r>
        <w:rPr>
          <w:rFonts w:ascii="Times New Roman"/>
          <w:sz w:val="21"/>
        </w:rPr>
        <w:t>1964,</w:t>
      </w:r>
      <w:r>
        <w:rPr>
          <w:rFonts w:ascii="Times New Roman"/>
          <w:spacing w:val="-1"/>
          <w:sz w:val="21"/>
        </w:rPr>
        <w:t xml:space="preserve"> </w:t>
      </w:r>
      <w:r>
        <w:rPr>
          <w:rFonts w:ascii="Times New Roman"/>
          <w:sz w:val="21"/>
        </w:rPr>
        <w:t>14(6):</w:t>
      </w:r>
      <w:r>
        <w:rPr>
          <w:rFonts w:ascii="Times New Roman"/>
          <w:spacing w:val="-18"/>
          <w:sz w:val="21"/>
        </w:rPr>
        <w:t xml:space="preserve"> </w:t>
      </w:r>
      <w:r>
        <w:rPr>
          <w:rFonts w:ascii="Times New Roman"/>
          <w:sz w:val="21"/>
        </w:rPr>
        <w:t>516-524.</w:t>
      </w:r>
    </w:p>
    <w:p w14:paraId="4E7E986A" w14:textId="77777777" w:rsidR="00996552" w:rsidRDefault="002D0D3F">
      <w:pPr>
        <w:spacing w:before="106" w:line="250" w:lineRule="auto"/>
        <w:ind w:left="706" w:right="115" w:hanging="484"/>
        <w:jc w:val="both"/>
        <w:rPr>
          <w:rFonts w:ascii="Times New Roman" w:eastAsia="Times New Roman" w:hAnsi="Times New Roman" w:cs="Times New Roman"/>
          <w:sz w:val="21"/>
          <w:szCs w:val="21"/>
        </w:rPr>
      </w:pPr>
      <w:bookmarkStart w:id="260" w:name="_bookmark151"/>
      <w:bookmarkEnd w:id="260"/>
      <w:r>
        <w:rPr>
          <w:rFonts w:ascii="Times New Roman" w:eastAsia="Times New Roman" w:hAnsi="Times New Roman" w:cs="Times New Roman"/>
          <w:sz w:val="21"/>
          <w:szCs w:val="21"/>
        </w:rPr>
        <w:t>[3]</w:t>
      </w:r>
      <w:r>
        <w:rPr>
          <w:rFonts w:ascii="Times New Roman" w:eastAsia="Times New Roman" w:hAnsi="Times New Roman" w:cs="Times New Roman"/>
          <w:spacing w:val="28"/>
          <w:sz w:val="21"/>
          <w:szCs w:val="21"/>
        </w:rPr>
        <w:t xml:space="preserve"> </w:t>
      </w:r>
      <w:r>
        <w:rPr>
          <w:rFonts w:ascii="Times New Roman" w:eastAsia="Times New Roman" w:hAnsi="Times New Roman" w:cs="Times New Roman"/>
          <w:spacing w:val="-1"/>
          <w:sz w:val="21"/>
          <w:szCs w:val="21"/>
        </w:rPr>
        <w:t>DOBBING</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HOPEWELL</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LYNCH </w:t>
      </w:r>
      <w:r>
        <w:rPr>
          <w:rFonts w:ascii="Times New Roman" w:eastAsia="Times New Roman" w:hAnsi="Times New Roman" w:cs="Times New Roman"/>
          <w:sz w:val="21"/>
          <w:szCs w:val="21"/>
        </w:rPr>
        <w:t>A.</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1"/>
          <w:sz w:val="21"/>
          <w:szCs w:val="21"/>
        </w:rPr>
        <w:t>Vulnerability</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2"/>
          <w:sz w:val="21"/>
          <w:szCs w:val="21"/>
        </w:rPr>
        <w:t>developing</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brain:</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VII.</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1"/>
          <w:sz w:val="21"/>
          <w:szCs w:val="21"/>
        </w:rPr>
        <w:t>Permanent</w:t>
      </w:r>
      <w:r>
        <w:rPr>
          <w:rFonts w:ascii="Times New Roman" w:eastAsia="Times New Roman" w:hAnsi="Times New Roman" w:cs="Times New Roman"/>
          <w:spacing w:val="37"/>
          <w:sz w:val="21"/>
          <w:szCs w:val="21"/>
        </w:rPr>
        <w:t xml:space="preserve"> </w:t>
      </w:r>
      <w:r>
        <w:rPr>
          <w:rFonts w:ascii="Times New Roman" w:eastAsia="Times New Roman" w:hAnsi="Times New Roman" w:cs="Times New Roman"/>
          <w:sz w:val="21"/>
          <w:szCs w:val="21"/>
        </w:rPr>
        <w:t>deﬁcit</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neurons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in</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cerebral</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cerebellar</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cortex</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following</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early</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mild</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undernutrition[J].</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z w:val="21"/>
          <w:szCs w:val="21"/>
        </w:rPr>
        <w:t xml:space="preserve">Experimental </w:t>
      </w:r>
      <w:r>
        <w:rPr>
          <w:rFonts w:ascii="Times New Roman" w:eastAsia="Times New Roman" w:hAnsi="Times New Roman" w:cs="Times New Roman"/>
          <w:spacing w:val="-1"/>
          <w:sz w:val="21"/>
          <w:szCs w:val="21"/>
        </w:rPr>
        <w:t xml:space="preserve">Neurology, </w:t>
      </w:r>
      <w:r>
        <w:rPr>
          <w:rFonts w:ascii="Times New Roman" w:eastAsia="Times New Roman" w:hAnsi="Times New Roman" w:cs="Times New Roman"/>
          <w:sz w:val="21"/>
          <w:szCs w:val="21"/>
        </w:rPr>
        <w:t>1971,</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32(3):</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439-447.</w:t>
      </w:r>
    </w:p>
    <w:p w14:paraId="69A9EEF3" w14:textId="77777777" w:rsidR="00996552" w:rsidRDefault="002D0D3F">
      <w:pPr>
        <w:spacing w:before="95" w:line="250" w:lineRule="auto"/>
        <w:ind w:left="706" w:right="115" w:hanging="484"/>
        <w:jc w:val="both"/>
        <w:rPr>
          <w:rFonts w:ascii="Times New Roman" w:eastAsia="Times New Roman" w:hAnsi="Times New Roman" w:cs="Times New Roman"/>
          <w:sz w:val="21"/>
          <w:szCs w:val="21"/>
        </w:rPr>
      </w:pPr>
      <w:bookmarkStart w:id="261" w:name="_bookmark152"/>
      <w:bookmarkEnd w:id="261"/>
      <w:r>
        <w:rPr>
          <w:rFonts w:ascii="Times New Roman"/>
          <w:sz w:val="21"/>
        </w:rPr>
        <w:t>[4]</w:t>
      </w:r>
      <w:r>
        <w:rPr>
          <w:rFonts w:ascii="Times New Roman"/>
          <w:spacing w:val="28"/>
          <w:sz w:val="21"/>
        </w:rPr>
        <w:t xml:space="preserve"> </w:t>
      </w:r>
      <w:r>
        <w:rPr>
          <w:rFonts w:ascii="Times New Roman"/>
          <w:spacing w:val="-4"/>
          <w:sz w:val="21"/>
        </w:rPr>
        <w:t>S</w:t>
      </w:r>
      <w:r>
        <w:rPr>
          <w:rFonts w:ascii="Times New Roman"/>
          <w:sz w:val="21"/>
        </w:rPr>
        <w:t>TEIN</w:t>
      </w:r>
      <w:r>
        <w:rPr>
          <w:rFonts w:ascii="Times New Roman"/>
          <w:spacing w:val="-25"/>
          <w:sz w:val="21"/>
        </w:rPr>
        <w:t>W</w:t>
      </w:r>
      <w:r>
        <w:rPr>
          <w:rFonts w:ascii="Times New Roman"/>
          <w:sz w:val="21"/>
        </w:rPr>
        <w:t>ALL</w:t>
      </w:r>
      <w:r>
        <w:rPr>
          <w:rFonts w:ascii="Times New Roman"/>
          <w:spacing w:val="-8"/>
          <w:sz w:val="21"/>
        </w:rPr>
        <w:t xml:space="preserve"> </w:t>
      </w:r>
      <w:r>
        <w:rPr>
          <w:rFonts w:ascii="Times New Roman"/>
          <w:sz w:val="21"/>
        </w:rPr>
        <w:t>O,</w:t>
      </w:r>
      <w:r>
        <w:rPr>
          <w:rFonts w:ascii="Times New Roman"/>
          <w:spacing w:val="-7"/>
          <w:sz w:val="21"/>
        </w:rPr>
        <w:t xml:space="preserve"> </w:t>
      </w:r>
      <w:r>
        <w:rPr>
          <w:rFonts w:ascii="Times New Roman"/>
          <w:sz w:val="21"/>
        </w:rPr>
        <w:t>KL</w:t>
      </w:r>
      <w:r>
        <w:rPr>
          <w:rFonts w:ascii="Times New Roman"/>
          <w:spacing w:val="-12"/>
          <w:sz w:val="21"/>
        </w:rPr>
        <w:t>A</w:t>
      </w:r>
      <w:r>
        <w:rPr>
          <w:rFonts w:ascii="Times New Roman"/>
          <w:sz w:val="21"/>
        </w:rPr>
        <w:t>TZO</w:t>
      </w:r>
      <w:r>
        <w:rPr>
          <w:rFonts w:ascii="Times New Roman"/>
          <w:spacing w:val="-8"/>
          <w:sz w:val="21"/>
        </w:rPr>
        <w:t xml:space="preserve"> </w:t>
      </w:r>
      <w:r>
        <w:rPr>
          <w:rFonts w:ascii="Times New Roman"/>
          <w:sz w:val="21"/>
        </w:rPr>
        <w:t>I.</w:t>
      </w:r>
      <w:r>
        <w:rPr>
          <w:rFonts w:ascii="Times New Roman"/>
          <w:spacing w:val="-7"/>
          <w:sz w:val="21"/>
        </w:rPr>
        <w:t xml:space="preserve"> </w:t>
      </w:r>
      <w:r>
        <w:rPr>
          <w:rFonts w:ascii="Times New Roman"/>
          <w:sz w:val="21"/>
        </w:rPr>
        <w:t>Selecti</w:t>
      </w:r>
      <w:r>
        <w:rPr>
          <w:rFonts w:ascii="Times New Roman"/>
          <w:spacing w:val="-8"/>
          <w:sz w:val="21"/>
        </w:rPr>
        <w:t>v</w:t>
      </w:r>
      <w:r>
        <w:rPr>
          <w:rFonts w:ascii="Times New Roman"/>
          <w:sz w:val="21"/>
        </w:rPr>
        <w:t>e</w:t>
      </w:r>
      <w:r>
        <w:rPr>
          <w:rFonts w:ascii="Times New Roman"/>
          <w:spacing w:val="-8"/>
          <w:sz w:val="21"/>
        </w:rPr>
        <w:t xml:space="preserve"> </w:t>
      </w:r>
      <w:r>
        <w:rPr>
          <w:rFonts w:ascii="Times New Roman"/>
          <w:sz w:val="21"/>
        </w:rPr>
        <w:t>vulnerability</w:t>
      </w:r>
      <w:r>
        <w:rPr>
          <w:rFonts w:ascii="Times New Roman"/>
          <w:spacing w:val="-7"/>
          <w:sz w:val="21"/>
        </w:rPr>
        <w:t xml:space="preserve"> </w:t>
      </w:r>
      <w:r>
        <w:rPr>
          <w:rFonts w:ascii="Times New Roman"/>
          <w:sz w:val="21"/>
        </w:rPr>
        <w:t>of</w:t>
      </w:r>
      <w:r>
        <w:rPr>
          <w:rFonts w:ascii="Times New Roman"/>
          <w:spacing w:val="-7"/>
          <w:sz w:val="21"/>
        </w:rPr>
        <w:t xml:space="preserve"> </w:t>
      </w:r>
      <w:r>
        <w:rPr>
          <w:rFonts w:ascii="Times New Roman"/>
          <w:sz w:val="21"/>
        </w:rPr>
        <w:t>the</w:t>
      </w:r>
      <w:r>
        <w:rPr>
          <w:rFonts w:ascii="Times New Roman"/>
          <w:spacing w:val="-7"/>
          <w:sz w:val="21"/>
        </w:rPr>
        <w:t xml:space="preserve"> </w:t>
      </w:r>
      <w:r>
        <w:rPr>
          <w:rFonts w:ascii="Times New Roman"/>
          <w:sz w:val="21"/>
        </w:rPr>
        <w:t>blood-brain</w:t>
      </w:r>
      <w:r>
        <w:rPr>
          <w:rFonts w:ascii="Times New Roman"/>
          <w:spacing w:val="-7"/>
          <w:sz w:val="21"/>
        </w:rPr>
        <w:t xml:space="preserve"> </w:t>
      </w:r>
      <w:r>
        <w:rPr>
          <w:rFonts w:ascii="Times New Roman"/>
          <w:sz w:val="21"/>
        </w:rPr>
        <w:t>ba</w:t>
      </w:r>
      <w:r>
        <w:rPr>
          <w:rFonts w:ascii="Times New Roman"/>
          <w:spacing w:val="5"/>
          <w:sz w:val="21"/>
        </w:rPr>
        <w:t>r</w:t>
      </w:r>
      <w:r>
        <w:rPr>
          <w:rFonts w:ascii="Times New Roman"/>
          <w:spacing w:val="4"/>
          <w:sz w:val="21"/>
        </w:rPr>
        <w:t>r</w:t>
      </w:r>
      <w:r>
        <w:rPr>
          <w:rFonts w:ascii="Times New Roman"/>
          <w:sz w:val="21"/>
        </w:rPr>
        <w:t>ier</w:t>
      </w:r>
      <w:r>
        <w:rPr>
          <w:rFonts w:ascii="Times New Roman"/>
          <w:spacing w:val="-7"/>
          <w:sz w:val="21"/>
        </w:rPr>
        <w:t xml:space="preserve"> </w:t>
      </w:r>
      <w:r>
        <w:rPr>
          <w:rFonts w:ascii="Times New Roman"/>
          <w:sz w:val="21"/>
        </w:rPr>
        <w:t>in</w:t>
      </w:r>
      <w:r>
        <w:rPr>
          <w:rFonts w:ascii="Times New Roman"/>
          <w:spacing w:val="-7"/>
          <w:sz w:val="21"/>
        </w:rPr>
        <w:t xml:space="preserve"> </w:t>
      </w:r>
      <w:r>
        <w:rPr>
          <w:rFonts w:ascii="Times New Roman"/>
          <w:spacing w:val="-3"/>
          <w:sz w:val="21"/>
        </w:rPr>
        <w:t>c</w:t>
      </w:r>
      <w:r>
        <w:rPr>
          <w:rFonts w:ascii="Times New Roman"/>
          <w:sz w:val="21"/>
        </w:rPr>
        <w:t>hemical</w:t>
      </w:r>
      <w:r>
        <w:rPr>
          <w:rFonts w:ascii="Times New Roman"/>
          <w:spacing w:val="-6"/>
          <w:sz w:val="21"/>
        </w:rPr>
        <w:t>l</w:t>
      </w:r>
      <w:r>
        <w:rPr>
          <w:rFonts w:ascii="Times New Roman"/>
          <w:sz w:val="21"/>
        </w:rPr>
        <w:t>y induced</w:t>
      </w:r>
      <w:r>
        <w:rPr>
          <w:rFonts w:ascii="Times New Roman"/>
          <w:spacing w:val="35"/>
          <w:sz w:val="21"/>
        </w:rPr>
        <w:t xml:space="preserve"> </w:t>
      </w:r>
      <w:r>
        <w:rPr>
          <w:rFonts w:ascii="Times New Roman"/>
          <w:sz w:val="21"/>
        </w:rPr>
        <w:t>lesions[J].</w:t>
      </w:r>
      <w:r>
        <w:rPr>
          <w:rFonts w:ascii="Times New Roman"/>
          <w:spacing w:val="36"/>
          <w:sz w:val="21"/>
        </w:rPr>
        <w:t xml:space="preserve"> </w:t>
      </w:r>
      <w:r>
        <w:rPr>
          <w:rFonts w:ascii="Times New Roman"/>
          <w:sz w:val="21"/>
        </w:rPr>
        <w:t>Journal</w:t>
      </w:r>
      <w:r>
        <w:rPr>
          <w:rFonts w:ascii="Times New Roman"/>
          <w:spacing w:val="35"/>
          <w:sz w:val="21"/>
        </w:rPr>
        <w:t xml:space="preserve"> </w:t>
      </w:r>
      <w:r>
        <w:rPr>
          <w:rFonts w:ascii="Times New Roman"/>
          <w:sz w:val="21"/>
        </w:rPr>
        <w:t>of</w:t>
      </w:r>
      <w:r>
        <w:rPr>
          <w:rFonts w:ascii="Times New Roman"/>
          <w:spacing w:val="36"/>
          <w:sz w:val="21"/>
        </w:rPr>
        <w:t xml:space="preserve"> </w:t>
      </w:r>
      <w:r>
        <w:rPr>
          <w:rFonts w:ascii="Times New Roman"/>
          <w:sz w:val="21"/>
        </w:rPr>
        <w:t>neuropathology</w:t>
      </w:r>
      <w:r>
        <w:rPr>
          <w:rFonts w:ascii="Times New Roman"/>
          <w:spacing w:val="35"/>
          <w:sz w:val="21"/>
        </w:rPr>
        <w:t xml:space="preserve"> </w:t>
      </w:r>
      <w:r>
        <w:rPr>
          <w:rFonts w:ascii="Times New Roman"/>
          <w:sz w:val="21"/>
        </w:rPr>
        <w:t>and</w:t>
      </w:r>
      <w:r>
        <w:rPr>
          <w:rFonts w:ascii="Times New Roman"/>
          <w:spacing w:val="36"/>
          <w:sz w:val="21"/>
        </w:rPr>
        <w:t xml:space="preserve"> </w:t>
      </w:r>
      <w:r>
        <w:rPr>
          <w:rFonts w:ascii="Times New Roman"/>
          <w:spacing w:val="-1"/>
          <w:sz w:val="21"/>
        </w:rPr>
        <w:t>experimental</w:t>
      </w:r>
      <w:r>
        <w:rPr>
          <w:rFonts w:ascii="Times New Roman"/>
          <w:spacing w:val="35"/>
          <w:sz w:val="21"/>
        </w:rPr>
        <w:t xml:space="preserve"> </w:t>
      </w:r>
      <w:r>
        <w:rPr>
          <w:rFonts w:ascii="Times New Roman"/>
          <w:sz w:val="21"/>
        </w:rPr>
        <w:t>neurology,</w:t>
      </w:r>
      <w:r>
        <w:rPr>
          <w:rFonts w:ascii="Times New Roman"/>
          <w:spacing w:val="36"/>
          <w:sz w:val="21"/>
        </w:rPr>
        <w:t xml:space="preserve"> </w:t>
      </w:r>
      <w:r>
        <w:rPr>
          <w:rFonts w:ascii="Times New Roman"/>
          <w:sz w:val="21"/>
        </w:rPr>
        <w:t>1966,</w:t>
      </w:r>
      <w:r>
        <w:rPr>
          <w:rFonts w:ascii="Times New Roman"/>
          <w:spacing w:val="35"/>
          <w:sz w:val="21"/>
        </w:rPr>
        <w:t xml:space="preserve"> </w:t>
      </w:r>
      <w:r>
        <w:rPr>
          <w:rFonts w:ascii="Times New Roman"/>
          <w:sz w:val="21"/>
        </w:rPr>
        <w:t>25(4):</w:t>
      </w:r>
      <w:r>
        <w:rPr>
          <w:rFonts w:ascii="Times New Roman"/>
          <w:spacing w:val="24"/>
          <w:sz w:val="21"/>
        </w:rPr>
        <w:t xml:space="preserve"> </w:t>
      </w:r>
      <w:r>
        <w:rPr>
          <w:rFonts w:ascii="Times New Roman"/>
          <w:sz w:val="21"/>
        </w:rPr>
        <w:t>542-559.</w:t>
      </w:r>
    </w:p>
    <w:p w14:paraId="3740D551" w14:textId="77777777" w:rsidR="00996552" w:rsidRDefault="002D0D3F">
      <w:pPr>
        <w:spacing w:before="95" w:line="250" w:lineRule="auto"/>
        <w:ind w:left="706" w:right="115" w:hanging="484"/>
        <w:jc w:val="both"/>
        <w:rPr>
          <w:rFonts w:ascii="Times New Roman" w:eastAsia="Times New Roman" w:hAnsi="Times New Roman" w:cs="Times New Roman"/>
          <w:sz w:val="21"/>
          <w:szCs w:val="21"/>
        </w:rPr>
      </w:pPr>
      <w:bookmarkStart w:id="262" w:name="_bookmark153"/>
      <w:bookmarkEnd w:id="262"/>
      <w:r>
        <w:rPr>
          <w:rFonts w:ascii="Times New Roman"/>
          <w:sz w:val="21"/>
        </w:rPr>
        <w:t>[5]</w:t>
      </w:r>
      <w:r>
        <w:rPr>
          <w:rFonts w:ascii="Times New Roman"/>
          <w:spacing w:val="28"/>
          <w:sz w:val="21"/>
        </w:rPr>
        <w:t xml:space="preserve"> </w:t>
      </w:r>
      <w:r>
        <w:rPr>
          <w:rFonts w:ascii="Times New Roman"/>
          <w:sz w:val="21"/>
        </w:rPr>
        <w:t>RICH</w:t>
      </w:r>
      <w:r>
        <w:rPr>
          <w:rFonts w:ascii="Times New Roman"/>
          <w:spacing w:val="32"/>
          <w:sz w:val="21"/>
        </w:rPr>
        <w:t xml:space="preserve"> </w:t>
      </w:r>
      <w:r>
        <w:rPr>
          <w:rFonts w:ascii="Times New Roman"/>
          <w:sz w:val="21"/>
        </w:rPr>
        <w:t>A.</w:t>
      </w:r>
      <w:r>
        <w:rPr>
          <w:rFonts w:ascii="Times New Roman"/>
          <w:spacing w:val="31"/>
          <w:sz w:val="21"/>
        </w:rPr>
        <w:t xml:space="preserve"> </w:t>
      </w:r>
      <w:r>
        <w:rPr>
          <w:rFonts w:ascii="Times New Roman"/>
          <w:sz w:val="21"/>
        </w:rPr>
        <w:t>A</w:t>
      </w:r>
      <w:r>
        <w:rPr>
          <w:rFonts w:ascii="Times New Roman"/>
          <w:spacing w:val="32"/>
          <w:sz w:val="21"/>
        </w:rPr>
        <w:t xml:space="preserve"> </w:t>
      </w:r>
      <w:r>
        <w:rPr>
          <w:rFonts w:ascii="Times New Roman"/>
          <w:sz w:val="21"/>
        </w:rPr>
        <w:t>hitherto</w:t>
      </w:r>
      <w:r>
        <w:rPr>
          <w:rFonts w:ascii="Times New Roman"/>
          <w:spacing w:val="31"/>
          <w:sz w:val="21"/>
        </w:rPr>
        <w:t xml:space="preserve"> </w:t>
      </w:r>
      <w:r>
        <w:rPr>
          <w:rFonts w:ascii="Times New Roman"/>
          <w:sz w:val="21"/>
        </w:rPr>
        <w:t>undescribed</w:t>
      </w:r>
      <w:r>
        <w:rPr>
          <w:rFonts w:ascii="Times New Roman"/>
          <w:spacing w:val="32"/>
          <w:sz w:val="21"/>
        </w:rPr>
        <w:t xml:space="preserve"> </w:t>
      </w:r>
      <w:r>
        <w:rPr>
          <w:rFonts w:ascii="Times New Roman"/>
          <w:sz w:val="21"/>
        </w:rPr>
        <w:t>vulnerability</w:t>
      </w:r>
      <w:r>
        <w:rPr>
          <w:rFonts w:ascii="Times New Roman"/>
          <w:spacing w:val="31"/>
          <w:sz w:val="21"/>
        </w:rPr>
        <w:t xml:space="preserve"> </w:t>
      </w:r>
      <w:r>
        <w:rPr>
          <w:rFonts w:ascii="Times New Roman"/>
          <w:sz w:val="21"/>
        </w:rPr>
        <w:t>of</w:t>
      </w:r>
      <w:r>
        <w:rPr>
          <w:rFonts w:ascii="Times New Roman"/>
          <w:spacing w:val="32"/>
          <w:sz w:val="21"/>
        </w:rPr>
        <w:t xml:space="preserve"> </w:t>
      </w:r>
      <w:r>
        <w:rPr>
          <w:rFonts w:ascii="Times New Roman"/>
          <w:sz w:val="21"/>
        </w:rPr>
        <w:t>the</w:t>
      </w:r>
      <w:r>
        <w:rPr>
          <w:rFonts w:ascii="Times New Roman"/>
          <w:spacing w:val="31"/>
          <w:sz w:val="21"/>
        </w:rPr>
        <w:t xml:space="preserve"> </w:t>
      </w:r>
      <w:r>
        <w:rPr>
          <w:rFonts w:ascii="Times New Roman"/>
          <w:sz w:val="21"/>
        </w:rPr>
        <w:t>juxtamedullary</w:t>
      </w:r>
      <w:r>
        <w:rPr>
          <w:rFonts w:ascii="Times New Roman"/>
          <w:spacing w:val="32"/>
          <w:sz w:val="21"/>
        </w:rPr>
        <w:t xml:space="preserve"> </w:t>
      </w:r>
      <w:r>
        <w:rPr>
          <w:rFonts w:ascii="Times New Roman"/>
          <w:sz w:val="21"/>
        </w:rPr>
        <w:t>glomeruli</w:t>
      </w:r>
      <w:r>
        <w:rPr>
          <w:rFonts w:ascii="Times New Roman"/>
          <w:spacing w:val="31"/>
          <w:sz w:val="21"/>
        </w:rPr>
        <w:t xml:space="preserve"> </w:t>
      </w:r>
      <w:r>
        <w:rPr>
          <w:rFonts w:ascii="Times New Roman"/>
          <w:sz w:val="21"/>
        </w:rPr>
        <w:t>in</w:t>
      </w:r>
      <w:r>
        <w:rPr>
          <w:rFonts w:ascii="Times New Roman"/>
          <w:spacing w:val="32"/>
          <w:sz w:val="21"/>
        </w:rPr>
        <w:t xml:space="preserve"> </w:t>
      </w:r>
      <w:r>
        <w:rPr>
          <w:rFonts w:ascii="Times New Roman"/>
          <w:sz w:val="21"/>
        </w:rPr>
        <w:t>lipoid</w:t>
      </w:r>
      <w:r>
        <w:rPr>
          <w:rFonts w:ascii="Times New Roman"/>
          <w:spacing w:val="34"/>
          <w:sz w:val="21"/>
        </w:rPr>
        <w:t xml:space="preserve"> </w:t>
      </w:r>
      <w:r>
        <w:rPr>
          <w:rFonts w:ascii="Times New Roman"/>
          <w:sz w:val="21"/>
        </w:rPr>
        <w:t>nephrosis[J]. Bull John Hopkins Hosp, 1957,</w:t>
      </w:r>
      <w:r>
        <w:rPr>
          <w:rFonts w:ascii="Times New Roman"/>
          <w:spacing w:val="-1"/>
          <w:sz w:val="21"/>
        </w:rPr>
        <w:t xml:space="preserve"> </w:t>
      </w:r>
      <w:r>
        <w:rPr>
          <w:rFonts w:ascii="Times New Roman"/>
          <w:sz w:val="21"/>
        </w:rPr>
        <w:t>100:</w:t>
      </w:r>
      <w:r>
        <w:rPr>
          <w:rFonts w:ascii="Times New Roman"/>
          <w:spacing w:val="-18"/>
          <w:sz w:val="21"/>
        </w:rPr>
        <w:t xml:space="preserve"> </w:t>
      </w:r>
      <w:r>
        <w:rPr>
          <w:rFonts w:ascii="Times New Roman"/>
          <w:sz w:val="21"/>
        </w:rPr>
        <w:t>173-186.</w:t>
      </w:r>
    </w:p>
    <w:p w14:paraId="4D4453A0" w14:textId="77777777" w:rsidR="00996552" w:rsidRDefault="002D0D3F">
      <w:pPr>
        <w:tabs>
          <w:tab w:val="left" w:pos="706"/>
        </w:tabs>
        <w:spacing w:before="95"/>
        <w:ind w:left="222"/>
        <w:rPr>
          <w:rFonts w:ascii="Times New Roman" w:eastAsia="Times New Roman" w:hAnsi="Times New Roman" w:cs="Times New Roman"/>
          <w:sz w:val="21"/>
          <w:szCs w:val="21"/>
        </w:rPr>
      </w:pPr>
      <w:bookmarkStart w:id="263" w:name="_bookmark154"/>
      <w:bookmarkEnd w:id="263"/>
      <w:r>
        <w:rPr>
          <w:rFonts w:ascii="Times New Roman"/>
          <w:sz w:val="21"/>
        </w:rPr>
        <w:t>[6]</w:t>
      </w:r>
      <w:r>
        <w:rPr>
          <w:rFonts w:ascii="Times New Roman"/>
          <w:sz w:val="21"/>
        </w:rPr>
        <w:tab/>
      </w:r>
      <w:r>
        <w:rPr>
          <w:rFonts w:ascii="Times New Roman"/>
          <w:spacing w:val="-2"/>
          <w:sz w:val="21"/>
        </w:rPr>
        <w:t>GUNDLACH</w:t>
      </w:r>
      <w:r>
        <w:rPr>
          <w:rFonts w:ascii="Times New Roman"/>
          <w:spacing w:val="-16"/>
          <w:sz w:val="21"/>
        </w:rPr>
        <w:t xml:space="preserve"> </w:t>
      </w:r>
      <w:r>
        <w:rPr>
          <w:rFonts w:ascii="Times New Roman"/>
          <w:sz w:val="21"/>
        </w:rPr>
        <w:t>E</w:t>
      </w:r>
      <w:r>
        <w:rPr>
          <w:rFonts w:ascii="Times New Roman"/>
          <w:spacing w:val="-16"/>
          <w:sz w:val="21"/>
        </w:rPr>
        <w:t xml:space="preserve"> </w:t>
      </w:r>
      <w:r>
        <w:rPr>
          <w:rFonts w:ascii="Times New Roman"/>
          <w:sz w:val="21"/>
        </w:rPr>
        <w:t>R,</w:t>
      </w:r>
      <w:r>
        <w:rPr>
          <w:rFonts w:ascii="Times New Roman"/>
          <w:spacing w:val="-16"/>
          <w:sz w:val="21"/>
        </w:rPr>
        <w:t xml:space="preserve"> </w:t>
      </w:r>
      <w:r>
        <w:rPr>
          <w:rFonts w:ascii="Times New Roman"/>
          <w:spacing w:val="-4"/>
          <w:sz w:val="21"/>
        </w:rPr>
        <w:t>HAYES</w:t>
      </w:r>
      <w:r>
        <w:rPr>
          <w:rFonts w:ascii="Times New Roman"/>
          <w:spacing w:val="-16"/>
          <w:sz w:val="21"/>
        </w:rPr>
        <w:t xml:space="preserve"> </w:t>
      </w:r>
      <w:r>
        <w:rPr>
          <w:rFonts w:ascii="Times New Roman"/>
          <w:sz w:val="21"/>
        </w:rPr>
        <w:t>M</w:t>
      </w:r>
      <w:r>
        <w:rPr>
          <w:rFonts w:ascii="Times New Roman"/>
          <w:spacing w:val="-16"/>
          <w:sz w:val="21"/>
        </w:rPr>
        <w:t xml:space="preserve"> </w:t>
      </w:r>
      <w:r>
        <w:rPr>
          <w:rFonts w:ascii="Times New Roman"/>
          <w:sz w:val="21"/>
        </w:rPr>
        <w:t>O.</w:t>
      </w:r>
      <w:r>
        <w:rPr>
          <w:rFonts w:ascii="Times New Roman"/>
          <w:spacing w:val="-16"/>
          <w:sz w:val="21"/>
        </w:rPr>
        <w:t xml:space="preserve"> </w:t>
      </w:r>
      <w:r>
        <w:rPr>
          <w:rFonts w:ascii="Times New Roman"/>
          <w:spacing w:val="-1"/>
          <w:sz w:val="21"/>
        </w:rPr>
        <w:t>Vulnerability</w:t>
      </w:r>
      <w:r>
        <w:rPr>
          <w:rFonts w:ascii="Times New Roman"/>
          <w:spacing w:val="-16"/>
          <w:sz w:val="21"/>
        </w:rPr>
        <w:t xml:space="preserve"> </w:t>
      </w:r>
      <w:r>
        <w:rPr>
          <w:rFonts w:ascii="Times New Roman"/>
          <w:sz w:val="21"/>
        </w:rPr>
        <w:t>of</w:t>
      </w:r>
      <w:r>
        <w:rPr>
          <w:rFonts w:ascii="Times New Roman"/>
          <w:spacing w:val="-16"/>
          <w:sz w:val="21"/>
        </w:rPr>
        <w:t xml:space="preserve"> </w:t>
      </w:r>
      <w:r>
        <w:rPr>
          <w:rFonts w:ascii="Times New Roman"/>
          <w:spacing w:val="-1"/>
          <w:sz w:val="21"/>
        </w:rPr>
        <w:t>coastal</w:t>
      </w:r>
      <w:r>
        <w:rPr>
          <w:rFonts w:ascii="Times New Roman"/>
          <w:spacing w:val="-16"/>
          <w:sz w:val="21"/>
        </w:rPr>
        <w:t xml:space="preserve"> </w:t>
      </w:r>
      <w:r>
        <w:rPr>
          <w:rFonts w:ascii="Times New Roman"/>
          <w:spacing w:val="-1"/>
          <w:sz w:val="21"/>
        </w:rPr>
        <w:t>environments</w:t>
      </w:r>
      <w:r>
        <w:rPr>
          <w:rFonts w:ascii="Times New Roman"/>
          <w:spacing w:val="-16"/>
          <w:sz w:val="21"/>
        </w:rPr>
        <w:t xml:space="preserve"> </w:t>
      </w:r>
      <w:r>
        <w:rPr>
          <w:rFonts w:ascii="Times New Roman"/>
          <w:sz w:val="21"/>
        </w:rPr>
        <w:t>to</w:t>
      </w:r>
      <w:r>
        <w:rPr>
          <w:rFonts w:ascii="Times New Roman"/>
          <w:spacing w:val="-16"/>
          <w:sz w:val="21"/>
        </w:rPr>
        <w:t xml:space="preserve"> </w:t>
      </w:r>
      <w:r>
        <w:rPr>
          <w:rFonts w:ascii="Times New Roman"/>
          <w:sz w:val="21"/>
        </w:rPr>
        <w:t>oil</w:t>
      </w:r>
      <w:r>
        <w:rPr>
          <w:rFonts w:ascii="Times New Roman"/>
          <w:spacing w:val="-16"/>
          <w:sz w:val="21"/>
        </w:rPr>
        <w:t xml:space="preserve"> </w:t>
      </w:r>
      <w:r>
        <w:rPr>
          <w:rFonts w:ascii="Times New Roman"/>
          <w:sz w:val="21"/>
        </w:rPr>
        <w:t>spill</w:t>
      </w:r>
      <w:r>
        <w:rPr>
          <w:rFonts w:ascii="Times New Roman"/>
          <w:spacing w:val="-16"/>
          <w:sz w:val="21"/>
        </w:rPr>
        <w:t xml:space="preserve"> </w:t>
      </w:r>
      <w:r>
        <w:rPr>
          <w:rFonts w:ascii="Times New Roman"/>
          <w:sz w:val="21"/>
        </w:rPr>
        <w:t>impacts[J].</w:t>
      </w:r>
    </w:p>
    <w:p w14:paraId="5148FABD" w14:textId="77777777" w:rsidR="00996552" w:rsidRDefault="002D0D3F">
      <w:pPr>
        <w:spacing w:before="10"/>
        <w:ind w:left="706"/>
        <w:rPr>
          <w:rFonts w:ascii="Times New Roman" w:eastAsia="Times New Roman" w:hAnsi="Times New Roman" w:cs="Times New Roman"/>
          <w:sz w:val="21"/>
          <w:szCs w:val="21"/>
        </w:rPr>
      </w:pPr>
      <w:r>
        <w:rPr>
          <w:rFonts w:ascii="Times New Roman"/>
          <w:sz w:val="21"/>
        </w:rPr>
        <w:t xml:space="preserve">Marine </w:t>
      </w:r>
      <w:r>
        <w:rPr>
          <w:rFonts w:ascii="Times New Roman"/>
          <w:spacing w:val="-1"/>
          <w:sz w:val="21"/>
        </w:rPr>
        <w:t xml:space="preserve">technology </w:t>
      </w:r>
      <w:r>
        <w:rPr>
          <w:rFonts w:ascii="Times New Roman"/>
          <w:sz w:val="21"/>
        </w:rPr>
        <w:t>society Journal, 1978,</w:t>
      </w:r>
      <w:r>
        <w:rPr>
          <w:rFonts w:ascii="Times New Roman"/>
          <w:spacing w:val="-1"/>
          <w:sz w:val="21"/>
        </w:rPr>
        <w:t xml:space="preserve"> </w:t>
      </w:r>
      <w:r>
        <w:rPr>
          <w:rFonts w:ascii="Times New Roman"/>
          <w:sz w:val="21"/>
        </w:rPr>
        <w:t>12(4):</w:t>
      </w:r>
      <w:r>
        <w:rPr>
          <w:rFonts w:ascii="Times New Roman"/>
          <w:spacing w:val="-18"/>
          <w:sz w:val="21"/>
        </w:rPr>
        <w:t xml:space="preserve"> </w:t>
      </w:r>
      <w:r>
        <w:rPr>
          <w:rFonts w:ascii="Times New Roman"/>
          <w:sz w:val="21"/>
        </w:rPr>
        <w:t>18-27.</w:t>
      </w:r>
    </w:p>
    <w:p w14:paraId="77C807CA" w14:textId="77777777" w:rsidR="00996552" w:rsidRDefault="002D0D3F">
      <w:pPr>
        <w:spacing w:before="106" w:line="250" w:lineRule="auto"/>
        <w:ind w:left="706" w:right="115" w:hanging="484"/>
        <w:jc w:val="both"/>
        <w:rPr>
          <w:rFonts w:ascii="Times New Roman" w:eastAsia="Times New Roman" w:hAnsi="Times New Roman" w:cs="Times New Roman"/>
          <w:sz w:val="21"/>
          <w:szCs w:val="21"/>
        </w:rPr>
      </w:pPr>
      <w:bookmarkStart w:id="264" w:name="_bookmark155"/>
      <w:bookmarkEnd w:id="264"/>
      <w:r>
        <w:rPr>
          <w:rFonts w:ascii="Times New Roman" w:eastAsia="Times New Roman" w:hAnsi="Times New Roman" w:cs="Times New Roman"/>
          <w:sz w:val="21"/>
          <w:szCs w:val="21"/>
        </w:rPr>
        <w:t>[7]</w:t>
      </w:r>
      <w:r>
        <w:rPr>
          <w:rFonts w:ascii="Times New Roman" w:eastAsia="Times New Roman" w:hAnsi="Times New Roman" w:cs="Times New Roman"/>
          <w:spacing w:val="27"/>
          <w:sz w:val="21"/>
          <w:szCs w:val="21"/>
        </w:rPr>
        <w:t xml:space="preserve"> </w:t>
      </w:r>
      <w:r>
        <w:rPr>
          <w:rFonts w:ascii="Times New Roman" w:eastAsia="Times New Roman" w:hAnsi="Times New Roman" w:cs="Times New Roman"/>
          <w:sz w:val="21"/>
          <w:szCs w:val="21"/>
        </w:rPr>
        <w:t>LIDDLE</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M</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pacing w:val="-1"/>
          <w:sz w:val="21"/>
          <w:szCs w:val="21"/>
        </w:rPr>
        <w:t>selective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3"/>
          <w:sz w:val="21"/>
          <w:szCs w:val="21"/>
        </w:rPr>
        <w:t>review</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the</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ecological</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eﬀects</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human</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trampling</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on</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natural</w:t>
      </w:r>
      <w:r>
        <w:rPr>
          <w:rFonts w:ascii="Times New Roman" w:eastAsia="Times New Roman" w:hAnsi="Times New Roman" w:cs="Times New Roman"/>
          <w:spacing w:val="27"/>
          <w:sz w:val="21"/>
          <w:szCs w:val="21"/>
        </w:rPr>
        <w:t xml:space="preserve"> </w:t>
      </w:r>
      <w:r>
        <w:rPr>
          <w:rFonts w:ascii="Times New Roman" w:eastAsia="Times New Roman" w:hAnsi="Times New Roman" w:cs="Times New Roman"/>
          <w:spacing w:val="-1"/>
          <w:sz w:val="21"/>
          <w:szCs w:val="21"/>
        </w:rPr>
        <w:t xml:space="preserve">ecosystems[J]. </w:t>
      </w:r>
      <w:r>
        <w:rPr>
          <w:rFonts w:ascii="Times New Roman" w:eastAsia="Times New Roman" w:hAnsi="Times New Roman" w:cs="Times New Roman"/>
          <w:sz w:val="21"/>
          <w:szCs w:val="21"/>
        </w:rPr>
        <w:t xml:space="preserve">Biological </w:t>
      </w:r>
      <w:r>
        <w:rPr>
          <w:rFonts w:ascii="Times New Roman" w:eastAsia="Times New Roman" w:hAnsi="Times New Roman" w:cs="Times New Roman"/>
          <w:spacing w:val="-1"/>
          <w:sz w:val="21"/>
          <w:szCs w:val="21"/>
        </w:rPr>
        <w:t xml:space="preserve">Conservation, </w:t>
      </w:r>
      <w:r>
        <w:rPr>
          <w:rFonts w:ascii="Times New Roman" w:eastAsia="Times New Roman" w:hAnsi="Times New Roman" w:cs="Times New Roman"/>
          <w:sz w:val="21"/>
          <w:szCs w:val="21"/>
        </w:rPr>
        <w:t>1975, 7(1):</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17-36.</w:t>
      </w:r>
    </w:p>
    <w:p w14:paraId="4FDFB623" w14:textId="77777777" w:rsidR="00996552" w:rsidRDefault="002D0D3F">
      <w:pPr>
        <w:spacing w:before="95" w:line="250" w:lineRule="auto"/>
        <w:ind w:left="706" w:right="115" w:hanging="484"/>
        <w:jc w:val="both"/>
        <w:rPr>
          <w:rFonts w:ascii="Times New Roman" w:eastAsia="Times New Roman" w:hAnsi="Times New Roman" w:cs="Times New Roman"/>
          <w:sz w:val="21"/>
          <w:szCs w:val="21"/>
        </w:rPr>
      </w:pPr>
      <w:bookmarkStart w:id="265" w:name="_bookmark156"/>
      <w:bookmarkEnd w:id="265"/>
      <w:r>
        <w:rPr>
          <w:rFonts w:ascii="Times New Roman"/>
          <w:sz w:val="21"/>
        </w:rPr>
        <w:t>[8]</w:t>
      </w:r>
      <w:r>
        <w:rPr>
          <w:rFonts w:ascii="Times New Roman"/>
          <w:spacing w:val="28"/>
          <w:sz w:val="21"/>
        </w:rPr>
        <w:t xml:space="preserve"> </w:t>
      </w:r>
      <w:r>
        <w:rPr>
          <w:rFonts w:ascii="Times New Roman"/>
          <w:spacing w:val="-4"/>
          <w:sz w:val="21"/>
        </w:rPr>
        <w:t>PACIFICI</w:t>
      </w:r>
      <w:r>
        <w:rPr>
          <w:rFonts w:ascii="Times New Roman"/>
          <w:spacing w:val="4"/>
          <w:sz w:val="21"/>
        </w:rPr>
        <w:t xml:space="preserve"> </w:t>
      </w:r>
      <w:r>
        <w:rPr>
          <w:rFonts w:ascii="Times New Roman"/>
          <w:sz w:val="21"/>
        </w:rPr>
        <w:t>M,</w:t>
      </w:r>
      <w:r>
        <w:rPr>
          <w:rFonts w:ascii="Times New Roman"/>
          <w:spacing w:val="4"/>
          <w:sz w:val="21"/>
        </w:rPr>
        <w:t xml:space="preserve"> </w:t>
      </w:r>
      <w:r>
        <w:rPr>
          <w:rFonts w:ascii="Times New Roman"/>
          <w:sz w:val="21"/>
        </w:rPr>
        <w:t>FODEN</w:t>
      </w:r>
      <w:r>
        <w:rPr>
          <w:rFonts w:ascii="Times New Roman"/>
          <w:spacing w:val="4"/>
          <w:sz w:val="21"/>
        </w:rPr>
        <w:t xml:space="preserve"> </w:t>
      </w:r>
      <w:r>
        <w:rPr>
          <w:rFonts w:ascii="Times New Roman"/>
          <w:sz w:val="21"/>
        </w:rPr>
        <w:t>W</w:t>
      </w:r>
      <w:r>
        <w:rPr>
          <w:rFonts w:ascii="Times New Roman"/>
          <w:spacing w:val="4"/>
          <w:sz w:val="21"/>
        </w:rPr>
        <w:t xml:space="preserve"> </w:t>
      </w:r>
      <w:r>
        <w:rPr>
          <w:rFonts w:ascii="Times New Roman"/>
          <w:sz w:val="21"/>
        </w:rPr>
        <w:t>B,</w:t>
      </w:r>
      <w:r>
        <w:rPr>
          <w:rFonts w:ascii="Times New Roman"/>
          <w:spacing w:val="4"/>
          <w:sz w:val="21"/>
        </w:rPr>
        <w:t xml:space="preserve"> </w:t>
      </w:r>
      <w:r>
        <w:rPr>
          <w:rFonts w:ascii="Times New Roman"/>
          <w:spacing w:val="-1"/>
          <w:sz w:val="21"/>
        </w:rPr>
        <w:t>VISCONTI</w:t>
      </w:r>
      <w:r>
        <w:rPr>
          <w:rFonts w:ascii="Times New Roman"/>
          <w:spacing w:val="4"/>
          <w:sz w:val="21"/>
        </w:rPr>
        <w:t xml:space="preserve"> </w:t>
      </w:r>
      <w:r>
        <w:rPr>
          <w:rFonts w:ascii="Times New Roman"/>
          <w:sz w:val="21"/>
        </w:rPr>
        <w:t>P,</w:t>
      </w:r>
      <w:r>
        <w:rPr>
          <w:rFonts w:ascii="Times New Roman"/>
          <w:spacing w:val="4"/>
          <w:sz w:val="21"/>
        </w:rPr>
        <w:t xml:space="preserve"> </w:t>
      </w:r>
      <w:r>
        <w:rPr>
          <w:rFonts w:ascii="Times New Roman"/>
          <w:sz w:val="21"/>
        </w:rPr>
        <w:t>et</w:t>
      </w:r>
      <w:r>
        <w:rPr>
          <w:rFonts w:ascii="Times New Roman"/>
          <w:spacing w:val="4"/>
          <w:sz w:val="21"/>
        </w:rPr>
        <w:t xml:space="preserve"> </w:t>
      </w:r>
      <w:r>
        <w:rPr>
          <w:rFonts w:ascii="Times New Roman"/>
          <w:sz w:val="21"/>
        </w:rPr>
        <w:t>al.</w:t>
      </w:r>
      <w:r>
        <w:rPr>
          <w:rFonts w:ascii="Times New Roman"/>
          <w:spacing w:val="4"/>
          <w:sz w:val="21"/>
        </w:rPr>
        <w:t xml:space="preserve"> </w:t>
      </w:r>
      <w:r>
        <w:rPr>
          <w:rFonts w:ascii="Times New Roman"/>
          <w:sz w:val="21"/>
        </w:rPr>
        <w:t>Assessing</w:t>
      </w:r>
      <w:r>
        <w:rPr>
          <w:rFonts w:ascii="Times New Roman"/>
          <w:spacing w:val="4"/>
          <w:sz w:val="21"/>
        </w:rPr>
        <w:t xml:space="preserve"> </w:t>
      </w:r>
      <w:r>
        <w:rPr>
          <w:rFonts w:ascii="Times New Roman"/>
          <w:sz w:val="21"/>
        </w:rPr>
        <w:t>species</w:t>
      </w:r>
      <w:r>
        <w:rPr>
          <w:rFonts w:ascii="Times New Roman"/>
          <w:spacing w:val="4"/>
          <w:sz w:val="21"/>
        </w:rPr>
        <w:t xml:space="preserve"> </w:t>
      </w:r>
      <w:r>
        <w:rPr>
          <w:rFonts w:ascii="Times New Roman"/>
          <w:sz w:val="21"/>
        </w:rPr>
        <w:t>vulnerability</w:t>
      </w:r>
      <w:r>
        <w:rPr>
          <w:rFonts w:ascii="Times New Roman"/>
          <w:spacing w:val="4"/>
          <w:sz w:val="21"/>
        </w:rPr>
        <w:t xml:space="preserve"> </w:t>
      </w:r>
      <w:r>
        <w:rPr>
          <w:rFonts w:ascii="Times New Roman"/>
          <w:sz w:val="21"/>
        </w:rPr>
        <w:t>to</w:t>
      </w:r>
      <w:r>
        <w:rPr>
          <w:rFonts w:ascii="Times New Roman"/>
          <w:spacing w:val="4"/>
          <w:sz w:val="21"/>
        </w:rPr>
        <w:t xml:space="preserve"> </w:t>
      </w:r>
      <w:r>
        <w:rPr>
          <w:rFonts w:ascii="Times New Roman"/>
          <w:sz w:val="21"/>
        </w:rPr>
        <w:t>climate</w:t>
      </w:r>
      <w:r>
        <w:rPr>
          <w:rFonts w:ascii="Times New Roman"/>
          <w:spacing w:val="28"/>
          <w:sz w:val="21"/>
        </w:rPr>
        <w:t xml:space="preserve"> </w:t>
      </w:r>
      <w:r>
        <w:rPr>
          <w:rFonts w:ascii="Times New Roman"/>
          <w:spacing w:val="-1"/>
          <w:sz w:val="21"/>
        </w:rPr>
        <w:t xml:space="preserve">change[J]. Nature </w:t>
      </w:r>
      <w:r>
        <w:rPr>
          <w:rFonts w:ascii="Times New Roman"/>
          <w:sz w:val="21"/>
        </w:rPr>
        <w:t xml:space="preserve">Climate </w:t>
      </w:r>
      <w:r>
        <w:rPr>
          <w:rFonts w:ascii="Times New Roman"/>
          <w:spacing w:val="-1"/>
          <w:sz w:val="21"/>
        </w:rPr>
        <w:t xml:space="preserve">Change, </w:t>
      </w:r>
      <w:r>
        <w:rPr>
          <w:rFonts w:ascii="Times New Roman"/>
          <w:sz w:val="21"/>
        </w:rPr>
        <w:t>2015, 5(3):</w:t>
      </w:r>
      <w:r>
        <w:rPr>
          <w:rFonts w:ascii="Times New Roman"/>
          <w:spacing w:val="-18"/>
          <w:sz w:val="21"/>
        </w:rPr>
        <w:t xml:space="preserve"> </w:t>
      </w:r>
      <w:r>
        <w:rPr>
          <w:rFonts w:ascii="Times New Roman"/>
          <w:sz w:val="21"/>
        </w:rPr>
        <w:t>215-225.</w:t>
      </w:r>
    </w:p>
    <w:p w14:paraId="545B29F7" w14:textId="77777777" w:rsidR="00996552" w:rsidRDefault="002D0D3F">
      <w:pPr>
        <w:tabs>
          <w:tab w:val="left" w:pos="706"/>
        </w:tabs>
        <w:spacing w:before="46"/>
        <w:ind w:left="222"/>
        <w:rPr>
          <w:rFonts w:ascii="Times New Roman" w:eastAsia="Times New Roman" w:hAnsi="Times New Roman" w:cs="Times New Roman"/>
          <w:sz w:val="21"/>
          <w:szCs w:val="21"/>
          <w:lang w:eastAsia="zh-CN"/>
        </w:rPr>
      </w:pPr>
      <w:bookmarkStart w:id="266" w:name="_bookmark157"/>
      <w:bookmarkEnd w:id="266"/>
      <w:r>
        <w:rPr>
          <w:rFonts w:ascii="Times New Roman" w:eastAsia="Times New Roman" w:hAnsi="Times New Roman" w:cs="Times New Roman"/>
          <w:sz w:val="21"/>
          <w:szCs w:val="21"/>
          <w:lang w:eastAsia="zh-CN"/>
        </w:rPr>
        <w:t>[9]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吴娇</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东江流域土地利用及对生态环境脆弱性影响分析</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江西理工大学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2018.</w:t>
      </w:r>
    </w:p>
    <w:p w14:paraId="4865CCFC" w14:textId="77777777" w:rsidR="00996552" w:rsidRDefault="002D0D3F">
      <w:pPr>
        <w:tabs>
          <w:tab w:val="left" w:pos="706"/>
        </w:tabs>
        <w:spacing w:before="106" w:line="250" w:lineRule="auto"/>
        <w:ind w:left="706" w:right="115" w:hanging="589"/>
        <w:rPr>
          <w:rFonts w:ascii="Times New Roman" w:eastAsia="Times New Roman" w:hAnsi="Times New Roman" w:cs="Times New Roman"/>
          <w:sz w:val="21"/>
          <w:szCs w:val="21"/>
        </w:rPr>
      </w:pPr>
      <w:bookmarkStart w:id="267" w:name="_bookmark158"/>
      <w:bookmarkEnd w:id="267"/>
      <w:r>
        <w:rPr>
          <w:rFonts w:ascii="Times New Roman"/>
          <w:sz w:val="21"/>
        </w:rPr>
        <w:t>[10]</w:t>
      </w:r>
      <w:r>
        <w:rPr>
          <w:rFonts w:ascii="Times New Roman"/>
          <w:sz w:val="21"/>
        </w:rPr>
        <w:tab/>
        <w:t>CUTTER</w:t>
      </w:r>
      <w:r>
        <w:rPr>
          <w:rFonts w:ascii="Times New Roman"/>
          <w:spacing w:val="14"/>
          <w:sz w:val="21"/>
        </w:rPr>
        <w:t xml:space="preserve"> </w:t>
      </w:r>
      <w:r>
        <w:rPr>
          <w:rFonts w:ascii="Times New Roman"/>
          <w:sz w:val="21"/>
        </w:rPr>
        <w:t>S</w:t>
      </w:r>
      <w:r>
        <w:rPr>
          <w:rFonts w:ascii="Times New Roman"/>
          <w:spacing w:val="14"/>
          <w:sz w:val="21"/>
        </w:rPr>
        <w:t xml:space="preserve"> </w:t>
      </w:r>
      <w:r>
        <w:rPr>
          <w:rFonts w:ascii="Times New Roman"/>
          <w:sz w:val="21"/>
        </w:rPr>
        <w:t>L.</w:t>
      </w:r>
      <w:r>
        <w:rPr>
          <w:rFonts w:ascii="Times New Roman"/>
          <w:spacing w:val="14"/>
          <w:sz w:val="21"/>
        </w:rPr>
        <w:t xml:space="preserve"> </w:t>
      </w:r>
      <w:r>
        <w:rPr>
          <w:rFonts w:ascii="Times New Roman"/>
          <w:spacing w:val="-1"/>
          <w:sz w:val="21"/>
        </w:rPr>
        <w:t>Vulnerability</w:t>
      </w:r>
      <w:r>
        <w:rPr>
          <w:rFonts w:ascii="Times New Roman"/>
          <w:spacing w:val="14"/>
          <w:sz w:val="21"/>
        </w:rPr>
        <w:t xml:space="preserve"> </w:t>
      </w:r>
      <w:r>
        <w:rPr>
          <w:rFonts w:ascii="Times New Roman"/>
          <w:sz w:val="21"/>
        </w:rPr>
        <w:t>to</w:t>
      </w:r>
      <w:r>
        <w:rPr>
          <w:rFonts w:ascii="Times New Roman"/>
          <w:spacing w:val="14"/>
          <w:sz w:val="21"/>
        </w:rPr>
        <w:t xml:space="preserve"> </w:t>
      </w:r>
      <w:r>
        <w:rPr>
          <w:rFonts w:ascii="Times New Roman"/>
          <w:spacing w:val="-1"/>
          <w:sz w:val="21"/>
        </w:rPr>
        <w:t>environmental</w:t>
      </w:r>
      <w:r>
        <w:rPr>
          <w:rFonts w:ascii="Times New Roman"/>
          <w:spacing w:val="13"/>
          <w:sz w:val="21"/>
        </w:rPr>
        <w:t xml:space="preserve"> </w:t>
      </w:r>
      <w:r>
        <w:rPr>
          <w:rFonts w:ascii="Times New Roman"/>
          <w:sz w:val="21"/>
        </w:rPr>
        <w:t>hazards:[J].</w:t>
      </w:r>
      <w:r>
        <w:rPr>
          <w:rFonts w:ascii="Times New Roman"/>
          <w:spacing w:val="14"/>
          <w:sz w:val="21"/>
        </w:rPr>
        <w:t xml:space="preserve"> </w:t>
      </w:r>
      <w:r>
        <w:rPr>
          <w:rFonts w:ascii="Times New Roman"/>
          <w:sz w:val="21"/>
        </w:rPr>
        <w:t>Progress</w:t>
      </w:r>
      <w:r>
        <w:rPr>
          <w:rFonts w:ascii="Times New Roman"/>
          <w:spacing w:val="14"/>
          <w:sz w:val="21"/>
        </w:rPr>
        <w:t xml:space="preserve"> </w:t>
      </w:r>
      <w:r>
        <w:rPr>
          <w:rFonts w:ascii="Times New Roman"/>
          <w:sz w:val="21"/>
        </w:rPr>
        <w:t>in</w:t>
      </w:r>
      <w:r>
        <w:rPr>
          <w:rFonts w:ascii="Times New Roman"/>
          <w:spacing w:val="14"/>
          <w:sz w:val="21"/>
        </w:rPr>
        <w:t xml:space="preserve"> </w:t>
      </w:r>
      <w:r>
        <w:rPr>
          <w:rFonts w:ascii="Times New Roman"/>
          <w:sz w:val="21"/>
        </w:rPr>
        <w:t>Human</w:t>
      </w:r>
      <w:r>
        <w:rPr>
          <w:rFonts w:ascii="Times New Roman"/>
          <w:spacing w:val="14"/>
          <w:sz w:val="21"/>
        </w:rPr>
        <w:t xml:space="preserve"> </w:t>
      </w:r>
      <w:r>
        <w:rPr>
          <w:rFonts w:ascii="Times New Roman"/>
          <w:spacing w:val="-1"/>
          <w:sz w:val="21"/>
        </w:rPr>
        <w:t>Geography,</w:t>
      </w:r>
      <w:r>
        <w:rPr>
          <w:rFonts w:ascii="Times New Roman"/>
          <w:spacing w:val="30"/>
          <w:sz w:val="21"/>
        </w:rPr>
        <w:t xml:space="preserve"> </w:t>
      </w:r>
      <w:r>
        <w:rPr>
          <w:rFonts w:ascii="Times New Roman"/>
          <w:sz w:val="21"/>
        </w:rPr>
        <w:t>1996, 20(4):</w:t>
      </w:r>
      <w:r>
        <w:rPr>
          <w:rFonts w:ascii="Times New Roman"/>
          <w:spacing w:val="-18"/>
          <w:sz w:val="21"/>
        </w:rPr>
        <w:t xml:space="preserve"> </w:t>
      </w:r>
      <w:r>
        <w:rPr>
          <w:rFonts w:ascii="Times New Roman"/>
          <w:sz w:val="21"/>
        </w:rPr>
        <w:t>529-539.</w:t>
      </w:r>
    </w:p>
    <w:p w14:paraId="0475BABD"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268" w:name="_bookmark159"/>
      <w:bookmarkEnd w:id="268"/>
      <w:r>
        <w:rPr>
          <w:rFonts w:ascii="Times New Roman"/>
          <w:sz w:val="21"/>
        </w:rPr>
        <w:t>[11]</w:t>
      </w:r>
      <w:r>
        <w:rPr>
          <w:rFonts w:ascii="Times New Roman"/>
          <w:sz w:val="21"/>
        </w:rPr>
        <w:tab/>
      </w:r>
      <w:r>
        <w:rPr>
          <w:rFonts w:ascii="Times New Roman"/>
          <w:spacing w:val="-3"/>
          <w:sz w:val="21"/>
        </w:rPr>
        <w:t>GABOR</w:t>
      </w:r>
      <w:r>
        <w:rPr>
          <w:rFonts w:ascii="Times New Roman"/>
          <w:spacing w:val="-2"/>
          <w:sz w:val="21"/>
        </w:rPr>
        <w:t xml:space="preserve"> </w:t>
      </w:r>
      <w:r>
        <w:rPr>
          <w:rFonts w:ascii="Times New Roman"/>
          <w:sz w:val="21"/>
        </w:rPr>
        <w:t>T,</w:t>
      </w:r>
      <w:r>
        <w:rPr>
          <w:rFonts w:ascii="Times New Roman"/>
          <w:spacing w:val="-2"/>
          <w:sz w:val="21"/>
        </w:rPr>
        <w:t xml:space="preserve"> </w:t>
      </w:r>
      <w:r>
        <w:rPr>
          <w:rFonts w:ascii="Times New Roman"/>
          <w:sz w:val="21"/>
        </w:rPr>
        <w:t>GRIFFITH</w:t>
      </w:r>
      <w:r>
        <w:rPr>
          <w:rFonts w:ascii="Times New Roman"/>
          <w:spacing w:val="-2"/>
          <w:sz w:val="21"/>
        </w:rPr>
        <w:t xml:space="preserve"> </w:t>
      </w:r>
      <w:r>
        <w:rPr>
          <w:rFonts w:ascii="Times New Roman"/>
          <w:sz w:val="21"/>
        </w:rPr>
        <w:t>T</w:t>
      </w:r>
      <w:r>
        <w:rPr>
          <w:rFonts w:ascii="Times New Roman"/>
          <w:spacing w:val="-2"/>
          <w:sz w:val="21"/>
        </w:rPr>
        <w:t xml:space="preserve"> </w:t>
      </w:r>
      <w:r>
        <w:rPr>
          <w:rFonts w:ascii="Times New Roman"/>
          <w:sz w:val="21"/>
        </w:rPr>
        <w:t>K.</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assessment</w:t>
      </w:r>
      <w:r>
        <w:rPr>
          <w:rFonts w:ascii="Times New Roman"/>
          <w:spacing w:val="-2"/>
          <w:sz w:val="21"/>
        </w:rPr>
        <w:t xml:space="preserve"> </w:t>
      </w:r>
      <w:r>
        <w:rPr>
          <w:rFonts w:ascii="Times New Roman"/>
          <w:sz w:val="21"/>
        </w:rPr>
        <w:t>of</w:t>
      </w:r>
      <w:r>
        <w:rPr>
          <w:rFonts w:ascii="Times New Roman"/>
          <w:spacing w:val="-2"/>
          <w:sz w:val="21"/>
        </w:rPr>
        <w:t xml:space="preserve"> </w:t>
      </w:r>
      <w:r>
        <w:rPr>
          <w:rFonts w:ascii="Times New Roman"/>
          <w:sz w:val="21"/>
        </w:rPr>
        <w:t>community</w:t>
      </w:r>
      <w:r>
        <w:rPr>
          <w:rFonts w:ascii="Times New Roman"/>
          <w:spacing w:val="-2"/>
          <w:sz w:val="21"/>
        </w:rPr>
        <w:t xml:space="preserve"> </w:t>
      </w:r>
      <w:r>
        <w:rPr>
          <w:rFonts w:ascii="Times New Roman"/>
          <w:sz w:val="21"/>
        </w:rPr>
        <w:t>vulnerability</w:t>
      </w:r>
      <w:r>
        <w:rPr>
          <w:rFonts w:ascii="Times New Roman"/>
          <w:spacing w:val="-2"/>
          <w:sz w:val="21"/>
        </w:rPr>
        <w:t xml:space="preserve"> </w:t>
      </w:r>
      <w:r>
        <w:rPr>
          <w:rFonts w:ascii="Times New Roman"/>
          <w:sz w:val="21"/>
        </w:rPr>
        <w:t>to</w:t>
      </w:r>
      <w:r>
        <w:rPr>
          <w:rFonts w:ascii="Times New Roman"/>
          <w:spacing w:val="-2"/>
          <w:sz w:val="21"/>
        </w:rPr>
        <w:t xml:space="preserve"> </w:t>
      </w:r>
      <w:r>
        <w:rPr>
          <w:rFonts w:ascii="Times New Roman"/>
          <w:sz w:val="21"/>
        </w:rPr>
        <w:t>acute</w:t>
      </w:r>
      <w:r>
        <w:rPr>
          <w:rFonts w:ascii="Times New Roman"/>
          <w:spacing w:val="-2"/>
          <w:sz w:val="21"/>
        </w:rPr>
        <w:t xml:space="preserve"> </w:t>
      </w:r>
      <w:r>
        <w:rPr>
          <w:rFonts w:ascii="Times New Roman"/>
          <w:sz w:val="21"/>
        </w:rPr>
        <w:t>hazardous</w:t>
      </w:r>
      <w:r>
        <w:rPr>
          <w:rFonts w:ascii="Times New Roman"/>
          <w:spacing w:val="23"/>
          <w:sz w:val="21"/>
        </w:rPr>
        <w:t xml:space="preserve"> </w:t>
      </w:r>
      <w:r>
        <w:rPr>
          <w:rFonts w:ascii="Times New Roman"/>
          <w:sz w:val="21"/>
        </w:rPr>
        <w:t>materials incidents[J]., 1980.</w:t>
      </w:r>
    </w:p>
    <w:p w14:paraId="33899A4F" w14:textId="77777777" w:rsidR="00996552" w:rsidRDefault="002D0D3F">
      <w:pPr>
        <w:tabs>
          <w:tab w:val="left" w:pos="706"/>
        </w:tabs>
        <w:spacing w:before="96" w:line="250" w:lineRule="auto"/>
        <w:ind w:left="706" w:right="115" w:hanging="589"/>
        <w:rPr>
          <w:rFonts w:ascii="Times New Roman" w:eastAsia="Times New Roman" w:hAnsi="Times New Roman" w:cs="Times New Roman"/>
          <w:sz w:val="21"/>
          <w:szCs w:val="21"/>
        </w:rPr>
      </w:pPr>
      <w:bookmarkStart w:id="269" w:name="_bookmark160"/>
      <w:bookmarkEnd w:id="269"/>
      <w:r>
        <w:rPr>
          <w:rFonts w:ascii="Times New Roman"/>
          <w:sz w:val="21"/>
        </w:rPr>
        <w:t>[12]</w:t>
      </w:r>
      <w:r>
        <w:rPr>
          <w:rFonts w:ascii="Times New Roman"/>
          <w:sz w:val="21"/>
        </w:rPr>
        <w:tab/>
        <w:t>MINSKY</w:t>
      </w:r>
      <w:r>
        <w:rPr>
          <w:rFonts w:ascii="Times New Roman"/>
          <w:spacing w:val="13"/>
          <w:sz w:val="21"/>
        </w:rPr>
        <w:t xml:space="preserve"> </w:t>
      </w:r>
      <w:r>
        <w:rPr>
          <w:rFonts w:ascii="Times New Roman"/>
          <w:sz w:val="21"/>
        </w:rPr>
        <w:t>P</w:t>
      </w:r>
      <w:r>
        <w:rPr>
          <w:rFonts w:ascii="Times New Roman"/>
          <w:spacing w:val="14"/>
          <w:sz w:val="21"/>
        </w:rPr>
        <w:t xml:space="preserve"> </w:t>
      </w:r>
      <w:r>
        <w:rPr>
          <w:rFonts w:ascii="Times New Roman"/>
          <w:sz w:val="21"/>
        </w:rPr>
        <w:t>D,</w:t>
      </w:r>
      <w:r>
        <w:rPr>
          <w:rFonts w:ascii="Times New Roman"/>
          <w:spacing w:val="14"/>
          <w:sz w:val="21"/>
        </w:rPr>
        <w:t xml:space="preserve"> </w:t>
      </w:r>
      <w:r>
        <w:rPr>
          <w:rFonts w:ascii="Times New Roman"/>
          <w:sz w:val="21"/>
        </w:rPr>
        <w:t>HYMAN</w:t>
      </w:r>
      <w:r>
        <w:rPr>
          <w:rFonts w:ascii="Times New Roman"/>
          <w:spacing w:val="14"/>
          <w:sz w:val="21"/>
        </w:rPr>
        <w:t xml:space="preserve"> </w:t>
      </w:r>
      <w:r>
        <w:rPr>
          <w:rFonts w:ascii="Times New Roman"/>
          <w:sz w:val="21"/>
        </w:rPr>
        <w:t>P.</w:t>
      </w:r>
      <w:r>
        <w:rPr>
          <w:rFonts w:ascii="Times New Roman"/>
          <w:spacing w:val="14"/>
          <w:sz w:val="21"/>
        </w:rPr>
        <w:t xml:space="preserve"> </w:t>
      </w:r>
      <w:r>
        <w:rPr>
          <w:rFonts w:ascii="Times New Roman"/>
          <w:sz w:val="21"/>
        </w:rPr>
        <w:t>The</w:t>
      </w:r>
      <w:r>
        <w:rPr>
          <w:rFonts w:ascii="Times New Roman"/>
          <w:spacing w:val="14"/>
          <w:sz w:val="21"/>
        </w:rPr>
        <w:t xml:space="preserve"> </w:t>
      </w:r>
      <w:r>
        <w:rPr>
          <w:rFonts w:ascii="Times New Roman"/>
          <w:spacing w:val="-1"/>
          <w:sz w:val="21"/>
        </w:rPr>
        <w:t>Financial</w:t>
      </w:r>
      <w:r>
        <w:rPr>
          <w:rFonts w:ascii="Times New Roman"/>
          <w:spacing w:val="13"/>
          <w:sz w:val="21"/>
        </w:rPr>
        <w:t xml:space="preserve"> </w:t>
      </w:r>
      <w:r>
        <w:rPr>
          <w:rFonts w:ascii="Times New Roman"/>
          <w:spacing w:val="-1"/>
          <w:sz w:val="21"/>
        </w:rPr>
        <w:t>Instability</w:t>
      </w:r>
      <w:r>
        <w:rPr>
          <w:rFonts w:ascii="Times New Roman"/>
          <w:spacing w:val="13"/>
          <w:sz w:val="21"/>
        </w:rPr>
        <w:t xml:space="preserve"> </w:t>
      </w:r>
      <w:r>
        <w:rPr>
          <w:rFonts w:ascii="Times New Roman"/>
          <w:sz w:val="21"/>
        </w:rPr>
        <w:t>Hypothesis:</w:t>
      </w:r>
      <w:r>
        <w:rPr>
          <w:rFonts w:ascii="Times New Roman"/>
          <w:spacing w:val="14"/>
          <w:sz w:val="21"/>
        </w:rPr>
        <w:t xml:space="preserve"> </w:t>
      </w:r>
      <w:r>
        <w:rPr>
          <w:rFonts w:ascii="Times New Roman"/>
          <w:spacing w:val="-1"/>
          <w:sz w:val="21"/>
        </w:rPr>
        <w:t>Capitalist</w:t>
      </w:r>
      <w:r>
        <w:rPr>
          <w:rFonts w:ascii="Times New Roman"/>
          <w:spacing w:val="13"/>
          <w:sz w:val="21"/>
        </w:rPr>
        <w:t xml:space="preserve"> </w:t>
      </w:r>
      <w:r>
        <w:rPr>
          <w:rFonts w:ascii="Times New Roman"/>
          <w:sz w:val="21"/>
        </w:rPr>
        <w:t>Processes</w:t>
      </w:r>
      <w:r>
        <w:rPr>
          <w:rFonts w:ascii="Times New Roman"/>
          <w:spacing w:val="14"/>
          <w:sz w:val="21"/>
        </w:rPr>
        <w:t xml:space="preserve"> </w:t>
      </w:r>
      <w:r>
        <w:rPr>
          <w:rFonts w:ascii="Times New Roman"/>
          <w:sz w:val="21"/>
        </w:rPr>
        <w:t>and</w:t>
      </w:r>
      <w:r>
        <w:rPr>
          <w:rFonts w:ascii="Times New Roman"/>
          <w:spacing w:val="43"/>
          <w:sz w:val="21"/>
        </w:rPr>
        <w:t xml:space="preserve"> </w:t>
      </w:r>
      <w:r>
        <w:rPr>
          <w:rFonts w:ascii="Times New Roman"/>
          <w:sz w:val="21"/>
        </w:rPr>
        <w:t xml:space="preserve">the </w:t>
      </w:r>
      <w:r>
        <w:rPr>
          <w:rFonts w:ascii="Times New Roman"/>
          <w:spacing w:val="-1"/>
          <w:sz w:val="21"/>
        </w:rPr>
        <w:t xml:space="preserve">Behavior </w:t>
      </w:r>
      <w:r>
        <w:rPr>
          <w:rFonts w:ascii="Times New Roman"/>
          <w:sz w:val="21"/>
        </w:rPr>
        <w:t xml:space="preserve">of the </w:t>
      </w:r>
      <w:r>
        <w:rPr>
          <w:rFonts w:ascii="Times New Roman"/>
          <w:spacing w:val="-1"/>
          <w:sz w:val="21"/>
        </w:rPr>
        <w:t xml:space="preserve">Economy[J]., </w:t>
      </w:r>
      <w:r>
        <w:rPr>
          <w:rFonts w:ascii="Times New Roman"/>
          <w:sz w:val="21"/>
        </w:rPr>
        <w:t>1979.</w:t>
      </w:r>
    </w:p>
    <w:p w14:paraId="40F1A4A3"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270" w:name="_bookmark161"/>
      <w:bookmarkEnd w:id="270"/>
      <w:r>
        <w:rPr>
          <w:rFonts w:ascii="Times New Roman" w:eastAsia="Times New Roman" w:hAnsi="Times New Roman" w:cs="Times New Roman"/>
          <w:sz w:val="21"/>
          <w:szCs w:val="21"/>
        </w:rPr>
        <w:t>[13]</w:t>
      </w:r>
      <w:r>
        <w:rPr>
          <w:rFonts w:ascii="Times New Roman" w:eastAsia="Times New Roman" w:hAnsi="Times New Roman" w:cs="Times New Roman"/>
          <w:sz w:val="21"/>
          <w:szCs w:val="21"/>
        </w:rPr>
        <w:tab/>
      </w:r>
      <w:r>
        <w:rPr>
          <w:rFonts w:ascii="Times New Roman" w:eastAsia="Times New Roman" w:hAnsi="Times New Roman" w:cs="Times New Roman"/>
          <w:spacing w:val="-6"/>
          <w:sz w:val="21"/>
          <w:szCs w:val="21"/>
        </w:rPr>
        <w:t>BRYANT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model</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pacing w:val="-1"/>
          <w:sz w:val="21"/>
          <w:szCs w:val="21"/>
        </w:rPr>
        <w:t>reserves,</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bank</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runs,</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deposit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insurance[J].</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Journal</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banking</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&amp;</w:t>
      </w:r>
      <w:r>
        <w:rPr>
          <w:rFonts w:ascii="Times New Roman" w:eastAsia="Times New Roman" w:hAnsi="Times New Roman" w:cs="Times New Roman"/>
          <w:spacing w:val="34"/>
          <w:sz w:val="21"/>
          <w:szCs w:val="21"/>
        </w:rPr>
        <w:t xml:space="preserve"> </w:t>
      </w:r>
      <w:r>
        <w:rPr>
          <w:rFonts w:ascii="Times New Roman" w:eastAsia="Times New Roman" w:hAnsi="Times New Roman" w:cs="Times New Roman"/>
          <w:sz w:val="21"/>
          <w:szCs w:val="21"/>
        </w:rPr>
        <w:t>ﬁnance, 1980, 4(4):</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335-344.</w:t>
      </w:r>
    </w:p>
    <w:p w14:paraId="1145D630"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271" w:name="_bookmark162"/>
      <w:bookmarkEnd w:id="271"/>
      <w:r>
        <w:rPr>
          <w:rFonts w:ascii="Times New Roman"/>
          <w:sz w:val="21"/>
        </w:rPr>
        <w:t>[14]</w:t>
      </w:r>
      <w:r>
        <w:rPr>
          <w:rFonts w:ascii="Times New Roman"/>
          <w:sz w:val="21"/>
        </w:rPr>
        <w:tab/>
        <w:t>KEEL</w:t>
      </w:r>
      <w:r>
        <w:rPr>
          <w:rFonts w:ascii="Times New Roman"/>
          <w:spacing w:val="11"/>
          <w:sz w:val="21"/>
        </w:rPr>
        <w:t xml:space="preserve"> </w:t>
      </w:r>
      <w:r>
        <w:rPr>
          <w:rFonts w:ascii="Times New Roman"/>
          <w:sz w:val="21"/>
        </w:rPr>
        <w:t>L</w:t>
      </w:r>
      <w:r>
        <w:rPr>
          <w:rFonts w:ascii="Times New Roman"/>
          <w:spacing w:val="11"/>
          <w:sz w:val="21"/>
        </w:rPr>
        <w:t xml:space="preserve"> </w:t>
      </w:r>
      <w:r>
        <w:rPr>
          <w:rFonts w:ascii="Times New Roman"/>
          <w:sz w:val="21"/>
        </w:rPr>
        <w:t>H,</w:t>
      </w:r>
      <w:r>
        <w:rPr>
          <w:rFonts w:ascii="Times New Roman"/>
          <w:spacing w:val="11"/>
          <w:sz w:val="21"/>
        </w:rPr>
        <w:t xml:space="preserve"> </w:t>
      </w:r>
      <w:r>
        <w:rPr>
          <w:rFonts w:ascii="Times New Roman"/>
          <w:spacing w:val="-6"/>
          <w:sz w:val="21"/>
        </w:rPr>
        <w:t>BHATTACHARYYA</w:t>
      </w:r>
      <w:r>
        <w:rPr>
          <w:rFonts w:ascii="Times New Roman"/>
          <w:spacing w:val="11"/>
          <w:sz w:val="21"/>
        </w:rPr>
        <w:t xml:space="preserve"> </w:t>
      </w:r>
      <w:r>
        <w:rPr>
          <w:rFonts w:ascii="Times New Roman"/>
          <w:sz w:val="21"/>
        </w:rPr>
        <w:t>S</w:t>
      </w:r>
      <w:r>
        <w:rPr>
          <w:rFonts w:ascii="Times New Roman"/>
          <w:spacing w:val="11"/>
          <w:sz w:val="21"/>
        </w:rPr>
        <w:t xml:space="preserve"> </w:t>
      </w:r>
      <w:r>
        <w:rPr>
          <w:rFonts w:ascii="Times New Roman"/>
          <w:sz w:val="21"/>
        </w:rPr>
        <w:t>P.</w:t>
      </w:r>
      <w:r>
        <w:rPr>
          <w:rFonts w:ascii="Times New Roman"/>
          <w:spacing w:val="11"/>
          <w:sz w:val="21"/>
        </w:rPr>
        <w:t xml:space="preserve"> </w:t>
      </w:r>
      <w:r>
        <w:rPr>
          <w:rFonts w:ascii="Times New Roman"/>
          <w:spacing w:val="-2"/>
          <w:sz w:val="21"/>
        </w:rPr>
        <w:t>Robust,</w:t>
      </w:r>
      <w:r>
        <w:rPr>
          <w:rFonts w:ascii="Times New Roman"/>
          <w:spacing w:val="11"/>
          <w:sz w:val="21"/>
        </w:rPr>
        <w:t xml:space="preserve"> </w:t>
      </w:r>
      <w:r>
        <w:rPr>
          <w:rFonts w:ascii="Times New Roman"/>
          <w:sz w:val="21"/>
        </w:rPr>
        <w:t>Fragile,</w:t>
      </w:r>
      <w:r>
        <w:rPr>
          <w:rFonts w:ascii="Times New Roman"/>
          <w:spacing w:val="11"/>
          <w:sz w:val="21"/>
        </w:rPr>
        <w:t xml:space="preserve"> </w:t>
      </w:r>
      <w:r>
        <w:rPr>
          <w:rFonts w:ascii="Times New Roman"/>
          <w:sz w:val="21"/>
        </w:rPr>
        <w:t>or</w:t>
      </w:r>
      <w:r>
        <w:rPr>
          <w:rFonts w:ascii="Times New Roman"/>
          <w:spacing w:val="11"/>
          <w:sz w:val="21"/>
        </w:rPr>
        <w:t xml:space="preserve"> </w:t>
      </w:r>
      <w:r>
        <w:rPr>
          <w:rFonts w:ascii="Times New Roman"/>
          <w:sz w:val="21"/>
        </w:rPr>
        <w:t>Optimal?[J].</w:t>
      </w:r>
      <w:r>
        <w:rPr>
          <w:rFonts w:ascii="Times New Roman"/>
          <w:spacing w:val="11"/>
          <w:sz w:val="21"/>
        </w:rPr>
        <w:t xml:space="preserve"> </w:t>
      </w:r>
      <w:r>
        <w:rPr>
          <w:rFonts w:ascii="Times New Roman"/>
          <w:spacing w:val="-1"/>
          <w:sz w:val="21"/>
        </w:rPr>
        <w:t>Automatic</w:t>
      </w:r>
      <w:r>
        <w:rPr>
          <w:rFonts w:ascii="Times New Roman"/>
          <w:spacing w:val="11"/>
          <w:sz w:val="21"/>
        </w:rPr>
        <w:t xml:space="preserve"> </w:t>
      </w:r>
      <w:r>
        <w:rPr>
          <w:rFonts w:ascii="Times New Roman"/>
          <w:sz w:val="21"/>
        </w:rPr>
        <w:t>Control</w:t>
      </w:r>
      <w:r>
        <w:rPr>
          <w:rFonts w:ascii="Times New Roman"/>
          <w:spacing w:val="29"/>
          <w:sz w:val="21"/>
        </w:rPr>
        <w:t xml:space="preserve"> </w:t>
      </w:r>
      <w:r>
        <w:rPr>
          <w:rFonts w:ascii="Times New Roman"/>
          <w:sz w:val="21"/>
        </w:rPr>
        <w:t xml:space="preserve">IEEE </w:t>
      </w:r>
      <w:r>
        <w:rPr>
          <w:rFonts w:ascii="Times New Roman"/>
          <w:spacing w:val="-1"/>
          <w:sz w:val="21"/>
        </w:rPr>
        <w:t xml:space="preserve">Transactions </w:t>
      </w:r>
      <w:r>
        <w:rPr>
          <w:rFonts w:ascii="Times New Roman"/>
          <w:sz w:val="21"/>
        </w:rPr>
        <w:t>on, 1997,</w:t>
      </w:r>
      <w:r>
        <w:rPr>
          <w:rFonts w:ascii="Times New Roman"/>
          <w:spacing w:val="-1"/>
          <w:sz w:val="21"/>
        </w:rPr>
        <w:t xml:space="preserve"> </w:t>
      </w:r>
      <w:r>
        <w:rPr>
          <w:rFonts w:ascii="Times New Roman"/>
          <w:sz w:val="21"/>
        </w:rPr>
        <w:t>42(8):</w:t>
      </w:r>
      <w:r>
        <w:rPr>
          <w:rFonts w:ascii="Times New Roman"/>
          <w:spacing w:val="-18"/>
          <w:sz w:val="21"/>
        </w:rPr>
        <w:t xml:space="preserve"> </w:t>
      </w:r>
      <w:r>
        <w:rPr>
          <w:rFonts w:ascii="Times New Roman"/>
          <w:sz w:val="21"/>
        </w:rPr>
        <w:t>1098-1105.</w:t>
      </w:r>
    </w:p>
    <w:p w14:paraId="3F36A22A"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272" w:name="_bookmark163"/>
      <w:bookmarkEnd w:id="272"/>
      <w:r>
        <w:rPr>
          <w:rFonts w:ascii="Times New Roman"/>
          <w:sz w:val="21"/>
        </w:rPr>
        <w:t>[15]</w:t>
      </w:r>
      <w:r>
        <w:rPr>
          <w:rFonts w:ascii="Times New Roman"/>
          <w:sz w:val="21"/>
        </w:rPr>
        <w:tab/>
      </w:r>
      <w:r>
        <w:rPr>
          <w:rFonts w:ascii="Times New Roman"/>
          <w:spacing w:val="-3"/>
          <w:sz w:val="21"/>
        </w:rPr>
        <w:t>POOLSAPPASIT</w:t>
      </w:r>
      <w:r>
        <w:rPr>
          <w:rFonts w:ascii="Times New Roman"/>
          <w:spacing w:val="-18"/>
          <w:sz w:val="21"/>
        </w:rPr>
        <w:t xml:space="preserve"> </w:t>
      </w:r>
      <w:r>
        <w:rPr>
          <w:rFonts w:ascii="Times New Roman"/>
          <w:sz w:val="21"/>
        </w:rPr>
        <w:t>N,</w:t>
      </w:r>
      <w:r>
        <w:rPr>
          <w:rFonts w:ascii="Times New Roman"/>
          <w:spacing w:val="-17"/>
          <w:sz w:val="21"/>
        </w:rPr>
        <w:t xml:space="preserve"> </w:t>
      </w:r>
      <w:r>
        <w:rPr>
          <w:rFonts w:ascii="Times New Roman"/>
          <w:sz w:val="21"/>
        </w:rPr>
        <w:t>DEWRI</w:t>
      </w:r>
      <w:r>
        <w:rPr>
          <w:rFonts w:ascii="Times New Roman"/>
          <w:spacing w:val="-17"/>
          <w:sz w:val="21"/>
        </w:rPr>
        <w:t xml:space="preserve"> </w:t>
      </w:r>
      <w:r>
        <w:rPr>
          <w:rFonts w:ascii="Times New Roman"/>
          <w:sz w:val="21"/>
        </w:rPr>
        <w:t>R,</w:t>
      </w:r>
      <w:r>
        <w:rPr>
          <w:rFonts w:ascii="Times New Roman"/>
          <w:spacing w:val="-18"/>
          <w:sz w:val="21"/>
        </w:rPr>
        <w:t xml:space="preserve"> </w:t>
      </w:r>
      <w:r>
        <w:rPr>
          <w:rFonts w:ascii="Times New Roman"/>
          <w:spacing w:val="-6"/>
          <w:sz w:val="21"/>
        </w:rPr>
        <w:t>RAY</w:t>
      </w:r>
      <w:r>
        <w:rPr>
          <w:rFonts w:ascii="Times New Roman"/>
          <w:spacing w:val="-18"/>
          <w:sz w:val="21"/>
        </w:rPr>
        <w:t xml:space="preserve"> </w:t>
      </w:r>
      <w:r>
        <w:rPr>
          <w:rFonts w:ascii="Times New Roman"/>
          <w:sz w:val="21"/>
        </w:rPr>
        <w:t>I.</w:t>
      </w:r>
      <w:r>
        <w:rPr>
          <w:rFonts w:ascii="Times New Roman"/>
          <w:spacing w:val="-17"/>
          <w:sz w:val="21"/>
        </w:rPr>
        <w:t xml:space="preserve"> </w:t>
      </w:r>
      <w:r>
        <w:rPr>
          <w:rFonts w:ascii="Times New Roman"/>
          <w:sz w:val="21"/>
        </w:rPr>
        <w:t>Dynamic</w:t>
      </w:r>
      <w:r>
        <w:rPr>
          <w:rFonts w:ascii="Times New Roman"/>
          <w:spacing w:val="-17"/>
          <w:sz w:val="21"/>
        </w:rPr>
        <w:t xml:space="preserve"> </w:t>
      </w:r>
      <w:r>
        <w:rPr>
          <w:rFonts w:ascii="Times New Roman"/>
          <w:sz w:val="21"/>
        </w:rPr>
        <w:t>Security</w:t>
      </w:r>
      <w:r>
        <w:rPr>
          <w:rFonts w:ascii="Times New Roman"/>
          <w:spacing w:val="-18"/>
          <w:sz w:val="21"/>
        </w:rPr>
        <w:t xml:space="preserve"> </w:t>
      </w:r>
      <w:r>
        <w:rPr>
          <w:rFonts w:ascii="Times New Roman"/>
          <w:sz w:val="21"/>
        </w:rPr>
        <w:t>Risk</w:t>
      </w:r>
      <w:r>
        <w:rPr>
          <w:rFonts w:ascii="Times New Roman"/>
          <w:spacing w:val="-17"/>
          <w:sz w:val="21"/>
        </w:rPr>
        <w:t xml:space="preserve"> </w:t>
      </w:r>
      <w:r>
        <w:rPr>
          <w:rFonts w:ascii="Times New Roman"/>
          <w:spacing w:val="-1"/>
          <w:sz w:val="21"/>
        </w:rPr>
        <w:t>Management</w:t>
      </w:r>
      <w:r>
        <w:rPr>
          <w:rFonts w:ascii="Times New Roman"/>
          <w:spacing w:val="-18"/>
          <w:sz w:val="21"/>
        </w:rPr>
        <w:t xml:space="preserve"> </w:t>
      </w:r>
      <w:r>
        <w:rPr>
          <w:rFonts w:ascii="Times New Roman"/>
          <w:sz w:val="21"/>
        </w:rPr>
        <w:t>Using</w:t>
      </w:r>
      <w:r>
        <w:rPr>
          <w:rFonts w:ascii="Times New Roman"/>
          <w:spacing w:val="-17"/>
          <w:sz w:val="21"/>
        </w:rPr>
        <w:t xml:space="preserve"> </w:t>
      </w:r>
      <w:r>
        <w:rPr>
          <w:rFonts w:ascii="Times New Roman"/>
          <w:spacing w:val="-2"/>
          <w:sz w:val="21"/>
        </w:rPr>
        <w:t>Bayesian</w:t>
      </w:r>
      <w:r>
        <w:rPr>
          <w:rFonts w:ascii="Times New Roman"/>
          <w:spacing w:val="39"/>
          <w:sz w:val="21"/>
        </w:rPr>
        <w:t xml:space="preserve"> </w:t>
      </w:r>
      <w:r>
        <w:rPr>
          <w:rFonts w:ascii="Times New Roman"/>
          <w:spacing w:val="-2"/>
          <w:sz w:val="21"/>
        </w:rPr>
        <w:t>Attack</w:t>
      </w:r>
      <w:r>
        <w:rPr>
          <w:rFonts w:ascii="Times New Roman"/>
          <w:spacing w:val="-16"/>
          <w:sz w:val="21"/>
        </w:rPr>
        <w:t xml:space="preserve"> </w:t>
      </w:r>
      <w:r>
        <w:rPr>
          <w:rFonts w:ascii="Times New Roman"/>
          <w:sz w:val="21"/>
        </w:rPr>
        <w:t>Graphs[J].</w:t>
      </w:r>
      <w:r>
        <w:rPr>
          <w:rFonts w:ascii="Times New Roman"/>
          <w:spacing w:val="-16"/>
          <w:sz w:val="21"/>
        </w:rPr>
        <w:t xml:space="preserve"> </w:t>
      </w:r>
      <w:r>
        <w:rPr>
          <w:rFonts w:ascii="Times New Roman"/>
          <w:sz w:val="21"/>
        </w:rPr>
        <w:t>IEEE</w:t>
      </w:r>
      <w:r>
        <w:rPr>
          <w:rFonts w:ascii="Times New Roman"/>
          <w:spacing w:val="-16"/>
          <w:sz w:val="21"/>
        </w:rPr>
        <w:t xml:space="preserve"> </w:t>
      </w:r>
      <w:r>
        <w:rPr>
          <w:rFonts w:ascii="Times New Roman"/>
          <w:spacing w:val="-1"/>
          <w:sz w:val="21"/>
        </w:rPr>
        <w:t>Transactions</w:t>
      </w:r>
      <w:r>
        <w:rPr>
          <w:rFonts w:ascii="Times New Roman"/>
          <w:spacing w:val="-16"/>
          <w:sz w:val="21"/>
        </w:rPr>
        <w:t xml:space="preserve"> </w:t>
      </w:r>
      <w:r>
        <w:rPr>
          <w:rFonts w:ascii="Times New Roman"/>
          <w:sz w:val="21"/>
        </w:rPr>
        <w:t>on</w:t>
      </w:r>
      <w:r>
        <w:rPr>
          <w:rFonts w:ascii="Times New Roman"/>
          <w:spacing w:val="-16"/>
          <w:sz w:val="21"/>
        </w:rPr>
        <w:t xml:space="preserve"> </w:t>
      </w:r>
      <w:r>
        <w:rPr>
          <w:rFonts w:ascii="Times New Roman"/>
          <w:sz w:val="21"/>
        </w:rPr>
        <w:t>Dependable</w:t>
      </w:r>
      <w:r>
        <w:rPr>
          <w:rFonts w:ascii="Times New Roman"/>
          <w:spacing w:val="-16"/>
          <w:sz w:val="21"/>
        </w:rPr>
        <w:t xml:space="preserve"> </w:t>
      </w:r>
      <w:r>
        <w:rPr>
          <w:rFonts w:ascii="Times New Roman"/>
          <w:sz w:val="21"/>
        </w:rPr>
        <w:t>&amp;</w:t>
      </w:r>
      <w:r>
        <w:rPr>
          <w:rFonts w:ascii="Times New Roman"/>
          <w:spacing w:val="-16"/>
          <w:sz w:val="21"/>
        </w:rPr>
        <w:t xml:space="preserve"> </w:t>
      </w:r>
      <w:r>
        <w:rPr>
          <w:rFonts w:ascii="Times New Roman"/>
          <w:sz w:val="21"/>
        </w:rPr>
        <w:t>Secure</w:t>
      </w:r>
      <w:r>
        <w:rPr>
          <w:rFonts w:ascii="Times New Roman"/>
          <w:spacing w:val="-16"/>
          <w:sz w:val="21"/>
        </w:rPr>
        <w:t xml:space="preserve"> </w:t>
      </w:r>
      <w:r>
        <w:rPr>
          <w:rFonts w:ascii="Times New Roman"/>
          <w:sz w:val="21"/>
        </w:rPr>
        <w:t>Computing,</w:t>
      </w:r>
      <w:r>
        <w:rPr>
          <w:rFonts w:ascii="Times New Roman"/>
          <w:spacing w:val="-16"/>
          <w:sz w:val="21"/>
        </w:rPr>
        <w:t xml:space="preserve"> </w:t>
      </w:r>
      <w:r>
        <w:rPr>
          <w:rFonts w:ascii="Times New Roman"/>
          <w:sz w:val="21"/>
        </w:rPr>
        <w:t>2012,</w:t>
      </w:r>
      <w:r>
        <w:rPr>
          <w:rFonts w:ascii="Times New Roman"/>
          <w:spacing w:val="-16"/>
          <w:sz w:val="21"/>
        </w:rPr>
        <w:t xml:space="preserve"> </w:t>
      </w:r>
      <w:r>
        <w:rPr>
          <w:rFonts w:ascii="Times New Roman"/>
          <w:sz w:val="21"/>
        </w:rPr>
        <w:t>9(1):</w:t>
      </w:r>
      <w:r>
        <w:rPr>
          <w:rFonts w:ascii="Times New Roman"/>
          <w:spacing w:val="-18"/>
          <w:sz w:val="21"/>
        </w:rPr>
        <w:t xml:space="preserve"> </w:t>
      </w:r>
      <w:r>
        <w:rPr>
          <w:rFonts w:ascii="Times New Roman"/>
          <w:sz w:val="21"/>
        </w:rPr>
        <w:t>61-74.</w:t>
      </w:r>
    </w:p>
    <w:p w14:paraId="2DF7FDF9"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273" w:name="_bookmark164"/>
      <w:bookmarkEnd w:id="273"/>
      <w:r>
        <w:rPr>
          <w:rFonts w:ascii="Times New Roman"/>
          <w:sz w:val="21"/>
        </w:rPr>
        <w:t>[16]</w:t>
      </w:r>
      <w:r>
        <w:rPr>
          <w:rFonts w:ascii="Times New Roman"/>
          <w:sz w:val="21"/>
        </w:rPr>
        <w:tab/>
      </w:r>
      <w:r>
        <w:rPr>
          <w:rFonts w:ascii="Times New Roman"/>
          <w:spacing w:val="-4"/>
          <w:sz w:val="21"/>
        </w:rPr>
        <w:t>KAYNAR</w:t>
      </w:r>
      <w:r>
        <w:rPr>
          <w:rFonts w:ascii="Times New Roman"/>
          <w:spacing w:val="14"/>
          <w:sz w:val="21"/>
        </w:rPr>
        <w:t xml:space="preserve"> </w:t>
      </w:r>
      <w:r>
        <w:rPr>
          <w:rFonts w:ascii="Times New Roman"/>
          <w:sz w:val="21"/>
        </w:rPr>
        <w:t>K,</w:t>
      </w:r>
      <w:r>
        <w:rPr>
          <w:rFonts w:ascii="Times New Roman"/>
          <w:spacing w:val="14"/>
          <w:sz w:val="21"/>
        </w:rPr>
        <w:t xml:space="preserve"> </w:t>
      </w:r>
      <w:r>
        <w:rPr>
          <w:rFonts w:ascii="Times New Roman"/>
          <w:spacing w:val="-4"/>
          <w:sz w:val="21"/>
        </w:rPr>
        <w:t>SIVRIKAYA</w:t>
      </w:r>
      <w:r>
        <w:rPr>
          <w:rFonts w:ascii="Times New Roman"/>
          <w:spacing w:val="14"/>
          <w:sz w:val="21"/>
        </w:rPr>
        <w:t xml:space="preserve"> </w:t>
      </w:r>
      <w:r>
        <w:rPr>
          <w:rFonts w:ascii="Times New Roman"/>
          <w:sz w:val="21"/>
        </w:rPr>
        <w:t>F.</w:t>
      </w:r>
      <w:r>
        <w:rPr>
          <w:rFonts w:ascii="Times New Roman"/>
          <w:spacing w:val="14"/>
          <w:sz w:val="21"/>
        </w:rPr>
        <w:t xml:space="preserve"> </w:t>
      </w:r>
      <w:r>
        <w:rPr>
          <w:rFonts w:ascii="Times New Roman"/>
          <w:sz w:val="21"/>
        </w:rPr>
        <w:t>Distributed</w:t>
      </w:r>
      <w:r>
        <w:rPr>
          <w:rFonts w:ascii="Times New Roman"/>
          <w:spacing w:val="14"/>
          <w:sz w:val="21"/>
        </w:rPr>
        <w:t xml:space="preserve"> </w:t>
      </w:r>
      <w:r>
        <w:rPr>
          <w:rFonts w:ascii="Times New Roman"/>
          <w:spacing w:val="-2"/>
          <w:sz w:val="21"/>
        </w:rPr>
        <w:t>Attack</w:t>
      </w:r>
      <w:r>
        <w:rPr>
          <w:rFonts w:ascii="Times New Roman"/>
          <w:spacing w:val="14"/>
          <w:sz w:val="21"/>
        </w:rPr>
        <w:t xml:space="preserve"> </w:t>
      </w:r>
      <w:r>
        <w:rPr>
          <w:rFonts w:ascii="Times New Roman"/>
          <w:sz w:val="21"/>
        </w:rPr>
        <w:t>Graph</w:t>
      </w:r>
      <w:r>
        <w:rPr>
          <w:rFonts w:ascii="Times New Roman"/>
          <w:spacing w:val="14"/>
          <w:sz w:val="21"/>
        </w:rPr>
        <w:t xml:space="preserve"> </w:t>
      </w:r>
      <w:r>
        <w:rPr>
          <w:rFonts w:ascii="Times New Roman"/>
          <w:sz w:val="21"/>
        </w:rPr>
        <w:t>Generation[J].</w:t>
      </w:r>
      <w:r>
        <w:rPr>
          <w:rFonts w:ascii="Times New Roman"/>
          <w:spacing w:val="14"/>
          <w:sz w:val="21"/>
        </w:rPr>
        <w:t xml:space="preserve"> </w:t>
      </w:r>
      <w:r>
        <w:rPr>
          <w:rFonts w:ascii="Times New Roman"/>
          <w:sz w:val="21"/>
        </w:rPr>
        <w:t>IEEE</w:t>
      </w:r>
      <w:r>
        <w:rPr>
          <w:rFonts w:ascii="Times New Roman"/>
          <w:spacing w:val="14"/>
          <w:sz w:val="21"/>
        </w:rPr>
        <w:t xml:space="preserve"> </w:t>
      </w:r>
      <w:r>
        <w:rPr>
          <w:rFonts w:ascii="Times New Roman"/>
          <w:spacing w:val="-1"/>
          <w:sz w:val="21"/>
        </w:rPr>
        <w:t>Transactions</w:t>
      </w:r>
      <w:r>
        <w:rPr>
          <w:rFonts w:ascii="Times New Roman"/>
          <w:spacing w:val="29"/>
          <w:sz w:val="21"/>
        </w:rPr>
        <w:t xml:space="preserve"> </w:t>
      </w:r>
      <w:r>
        <w:rPr>
          <w:rFonts w:ascii="Times New Roman"/>
          <w:sz w:val="21"/>
        </w:rPr>
        <w:t>on Dependable &amp; Secure Computing, 2016, 13(5):</w:t>
      </w:r>
      <w:r>
        <w:rPr>
          <w:rFonts w:ascii="Times New Roman"/>
          <w:spacing w:val="-18"/>
          <w:sz w:val="21"/>
        </w:rPr>
        <w:t xml:space="preserve"> </w:t>
      </w:r>
      <w:r>
        <w:rPr>
          <w:rFonts w:ascii="Times New Roman"/>
          <w:sz w:val="21"/>
        </w:rPr>
        <w:t>519-532.</w:t>
      </w:r>
    </w:p>
    <w:p w14:paraId="1DD715B2" w14:textId="77777777" w:rsidR="00996552" w:rsidRDefault="002D0D3F">
      <w:pPr>
        <w:tabs>
          <w:tab w:val="left" w:pos="706"/>
        </w:tabs>
        <w:spacing w:before="46"/>
        <w:ind w:left="117"/>
        <w:rPr>
          <w:rFonts w:ascii="Times New Roman" w:eastAsia="Times New Roman" w:hAnsi="Times New Roman" w:cs="Times New Roman"/>
          <w:sz w:val="21"/>
          <w:szCs w:val="21"/>
          <w:lang w:eastAsia="zh-CN"/>
        </w:rPr>
      </w:pPr>
      <w:bookmarkStart w:id="274" w:name="_bookmark165"/>
      <w:bookmarkEnd w:id="274"/>
      <w:r>
        <w:rPr>
          <w:rFonts w:ascii="Times New Roman" w:eastAsia="Times New Roman" w:hAnsi="Times New Roman" w:cs="Times New Roman"/>
          <w:sz w:val="21"/>
          <w:szCs w:val="21"/>
          <w:lang w:eastAsia="zh-CN"/>
        </w:rPr>
        <w:t>[17]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董良喜</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5"/>
          <w:sz w:val="21"/>
          <w:szCs w:val="21"/>
          <w:lang w:eastAsia="zh-CN"/>
        </w:rPr>
        <w:t xml:space="preserve"> </w:t>
      </w:r>
      <w:r>
        <w:rPr>
          <w:rFonts w:ascii="宋体" w:eastAsia="宋体" w:hAnsi="宋体" w:cs="宋体"/>
          <w:sz w:val="21"/>
          <w:szCs w:val="21"/>
          <w:lang w:eastAsia="zh-CN"/>
        </w:rPr>
        <w:t>王嘉祯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5"/>
          <w:sz w:val="21"/>
          <w:szCs w:val="21"/>
          <w:lang w:eastAsia="zh-CN"/>
        </w:rPr>
        <w:t xml:space="preserve"> </w:t>
      </w:r>
      <w:r>
        <w:rPr>
          <w:rFonts w:ascii="宋体" w:eastAsia="宋体" w:hAnsi="宋体" w:cs="宋体"/>
          <w:sz w:val="21"/>
          <w:szCs w:val="21"/>
          <w:lang w:eastAsia="zh-CN"/>
        </w:rPr>
        <w:t>计算机网络脆弱性评价研究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5"/>
          <w:sz w:val="21"/>
          <w:szCs w:val="21"/>
          <w:lang w:eastAsia="zh-CN"/>
        </w:rPr>
        <w:t xml:space="preserve"> </w:t>
      </w:r>
      <w:r>
        <w:rPr>
          <w:rFonts w:ascii="宋体" w:eastAsia="宋体" w:hAnsi="宋体" w:cs="宋体"/>
          <w:sz w:val="21"/>
          <w:szCs w:val="21"/>
          <w:lang w:eastAsia="zh-CN"/>
        </w:rPr>
        <w:t>计算机工程与应用</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5"/>
          <w:sz w:val="21"/>
          <w:szCs w:val="21"/>
          <w:lang w:eastAsia="zh-CN"/>
        </w:rPr>
        <w:t xml:space="preserve"> </w:t>
      </w:r>
      <w:r>
        <w:rPr>
          <w:rFonts w:ascii="Times New Roman" w:eastAsia="Times New Roman" w:hAnsi="Times New Roman" w:cs="Times New Roman"/>
          <w:sz w:val="21"/>
          <w:szCs w:val="21"/>
          <w:lang w:eastAsia="zh-CN"/>
        </w:rPr>
        <w:t>2003,</w:t>
      </w:r>
      <w:r>
        <w:rPr>
          <w:rFonts w:ascii="Times New Roman" w:eastAsia="Times New Roman" w:hAnsi="Times New Roman" w:cs="Times New Roman"/>
          <w:spacing w:val="5"/>
          <w:sz w:val="21"/>
          <w:szCs w:val="21"/>
          <w:lang w:eastAsia="zh-CN"/>
        </w:rPr>
        <w:t xml:space="preserve"> </w:t>
      </w:r>
      <w:r>
        <w:rPr>
          <w:rFonts w:ascii="Times New Roman" w:eastAsia="Times New Roman" w:hAnsi="Times New Roman" w:cs="Times New Roman"/>
          <w:sz w:val="21"/>
          <w:szCs w:val="21"/>
          <w:lang w:eastAsia="zh-CN"/>
        </w:rPr>
        <w:t>39(20):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157-</w:t>
      </w:r>
    </w:p>
    <w:p w14:paraId="5F681824" w14:textId="77777777" w:rsidR="00996552" w:rsidRDefault="002D0D3F">
      <w:pPr>
        <w:spacing w:before="10"/>
        <w:ind w:left="706"/>
        <w:rPr>
          <w:rFonts w:ascii="Times New Roman" w:eastAsia="Times New Roman" w:hAnsi="Times New Roman" w:cs="Times New Roman"/>
          <w:sz w:val="21"/>
          <w:szCs w:val="21"/>
        </w:rPr>
      </w:pPr>
      <w:r>
        <w:rPr>
          <w:rFonts w:ascii="Times New Roman"/>
          <w:sz w:val="21"/>
        </w:rPr>
        <w:t>160.</w:t>
      </w:r>
    </w:p>
    <w:p w14:paraId="37730C0C"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lang w:eastAsia="zh-CN"/>
        </w:rPr>
      </w:pPr>
      <w:bookmarkStart w:id="275" w:name="_bookmark166"/>
      <w:bookmarkEnd w:id="275"/>
      <w:r>
        <w:rPr>
          <w:rFonts w:ascii="Times New Roman" w:eastAsia="Times New Roman" w:hAnsi="Times New Roman" w:cs="Times New Roman"/>
          <w:sz w:val="21"/>
          <w:szCs w:val="21"/>
          <w:lang w:eastAsia="zh-CN"/>
        </w:rPr>
        <w:t>[18]</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刘凯</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1"/>
          <w:sz w:val="21"/>
          <w:szCs w:val="21"/>
          <w:lang w:eastAsia="zh-CN"/>
        </w:rPr>
        <w:t>任建兰</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1"/>
          <w:sz w:val="21"/>
          <w:szCs w:val="21"/>
          <w:lang w:eastAsia="zh-CN"/>
        </w:rPr>
        <w:t>张宝雷</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2"/>
          <w:sz w:val="21"/>
          <w:szCs w:val="21"/>
          <w:lang w:eastAsia="zh-CN"/>
        </w:rPr>
        <w:t>黄河三角洲人地系统脆弱性演化特征及其影响因素</w:t>
      </w:r>
      <w:r>
        <w:rPr>
          <w:rFonts w:ascii="Times New Roman" w:eastAsia="Times New Roman" w:hAnsi="Times New Roman" w:cs="Times New Roman"/>
          <w:spacing w:val="2"/>
          <w:sz w:val="21"/>
          <w:szCs w:val="21"/>
          <w:lang w:eastAsia="zh-CN"/>
        </w:rPr>
        <w:t>[J].</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2"/>
          <w:sz w:val="21"/>
          <w:szCs w:val="21"/>
          <w:lang w:eastAsia="zh-CN"/>
        </w:rPr>
        <w:t>经济地</w:t>
      </w:r>
      <w:r>
        <w:rPr>
          <w:rFonts w:ascii="宋体" w:eastAsia="宋体" w:hAnsi="宋体" w:cs="宋体"/>
          <w:spacing w:val="30"/>
          <w:sz w:val="21"/>
          <w:szCs w:val="21"/>
          <w:lang w:eastAsia="zh-CN"/>
        </w:rPr>
        <w:t xml:space="preserve"> </w:t>
      </w:r>
      <w:r>
        <w:rPr>
          <w:rFonts w:ascii="宋体" w:eastAsia="宋体" w:hAnsi="宋体" w:cs="宋体"/>
          <w:sz w:val="21"/>
          <w:szCs w:val="21"/>
          <w:lang w:eastAsia="zh-CN"/>
        </w:rPr>
        <w:t>理</w:t>
      </w:r>
      <w:r>
        <w:rPr>
          <w:rFonts w:ascii="Times New Roman" w:eastAsia="Times New Roman" w:hAnsi="Times New Roman" w:cs="Times New Roman"/>
          <w:sz w:val="21"/>
          <w:szCs w:val="21"/>
          <w:lang w:eastAsia="zh-CN"/>
        </w:rPr>
        <w:t>, 2019(6):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198-204.</w:t>
      </w:r>
    </w:p>
    <w:p w14:paraId="53A20292" w14:textId="77777777" w:rsidR="00996552" w:rsidRDefault="002D0D3F">
      <w:pPr>
        <w:tabs>
          <w:tab w:val="left" w:pos="706"/>
        </w:tabs>
        <w:spacing w:before="51"/>
        <w:ind w:left="117"/>
        <w:rPr>
          <w:rFonts w:ascii="Times New Roman" w:eastAsia="Times New Roman" w:hAnsi="Times New Roman" w:cs="Times New Roman"/>
          <w:sz w:val="21"/>
          <w:szCs w:val="21"/>
          <w:lang w:eastAsia="zh-CN"/>
        </w:rPr>
      </w:pPr>
      <w:bookmarkStart w:id="276" w:name="_bookmark167"/>
      <w:bookmarkEnd w:id="276"/>
      <w:r>
        <w:rPr>
          <w:rFonts w:ascii="Times New Roman" w:eastAsia="Times New Roman" w:hAnsi="Times New Roman" w:cs="Times New Roman"/>
          <w:sz w:val="21"/>
          <w:szCs w:val="21"/>
          <w:lang w:eastAsia="zh-CN"/>
        </w:rPr>
        <w:t>[19]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贺婧</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基于遥感和</w:t>
      </w:r>
      <w:r>
        <w:rPr>
          <w:rFonts w:ascii="宋体" w:eastAsia="宋体" w:hAnsi="宋体" w:cs="宋体"/>
          <w:spacing w:val="-59"/>
          <w:sz w:val="21"/>
          <w:szCs w:val="21"/>
          <w:lang w:eastAsia="zh-CN"/>
        </w:rPr>
        <w:t xml:space="preserve"> </w:t>
      </w:r>
      <w:r>
        <w:rPr>
          <w:rFonts w:ascii="Times New Roman" w:eastAsia="Times New Roman" w:hAnsi="Times New Roman" w:cs="Times New Roman"/>
          <w:sz w:val="21"/>
          <w:szCs w:val="21"/>
          <w:lang w:eastAsia="zh-CN"/>
        </w:rPr>
        <w:t>GIS</w:t>
      </w:r>
      <w:r>
        <w:rPr>
          <w:rFonts w:ascii="Times New Roman" w:eastAsia="Times New Roman" w:hAnsi="Times New Roman" w:cs="Times New Roman"/>
          <w:spacing w:val="-7"/>
          <w:sz w:val="21"/>
          <w:szCs w:val="21"/>
          <w:lang w:eastAsia="zh-CN"/>
        </w:rPr>
        <w:t xml:space="preserve"> </w:t>
      </w:r>
      <w:r>
        <w:rPr>
          <w:rFonts w:ascii="宋体" w:eastAsia="宋体" w:hAnsi="宋体" w:cs="宋体"/>
          <w:sz w:val="21"/>
          <w:szCs w:val="21"/>
          <w:lang w:eastAsia="zh-CN"/>
        </w:rPr>
        <w:t>技术的生态环境脆弱性评估模型研究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环境科学与管理</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7"/>
          <w:sz w:val="21"/>
          <w:szCs w:val="21"/>
          <w:lang w:eastAsia="zh-CN"/>
        </w:rPr>
        <w:t xml:space="preserve"> </w:t>
      </w:r>
      <w:r>
        <w:rPr>
          <w:rFonts w:ascii="Times New Roman" w:eastAsia="Times New Roman" w:hAnsi="Times New Roman" w:cs="Times New Roman"/>
          <w:sz w:val="21"/>
          <w:szCs w:val="21"/>
          <w:lang w:eastAsia="zh-CN"/>
        </w:rPr>
        <w:t>2018,</w:t>
      </w:r>
    </w:p>
    <w:p w14:paraId="09498F8E"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43(11):</w:t>
      </w:r>
      <w:r>
        <w:rPr>
          <w:rFonts w:ascii="Times New Roman"/>
          <w:spacing w:val="-18"/>
          <w:sz w:val="21"/>
          <w:lang w:eastAsia="zh-CN"/>
        </w:rPr>
        <w:t xml:space="preserve"> </w:t>
      </w:r>
      <w:r>
        <w:rPr>
          <w:rFonts w:ascii="Times New Roman"/>
          <w:sz w:val="21"/>
          <w:lang w:eastAsia="zh-CN"/>
        </w:rPr>
        <w:t>147-150.</w:t>
      </w:r>
    </w:p>
    <w:p w14:paraId="6614FF5E" w14:textId="77777777" w:rsidR="00996552" w:rsidRDefault="002D0D3F">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277" w:name="_bookmark168"/>
      <w:bookmarkEnd w:id="277"/>
      <w:r>
        <w:rPr>
          <w:rFonts w:ascii="Times New Roman" w:eastAsia="Times New Roman" w:hAnsi="Times New Roman" w:cs="Times New Roman"/>
          <w:sz w:val="21"/>
          <w:szCs w:val="21"/>
          <w:lang w:eastAsia="zh-CN"/>
        </w:rPr>
        <w:t>[20]</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张佩珊</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3"/>
          <w:sz w:val="21"/>
          <w:szCs w:val="21"/>
          <w:lang w:eastAsia="zh-CN"/>
        </w:rPr>
        <w:t>关于气候变化影响地区脆弱性的数学模型研究</w:t>
      </w:r>
      <w:r>
        <w:rPr>
          <w:rFonts w:ascii="Times New Roman" w:eastAsia="Times New Roman" w:hAnsi="Times New Roman" w:cs="Times New Roman"/>
          <w:spacing w:val="3"/>
          <w:sz w:val="21"/>
          <w:szCs w:val="21"/>
          <w:lang w:eastAsia="zh-CN"/>
        </w:rPr>
        <w:t>[J].</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3"/>
          <w:sz w:val="21"/>
          <w:szCs w:val="21"/>
          <w:lang w:eastAsia="zh-CN"/>
        </w:rPr>
        <w:t>数学学习与研究</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2"/>
          <w:sz w:val="21"/>
          <w:szCs w:val="21"/>
          <w:lang w:eastAsia="zh-CN"/>
        </w:rPr>
        <w:t>教研版</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2019(11):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155-155.</w:t>
      </w:r>
    </w:p>
    <w:p w14:paraId="4E95AF9C" w14:textId="77777777" w:rsidR="00996552" w:rsidRDefault="002D0D3F">
      <w:pPr>
        <w:tabs>
          <w:tab w:val="left" w:pos="706"/>
        </w:tabs>
        <w:spacing w:before="48"/>
        <w:ind w:left="117"/>
        <w:rPr>
          <w:rFonts w:ascii="Times New Roman" w:eastAsia="Times New Roman" w:hAnsi="Times New Roman" w:cs="Times New Roman"/>
          <w:sz w:val="21"/>
          <w:szCs w:val="21"/>
          <w:lang w:eastAsia="zh-CN"/>
        </w:rPr>
      </w:pPr>
      <w:bookmarkStart w:id="278" w:name="_bookmark169"/>
      <w:bookmarkEnd w:id="278"/>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杨飞</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马超</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方华军</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脆弱性研究进展</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从理论研究到综合实践</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生态学报</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2019,</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39(2):</w:t>
      </w:r>
    </w:p>
    <w:p w14:paraId="5F7ED42E"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441-453.</w:t>
      </w:r>
    </w:p>
    <w:p w14:paraId="1F9EC0C1" w14:textId="77777777" w:rsidR="00996552" w:rsidRDefault="00996552">
      <w:pPr>
        <w:rPr>
          <w:rFonts w:ascii="Times New Roman" w:eastAsia="Times New Roman" w:hAnsi="Times New Roman" w:cs="Times New Roman"/>
          <w:sz w:val="21"/>
          <w:szCs w:val="21"/>
          <w:lang w:eastAsia="zh-CN"/>
        </w:rPr>
        <w:sectPr w:rsidR="00996552">
          <w:pgSz w:w="11910" w:h="16840"/>
          <w:pgMar w:top="1140" w:right="1680" w:bottom="1280" w:left="1680" w:header="871" w:footer="1095" w:gutter="0"/>
          <w:cols w:space="720"/>
        </w:sectPr>
      </w:pPr>
    </w:p>
    <w:p w14:paraId="28557000" w14:textId="77777777" w:rsidR="00996552" w:rsidRDefault="00996552">
      <w:pPr>
        <w:spacing w:before="4"/>
        <w:rPr>
          <w:rFonts w:ascii="Times New Roman" w:eastAsia="Times New Roman" w:hAnsi="Times New Roman" w:cs="Times New Roman"/>
          <w:lang w:eastAsia="zh-CN"/>
        </w:rPr>
      </w:pPr>
    </w:p>
    <w:p w14:paraId="70B67934" w14:textId="77777777" w:rsidR="00996552" w:rsidRDefault="002D0D3F">
      <w:pPr>
        <w:tabs>
          <w:tab w:val="left" w:pos="706"/>
        </w:tabs>
        <w:spacing w:before="35"/>
        <w:ind w:left="117"/>
        <w:rPr>
          <w:rFonts w:ascii="Times New Roman" w:eastAsia="Times New Roman" w:hAnsi="Times New Roman" w:cs="Times New Roman"/>
          <w:sz w:val="21"/>
          <w:szCs w:val="21"/>
          <w:lang w:eastAsia="zh-CN"/>
        </w:rPr>
      </w:pPr>
      <w:bookmarkStart w:id="279" w:name="_bookmark170"/>
      <w:bookmarkEnd w:id="279"/>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许友传</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45"/>
          <w:sz w:val="21"/>
          <w:szCs w:val="21"/>
          <w:lang w:eastAsia="zh-CN"/>
        </w:rPr>
        <w:t xml:space="preserve"> </w:t>
      </w:r>
      <w:r>
        <w:rPr>
          <w:rFonts w:ascii="宋体" w:eastAsia="宋体" w:hAnsi="宋体" w:cs="宋体"/>
          <w:spacing w:val="6"/>
          <w:sz w:val="21"/>
          <w:szCs w:val="21"/>
          <w:lang w:eastAsia="zh-CN"/>
        </w:rPr>
        <w:t>金融体系的结构脆弱性及其系统性风险</w:t>
      </w:r>
      <w:r>
        <w:rPr>
          <w:rFonts w:ascii="Times New Roman" w:eastAsia="Times New Roman" w:hAnsi="Times New Roman" w:cs="Times New Roman"/>
          <w:spacing w:val="6"/>
          <w:sz w:val="21"/>
          <w:szCs w:val="21"/>
          <w:lang w:eastAsia="zh-CN"/>
        </w:rPr>
        <w:t>[J].</w:t>
      </w:r>
      <w:r>
        <w:rPr>
          <w:rFonts w:ascii="Times New Roman" w:eastAsia="Times New Roman" w:hAnsi="Times New Roman" w:cs="Times New Roman"/>
          <w:spacing w:val="46"/>
          <w:sz w:val="21"/>
          <w:szCs w:val="21"/>
          <w:lang w:eastAsia="zh-CN"/>
        </w:rPr>
        <w:t xml:space="preserve"> </w:t>
      </w:r>
      <w:r>
        <w:rPr>
          <w:rFonts w:ascii="宋体" w:eastAsia="宋体" w:hAnsi="宋体" w:cs="宋体"/>
          <w:spacing w:val="6"/>
          <w:sz w:val="21"/>
          <w:szCs w:val="21"/>
          <w:lang w:eastAsia="zh-CN"/>
        </w:rPr>
        <w:t>复旦学报</w:t>
      </w:r>
      <w:r>
        <w:rPr>
          <w:rFonts w:ascii="宋体" w:eastAsia="宋体" w:hAnsi="宋体" w:cs="宋体"/>
          <w:spacing w:val="-7"/>
          <w:sz w:val="21"/>
          <w:szCs w:val="21"/>
          <w:lang w:eastAsia="zh-CN"/>
        </w:rPr>
        <w:t xml:space="preserve"> </w:t>
      </w:r>
      <w:r>
        <w:rPr>
          <w:rFonts w:ascii="Times New Roman" w:eastAsia="Times New Roman" w:hAnsi="Times New Roman" w:cs="Times New Roman"/>
          <w:spacing w:val="4"/>
          <w:sz w:val="21"/>
          <w:szCs w:val="21"/>
          <w:lang w:eastAsia="zh-CN"/>
        </w:rPr>
        <w:t>(</w:t>
      </w:r>
      <w:r>
        <w:rPr>
          <w:rFonts w:ascii="宋体" w:eastAsia="宋体" w:hAnsi="宋体" w:cs="宋体"/>
          <w:spacing w:val="4"/>
          <w:sz w:val="21"/>
          <w:szCs w:val="21"/>
          <w:lang w:eastAsia="zh-CN"/>
        </w:rPr>
        <w:t>社会科学版</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45"/>
          <w:sz w:val="21"/>
          <w:szCs w:val="21"/>
          <w:lang w:eastAsia="zh-CN"/>
        </w:rPr>
        <w:t xml:space="preserve"> </w:t>
      </w:r>
      <w:r>
        <w:rPr>
          <w:rFonts w:ascii="Times New Roman" w:eastAsia="Times New Roman" w:hAnsi="Times New Roman" w:cs="Times New Roman"/>
          <w:sz w:val="21"/>
          <w:szCs w:val="21"/>
          <w:lang w:eastAsia="zh-CN"/>
        </w:rPr>
        <w:t>2018,</w:t>
      </w:r>
    </w:p>
    <w:p w14:paraId="2354AB7D"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60(4):</w:t>
      </w:r>
      <w:r>
        <w:rPr>
          <w:rFonts w:ascii="Times New Roman"/>
          <w:spacing w:val="-18"/>
          <w:sz w:val="21"/>
          <w:lang w:eastAsia="zh-CN"/>
        </w:rPr>
        <w:t xml:space="preserve"> </w:t>
      </w:r>
      <w:r>
        <w:rPr>
          <w:rFonts w:ascii="Times New Roman"/>
          <w:sz w:val="21"/>
          <w:lang w:eastAsia="zh-CN"/>
        </w:rPr>
        <w:t>129-141.</w:t>
      </w:r>
    </w:p>
    <w:p w14:paraId="0243ADF6" w14:textId="77777777" w:rsidR="00996552" w:rsidRDefault="002D0D3F">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280" w:name="_bookmark171"/>
      <w:bookmarkEnd w:id="280"/>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pacing w:val="5"/>
          <w:sz w:val="21"/>
          <w:szCs w:val="21"/>
          <w:lang w:eastAsia="zh-CN"/>
        </w:rPr>
        <w:t>何畅</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7"/>
          <w:sz w:val="21"/>
          <w:szCs w:val="21"/>
          <w:lang w:eastAsia="zh-CN"/>
        </w:rPr>
        <w:t>邢天才</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12"/>
          <w:sz w:val="21"/>
          <w:szCs w:val="21"/>
          <w:lang w:eastAsia="zh-CN"/>
        </w:rPr>
        <w:t>中国金融体系脆弱性指标体系构建及风险因素分解</w:t>
      </w:r>
      <w:r>
        <w:rPr>
          <w:rFonts w:ascii="Times New Roman" w:eastAsia="Times New Roman" w:hAnsi="Times New Roman" w:cs="Times New Roman"/>
          <w:spacing w:val="12"/>
          <w:sz w:val="21"/>
          <w:szCs w:val="21"/>
          <w:lang w:eastAsia="zh-CN"/>
        </w:rPr>
        <w:t>[J].</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9"/>
          <w:sz w:val="21"/>
          <w:szCs w:val="21"/>
          <w:lang w:eastAsia="zh-CN"/>
        </w:rPr>
        <w:t>上海金融</w:t>
      </w:r>
      <w:r>
        <w:rPr>
          <w:rFonts w:ascii="Times New Roman" w:eastAsia="Times New Roman" w:hAnsi="Times New Roman" w:cs="Times New Roman"/>
          <w:spacing w:val="9"/>
          <w:sz w:val="21"/>
          <w:szCs w:val="21"/>
          <w:lang w:eastAsia="zh-CN"/>
        </w:rPr>
        <w:t>,</w:t>
      </w:r>
      <w:r>
        <w:rPr>
          <w:rFonts w:ascii="Times New Roman" w:eastAsia="Times New Roman" w:hAnsi="Times New Roman" w:cs="Times New Roman"/>
          <w:spacing w:val="25"/>
          <w:sz w:val="21"/>
          <w:szCs w:val="21"/>
          <w:lang w:eastAsia="zh-CN"/>
        </w:rPr>
        <w:t xml:space="preserve"> </w:t>
      </w:r>
      <w:r>
        <w:rPr>
          <w:rFonts w:ascii="Times New Roman" w:eastAsia="Times New Roman" w:hAnsi="Times New Roman" w:cs="Times New Roman"/>
          <w:sz w:val="21"/>
          <w:szCs w:val="21"/>
          <w:lang w:eastAsia="zh-CN"/>
        </w:rPr>
        <w:t>2018(10).</w:t>
      </w:r>
    </w:p>
    <w:p w14:paraId="797557C8" w14:textId="77777777" w:rsidR="00996552" w:rsidRDefault="002D0D3F">
      <w:pPr>
        <w:tabs>
          <w:tab w:val="left" w:pos="706"/>
        </w:tabs>
        <w:spacing w:before="52"/>
        <w:ind w:left="117"/>
        <w:rPr>
          <w:rFonts w:ascii="Times New Roman" w:eastAsia="Times New Roman" w:hAnsi="Times New Roman" w:cs="Times New Roman"/>
          <w:sz w:val="21"/>
          <w:szCs w:val="21"/>
          <w:lang w:eastAsia="zh-CN"/>
        </w:rPr>
      </w:pPr>
      <w:bookmarkStart w:id="281" w:name="_bookmark172"/>
      <w:bookmarkEnd w:id="281"/>
      <w:r>
        <w:rPr>
          <w:rFonts w:ascii="Times New Roman" w:eastAsia="Times New Roman" w:hAnsi="Times New Roman" w:cs="Times New Roman"/>
          <w:sz w:val="21"/>
          <w:szCs w:val="21"/>
          <w:lang w:eastAsia="zh-CN"/>
        </w:rPr>
        <w:t>[24]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王丽</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金融脆弱性：微观机制与治理路径</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南开大学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2009.</w:t>
      </w:r>
    </w:p>
    <w:p w14:paraId="25B59450"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bookmarkStart w:id="282" w:name="_bookmark173"/>
      <w:bookmarkEnd w:id="282"/>
      <w:r>
        <w:rPr>
          <w:rFonts w:ascii="Times New Roman" w:eastAsia="Times New Roman" w:hAnsi="Times New Roman" w:cs="Times New Roman"/>
          <w:sz w:val="21"/>
          <w:szCs w:val="21"/>
          <w:lang w:eastAsia="zh-CN"/>
        </w:rPr>
        <w:t>[25]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俞承杭</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计算机网络与信息安全技术</w:t>
      </w:r>
      <w:r>
        <w:rPr>
          <w:rFonts w:ascii="Times New Roman" w:eastAsia="Times New Roman" w:hAnsi="Times New Roman" w:cs="Times New Roman"/>
          <w:sz w:val="21"/>
          <w:szCs w:val="21"/>
          <w:lang w:eastAsia="zh-CN"/>
        </w:rPr>
        <w:t>[M].</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2008.</w:t>
      </w:r>
    </w:p>
    <w:p w14:paraId="420786D2" w14:textId="77777777" w:rsidR="00996552" w:rsidRDefault="002D0D3F">
      <w:pPr>
        <w:tabs>
          <w:tab w:val="left" w:pos="706"/>
        </w:tabs>
        <w:spacing w:before="61" w:line="271" w:lineRule="exact"/>
        <w:ind w:left="117"/>
        <w:rPr>
          <w:rFonts w:ascii="宋体" w:eastAsia="宋体" w:hAnsi="宋体" w:cs="宋体"/>
          <w:sz w:val="21"/>
          <w:szCs w:val="21"/>
          <w:lang w:eastAsia="zh-CN"/>
        </w:rPr>
      </w:pPr>
      <w:bookmarkStart w:id="283" w:name="_bookmark174"/>
      <w:bookmarkEnd w:id="283"/>
      <w:r>
        <w:rPr>
          <w:rFonts w:ascii="Times New Roman" w:eastAsia="Times New Roman" w:hAnsi="Times New Roman" w:cs="Times New Roman"/>
          <w:sz w:val="21"/>
          <w:szCs w:val="21"/>
          <w:lang w:eastAsia="zh-CN"/>
        </w:rPr>
        <w:t>[26]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黄慧萍</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肖世德</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孟祥印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基于攻防博弈的</w:t>
      </w:r>
      <w:r>
        <w:rPr>
          <w:rFonts w:ascii="宋体" w:eastAsia="宋体" w:hAnsi="宋体" w:cs="宋体"/>
          <w:spacing w:val="-56"/>
          <w:sz w:val="21"/>
          <w:szCs w:val="21"/>
          <w:lang w:eastAsia="zh-CN"/>
        </w:rPr>
        <w:t xml:space="preserve"> </w:t>
      </w:r>
      <w:r>
        <w:rPr>
          <w:rFonts w:ascii="Times New Roman" w:eastAsia="Times New Roman" w:hAnsi="Times New Roman" w:cs="Times New Roman"/>
          <w:spacing w:val="-4"/>
          <w:sz w:val="21"/>
          <w:szCs w:val="21"/>
          <w:lang w:eastAsia="zh-CN"/>
        </w:rPr>
        <w:t>SCADA</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系统信息安全评估方法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计算机工</w:t>
      </w:r>
    </w:p>
    <w:p w14:paraId="35CC0440" w14:textId="77777777" w:rsidR="00996552" w:rsidRDefault="002D0D3F">
      <w:pPr>
        <w:spacing w:line="271"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程与科学</w:t>
      </w:r>
      <w:r>
        <w:rPr>
          <w:rFonts w:ascii="Times New Roman" w:eastAsia="Times New Roman" w:hAnsi="Times New Roman" w:cs="Times New Roman"/>
          <w:sz w:val="21"/>
          <w:szCs w:val="21"/>
          <w:lang w:eastAsia="zh-CN"/>
        </w:rPr>
        <w:t>, 2017, 39(5):</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877-884.</w:t>
      </w:r>
    </w:p>
    <w:p w14:paraId="6ECBDC8B"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bookmarkStart w:id="284" w:name="_bookmark175"/>
      <w:bookmarkEnd w:id="284"/>
      <w:r>
        <w:rPr>
          <w:rFonts w:ascii="Times New Roman" w:eastAsia="Times New Roman" w:hAnsi="Times New Roman" w:cs="Times New Roman"/>
          <w:sz w:val="21"/>
          <w:szCs w:val="21"/>
          <w:lang w:eastAsia="zh-CN"/>
        </w:rPr>
        <w:t>[27]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李冰玉</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城市轨道交通网络脆弱性研究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西南交通大学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14:paraId="1DD8C3C6"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85" w:name="_bookmark176"/>
      <w:bookmarkEnd w:id="285"/>
      <w:r>
        <w:rPr>
          <w:rFonts w:ascii="Times New Roman" w:eastAsia="Times New Roman" w:hAnsi="Times New Roman" w:cs="Times New Roman"/>
          <w:sz w:val="21"/>
          <w:szCs w:val="21"/>
          <w:lang w:eastAsia="zh-CN"/>
        </w:rPr>
        <w:t>[28]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尹洪英</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徐丽群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道路交通网络脆弱性评估研究现状与展望</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交通运输系统工程与信</w:t>
      </w:r>
      <w:r>
        <w:rPr>
          <w:rFonts w:ascii="宋体" w:eastAsia="宋体" w:hAnsi="宋体" w:cs="宋体"/>
          <w:spacing w:val="50"/>
          <w:sz w:val="21"/>
          <w:szCs w:val="21"/>
          <w:lang w:eastAsia="zh-CN"/>
        </w:rPr>
        <w:t xml:space="preserve"> </w:t>
      </w:r>
      <w:r>
        <w:rPr>
          <w:rFonts w:ascii="宋体" w:eastAsia="宋体" w:hAnsi="宋体" w:cs="宋体"/>
          <w:sz w:val="21"/>
          <w:szCs w:val="21"/>
          <w:lang w:eastAsia="zh-CN"/>
        </w:rPr>
        <w:t>息</w:t>
      </w:r>
      <w:r>
        <w:rPr>
          <w:rFonts w:ascii="Times New Roman" w:eastAsia="Times New Roman" w:hAnsi="Times New Roman" w:cs="Times New Roman"/>
          <w:sz w:val="21"/>
          <w:szCs w:val="21"/>
          <w:lang w:eastAsia="zh-CN"/>
        </w:rPr>
        <w:t>, 2010, 10(3):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7-13.</w:t>
      </w:r>
    </w:p>
    <w:p w14:paraId="1FDB3F66" w14:textId="77777777" w:rsidR="00996552" w:rsidRDefault="002D0D3F">
      <w:pPr>
        <w:tabs>
          <w:tab w:val="left" w:pos="706"/>
        </w:tabs>
        <w:spacing w:before="56" w:line="271" w:lineRule="exact"/>
        <w:ind w:left="117"/>
        <w:rPr>
          <w:rFonts w:ascii="Times New Roman" w:eastAsia="Times New Roman" w:hAnsi="Times New Roman" w:cs="Times New Roman"/>
          <w:sz w:val="21"/>
          <w:szCs w:val="21"/>
          <w:lang w:eastAsia="zh-CN"/>
        </w:rPr>
      </w:pPr>
      <w:bookmarkStart w:id="286" w:name="_bookmark177"/>
      <w:bookmarkEnd w:id="286"/>
      <w:r>
        <w:rPr>
          <w:rFonts w:ascii="Times New Roman" w:eastAsia="Times New Roman" w:hAnsi="Times New Roman" w:cs="Times New Roman"/>
          <w:sz w:val="21"/>
          <w:szCs w:val="21"/>
          <w:lang w:eastAsia="zh-CN"/>
        </w:rPr>
        <w:t>[29]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周依希</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李晓明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瞿合祚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6"/>
          <w:sz w:val="21"/>
          <w:szCs w:val="21"/>
          <w:lang w:eastAsia="zh-CN"/>
        </w:rPr>
        <w:t xml:space="preserve"> </w:t>
      </w:r>
      <w:r>
        <w:rPr>
          <w:rFonts w:ascii="Times New Roman" w:eastAsia="Times New Roman" w:hAnsi="Times New Roman" w:cs="Times New Roman"/>
          <w:spacing w:val="-1"/>
          <w:sz w:val="21"/>
          <w:szCs w:val="21"/>
          <w:lang w:eastAsia="zh-CN"/>
        </w:rPr>
        <w:t>AHP-</w:t>
      </w:r>
      <w:r>
        <w:rPr>
          <w:rFonts w:ascii="宋体" w:eastAsia="宋体" w:hAnsi="宋体" w:cs="宋体"/>
          <w:spacing w:val="-1"/>
          <w:sz w:val="21"/>
          <w:szCs w:val="21"/>
          <w:lang w:eastAsia="zh-CN"/>
        </w:rPr>
        <w:t>灰色关联度的复杂电网节点综合脆弱性评估</w:t>
      </w:r>
      <w:r>
        <w:rPr>
          <w:rFonts w:ascii="Times New Roman" w:eastAsia="Times New Roman" w:hAnsi="Times New Roman" w:cs="Times New Roman"/>
          <w:spacing w:val="-1"/>
          <w:sz w:val="21"/>
          <w:szCs w:val="21"/>
          <w:lang w:eastAsia="zh-CN"/>
        </w:rPr>
        <w:t>[J].</w:t>
      </w:r>
    </w:p>
    <w:p w14:paraId="391BF5EF" w14:textId="77777777" w:rsidR="00996552" w:rsidRDefault="002D0D3F">
      <w:pPr>
        <w:spacing w:line="271"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电力系统保护与控制</w:t>
      </w:r>
      <w:r>
        <w:rPr>
          <w:rFonts w:ascii="Times New Roman" w:eastAsia="Times New Roman" w:hAnsi="Times New Roman" w:cs="Times New Roman"/>
          <w:sz w:val="21"/>
          <w:szCs w:val="21"/>
          <w:lang w:eastAsia="zh-CN"/>
        </w:rPr>
        <w:t>, 2018,</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46(23):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92-99.</w:t>
      </w:r>
    </w:p>
    <w:p w14:paraId="00B6AF6A"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87" w:name="_bookmark178"/>
      <w:bookmarkEnd w:id="287"/>
      <w:r>
        <w:rPr>
          <w:rFonts w:ascii="Times New Roman" w:eastAsia="Times New Roman" w:hAnsi="Times New Roman" w:cs="Times New Roman"/>
          <w:sz w:val="21"/>
          <w:szCs w:val="21"/>
          <w:lang w:eastAsia="zh-CN"/>
        </w:rPr>
        <w:t>[30]</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刘洋均</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基于概率盒理论的电网规划指标相关性分析及融合方法的研究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昆明理工</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大学</w:t>
      </w:r>
      <w:r>
        <w:rPr>
          <w:rFonts w:ascii="Times New Roman" w:eastAsia="Times New Roman" w:hAnsi="Times New Roman" w:cs="Times New Roman"/>
          <w:sz w:val="21"/>
          <w:szCs w:val="21"/>
          <w:lang w:eastAsia="zh-CN"/>
        </w:rPr>
        <w:t>, 2016.</w:t>
      </w:r>
    </w:p>
    <w:p w14:paraId="7B7423F6"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288" w:name="_bookmark179"/>
      <w:bookmarkEnd w:id="288"/>
      <w:r>
        <w:rPr>
          <w:rFonts w:ascii="Times New Roman" w:eastAsia="Times New Roman" w:hAnsi="Times New Roman" w:cs="Times New Roman"/>
          <w:sz w:val="21"/>
          <w:szCs w:val="21"/>
          <w:lang w:eastAsia="zh-CN"/>
        </w:rPr>
        <w:t>[31]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金鸿章</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韦琦</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郭健</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复杂系统的脆性理论及应用</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西北工业大学出版社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2010.</w:t>
      </w:r>
    </w:p>
    <w:p w14:paraId="319485E3" w14:textId="77777777" w:rsidR="00996552" w:rsidRDefault="002D0D3F">
      <w:pPr>
        <w:tabs>
          <w:tab w:val="left" w:pos="706"/>
        </w:tabs>
        <w:spacing w:before="1" w:line="350" w:lineRule="atLeast"/>
        <w:ind w:left="117" w:right="115"/>
        <w:rPr>
          <w:rFonts w:ascii="Times New Roman" w:eastAsia="Times New Roman" w:hAnsi="Times New Roman" w:cs="Times New Roman"/>
          <w:sz w:val="21"/>
          <w:szCs w:val="21"/>
        </w:rPr>
      </w:pPr>
      <w:bookmarkStart w:id="289" w:name="_bookmark180"/>
      <w:bookmarkEnd w:id="289"/>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魏震波</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刘俊勇</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朱国俊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电力系统脆弱性理论研究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6"/>
          <w:sz w:val="21"/>
          <w:szCs w:val="21"/>
          <w:lang w:eastAsia="zh-CN"/>
        </w:rPr>
        <w:t xml:space="preserve"> </w:t>
      </w:r>
      <w:r>
        <w:rPr>
          <w:rFonts w:ascii="宋体" w:eastAsia="宋体" w:hAnsi="宋体" w:cs="宋体"/>
          <w:spacing w:val="-1"/>
          <w:sz w:val="21"/>
          <w:szCs w:val="21"/>
          <w:lang w:eastAsia="zh-CN"/>
        </w:rPr>
        <w:t>电力自动化设备</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7"/>
          <w:sz w:val="21"/>
          <w:szCs w:val="21"/>
          <w:lang w:eastAsia="zh-CN"/>
        </w:rPr>
        <w:t xml:space="preserve"> </w:t>
      </w:r>
      <w:r>
        <w:rPr>
          <w:rFonts w:ascii="Times New Roman" w:eastAsia="Times New Roman" w:hAnsi="Times New Roman" w:cs="Times New Roman"/>
          <w:sz w:val="21"/>
          <w:szCs w:val="21"/>
          <w:lang w:eastAsia="zh-CN"/>
        </w:rPr>
        <w:t>2009,</w:t>
      </w:r>
      <w:r>
        <w:rPr>
          <w:rFonts w:ascii="Times New Roman" w:eastAsia="Times New Roman" w:hAnsi="Times New Roman" w:cs="Times New Roman"/>
          <w:spacing w:val="-6"/>
          <w:sz w:val="21"/>
          <w:szCs w:val="21"/>
          <w:lang w:eastAsia="zh-CN"/>
        </w:rPr>
        <w:t xml:space="preserve"> </w:t>
      </w:r>
      <w:r>
        <w:rPr>
          <w:rFonts w:ascii="Times New Roman" w:eastAsia="Times New Roman" w:hAnsi="Times New Roman" w:cs="Times New Roman"/>
          <w:sz w:val="21"/>
          <w:szCs w:val="21"/>
          <w:lang w:eastAsia="zh-CN"/>
        </w:rPr>
        <w:t>29(7).</w:t>
      </w:r>
      <w:r>
        <w:rPr>
          <w:rFonts w:ascii="Times New Roman" w:eastAsia="Times New Roman" w:hAnsi="Times New Roman" w:cs="Times New Roman"/>
          <w:spacing w:val="27"/>
          <w:sz w:val="21"/>
          <w:szCs w:val="21"/>
          <w:lang w:eastAsia="zh-CN"/>
        </w:rPr>
        <w:t xml:space="preserve"> </w:t>
      </w:r>
      <w:bookmarkStart w:id="290" w:name="_bookmark181"/>
      <w:bookmarkEnd w:id="290"/>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r>
      <w:r>
        <w:rPr>
          <w:rFonts w:ascii="Times New Roman" w:eastAsia="Times New Roman" w:hAnsi="Times New Roman" w:cs="Times New Roman"/>
          <w:spacing w:val="-2"/>
          <w:sz w:val="21"/>
          <w:szCs w:val="21"/>
        </w:rPr>
        <w:t>CALDARELLI</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G,</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5"/>
          <w:sz w:val="21"/>
          <w:szCs w:val="21"/>
        </w:rPr>
        <w:t>CATANZARO</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M.</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The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corporate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boards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networks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Physica</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Statistical</w:t>
      </w:r>
    </w:p>
    <w:p w14:paraId="29E11BAD" w14:textId="77777777" w:rsidR="00996552" w:rsidRDefault="002D0D3F">
      <w:pPr>
        <w:spacing w:before="10"/>
        <w:ind w:left="706"/>
        <w:rPr>
          <w:rFonts w:ascii="Times New Roman" w:eastAsia="Times New Roman" w:hAnsi="Times New Roman" w:cs="Times New Roman"/>
          <w:sz w:val="21"/>
          <w:szCs w:val="21"/>
        </w:rPr>
      </w:pPr>
      <w:r>
        <w:rPr>
          <w:rFonts w:ascii="Times New Roman"/>
          <w:spacing w:val="-1"/>
          <w:sz w:val="21"/>
        </w:rPr>
        <w:t xml:space="preserve">Mechanics </w:t>
      </w:r>
      <w:r>
        <w:rPr>
          <w:rFonts w:ascii="Times New Roman"/>
          <w:sz w:val="21"/>
        </w:rPr>
        <w:t>&amp; Its Applications, 2004,</w:t>
      </w:r>
      <w:r>
        <w:rPr>
          <w:rFonts w:ascii="Times New Roman"/>
          <w:spacing w:val="-1"/>
          <w:sz w:val="21"/>
        </w:rPr>
        <w:t xml:space="preserve"> </w:t>
      </w:r>
      <w:r>
        <w:rPr>
          <w:rFonts w:ascii="Times New Roman"/>
          <w:sz w:val="21"/>
        </w:rPr>
        <w:t>338(1):</w:t>
      </w:r>
      <w:r>
        <w:rPr>
          <w:rFonts w:ascii="Times New Roman"/>
          <w:spacing w:val="-18"/>
          <w:sz w:val="21"/>
        </w:rPr>
        <w:t xml:space="preserve"> </w:t>
      </w:r>
      <w:r>
        <w:rPr>
          <w:rFonts w:ascii="Times New Roman"/>
          <w:sz w:val="21"/>
        </w:rPr>
        <w:t>98-106.</w:t>
      </w:r>
    </w:p>
    <w:p w14:paraId="3BEF76E4"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bookmarkStart w:id="291" w:name="_bookmark182"/>
      <w:bookmarkEnd w:id="291"/>
      <w:r>
        <w:rPr>
          <w:rFonts w:ascii="Times New Roman" w:eastAsia="Times New Roman" w:hAnsi="Times New Roman" w:cs="Times New Roman"/>
          <w:sz w:val="21"/>
          <w:szCs w:val="21"/>
          <w:lang w:eastAsia="zh-CN"/>
        </w:rPr>
        <w:t>[34]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苗亚楠</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城市道路网络演化特性与生长模型研究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北京交通大学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14:paraId="6CB0E7C3"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[35]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周玄昊</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运输网络系统建模与优化控制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浙江大学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2012.</w:t>
      </w:r>
    </w:p>
    <w:p w14:paraId="59B802FF"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92" w:name="_bookmark183"/>
      <w:bookmarkEnd w:id="292"/>
      <w:r>
        <w:rPr>
          <w:rFonts w:ascii="Times New Roman" w:eastAsia="Times New Roman" w:hAnsi="Times New Roman" w:cs="Times New Roman"/>
          <w:sz w:val="21"/>
          <w:szCs w:val="21"/>
          <w:lang w:eastAsia="zh-CN"/>
        </w:rPr>
        <w:t>[36]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陈谦昱</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基于网络节点失效理论的交通运输网节点重要性评价的研究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北京邮电大</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学</w:t>
      </w:r>
      <w:r>
        <w:rPr>
          <w:rFonts w:ascii="Times New Roman" w:eastAsia="Times New Roman" w:hAnsi="Times New Roman" w:cs="Times New Roman"/>
          <w:sz w:val="21"/>
          <w:szCs w:val="21"/>
          <w:lang w:eastAsia="zh-CN"/>
        </w:rPr>
        <w:t>, 2012.</w:t>
      </w:r>
    </w:p>
    <w:p w14:paraId="0357E4DB" w14:textId="77777777" w:rsidR="00996552" w:rsidRDefault="002D0D3F">
      <w:pPr>
        <w:tabs>
          <w:tab w:val="left" w:pos="706"/>
        </w:tabs>
        <w:spacing w:before="99" w:line="252" w:lineRule="exact"/>
        <w:ind w:left="706" w:right="115" w:hanging="589"/>
        <w:rPr>
          <w:rFonts w:ascii="Times New Roman" w:eastAsia="Times New Roman" w:hAnsi="Times New Roman" w:cs="Times New Roman"/>
          <w:sz w:val="21"/>
          <w:szCs w:val="21"/>
          <w:lang w:eastAsia="zh-CN"/>
        </w:rPr>
      </w:pPr>
      <w:bookmarkStart w:id="293" w:name="_bookmark184"/>
      <w:bookmarkEnd w:id="293"/>
      <w:r>
        <w:rPr>
          <w:rFonts w:ascii="Times New Roman" w:eastAsia="Times New Roman" w:hAnsi="Times New Roman" w:cs="Times New Roman"/>
          <w:sz w:val="21"/>
          <w:szCs w:val="21"/>
          <w:lang w:eastAsia="zh-CN"/>
        </w:rPr>
        <w:t>[37]</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王兴隆</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朱丽纳</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李俊桥</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基于复杂网络的航空公司航线网络特征分析</w:t>
      </w:r>
      <w:r>
        <w:rPr>
          <w:rFonts w:ascii="Times New Roman" w:eastAsia="Times New Roman" w:hAnsi="Times New Roman" w:cs="Times New Roman"/>
          <w:spacing w:val="1"/>
          <w:sz w:val="21"/>
          <w:szCs w:val="21"/>
          <w:lang w:eastAsia="zh-CN"/>
        </w:rPr>
        <w:t>[C]</w:t>
      </w:r>
      <w:r>
        <w:rPr>
          <w:rFonts w:ascii="Bookman Old Style" w:eastAsia="Bookman Old Style" w:hAnsi="Bookman Old Style" w:cs="Bookman Old Style"/>
          <w:spacing w:val="1"/>
          <w:sz w:val="21"/>
          <w:szCs w:val="21"/>
          <w:lang w:eastAsia="zh-CN"/>
        </w:rPr>
        <w:t>//</w:t>
      </w:r>
      <w:r>
        <w:rPr>
          <w:rFonts w:ascii="Times New Roman" w:eastAsia="Times New Roman" w:hAnsi="Times New Roman" w:cs="Times New Roman"/>
          <w:spacing w:val="1"/>
          <w:sz w:val="21"/>
          <w:szCs w:val="21"/>
          <w:lang w:eastAsia="zh-CN"/>
        </w:rPr>
        <w:t>2019</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世界</w:t>
      </w:r>
      <w:r>
        <w:rPr>
          <w:rFonts w:ascii="宋体" w:eastAsia="宋体" w:hAnsi="宋体" w:cs="宋体"/>
          <w:spacing w:val="28"/>
          <w:sz w:val="21"/>
          <w:szCs w:val="21"/>
          <w:lang w:eastAsia="zh-CN"/>
        </w:rPr>
        <w:t xml:space="preserve"> </w:t>
      </w:r>
      <w:r>
        <w:rPr>
          <w:rFonts w:ascii="宋体" w:eastAsia="宋体" w:hAnsi="宋体" w:cs="宋体"/>
          <w:sz w:val="21"/>
          <w:szCs w:val="21"/>
          <w:lang w:eastAsia="zh-CN"/>
        </w:rPr>
        <w:t>交通运输大会</w:t>
      </w:r>
      <w:r>
        <w:rPr>
          <w:rFonts w:ascii="Times New Roman" w:eastAsia="Times New Roman" w:hAnsi="Times New Roman" w:cs="Times New Roman"/>
          <w:sz w:val="21"/>
          <w:szCs w:val="21"/>
          <w:lang w:eastAsia="zh-CN"/>
        </w:rPr>
        <w:t>. 2019.</w:t>
      </w:r>
    </w:p>
    <w:p w14:paraId="5DF34E78" w14:textId="77777777" w:rsidR="00996552" w:rsidRDefault="002D0D3F">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294" w:name="_bookmark185"/>
      <w:bookmarkEnd w:id="294"/>
      <w:r>
        <w:rPr>
          <w:rFonts w:ascii="Times New Roman" w:eastAsia="Times New Roman" w:hAnsi="Times New Roman" w:cs="Times New Roman"/>
          <w:sz w:val="21"/>
          <w:szCs w:val="21"/>
          <w:lang w:eastAsia="zh-CN"/>
        </w:rPr>
        <w:t>[38]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程书恒</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郭子坚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宋向群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基于复杂网络的集装箱海运系统的鲁棒性研究</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港工技术</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4"/>
          <w:sz w:val="21"/>
          <w:szCs w:val="21"/>
          <w:lang w:eastAsia="zh-CN"/>
        </w:rPr>
        <w:t xml:space="preserve"> </w:t>
      </w:r>
      <w:r>
        <w:rPr>
          <w:rFonts w:ascii="Times New Roman" w:eastAsia="Times New Roman" w:hAnsi="Times New Roman" w:cs="Times New Roman"/>
          <w:sz w:val="21"/>
          <w:szCs w:val="21"/>
          <w:lang w:eastAsia="zh-CN"/>
        </w:rPr>
        <w:t>2010, 47(2):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32-35.</w:t>
      </w:r>
    </w:p>
    <w:p w14:paraId="5A16322D" w14:textId="77777777" w:rsidR="00996552" w:rsidRDefault="002D0D3F">
      <w:pPr>
        <w:tabs>
          <w:tab w:val="left" w:pos="706"/>
        </w:tabs>
        <w:spacing w:before="52" w:line="248" w:lineRule="auto"/>
        <w:ind w:left="706" w:right="115" w:hanging="589"/>
        <w:rPr>
          <w:rFonts w:ascii="Times New Roman" w:eastAsia="Times New Roman" w:hAnsi="Times New Roman" w:cs="Times New Roman"/>
          <w:sz w:val="21"/>
          <w:szCs w:val="21"/>
          <w:lang w:eastAsia="zh-CN"/>
        </w:rPr>
      </w:pPr>
      <w:bookmarkStart w:id="295" w:name="_bookmark186"/>
      <w:bookmarkEnd w:id="295"/>
      <w:r>
        <w:rPr>
          <w:rFonts w:ascii="Times New Roman" w:eastAsia="Times New Roman" w:hAnsi="Times New Roman" w:cs="Times New Roman"/>
          <w:sz w:val="21"/>
          <w:szCs w:val="21"/>
          <w:lang w:eastAsia="zh-CN"/>
        </w:rPr>
        <w:t>[39]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张旺勋</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李群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王维平</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复杂系统脆弱性综合分析方法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国防科技大学学报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2016,</w:t>
      </w:r>
      <w:r>
        <w:rPr>
          <w:rFonts w:ascii="Times New Roman" w:eastAsia="Times New Roman" w:hAnsi="Times New Roman" w:cs="Times New Roman"/>
          <w:spacing w:val="48"/>
          <w:sz w:val="21"/>
          <w:szCs w:val="21"/>
          <w:lang w:eastAsia="zh-CN"/>
        </w:rPr>
        <w:t xml:space="preserve"> </w:t>
      </w:r>
      <w:r>
        <w:rPr>
          <w:rFonts w:ascii="Times New Roman" w:eastAsia="Times New Roman" w:hAnsi="Times New Roman" w:cs="Times New Roman"/>
          <w:sz w:val="21"/>
          <w:szCs w:val="21"/>
          <w:lang w:eastAsia="zh-CN"/>
        </w:rPr>
        <w:t>38(2):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150-155.</w:t>
      </w:r>
    </w:p>
    <w:p w14:paraId="208FC75C" w14:textId="77777777" w:rsidR="00996552" w:rsidRDefault="002D0D3F">
      <w:pPr>
        <w:tabs>
          <w:tab w:val="left" w:pos="706"/>
        </w:tabs>
        <w:spacing w:before="52"/>
        <w:ind w:left="117"/>
        <w:rPr>
          <w:rFonts w:ascii="Times New Roman" w:eastAsia="Times New Roman" w:hAnsi="Times New Roman" w:cs="Times New Roman"/>
          <w:sz w:val="21"/>
          <w:szCs w:val="21"/>
          <w:lang w:eastAsia="zh-CN"/>
        </w:rPr>
      </w:pPr>
      <w:bookmarkStart w:id="296" w:name="_bookmark187"/>
      <w:bookmarkEnd w:id="296"/>
      <w:r>
        <w:rPr>
          <w:rFonts w:ascii="Times New Roman" w:eastAsia="Times New Roman" w:hAnsi="Times New Roman" w:cs="Times New Roman"/>
          <w:sz w:val="21"/>
          <w:szCs w:val="21"/>
          <w:lang w:eastAsia="zh-CN"/>
        </w:rPr>
        <w:t>[40]</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王仁伟</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基于复杂网络理论的电网建模及脆弱性研究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西南交通大学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14:paraId="46DFD430"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97" w:name="_bookmark188"/>
      <w:bookmarkEnd w:id="297"/>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张程</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36"/>
          <w:sz w:val="21"/>
          <w:szCs w:val="21"/>
          <w:lang w:eastAsia="zh-CN"/>
        </w:rPr>
        <w:t xml:space="preserve"> </w:t>
      </w:r>
      <w:r>
        <w:rPr>
          <w:rFonts w:ascii="宋体" w:eastAsia="宋体" w:hAnsi="宋体" w:cs="宋体"/>
          <w:spacing w:val="3"/>
          <w:sz w:val="21"/>
          <w:szCs w:val="21"/>
          <w:lang w:eastAsia="zh-CN"/>
        </w:rPr>
        <w:t>于永军</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37"/>
          <w:sz w:val="21"/>
          <w:szCs w:val="21"/>
          <w:lang w:eastAsia="zh-CN"/>
        </w:rPr>
        <w:t xml:space="preserve"> </w:t>
      </w:r>
      <w:r>
        <w:rPr>
          <w:rFonts w:ascii="宋体" w:eastAsia="宋体" w:hAnsi="宋体" w:cs="宋体"/>
          <w:spacing w:val="3"/>
          <w:sz w:val="21"/>
          <w:szCs w:val="21"/>
          <w:lang w:eastAsia="zh-CN"/>
        </w:rPr>
        <w:t>李华强</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36"/>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8"/>
          <w:sz w:val="21"/>
          <w:szCs w:val="21"/>
          <w:lang w:eastAsia="zh-CN"/>
        </w:rPr>
        <w:t xml:space="preserve"> </w:t>
      </w:r>
      <w:hyperlink r:id="rId95">
        <w:r>
          <w:rPr>
            <w:rFonts w:ascii="宋体" w:eastAsia="宋体" w:hAnsi="宋体" w:cs="宋体"/>
            <w:spacing w:val="7"/>
            <w:sz w:val="21"/>
            <w:szCs w:val="21"/>
            <w:lang w:eastAsia="zh-CN"/>
          </w:rPr>
          <w:t>考量能量裕度及权重因子的电力系统节点综合脆弱性分</w:t>
        </w:r>
      </w:hyperlink>
      <w:r>
        <w:rPr>
          <w:rFonts w:ascii="宋体" w:eastAsia="宋体" w:hAnsi="宋体" w:cs="宋体"/>
          <w:spacing w:val="38"/>
          <w:sz w:val="21"/>
          <w:szCs w:val="21"/>
          <w:lang w:eastAsia="zh-CN"/>
        </w:rPr>
        <w:t xml:space="preserve"> </w:t>
      </w:r>
      <w:hyperlink r:id="rId96">
        <w:r>
          <w:rPr>
            <w:rFonts w:ascii="宋体" w:eastAsia="宋体" w:hAnsi="宋体" w:cs="宋体"/>
            <w:sz w:val="21"/>
            <w:szCs w:val="21"/>
            <w:lang w:eastAsia="zh-CN"/>
          </w:rPr>
          <w:t>析</w:t>
        </w:r>
      </w:hyperlink>
      <w:r>
        <w:rPr>
          <w:rFonts w:ascii="Times New Roman" w:eastAsia="Times New Roman" w:hAnsi="Times New Roman" w:cs="Times New Roman"/>
          <w:sz w:val="21"/>
          <w:szCs w:val="21"/>
          <w:lang w:eastAsia="zh-CN"/>
        </w:rPr>
        <w:t xml:space="preserve">[J]. </w:t>
      </w:r>
      <w:hyperlink r:id="rId97">
        <w:r>
          <w:rPr>
            <w:rFonts w:ascii="宋体" w:eastAsia="宋体" w:hAnsi="宋体" w:cs="宋体"/>
            <w:sz w:val="21"/>
            <w:szCs w:val="21"/>
            <w:lang w:eastAsia="zh-CN"/>
          </w:rPr>
          <w:t>电力自动化设备</w:t>
        </w:r>
      </w:hyperlink>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2016, 36(3):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136-141.</w:t>
      </w:r>
    </w:p>
    <w:p w14:paraId="13DBFF05" w14:textId="77777777" w:rsidR="00996552" w:rsidRDefault="002D0D3F">
      <w:pPr>
        <w:tabs>
          <w:tab w:val="left" w:pos="706"/>
        </w:tabs>
        <w:spacing w:before="99" w:line="252" w:lineRule="exact"/>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丁少倩</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林涛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徐遐龄</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基于电压稳定裕度的电网状态脆弱性评估方法研究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电测</w:t>
      </w:r>
      <w:r>
        <w:rPr>
          <w:rFonts w:ascii="宋体" w:eastAsia="宋体" w:hAnsi="宋体" w:cs="宋体"/>
          <w:spacing w:val="26"/>
          <w:sz w:val="21"/>
          <w:szCs w:val="21"/>
          <w:lang w:eastAsia="zh-CN"/>
        </w:rPr>
        <w:t xml:space="preserve"> </w:t>
      </w:r>
      <w:r>
        <w:rPr>
          <w:rFonts w:ascii="宋体" w:eastAsia="宋体" w:hAnsi="宋体" w:cs="宋体"/>
          <w:sz w:val="21"/>
          <w:szCs w:val="21"/>
          <w:lang w:eastAsia="zh-CN"/>
        </w:rPr>
        <w:t>与仪表</w:t>
      </w:r>
      <w:r>
        <w:rPr>
          <w:rFonts w:ascii="Times New Roman" w:eastAsia="Times New Roman" w:hAnsi="Times New Roman" w:cs="Times New Roman"/>
          <w:sz w:val="21"/>
          <w:szCs w:val="21"/>
          <w:lang w:eastAsia="zh-CN"/>
        </w:rPr>
        <w:t>, 2016: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62-66.</w:t>
      </w:r>
    </w:p>
    <w:p w14:paraId="79D32486" w14:textId="77777777" w:rsidR="00996552" w:rsidRDefault="002D0D3F">
      <w:pPr>
        <w:tabs>
          <w:tab w:val="left" w:pos="706"/>
        </w:tabs>
        <w:spacing w:before="56" w:line="290" w:lineRule="auto"/>
        <w:ind w:left="117" w:right="115"/>
        <w:rPr>
          <w:rFonts w:ascii="宋体" w:eastAsia="宋体" w:hAnsi="宋体" w:cs="宋体"/>
          <w:sz w:val="21"/>
          <w:szCs w:val="21"/>
          <w:lang w:eastAsia="zh-CN"/>
        </w:rPr>
      </w:pPr>
      <w:bookmarkStart w:id="298" w:name="_bookmark189"/>
      <w:bookmarkEnd w:id="298"/>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胡熊伟</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基于裕度指标的电力系统暂态稳定规则辨识方法研究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山东大学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2018. </w:t>
      </w:r>
      <w:bookmarkStart w:id="299" w:name="_bookmark190"/>
      <w:bookmarkEnd w:id="299"/>
      <w:r>
        <w:rPr>
          <w:rFonts w:ascii="Times New Roman" w:eastAsia="Times New Roman" w:hAnsi="Times New Roman" w:cs="Times New Roman"/>
          <w:sz w:val="21"/>
          <w:szCs w:val="21"/>
          <w:lang w:eastAsia="zh-CN"/>
        </w:rPr>
        <w:t>[44]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孟绍良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吴军基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王虎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电网脆弱性评价的灵敏度分析法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电力系统及其自动化学</w:t>
      </w:r>
    </w:p>
    <w:p w14:paraId="342D3459" w14:textId="77777777" w:rsidR="00996552" w:rsidRDefault="002D0D3F">
      <w:pPr>
        <w:spacing w:line="203"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报</w:t>
      </w:r>
      <w:r>
        <w:rPr>
          <w:rFonts w:ascii="Times New Roman" w:eastAsia="Times New Roman" w:hAnsi="Times New Roman" w:cs="Times New Roman"/>
          <w:sz w:val="21"/>
          <w:szCs w:val="21"/>
          <w:lang w:eastAsia="zh-CN"/>
        </w:rPr>
        <w:t>, 2011, 23(5):</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89-93.</w:t>
      </w:r>
    </w:p>
    <w:p w14:paraId="453E03FD" w14:textId="77777777" w:rsidR="00996552" w:rsidRDefault="002D0D3F">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300" w:name="_bookmark191"/>
      <w:bookmarkEnd w:id="300"/>
      <w:r>
        <w:rPr>
          <w:rFonts w:ascii="Times New Roman" w:eastAsia="Times New Roman" w:hAnsi="Times New Roman" w:cs="Times New Roman"/>
          <w:sz w:val="21"/>
          <w:szCs w:val="21"/>
          <w:lang w:eastAsia="zh-CN"/>
        </w:rPr>
        <w:t>[45]</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段献忠</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2"/>
          <w:sz w:val="21"/>
          <w:szCs w:val="21"/>
          <w:lang w:eastAsia="zh-CN"/>
        </w:rPr>
        <w:t>袁骏</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40"/>
          <w:sz w:val="21"/>
          <w:szCs w:val="21"/>
          <w:lang w:eastAsia="zh-CN"/>
        </w:rPr>
        <w:t xml:space="preserve"> </w:t>
      </w:r>
      <w:r>
        <w:rPr>
          <w:rFonts w:ascii="宋体" w:eastAsia="宋体" w:hAnsi="宋体" w:cs="宋体"/>
          <w:spacing w:val="4"/>
          <w:sz w:val="21"/>
          <w:szCs w:val="21"/>
          <w:lang w:eastAsia="zh-CN"/>
        </w:rPr>
        <w:t>何仰赞</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0"/>
          <w:sz w:val="21"/>
          <w:szCs w:val="21"/>
          <w:lang w:eastAsia="zh-CN"/>
        </w:rPr>
        <w:t xml:space="preserve"> </w:t>
      </w:r>
      <w:r>
        <w:rPr>
          <w:rFonts w:ascii="宋体" w:eastAsia="宋体" w:hAnsi="宋体" w:cs="宋体"/>
          <w:spacing w:val="5"/>
          <w:sz w:val="21"/>
          <w:szCs w:val="21"/>
          <w:lang w:eastAsia="zh-CN"/>
        </w:rPr>
        <w:t>电力系统电压稳定灵敏度分析方法</w:t>
      </w:r>
      <w:r>
        <w:rPr>
          <w:rFonts w:ascii="Times New Roman" w:eastAsia="Times New Roman" w:hAnsi="Times New Roman" w:cs="Times New Roman"/>
          <w:spacing w:val="5"/>
          <w:sz w:val="21"/>
          <w:szCs w:val="21"/>
          <w:lang w:eastAsia="zh-CN"/>
        </w:rPr>
        <w:t>[J].</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6"/>
          <w:sz w:val="21"/>
          <w:szCs w:val="21"/>
          <w:lang w:eastAsia="zh-CN"/>
        </w:rPr>
        <w:t>电力系统自动化</w:t>
      </w:r>
      <w:r>
        <w:rPr>
          <w:rFonts w:ascii="Times New Roman" w:eastAsia="Times New Roman" w:hAnsi="Times New Roman" w:cs="Times New Roman"/>
          <w:spacing w:val="6"/>
          <w:sz w:val="21"/>
          <w:szCs w:val="21"/>
          <w:lang w:eastAsia="zh-CN"/>
        </w:rPr>
        <w:t>,</w:t>
      </w:r>
      <w:r>
        <w:rPr>
          <w:rFonts w:ascii="Times New Roman" w:eastAsia="Times New Roman" w:hAnsi="Times New Roman" w:cs="Times New Roman"/>
          <w:spacing w:val="38"/>
          <w:sz w:val="21"/>
          <w:szCs w:val="21"/>
          <w:lang w:eastAsia="zh-CN"/>
        </w:rPr>
        <w:t xml:space="preserve"> </w:t>
      </w:r>
      <w:r>
        <w:rPr>
          <w:rFonts w:ascii="Times New Roman" w:eastAsia="Times New Roman" w:hAnsi="Times New Roman" w:cs="Times New Roman"/>
          <w:sz w:val="21"/>
          <w:szCs w:val="21"/>
          <w:lang w:eastAsia="zh-CN"/>
        </w:rPr>
        <w:t>1997(4):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7-10.</w:t>
      </w:r>
    </w:p>
    <w:p w14:paraId="772BC996" w14:textId="77777777" w:rsidR="00996552" w:rsidRDefault="002D0D3F">
      <w:pPr>
        <w:tabs>
          <w:tab w:val="left" w:pos="706"/>
        </w:tabs>
        <w:spacing w:before="96" w:line="252" w:lineRule="exact"/>
        <w:ind w:left="706" w:right="115" w:hanging="589"/>
        <w:rPr>
          <w:rFonts w:ascii="Times New Roman" w:eastAsia="Times New Roman" w:hAnsi="Times New Roman" w:cs="Times New Roman"/>
          <w:sz w:val="21"/>
          <w:szCs w:val="21"/>
          <w:lang w:eastAsia="zh-CN"/>
        </w:rPr>
      </w:pPr>
      <w:bookmarkStart w:id="301" w:name="_bookmark192"/>
      <w:bookmarkEnd w:id="301"/>
      <w:r>
        <w:rPr>
          <w:rFonts w:ascii="Times New Roman" w:eastAsia="Times New Roman" w:hAnsi="Times New Roman" w:cs="Times New Roman"/>
          <w:sz w:val="21"/>
          <w:szCs w:val="21"/>
          <w:lang w:eastAsia="zh-CN"/>
        </w:rPr>
        <w:t>[46]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郑武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刘慧</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基于静态能量函数法的电压弱节点分析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电力系统保护与控</w:t>
      </w:r>
      <w:r>
        <w:rPr>
          <w:rFonts w:ascii="宋体" w:eastAsia="宋体" w:hAnsi="宋体" w:cs="宋体"/>
          <w:spacing w:val="27"/>
          <w:sz w:val="21"/>
          <w:szCs w:val="21"/>
          <w:lang w:eastAsia="zh-CN"/>
        </w:rPr>
        <w:t xml:space="preserve"> </w:t>
      </w:r>
      <w:r>
        <w:rPr>
          <w:rFonts w:ascii="宋体" w:eastAsia="宋体" w:hAnsi="宋体" w:cs="宋体"/>
          <w:sz w:val="21"/>
          <w:szCs w:val="21"/>
          <w:lang w:eastAsia="zh-CN"/>
        </w:rPr>
        <w:t>制</w:t>
      </w:r>
      <w:r>
        <w:rPr>
          <w:rFonts w:ascii="Times New Roman" w:eastAsia="Times New Roman" w:hAnsi="Times New Roman" w:cs="Times New Roman"/>
          <w:sz w:val="21"/>
          <w:szCs w:val="21"/>
          <w:lang w:eastAsia="zh-CN"/>
        </w:rPr>
        <w:t>, 2010, 38(14):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79-83.</w:t>
      </w:r>
    </w:p>
    <w:p w14:paraId="65E18709"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黄昭蒙</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杜涛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1"/>
          <w:sz w:val="21"/>
          <w:szCs w:val="21"/>
          <w:lang w:eastAsia="zh-CN"/>
        </w:rPr>
        <w:t>基于支路能量函数的脆弱支路评估</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电力系统保护与控制</w:t>
      </w:r>
      <w:r>
        <w:rPr>
          <w:rFonts w:ascii="Times New Roman" w:eastAsia="Times New Roman" w:hAnsi="Times New Roman" w:cs="Times New Roman"/>
          <w:sz w:val="21"/>
          <w:szCs w:val="21"/>
          <w:lang w:eastAsia="zh-CN"/>
        </w:rPr>
        <w:t>,</w:t>
      </w:r>
    </w:p>
    <w:p w14:paraId="180654BD"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2012, 40(15):</w:t>
      </w:r>
      <w:r>
        <w:rPr>
          <w:rFonts w:ascii="Times New Roman"/>
          <w:spacing w:val="-18"/>
          <w:sz w:val="21"/>
          <w:lang w:eastAsia="zh-CN"/>
        </w:rPr>
        <w:t xml:space="preserve"> </w:t>
      </w:r>
      <w:r>
        <w:rPr>
          <w:rFonts w:ascii="Times New Roman"/>
          <w:sz w:val="21"/>
          <w:lang w:eastAsia="zh-CN"/>
        </w:rPr>
        <w:t>7-11.</w:t>
      </w:r>
    </w:p>
    <w:p w14:paraId="45EDA2CA"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302" w:name="_bookmark193"/>
      <w:bookmarkEnd w:id="302"/>
      <w:r>
        <w:rPr>
          <w:rFonts w:ascii="Times New Roman" w:eastAsia="Times New Roman" w:hAnsi="Times New Roman" w:cs="Times New Roman"/>
          <w:sz w:val="21"/>
          <w:szCs w:val="21"/>
          <w:lang w:eastAsia="zh-CN"/>
        </w:rPr>
        <w:t>[48]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黄燕</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黄涛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基于复杂网络和暂态能量函数的支路暂态脆弱性评估</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w:t>
      </w:r>
      <w:r>
        <w:rPr>
          <w:rFonts w:ascii="宋体" w:eastAsia="宋体" w:hAnsi="宋体" w:cs="宋体"/>
          <w:spacing w:val="27"/>
          <w:sz w:val="21"/>
          <w:szCs w:val="21"/>
          <w:lang w:eastAsia="zh-CN"/>
        </w:rPr>
        <w:t xml:space="preserve"> </w:t>
      </w:r>
      <w:r>
        <w:rPr>
          <w:rFonts w:ascii="宋体" w:eastAsia="宋体" w:hAnsi="宋体" w:cs="宋体"/>
          <w:sz w:val="21"/>
          <w:szCs w:val="21"/>
          <w:lang w:eastAsia="zh-CN"/>
        </w:rPr>
        <w:t>系统保护与控制</w:t>
      </w:r>
      <w:r>
        <w:rPr>
          <w:rFonts w:ascii="Times New Roman" w:eastAsia="Times New Roman" w:hAnsi="Times New Roman" w:cs="Times New Roman"/>
          <w:sz w:val="21"/>
          <w:szCs w:val="21"/>
          <w:lang w:eastAsia="zh-CN"/>
        </w:rPr>
        <w:t>, 2014(20):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69-74.</w:t>
      </w:r>
    </w:p>
    <w:p w14:paraId="488AE7D7" w14:textId="77777777" w:rsidR="00996552" w:rsidRDefault="00996552">
      <w:pPr>
        <w:spacing w:line="252" w:lineRule="exact"/>
        <w:rPr>
          <w:rFonts w:ascii="Times New Roman" w:eastAsia="Times New Roman" w:hAnsi="Times New Roman" w:cs="Times New Roman"/>
          <w:sz w:val="21"/>
          <w:szCs w:val="21"/>
          <w:lang w:eastAsia="zh-CN"/>
        </w:rPr>
        <w:sectPr w:rsidR="00996552">
          <w:headerReference w:type="even" r:id="rId98"/>
          <w:headerReference w:type="default" r:id="rId99"/>
          <w:pgSz w:w="11910" w:h="16840"/>
          <w:pgMar w:top="1140" w:right="1680" w:bottom="1240" w:left="1680" w:header="871" w:footer="1055" w:gutter="0"/>
          <w:cols w:space="720"/>
        </w:sectPr>
      </w:pPr>
    </w:p>
    <w:p w14:paraId="13ECEF63" w14:textId="77777777" w:rsidR="00996552" w:rsidRDefault="00996552">
      <w:pPr>
        <w:spacing w:before="4"/>
        <w:rPr>
          <w:rFonts w:ascii="Times New Roman" w:eastAsia="Times New Roman" w:hAnsi="Times New Roman" w:cs="Times New Roman"/>
          <w:lang w:eastAsia="zh-CN"/>
        </w:rPr>
      </w:pPr>
    </w:p>
    <w:p w14:paraId="03A858FF" w14:textId="77777777" w:rsidR="00996552" w:rsidRDefault="002D0D3F">
      <w:pPr>
        <w:tabs>
          <w:tab w:val="left" w:pos="706"/>
        </w:tabs>
        <w:spacing w:before="79" w:line="252" w:lineRule="exact"/>
        <w:ind w:left="706" w:right="115" w:hanging="589"/>
        <w:rPr>
          <w:rFonts w:ascii="Times New Roman" w:eastAsia="Times New Roman" w:hAnsi="Times New Roman" w:cs="Times New Roman"/>
          <w:sz w:val="21"/>
          <w:szCs w:val="21"/>
          <w:lang w:eastAsia="zh-CN"/>
        </w:rPr>
      </w:pPr>
      <w:bookmarkStart w:id="303" w:name="_bookmark194"/>
      <w:bookmarkEnd w:id="303"/>
      <w:r>
        <w:rPr>
          <w:rFonts w:ascii="Times New Roman" w:eastAsia="Times New Roman" w:hAnsi="Times New Roman" w:cs="Times New Roman"/>
          <w:sz w:val="21"/>
          <w:szCs w:val="21"/>
          <w:lang w:eastAsia="zh-CN"/>
        </w:rPr>
        <w:t>[49]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徐立新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基于复杂系统理论的电网故障时空分布特性及结构脆弱性研究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华南理工</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大学</w:t>
      </w:r>
      <w:r>
        <w:rPr>
          <w:rFonts w:ascii="Times New Roman" w:eastAsia="Times New Roman" w:hAnsi="Times New Roman" w:cs="Times New Roman"/>
          <w:sz w:val="21"/>
          <w:szCs w:val="21"/>
          <w:lang w:eastAsia="zh-CN"/>
        </w:rPr>
        <w:t>, 2014.</w:t>
      </w:r>
    </w:p>
    <w:p w14:paraId="6C6AF2AB" w14:textId="77777777" w:rsidR="00996552" w:rsidRDefault="002D0D3F">
      <w:pPr>
        <w:tabs>
          <w:tab w:val="left" w:pos="706"/>
        </w:tabs>
        <w:spacing w:before="51" w:line="248" w:lineRule="auto"/>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[50]</w:t>
      </w:r>
      <w:r>
        <w:rPr>
          <w:rFonts w:ascii="Times New Roman" w:eastAsia="Times New Roman" w:hAnsi="Times New Roman" w:cs="Times New Roman"/>
          <w:sz w:val="21"/>
          <w:szCs w:val="21"/>
          <w:lang w:eastAsia="zh-CN"/>
        </w:rPr>
        <w:tab/>
      </w:r>
      <w:r>
        <w:rPr>
          <w:rFonts w:ascii="宋体" w:eastAsia="宋体" w:hAnsi="宋体" w:cs="宋体"/>
          <w:spacing w:val="5"/>
          <w:sz w:val="21"/>
          <w:szCs w:val="21"/>
          <w:lang w:eastAsia="zh-CN"/>
        </w:rPr>
        <w:t>王佳明</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8"/>
          <w:sz w:val="21"/>
          <w:szCs w:val="21"/>
          <w:lang w:eastAsia="zh-CN"/>
        </w:rPr>
        <w:t>基于复杂系统脆性理论的电网连锁故障预警模型研究</w:t>
      </w:r>
      <w:r>
        <w:rPr>
          <w:rFonts w:ascii="Times New Roman" w:eastAsia="Times New Roman" w:hAnsi="Times New Roman" w:cs="Times New Roman"/>
          <w:spacing w:val="8"/>
          <w:sz w:val="21"/>
          <w:szCs w:val="21"/>
          <w:lang w:eastAsia="zh-CN"/>
        </w:rPr>
        <w:t>[D].</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7"/>
          <w:sz w:val="21"/>
          <w:szCs w:val="21"/>
          <w:lang w:eastAsia="zh-CN"/>
        </w:rPr>
        <w:t>华北电力大学</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pacing w:val="68"/>
          <w:sz w:val="21"/>
          <w:szCs w:val="21"/>
          <w:lang w:eastAsia="zh-CN"/>
        </w:rPr>
        <w:t xml:space="preserve"> </w:t>
      </w:r>
      <w:r>
        <w:rPr>
          <w:rFonts w:ascii="Times New Roman" w:eastAsia="Times New Roman" w:hAnsi="Times New Roman" w:cs="Times New Roman"/>
          <w:sz w:val="21"/>
          <w:szCs w:val="21"/>
          <w:lang w:eastAsia="zh-CN"/>
        </w:rPr>
        <w:t>2013.</w:t>
      </w:r>
    </w:p>
    <w:p w14:paraId="5DEC87A0" w14:textId="77777777" w:rsidR="00996552" w:rsidRDefault="002D0D3F">
      <w:pPr>
        <w:tabs>
          <w:tab w:val="left" w:pos="706"/>
        </w:tabs>
        <w:spacing w:before="48" w:line="286" w:lineRule="auto"/>
        <w:ind w:left="117" w:right="115"/>
        <w:rPr>
          <w:rFonts w:ascii="宋体" w:eastAsia="宋体" w:hAnsi="宋体" w:cs="宋体"/>
          <w:sz w:val="21"/>
          <w:szCs w:val="21"/>
          <w:lang w:eastAsia="zh-CN"/>
        </w:rPr>
      </w:pPr>
      <w:bookmarkStart w:id="304" w:name="_bookmark195"/>
      <w:bookmarkEnd w:id="304"/>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张申</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基于复杂系统理论的电网连锁故障机理分析与研究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华北电力大学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2016. </w:t>
      </w:r>
      <w:bookmarkStart w:id="305" w:name="_bookmark196"/>
      <w:bookmarkEnd w:id="305"/>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李迁</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黄昭蒙</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基于暂态能量函数混合法的电力系统脆弱性分析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w:t>
      </w:r>
    </w:p>
    <w:p w14:paraId="561BE88E" w14:textId="77777777" w:rsidR="00996552" w:rsidRDefault="002D0D3F">
      <w:pPr>
        <w:spacing w:line="207"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统保护与控制</w:t>
      </w:r>
      <w:r>
        <w:rPr>
          <w:rFonts w:ascii="Times New Roman" w:eastAsia="Times New Roman" w:hAnsi="Times New Roman" w:cs="Times New Roman"/>
          <w:sz w:val="21"/>
          <w:szCs w:val="21"/>
          <w:lang w:eastAsia="zh-CN"/>
        </w:rPr>
        <w:t>, 2013(20):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1-6.</w:t>
      </w:r>
    </w:p>
    <w:p w14:paraId="07B56ADA"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306" w:name="_bookmark197"/>
      <w:bookmarkEnd w:id="306"/>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谭玉东</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复杂电力系统脆弱性评估方法研究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湖南大学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2013.</w:t>
      </w:r>
    </w:p>
    <w:p w14:paraId="55D0E9D0"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307" w:name="_bookmark198"/>
      <w:bookmarkEnd w:id="307"/>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马敬花</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N-k </w:t>
      </w:r>
      <w:r>
        <w:rPr>
          <w:rFonts w:ascii="宋体" w:eastAsia="宋体" w:hAnsi="宋体" w:cs="宋体"/>
          <w:sz w:val="21"/>
          <w:szCs w:val="21"/>
          <w:lang w:eastAsia="zh-CN"/>
        </w:rPr>
        <w:t>故障的电力系统运行风险及脆弱性评估</w:t>
      </w:r>
      <w:r>
        <w:rPr>
          <w:rFonts w:ascii="Times New Roman" w:eastAsia="Times New Roman" w:hAnsi="Times New Roman" w:cs="Times New Roman"/>
          <w:sz w:val="21"/>
          <w:szCs w:val="21"/>
          <w:lang w:eastAsia="zh-CN"/>
        </w:rPr>
        <w:t>[D].</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2016.</w:t>
      </w:r>
    </w:p>
    <w:p w14:paraId="4AA6A861"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308" w:name="_bookmark199"/>
      <w:bookmarkEnd w:id="308"/>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白加林</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徐梅梅</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基于不确定理论的电力系统脆弱性评估</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贵州电力技术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Times New Roman" w:eastAsia="Times New Roman" w:hAnsi="Times New Roman" w:cs="Times New Roman"/>
          <w:sz w:val="21"/>
          <w:szCs w:val="21"/>
          <w:lang w:eastAsia="zh-CN"/>
        </w:rPr>
        <w:t>2015,</w:t>
      </w:r>
      <w:r>
        <w:rPr>
          <w:rFonts w:ascii="Times New Roman" w:eastAsia="Times New Roman" w:hAnsi="Times New Roman" w:cs="Times New Roman"/>
          <w:spacing w:val="-10"/>
          <w:sz w:val="21"/>
          <w:szCs w:val="21"/>
          <w:lang w:eastAsia="zh-CN"/>
        </w:rPr>
        <w:t xml:space="preserve"> </w:t>
      </w:r>
      <w:r>
        <w:rPr>
          <w:rFonts w:ascii="Times New Roman" w:eastAsia="Times New Roman" w:hAnsi="Times New Roman" w:cs="Times New Roman"/>
          <w:sz w:val="21"/>
          <w:szCs w:val="21"/>
          <w:lang w:eastAsia="zh-CN"/>
        </w:rPr>
        <w:t>18(5):</w:t>
      </w:r>
    </w:p>
    <w:p w14:paraId="76966694"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7-12.</w:t>
      </w:r>
    </w:p>
    <w:p w14:paraId="02EA37B3"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lang w:eastAsia="zh-CN"/>
        </w:rPr>
      </w:pPr>
      <w:bookmarkStart w:id="309" w:name="_bookmark200"/>
      <w:bookmarkEnd w:id="309"/>
      <w:r>
        <w:rPr>
          <w:rFonts w:ascii="Times New Roman" w:eastAsia="Times New Roman" w:hAnsi="Times New Roman" w:cs="Times New Roman"/>
          <w:sz w:val="21"/>
          <w:szCs w:val="21"/>
          <w:lang w:eastAsia="zh-CN"/>
        </w:rPr>
        <w:t>[56]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屈培先</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阳育德</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考虑概率风险评估的电力系统脆弱性分析</w:t>
      </w:r>
      <w:r>
        <w:rPr>
          <w:rFonts w:ascii="Times New Roman" w:eastAsia="Times New Roman" w:hAnsi="Times New Roman" w:cs="Times New Roman"/>
          <w:sz w:val="21"/>
          <w:szCs w:val="21"/>
          <w:lang w:eastAsia="zh-CN"/>
        </w:rPr>
        <w:t>[C]</w:t>
      </w:r>
      <w:r>
        <w:rPr>
          <w:rFonts w:ascii="Bookman Old Style" w:eastAsia="Bookman Old Style" w:hAnsi="Bookman Old Style" w:cs="Bookman Old Style"/>
          <w:sz w:val="21"/>
          <w:szCs w:val="21"/>
          <w:lang w:eastAsia="zh-CN"/>
        </w:rPr>
        <w:t>//</w:t>
      </w:r>
      <w:r>
        <w:rPr>
          <w:rFonts w:ascii="宋体" w:eastAsia="宋体" w:hAnsi="宋体" w:cs="宋体"/>
          <w:sz w:val="21"/>
          <w:szCs w:val="21"/>
          <w:lang w:eastAsia="zh-CN"/>
        </w:rPr>
        <w:t>中国高等学校电力系</w:t>
      </w:r>
      <w:r>
        <w:rPr>
          <w:rFonts w:ascii="宋体" w:eastAsia="宋体" w:hAnsi="宋体" w:cs="宋体"/>
          <w:spacing w:val="58"/>
          <w:sz w:val="21"/>
          <w:szCs w:val="21"/>
          <w:lang w:eastAsia="zh-CN"/>
        </w:rPr>
        <w:t xml:space="preserve"> </w:t>
      </w:r>
      <w:r>
        <w:rPr>
          <w:rFonts w:ascii="宋体" w:eastAsia="宋体" w:hAnsi="宋体" w:cs="宋体"/>
          <w:sz w:val="21"/>
          <w:szCs w:val="21"/>
          <w:lang w:eastAsia="zh-CN"/>
        </w:rPr>
        <w:t>统及其自动化专业学术年会</w:t>
      </w:r>
      <w:r>
        <w:rPr>
          <w:rFonts w:ascii="Times New Roman" w:eastAsia="Times New Roman" w:hAnsi="Times New Roman" w:cs="Times New Roman"/>
          <w:sz w:val="21"/>
          <w:szCs w:val="21"/>
          <w:lang w:eastAsia="zh-CN"/>
        </w:rPr>
        <w:t>. 2014.</w:t>
      </w:r>
    </w:p>
    <w:p w14:paraId="6E679249" w14:textId="77777777" w:rsidR="00996552" w:rsidRDefault="002D0D3F">
      <w:pPr>
        <w:tabs>
          <w:tab w:val="left" w:pos="706"/>
        </w:tabs>
        <w:spacing w:before="95" w:line="252" w:lineRule="exact"/>
        <w:ind w:left="706" w:right="115" w:hanging="589"/>
        <w:rPr>
          <w:rFonts w:ascii="Times New Roman" w:eastAsia="Times New Roman" w:hAnsi="Times New Roman" w:cs="Times New Roman"/>
          <w:sz w:val="21"/>
          <w:szCs w:val="21"/>
          <w:lang w:eastAsia="zh-CN"/>
        </w:rPr>
      </w:pPr>
      <w:bookmarkStart w:id="310" w:name="_bookmark201"/>
      <w:bookmarkEnd w:id="310"/>
      <w:r>
        <w:rPr>
          <w:rFonts w:ascii="Times New Roman" w:eastAsia="Times New Roman" w:hAnsi="Times New Roman" w:cs="Times New Roman"/>
          <w:sz w:val="21"/>
          <w:szCs w:val="21"/>
          <w:lang w:eastAsia="zh-CN"/>
        </w:rPr>
        <w:t>[57]</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侯雨伸</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王秀丽</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张玥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考虑维度重要性的电力系统可靠性评估拟蒙特卡洛方法</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42"/>
          <w:sz w:val="21"/>
          <w:szCs w:val="21"/>
          <w:lang w:eastAsia="zh-CN"/>
        </w:rPr>
        <w:t xml:space="preserve"> </w:t>
      </w:r>
      <w:r>
        <w:rPr>
          <w:rFonts w:ascii="宋体" w:eastAsia="宋体" w:hAnsi="宋体" w:cs="宋体"/>
          <w:sz w:val="21"/>
          <w:szCs w:val="21"/>
          <w:lang w:eastAsia="zh-CN"/>
        </w:rPr>
        <w:t>电力系统自动化</w:t>
      </w:r>
      <w:r>
        <w:rPr>
          <w:rFonts w:ascii="Times New Roman" w:eastAsia="Times New Roman" w:hAnsi="Times New Roman" w:cs="Times New Roman"/>
          <w:sz w:val="21"/>
          <w:szCs w:val="21"/>
          <w:lang w:eastAsia="zh-CN"/>
        </w:rPr>
        <w:t>, 2016,</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40(16):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31-37.</w:t>
      </w:r>
    </w:p>
    <w:p w14:paraId="1663E692" w14:textId="77777777" w:rsidR="00996552" w:rsidRDefault="002D0D3F">
      <w:pPr>
        <w:tabs>
          <w:tab w:val="left" w:pos="706"/>
        </w:tabs>
        <w:spacing w:before="51" w:line="248" w:lineRule="auto"/>
        <w:ind w:left="706" w:right="115" w:hanging="589"/>
        <w:rPr>
          <w:rFonts w:ascii="Times New Roman" w:eastAsia="Times New Roman" w:hAnsi="Times New Roman" w:cs="Times New Roman"/>
          <w:sz w:val="21"/>
          <w:szCs w:val="21"/>
          <w:lang w:eastAsia="zh-CN"/>
        </w:rPr>
      </w:pPr>
      <w:bookmarkStart w:id="311" w:name="_bookmark202"/>
      <w:bookmarkEnd w:id="311"/>
      <w:r>
        <w:rPr>
          <w:rFonts w:ascii="Times New Roman" w:eastAsia="Times New Roman" w:hAnsi="Times New Roman" w:cs="Times New Roman"/>
          <w:sz w:val="21"/>
          <w:szCs w:val="21"/>
          <w:lang w:eastAsia="zh-CN"/>
        </w:rPr>
        <w:t>[58]</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周辉仁</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郑丕谔</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秦万峰</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3"/>
          <w:sz w:val="21"/>
          <w:szCs w:val="21"/>
          <w:lang w:eastAsia="zh-CN"/>
        </w:rPr>
        <w:t>基于熵权与离差最大化的多属性群决策方法</w:t>
      </w:r>
      <w:r>
        <w:rPr>
          <w:rFonts w:ascii="Times New Roman" w:eastAsia="Times New Roman" w:hAnsi="Times New Roman" w:cs="Times New Roman"/>
          <w:spacing w:val="3"/>
          <w:sz w:val="21"/>
          <w:szCs w:val="21"/>
          <w:lang w:eastAsia="zh-CN"/>
        </w:rPr>
        <w:t>[J].</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软科学</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3"/>
          <w:sz w:val="21"/>
          <w:szCs w:val="21"/>
          <w:lang w:eastAsia="zh-CN"/>
        </w:rPr>
        <w:t xml:space="preserve"> </w:t>
      </w:r>
      <w:r>
        <w:rPr>
          <w:rFonts w:ascii="Times New Roman" w:eastAsia="Times New Roman" w:hAnsi="Times New Roman" w:cs="Times New Roman"/>
          <w:sz w:val="21"/>
          <w:szCs w:val="21"/>
          <w:lang w:eastAsia="zh-CN"/>
        </w:rPr>
        <w:t>2008, 22(3):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20-22.</w:t>
      </w:r>
    </w:p>
    <w:p w14:paraId="119136C0" w14:textId="77777777" w:rsidR="00996552" w:rsidRDefault="002D0D3F">
      <w:pPr>
        <w:tabs>
          <w:tab w:val="left" w:pos="706"/>
        </w:tabs>
        <w:spacing w:before="48" w:line="248" w:lineRule="auto"/>
        <w:ind w:left="706" w:right="115" w:hanging="589"/>
        <w:rPr>
          <w:rFonts w:ascii="Times New Roman" w:eastAsia="Times New Roman" w:hAnsi="Times New Roman" w:cs="Times New Roman"/>
          <w:sz w:val="21"/>
          <w:szCs w:val="21"/>
          <w:lang w:eastAsia="zh-CN"/>
        </w:rPr>
      </w:pPr>
      <w:bookmarkStart w:id="312" w:name="_bookmark203"/>
      <w:bookmarkEnd w:id="312"/>
      <w:r>
        <w:rPr>
          <w:rFonts w:ascii="Times New Roman" w:eastAsia="Times New Roman" w:hAnsi="Times New Roman" w:cs="Times New Roman"/>
          <w:sz w:val="21"/>
          <w:szCs w:val="21"/>
          <w:lang w:eastAsia="zh-CN"/>
        </w:rPr>
        <w:t>[59]</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钱学森</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8"/>
          <w:sz w:val="21"/>
          <w:szCs w:val="21"/>
          <w:lang w:eastAsia="zh-CN"/>
        </w:rPr>
        <w:t xml:space="preserve"> </w:t>
      </w:r>
      <w:r>
        <w:rPr>
          <w:rFonts w:ascii="宋体" w:eastAsia="宋体" w:hAnsi="宋体" w:cs="宋体"/>
          <w:spacing w:val="5"/>
          <w:sz w:val="21"/>
          <w:szCs w:val="21"/>
          <w:lang w:eastAsia="zh-CN"/>
        </w:rPr>
        <w:t>一个科学新领域——开放的复杂巨系统及其方法论</w:t>
      </w:r>
      <w:r>
        <w:rPr>
          <w:rFonts w:ascii="Times New Roman" w:eastAsia="Times New Roman" w:hAnsi="Times New Roman" w:cs="Times New Roman"/>
          <w:spacing w:val="5"/>
          <w:sz w:val="21"/>
          <w:szCs w:val="21"/>
          <w:lang w:eastAsia="zh-CN"/>
        </w:rPr>
        <w:t>[J].</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6"/>
          <w:sz w:val="21"/>
          <w:szCs w:val="21"/>
          <w:lang w:eastAsia="zh-CN"/>
        </w:rPr>
        <w:t>上海理工大学学报</w:t>
      </w:r>
      <w:r>
        <w:rPr>
          <w:rFonts w:ascii="Times New Roman" w:eastAsia="Times New Roman" w:hAnsi="Times New Roman" w:cs="Times New Roman"/>
          <w:spacing w:val="6"/>
          <w:sz w:val="21"/>
          <w:szCs w:val="21"/>
          <w:lang w:eastAsia="zh-CN"/>
        </w:rPr>
        <w:t>,</w:t>
      </w:r>
      <w:r>
        <w:rPr>
          <w:rFonts w:ascii="Times New Roman" w:eastAsia="Times New Roman" w:hAnsi="Times New Roman" w:cs="Times New Roman"/>
          <w:spacing w:val="38"/>
          <w:sz w:val="21"/>
          <w:szCs w:val="21"/>
          <w:lang w:eastAsia="zh-CN"/>
        </w:rPr>
        <w:t xml:space="preserve"> </w:t>
      </w:r>
      <w:r>
        <w:rPr>
          <w:rFonts w:ascii="Times New Roman" w:eastAsia="Times New Roman" w:hAnsi="Times New Roman" w:cs="Times New Roman"/>
          <w:sz w:val="21"/>
          <w:szCs w:val="21"/>
          <w:lang w:eastAsia="zh-CN"/>
        </w:rPr>
        <w:t>2011(6):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26-32.</w:t>
      </w:r>
    </w:p>
    <w:p w14:paraId="0AEE10B6" w14:textId="77777777" w:rsidR="00996552" w:rsidRDefault="002D0D3F">
      <w:pPr>
        <w:tabs>
          <w:tab w:val="left" w:pos="706"/>
        </w:tabs>
        <w:spacing w:before="97" w:line="250" w:lineRule="auto"/>
        <w:ind w:left="706" w:right="115" w:hanging="589"/>
        <w:rPr>
          <w:rFonts w:ascii="Times New Roman" w:eastAsia="Times New Roman" w:hAnsi="Times New Roman" w:cs="Times New Roman"/>
          <w:sz w:val="21"/>
          <w:szCs w:val="21"/>
          <w:lang w:eastAsia="zh-CN"/>
        </w:rPr>
      </w:pPr>
      <w:bookmarkStart w:id="313" w:name="_bookmark204"/>
      <w:bookmarkEnd w:id="313"/>
      <w:r>
        <w:rPr>
          <w:rFonts w:ascii="Times New Roman"/>
          <w:sz w:val="21"/>
        </w:rPr>
        <w:t>[60]</w:t>
      </w:r>
      <w:r>
        <w:rPr>
          <w:rFonts w:ascii="Times New Roman"/>
          <w:sz w:val="21"/>
        </w:rPr>
        <w:tab/>
      </w:r>
      <w:r>
        <w:rPr>
          <w:rFonts w:ascii="Times New Roman"/>
          <w:spacing w:val="-8"/>
          <w:sz w:val="21"/>
        </w:rPr>
        <w:t>WATTS</w:t>
      </w:r>
      <w:r>
        <w:rPr>
          <w:rFonts w:ascii="Times New Roman"/>
          <w:spacing w:val="11"/>
          <w:sz w:val="21"/>
        </w:rPr>
        <w:t xml:space="preserve"> </w:t>
      </w:r>
      <w:r>
        <w:rPr>
          <w:rFonts w:ascii="Times New Roman"/>
          <w:sz w:val="21"/>
        </w:rPr>
        <w:t>D</w:t>
      </w:r>
      <w:r>
        <w:rPr>
          <w:rFonts w:ascii="Times New Roman"/>
          <w:spacing w:val="11"/>
          <w:sz w:val="21"/>
        </w:rPr>
        <w:t xml:space="preserve"> </w:t>
      </w:r>
      <w:r>
        <w:rPr>
          <w:rFonts w:ascii="Times New Roman"/>
          <w:sz w:val="21"/>
        </w:rPr>
        <w:t>J,</w:t>
      </w:r>
      <w:r>
        <w:rPr>
          <w:rFonts w:ascii="Times New Roman"/>
          <w:spacing w:val="11"/>
          <w:sz w:val="21"/>
        </w:rPr>
        <w:t xml:space="preserve"> </w:t>
      </w:r>
      <w:r>
        <w:rPr>
          <w:rFonts w:ascii="Times New Roman"/>
          <w:spacing w:val="-4"/>
          <w:sz w:val="21"/>
        </w:rPr>
        <w:t>STROGATZ</w:t>
      </w:r>
      <w:r>
        <w:rPr>
          <w:rFonts w:ascii="Times New Roman"/>
          <w:spacing w:val="11"/>
          <w:sz w:val="21"/>
        </w:rPr>
        <w:t xml:space="preserve"> </w:t>
      </w:r>
      <w:r>
        <w:rPr>
          <w:rFonts w:ascii="Times New Roman"/>
          <w:sz w:val="21"/>
        </w:rPr>
        <w:t>S</w:t>
      </w:r>
      <w:r>
        <w:rPr>
          <w:rFonts w:ascii="Times New Roman"/>
          <w:spacing w:val="11"/>
          <w:sz w:val="21"/>
        </w:rPr>
        <w:t xml:space="preserve"> </w:t>
      </w:r>
      <w:r>
        <w:rPr>
          <w:rFonts w:ascii="Times New Roman"/>
          <w:sz w:val="21"/>
        </w:rPr>
        <w:t>H.</w:t>
      </w:r>
      <w:r>
        <w:rPr>
          <w:rFonts w:ascii="Times New Roman"/>
          <w:spacing w:val="11"/>
          <w:sz w:val="21"/>
        </w:rPr>
        <w:t xml:space="preserve"> </w:t>
      </w:r>
      <w:r>
        <w:rPr>
          <w:rFonts w:ascii="Times New Roman"/>
          <w:spacing w:val="-1"/>
          <w:sz w:val="21"/>
        </w:rPr>
        <w:t>Collective</w:t>
      </w:r>
      <w:r>
        <w:rPr>
          <w:rFonts w:ascii="Times New Roman"/>
          <w:spacing w:val="11"/>
          <w:sz w:val="21"/>
        </w:rPr>
        <w:t xml:space="preserve"> </w:t>
      </w:r>
      <w:r>
        <w:rPr>
          <w:rFonts w:ascii="Times New Roman"/>
          <w:sz w:val="21"/>
        </w:rPr>
        <w:t>Dynamics</w:t>
      </w:r>
      <w:r>
        <w:rPr>
          <w:rFonts w:ascii="Times New Roman"/>
          <w:spacing w:val="12"/>
          <w:sz w:val="21"/>
        </w:rPr>
        <w:t xml:space="preserve"> </w:t>
      </w:r>
      <w:r>
        <w:rPr>
          <w:rFonts w:ascii="Times New Roman"/>
          <w:sz w:val="21"/>
        </w:rPr>
        <w:t>of</w:t>
      </w:r>
      <w:r>
        <w:rPr>
          <w:rFonts w:ascii="Times New Roman"/>
          <w:spacing w:val="11"/>
          <w:sz w:val="21"/>
        </w:rPr>
        <w:t xml:space="preserve"> </w:t>
      </w:r>
      <w:r>
        <w:rPr>
          <w:rFonts w:ascii="Times New Roman"/>
          <w:sz w:val="21"/>
        </w:rPr>
        <w:t>Small</w:t>
      </w:r>
      <w:r>
        <w:rPr>
          <w:rFonts w:ascii="Times New Roman"/>
          <w:spacing w:val="11"/>
          <w:sz w:val="21"/>
        </w:rPr>
        <w:t xml:space="preserve"> </w:t>
      </w:r>
      <w:r>
        <w:rPr>
          <w:rFonts w:ascii="Times New Roman"/>
          <w:spacing w:val="-5"/>
          <w:sz w:val="21"/>
        </w:rPr>
        <w:t>World</w:t>
      </w:r>
      <w:r>
        <w:rPr>
          <w:rFonts w:ascii="Times New Roman"/>
          <w:spacing w:val="11"/>
          <w:sz w:val="21"/>
        </w:rPr>
        <w:t xml:space="preserve"> </w:t>
      </w:r>
      <w:r>
        <w:rPr>
          <w:rFonts w:ascii="Times New Roman"/>
          <w:spacing w:val="-1"/>
          <w:sz w:val="21"/>
        </w:rPr>
        <w:t>Networks[J].</w:t>
      </w:r>
      <w:r>
        <w:rPr>
          <w:rFonts w:ascii="Times New Roman"/>
          <w:spacing w:val="11"/>
          <w:sz w:val="21"/>
        </w:rPr>
        <w:t xml:space="preserve"> </w:t>
      </w:r>
      <w:r>
        <w:rPr>
          <w:rFonts w:ascii="Times New Roman"/>
          <w:spacing w:val="-1"/>
          <w:sz w:val="21"/>
          <w:lang w:eastAsia="zh-CN"/>
        </w:rPr>
        <w:t>Nature,</w:t>
      </w:r>
      <w:r>
        <w:rPr>
          <w:rFonts w:ascii="Times New Roman"/>
          <w:spacing w:val="25"/>
          <w:sz w:val="21"/>
          <w:lang w:eastAsia="zh-CN"/>
        </w:rPr>
        <w:t xml:space="preserve"> </w:t>
      </w:r>
      <w:r>
        <w:rPr>
          <w:rFonts w:ascii="Times New Roman"/>
          <w:sz w:val="21"/>
          <w:lang w:eastAsia="zh-CN"/>
        </w:rPr>
        <w:t>1998, 393(6684):</w:t>
      </w:r>
      <w:r>
        <w:rPr>
          <w:rFonts w:ascii="Times New Roman"/>
          <w:spacing w:val="-18"/>
          <w:sz w:val="21"/>
          <w:lang w:eastAsia="zh-CN"/>
        </w:rPr>
        <w:t xml:space="preserve"> </w:t>
      </w:r>
      <w:r>
        <w:rPr>
          <w:rFonts w:ascii="Times New Roman"/>
          <w:sz w:val="21"/>
          <w:lang w:eastAsia="zh-CN"/>
        </w:rPr>
        <w:t>440-442.</w:t>
      </w:r>
    </w:p>
    <w:p w14:paraId="6A03C8FE" w14:textId="77777777" w:rsidR="00996552" w:rsidRDefault="002D0D3F">
      <w:pPr>
        <w:tabs>
          <w:tab w:val="left" w:pos="706"/>
        </w:tabs>
        <w:spacing w:before="46" w:line="286" w:lineRule="auto"/>
        <w:ind w:left="117" w:right="115"/>
        <w:rPr>
          <w:rFonts w:ascii="宋体" w:eastAsia="宋体" w:hAnsi="宋体" w:cs="宋体"/>
          <w:sz w:val="21"/>
          <w:szCs w:val="21"/>
          <w:lang w:eastAsia="zh-CN"/>
        </w:rPr>
      </w:pPr>
      <w:bookmarkStart w:id="314" w:name="_bookmark205"/>
      <w:bookmarkEnd w:id="314"/>
      <w:r>
        <w:rPr>
          <w:rFonts w:ascii="Times New Roman" w:eastAsia="Times New Roman" w:hAnsi="Times New Roman" w:cs="Times New Roman"/>
          <w:sz w:val="21"/>
          <w:szCs w:val="21"/>
          <w:lang w:eastAsia="zh-CN"/>
        </w:rPr>
        <w:t>[61]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廖永锋</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基于复杂网络理论的电网结构脆弱性评估指标研究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电子科技大学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2015. </w:t>
      </w:r>
      <w:bookmarkStart w:id="315" w:name="_bookmark206"/>
      <w:bookmarkEnd w:id="315"/>
      <w:r>
        <w:rPr>
          <w:rFonts w:ascii="Times New Roman" w:eastAsia="Times New Roman" w:hAnsi="Times New Roman" w:cs="Times New Roman"/>
          <w:sz w:val="21"/>
          <w:szCs w:val="21"/>
          <w:lang w:eastAsia="zh-CN"/>
        </w:rPr>
        <w:t>[62]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王仁伟</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张友刚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杨阳</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基于电气介数的复杂电网脆弱线路辨识</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电力系统保护与</w:t>
      </w:r>
    </w:p>
    <w:p w14:paraId="2E429EED" w14:textId="77777777" w:rsidR="00996552" w:rsidRDefault="002D0D3F">
      <w:pPr>
        <w:spacing w:line="207" w:lineRule="exact"/>
        <w:ind w:left="706"/>
        <w:rPr>
          <w:rFonts w:ascii="Times New Roman" w:eastAsia="Times New Roman" w:hAnsi="Times New Roman" w:cs="Times New Roman"/>
          <w:sz w:val="21"/>
          <w:szCs w:val="21"/>
        </w:rPr>
      </w:pPr>
      <w:r>
        <w:rPr>
          <w:rFonts w:ascii="宋体" w:eastAsia="宋体" w:hAnsi="宋体" w:cs="宋体"/>
          <w:sz w:val="21"/>
          <w:szCs w:val="21"/>
        </w:rPr>
        <w:t>控制</w:t>
      </w:r>
      <w:r>
        <w:rPr>
          <w:rFonts w:ascii="Times New Roman" w:eastAsia="Times New Roman" w:hAnsi="Times New Roman" w:cs="Times New Roman"/>
          <w:sz w:val="21"/>
          <w:szCs w:val="21"/>
        </w:rPr>
        <w:t>, 2014, 42(20):</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1-6.</w:t>
      </w:r>
    </w:p>
    <w:p w14:paraId="4CD7BE18" w14:textId="77777777" w:rsidR="00996552" w:rsidRDefault="002D0D3F">
      <w:pPr>
        <w:spacing w:before="105" w:line="250" w:lineRule="auto"/>
        <w:ind w:left="706" w:right="115" w:hanging="589"/>
        <w:jc w:val="both"/>
        <w:rPr>
          <w:rFonts w:ascii="Times New Roman" w:eastAsia="Times New Roman" w:hAnsi="Times New Roman" w:cs="Times New Roman"/>
          <w:sz w:val="21"/>
          <w:szCs w:val="21"/>
        </w:rPr>
      </w:pPr>
      <w:bookmarkStart w:id="316" w:name="_bookmark207"/>
      <w:bookmarkEnd w:id="316"/>
      <w:r>
        <w:rPr>
          <w:rFonts w:ascii="Times New Roman"/>
          <w:sz w:val="21"/>
        </w:rPr>
        <w:t>[63]</w:t>
      </w:r>
      <w:r>
        <w:rPr>
          <w:rFonts w:ascii="Times New Roman"/>
          <w:spacing w:val="28"/>
          <w:sz w:val="21"/>
        </w:rPr>
        <w:t xml:space="preserve"> </w:t>
      </w:r>
      <w:r>
        <w:rPr>
          <w:rFonts w:ascii="Times New Roman"/>
          <w:spacing w:val="-1"/>
          <w:sz w:val="21"/>
        </w:rPr>
        <w:t>HANG</w:t>
      </w:r>
      <w:r>
        <w:rPr>
          <w:rFonts w:ascii="Times New Roman"/>
          <w:spacing w:val="10"/>
          <w:sz w:val="21"/>
        </w:rPr>
        <w:t xml:space="preserve"> </w:t>
      </w:r>
      <w:r>
        <w:rPr>
          <w:rFonts w:ascii="Times New Roman"/>
          <w:sz w:val="21"/>
        </w:rPr>
        <w:t>X</w:t>
      </w:r>
      <w:r>
        <w:rPr>
          <w:rFonts w:ascii="Times New Roman"/>
          <w:spacing w:val="10"/>
          <w:sz w:val="21"/>
        </w:rPr>
        <w:t xml:space="preserve"> </w:t>
      </w:r>
      <w:r>
        <w:rPr>
          <w:rFonts w:ascii="Times New Roman"/>
          <w:sz w:val="21"/>
        </w:rPr>
        <w:t>U,</w:t>
      </w:r>
      <w:r>
        <w:rPr>
          <w:rFonts w:ascii="Times New Roman"/>
          <w:spacing w:val="10"/>
          <w:sz w:val="21"/>
        </w:rPr>
        <w:t xml:space="preserve"> </w:t>
      </w:r>
      <w:r>
        <w:rPr>
          <w:rFonts w:ascii="Times New Roman"/>
          <w:spacing w:val="-4"/>
          <w:sz w:val="21"/>
        </w:rPr>
        <w:t>HUAQIANG</w:t>
      </w:r>
      <w:r>
        <w:rPr>
          <w:rFonts w:ascii="Times New Roman"/>
          <w:spacing w:val="10"/>
          <w:sz w:val="21"/>
        </w:rPr>
        <w:t xml:space="preserve"> </w:t>
      </w:r>
      <w:r>
        <w:rPr>
          <w:rFonts w:ascii="Times New Roman"/>
          <w:sz w:val="21"/>
        </w:rPr>
        <w:t>L</w:t>
      </w:r>
      <w:r>
        <w:rPr>
          <w:rFonts w:ascii="Times New Roman"/>
          <w:spacing w:val="10"/>
          <w:sz w:val="21"/>
        </w:rPr>
        <w:t xml:space="preserve"> </w:t>
      </w:r>
      <w:r>
        <w:rPr>
          <w:rFonts w:ascii="Times New Roman"/>
          <w:sz w:val="21"/>
        </w:rPr>
        <w:t>I,</w:t>
      </w:r>
      <w:r>
        <w:rPr>
          <w:rFonts w:ascii="Times New Roman"/>
          <w:spacing w:val="10"/>
          <w:sz w:val="21"/>
        </w:rPr>
        <w:t xml:space="preserve"> </w:t>
      </w:r>
      <w:r>
        <w:rPr>
          <w:rFonts w:ascii="Times New Roman"/>
          <w:spacing w:val="-4"/>
          <w:sz w:val="21"/>
        </w:rPr>
        <w:t>ZHAO</w:t>
      </w:r>
      <w:r>
        <w:rPr>
          <w:rFonts w:ascii="Times New Roman"/>
          <w:spacing w:val="10"/>
          <w:sz w:val="21"/>
        </w:rPr>
        <w:t xml:space="preserve"> </w:t>
      </w:r>
      <w:r>
        <w:rPr>
          <w:rFonts w:ascii="Times New Roman"/>
          <w:sz w:val="21"/>
        </w:rPr>
        <w:t>X,</w:t>
      </w:r>
      <w:r>
        <w:rPr>
          <w:rFonts w:ascii="Times New Roman"/>
          <w:spacing w:val="10"/>
          <w:sz w:val="21"/>
        </w:rPr>
        <w:t xml:space="preserve"> </w:t>
      </w:r>
      <w:r>
        <w:rPr>
          <w:rFonts w:ascii="Times New Roman"/>
          <w:sz w:val="21"/>
        </w:rPr>
        <w:t>et</w:t>
      </w:r>
      <w:r>
        <w:rPr>
          <w:rFonts w:ascii="Times New Roman"/>
          <w:spacing w:val="10"/>
          <w:sz w:val="21"/>
        </w:rPr>
        <w:t xml:space="preserve"> </w:t>
      </w:r>
      <w:r>
        <w:rPr>
          <w:rFonts w:ascii="Times New Roman"/>
          <w:sz w:val="21"/>
        </w:rPr>
        <w:t>al.</w:t>
      </w:r>
      <w:r>
        <w:rPr>
          <w:rFonts w:ascii="Times New Roman"/>
          <w:spacing w:val="10"/>
          <w:sz w:val="21"/>
        </w:rPr>
        <w:t xml:space="preserve"> </w:t>
      </w:r>
      <w:r>
        <w:rPr>
          <w:rFonts w:ascii="Times New Roman"/>
          <w:sz w:val="21"/>
        </w:rPr>
        <w:t>Assessment</w:t>
      </w:r>
      <w:r>
        <w:rPr>
          <w:rFonts w:ascii="Times New Roman"/>
          <w:spacing w:val="10"/>
          <w:sz w:val="21"/>
        </w:rPr>
        <w:t xml:space="preserve"> </w:t>
      </w:r>
      <w:r>
        <w:rPr>
          <w:rFonts w:ascii="Times New Roman"/>
          <w:sz w:val="21"/>
        </w:rPr>
        <w:t>on</w:t>
      </w:r>
      <w:r>
        <w:rPr>
          <w:rFonts w:ascii="Times New Roman"/>
          <w:spacing w:val="10"/>
          <w:sz w:val="21"/>
        </w:rPr>
        <w:t xml:space="preserve"> </w:t>
      </w:r>
      <w:r>
        <w:rPr>
          <w:rFonts w:ascii="Times New Roman"/>
          <w:spacing w:val="-1"/>
          <w:sz w:val="21"/>
        </w:rPr>
        <w:t>Nodal</w:t>
      </w:r>
      <w:r>
        <w:rPr>
          <w:rFonts w:ascii="Times New Roman"/>
          <w:spacing w:val="10"/>
          <w:sz w:val="21"/>
        </w:rPr>
        <w:t xml:space="preserve"> </w:t>
      </w:r>
      <w:r>
        <w:rPr>
          <w:rFonts w:ascii="Times New Roman"/>
          <w:spacing w:val="-1"/>
          <w:sz w:val="21"/>
        </w:rPr>
        <w:t>Comprehensive</w:t>
      </w:r>
      <w:r>
        <w:rPr>
          <w:rFonts w:ascii="Times New Roman"/>
          <w:spacing w:val="10"/>
          <w:sz w:val="21"/>
        </w:rPr>
        <w:t xml:space="preserve"> </w:t>
      </w:r>
      <w:r>
        <w:rPr>
          <w:rFonts w:ascii="Times New Roman"/>
          <w:spacing w:val="-3"/>
          <w:sz w:val="21"/>
        </w:rPr>
        <w:t>Vul-</w:t>
      </w:r>
      <w:r>
        <w:rPr>
          <w:rFonts w:ascii="Times New Roman"/>
          <w:spacing w:val="21"/>
          <w:sz w:val="21"/>
        </w:rPr>
        <w:t xml:space="preserve"> </w:t>
      </w:r>
      <w:r>
        <w:rPr>
          <w:rFonts w:ascii="Times New Roman"/>
          <w:sz w:val="21"/>
        </w:rPr>
        <w:t>nerability</w:t>
      </w:r>
      <w:r>
        <w:rPr>
          <w:rFonts w:ascii="Times New Roman"/>
          <w:spacing w:val="2"/>
          <w:sz w:val="21"/>
        </w:rPr>
        <w:t xml:space="preserve"> </w:t>
      </w:r>
      <w:r>
        <w:rPr>
          <w:rFonts w:ascii="Times New Roman"/>
          <w:sz w:val="21"/>
        </w:rPr>
        <w:t>Based</w:t>
      </w:r>
      <w:r>
        <w:rPr>
          <w:rFonts w:ascii="Times New Roman"/>
          <w:spacing w:val="2"/>
          <w:sz w:val="21"/>
        </w:rPr>
        <w:t xml:space="preserve"> </w:t>
      </w:r>
      <w:r>
        <w:rPr>
          <w:rFonts w:ascii="Times New Roman"/>
          <w:sz w:val="21"/>
        </w:rPr>
        <w:t>on</w:t>
      </w:r>
      <w:r>
        <w:rPr>
          <w:rFonts w:ascii="Times New Roman"/>
          <w:spacing w:val="2"/>
          <w:sz w:val="21"/>
        </w:rPr>
        <w:t xml:space="preserve"> </w:t>
      </w:r>
      <w:r>
        <w:rPr>
          <w:rFonts w:ascii="Times New Roman"/>
          <w:sz w:val="21"/>
        </w:rPr>
        <w:t>Operational</w:t>
      </w:r>
      <w:r>
        <w:rPr>
          <w:rFonts w:ascii="Times New Roman"/>
          <w:spacing w:val="2"/>
          <w:sz w:val="21"/>
        </w:rPr>
        <w:t xml:space="preserve"> </w:t>
      </w:r>
      <w:r>
        <w:rPr>
          <w:rFonts w:ascii="Times New Roman"/>
          <w:spacing w:val="-1"/>
          <w:sz w:val="21"/>
        </w:rPr>
        <w:t>State</w:t>
      </w:r>
      <w:r>
        <w:rPr>
          <w:rFonts w:ascii="Times New Roman"/>
          <w:spacing w:val="2"/>
          <w:sz w:val="21"/>
        </w:rPr>
        <w:t xml:space="preserve"> </w:t>
      </w:r>
      <w:r>
        <w:rPr>
          <w:rFonts w:ascii="Times New Roman"/>
          <w:sz w:val="21"/>
        </w:rPr>
        <w:t>and</w:t>
      </w:r>
      <w:r>
        <w:rPr>
          <w:rFonts w:ascii="Times New Roman"/>
          <w:spacing w:val="2"/>
          <w:sz w:val="21"/>
        </w:rPr>
        <w:t xml:space="preserve"> </w:t>
      </w:r>
      <w:r>
        <w:rPr>
          <w:rFonts w:ascii="Times New Roman"/>
          <w:spacing w:val="-2"/>
          <w:sz w:val="21"/>
        </w:rPr>
        <w:t>Network</w:t>
      </w:r>
      <w:r>
        <w:rPr>
          <w:rFonts w:ascii="Times New Roman"/>
          <w:spacing w:val="2"/>
          <w:sz w:val="21"/>
        </w:rPr>
        <w:t xml:space="preserve"> </w:t>
      </w:r>
      <w:r>
        <w:rPr>
          <w:rFonts w:ascii="Times New Roman"/>
          <w:sz w:val="21"/>
        </w:rPr>
        <w:t>Structure[J].</w:t>
      </w:r>
      <w:r>
        <w:rPr>
          <w:rFonts w:ascii="Times New Roman"/>
          <w:spacing w:val="2"/>
          <w:sz w:val="21"/>
        </w:rPr>
        <w:t xml:space="preserve"> </w:t>
      </w:r>
      <w:r>
        <w:rPr>
          <w:rFonts w:ascii="Times New Roman"/>
          <w:spacing w:val="-5"/>
          <w:sz w:val="21"/>
        </w:rPr>
        <w:t>Power</w:t>
      </w:r>
      <w:r>
        <w:rPr>
          <w:rFonts w:ascii="Times New Roman"/>
          <w:spacing w:val="2"/>
          <w:sz w:val="21"/>
        </w:rPr>
        <w:t xml:space="preserve"> </w:t>
      </w:r>
      <w:r>
        <w:rPr>
          <w:rFonts w:ascii="Times New Roman"/>
          <w:spacing w:val="-2"/>
          <w:sz w:val="21"/>
        </w:rPr>
        <w:t>System</w:t>
      </w:r>
      <w:r>
        <w:rPr>
          <w:rFonts w:ascii="Times New Roman"/>
          <w:spacing w:val="2"/>
          <w:sz w:val="21"/>
        </w:rPr>
        <w:t xml:space="preserve"> </w:t>
      </w:r>
      <w:r>
        <w:rPr>
          <w:rFonts w:ascii="Times New Roman"/>
          <w:spacing w:val="-2"/>
          <w:sz w:val="21"/>
        </w:rPr>
        <w:t>Technology,</w:t>
      </w:r>
      <w:r>
        <w:rPr>
          <w:rFonts w:ascii="Times New Roman"/>
          <w:spacing w:val="21"/>
          <w:sz w:val="21"/>
        </w:rPr>
        <w:t xml:space="preserve"> </w:t>
      </w:r>
      <w:r>
        <w:rPr>
          <w:rFonts w:ascii="Times New Roman"/>
          <w:sz w:val="21"/>
        </w:rPr>
        <w:t>2014, 38(3):</w:t>
      </w:r>
      <w:r>
        <w:rPr>
          <w:rFonts w:ascii="Times New Roman"/>
          <w:spacing w:val="-18"/>
          <w:sz w:val="21"/>
        </w:rPr>
        <w:t xml:space="preserve"> </w:t>
      </w:r>
      <w:r>
        <w:rPr>
          <w:rFonts w:ascii="Times New Roman"/>
          <w:sz w:val="21"/>
        </w:rPr>
        <w:t>731-735.</w:t>
      </w:r>
    </w:p>
    <w:p w14:paraId="0BA469F3" w14:textId="77777777" w:rsidR="00996552" w:rsidRDefault="002D0D3F">
      <w:pPr>
        <w:tabs>
          <w:tab w:val="left" w:pos="706"/>
        </w:tabs>
        <w:spacing w:before="90" w:line="252" w:lineRule="exact"/>
        <w:ind w:left="706" w:right="115" w:hanging="589"/>
        <w:rPr>
          <w:rFonts w:ascii="Times New Roman" w:eastAsia="Times New Roman" w:hAnsi="Times New Roman" w:cs="Times New Roman"/>
          <w:sz w:val="21"/>
          <w:szCs w:val="21"/>
          <w:lang w:eastAsia="zh-CN"/>
        </w:rPr>
      </w:pPr>
      <w:bookmarkStart w:id="317" w:name="_bookmark208"/>
      <w:bookmarkEnd w:id="317"/>
      <w:r>
        <w:rPr>
          <w:rFonts w:ascii="Times New Roman" w:eastAsia="Times New Roman" w:hAnsi="Times New Roman" w:cs="Times New Roman"/>
          <w:sz w:val="21"/>
          <w:szCs w:val="21"/>
          <w:lang w:eastAsia="zh-CN"/>
        </w:rPr>
        <w:t>[64]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库珊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刘钊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44"/>
          <w:sz w:val="21"/>
          <w:szCs w:val="21"/>
          <w:lang w:eastAsia="zh-CN"/>
        </w:rPr>
        <w:t xml:space="preserve"> </w:t>
      </w:r>
      <w:r>
        <w:rPr>
          <w:rFonts w:ascii="Times New Roman" w:eastAsia="Times New Roman" w:hAnsi="Times New Roman" w:cs="Times New Roman"/>
          <w:spacing w:val="-2"/>
          <w:sz w:val="21"/>
          <w:szCs w:val="21"/>
          <w:lang w:eastAsia="zh-CN"/>
        </w:rPr>
        <w:t>PageRank</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与</w:t>
      </w:r>
      <w:r>
        <w:rPr>
          <w:rFonts w:ascii="宋体" w:eastAsia="宋体" w:hAnsi="宋体" w:cs="宋体"/>
          <w:spacing w:val="-45"/>
          <w:sz w:val="21"/>
          <w:szCs w:val="21"/>
          <w:lang w:eastAsia="zh-CN"/>
        </w:rPr>
        <w:t xml:space="preserve"> </w:t>
      </w:r>
      <w:r>
        <w:rPr>
          <w:rFonts w:ascii="Times New Roman" w:eastAsia="Times New Roman" w:hAnsi="Times New Roman" w:cs="Times New Roman"/>
          <w:sz w:val="21"/>
          <w:szCs w:val="21"/>
          <w:lang w:eastAsia="zh-CN"/>
        </w:rPr>
        <w:t>HITS</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的改进算法的网页排名优化</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武汉科技大学</w:t>
      </w:r>
      <w:r>
        <w:rPr>
          <w:rFonts w:ascii="宋体" w:eastAsia="宋体" w:hAnsi="宋体" w:cs="宋体"/>
          <w:spacing w:val="52"/>
          <w:sz w:val="21"/>
          <w:szCs w:val="21"/>
          <w:lang w:eastAsia="zh-CN"/>
        </w:rPr>
        <w:t xml:space="preserve"> </w:t>
      </w:r>
      <w:r>
        <w:rPr>
          <w:rFonts w:ascii="宋体" w:eastAsia="宋体" w:hAnsi="宋体" w:cs="宋体"/>
          <w:sz w:val="21"/>
          <w:szCs w:val="21"/>
          <w:lang w:eastAsia="zh-CN"/>
        </w:rPr>
        <w:t>学报</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w:t>
      </w:r>
      <w:r>
        <w:rPr>
          <w:rFonts w:ascii="宋体" w:eastAsia="宋体" w:hAnsi="宋体" w:cs="宋体"/>
          <w:sz w:val="21"/>
          <w:szCs w:val="21"/>
          <w:lang w:eastAsia="zh-CN"/>
        </w:rPr>
        <w:t>自然科学版</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2019(2019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02):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155-160.</w:t>
      </w:r>
    </w:p>
    <w:p w14:paraId="3D8150D7" w14:textId="77777777" w:rsidR="00996552" w:rsidRDefault="002D0D3F">
      <w:pPr>
        <w:tabs>
          <w:tab w:val="left" w:pos="706"/>
        </w:tabs>
        <w:spacing w:before="51"/>
        <w:ind w:left="117"/>
        <w:rPr>
          <w:rFonts w:ascii="Times New Roman" w:eastAsia="Times New Roman" w:hAnsi="Times New Roman" w:cs="Times New Roman"/>
          <w:sz w:val="21"/>
          <w:szCs w:val="21"/>
          <w:lang w:eastAsia="zh-CN"/>
        </w:rPr>
      </w:pPr>
      <w:bookmarkStart w:id="318" w:name="_bookmark209"/>
      <w:bookmarkEnd w:id="318"/>
      <w:r>
        <w:rPr>
          <w:rFonts w:ascii="Times New Roman" w:eastAsia="Times New Roman" w:hAnsi="Times New Roman" w:cs="Times New Roman"/>
          <w:sz w:val="21"/>
          <w:szCs w:val="21"/>
          <w:lang w:eastAsia="zh-CN"/>
        </w:rPr>
        <w:t>[65]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王玙</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刘东苏</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4"/>
          <w:sz w:val="21"/>
          <w:szCs w:val="21"/>
          <w:lang w:eastAsia="zh-CN"/>
        </w:rPr>
        <w:t xml:space="preserve"> </w:t>
      </w:r>
      <w:r>
        <w:rPr>
          <w:rFonts w:ascii="Times New Roman" w:eastAsia="Times New Roman" w:hAnsi="Times New Roman" w:cs="Times New Roman"/>
          <w:spacing w:val="-2"/>
          <w:sz w:val="21"/>
          <w:szCs w:val="21"/>
          <w:lang w:eastAsia="zh-CN"/>
        </w:rPr>
        <w:t xml:space="preserve">PageRank </w:t>
      </w:r>
      <w:r>
        <w:rPr>
          <w:rFonts w:ascii="宋体" w:eastAsia="宋体" w:hAnsi="宋体" w:cs="宋体"/>
          <w:sz w:val="21"/>
          <w:szCs w:val="21"/>
          <w:lang w:eastAsia="zh-CN"/>
        </w:rPr>
        <w:t>的动态网络核心节点检测及演化分析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情报学报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Times New Roman" w:eastAsia="Times New Roman" w:hAnsi="Times New Roman" w:cs="Times New Roman"/>
          <w:sz w:val="21"/>
          <w:szCs w:val="21"/>
          <w:lang w:eastAsia="zh-CN"/>
        </w:rPr>
        <w:t>2018,</w:t>
      </w:r>
    </w:p>
    <w:p w14:paraId="25071F79"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37(7):</w:t>
      </w:r>
      <w:r>
        <w:rPr>
          <w:rFonts w:ascii="Times New Roman"/>
          <w:spacing w:val="-18"/>
          <w:sz w:val="21"/>
          <w:lang w:eastAsia="zh-CN"/>
        </w:rPr>
        <w:t xml:space="preserve"> </w:t>
      </w:r>
      <w:r>
        <w:rPr>
          <w:rFonts w:ascii="Times New Roman"/>
          <w:sz w:val="21"/>
          <w:lang w:eastAsia="zh-CN"/>
        </w:rPr>
        <w:t>703-711.</w:t>
      </w:r>
    </w:p>
    <w:p w14:paraId="1D4F36DB"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319" w:name="_bookmark210"/>
      <w:bookmarkEnd w:id="319"/>
      <w:r>
        <w:rPr>
          <w:rFonts w:ascii="Times New Roman" w:eastAsia="Times New Roman" w:hAnsi="Times New Roman" w:cs="Times New Roman"/>
          <w:sz w:val="21"/>
          <w:szCs w:val="21"/>
          <w:lang w:eastAsia="zh-CN"/>
        </w:rPr>
        <w:t>[66]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单政博</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电网重要节点、脆弱线路及骨干网架识别研究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浙江大学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14:paraId="02F8377E"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rPr>
      </w:pPr>
      <w:bookmarkStart w:id="320" w:name="_bookmark211"/>
      <w:bookmarkEnd w:id="320"/>
      <w:r>
        <w:rPr>
          <w:rFonts w:ascii="Times New Roman" w:eastAsia="Times New Roman" w:hAnsi="Times New Roman" w:cs="Times New Roman"/>
          <w:sz w:val="21"/>
          <w:szCs w:val="21"/>
          <w:lang w:eastAsia="zh-CN"/>
        </w:rPr>
        <w:t>[67]</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于惠鸣</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张智晟</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龚文杰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hyperlink r:id="rId100">
        <w:r>
          <w:rPr>
            <w:rFonts w:ascii="宋体" w:eastAsia="宋体" w:hAnsi="宋体" w:cs="宋体"/>
            <w:spacing w:val="1"/>
            <w:sz w:val="21"/>
            <w:szCs w:val="21"/>
            <w:lang w:eastAsia="zh-CN"/>
          </w:rPr>
          <w:t>基于深度递归神经网络的电力系统短期负荷预测模型</w:t>
        </w:r>
      </w:hyperlink>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44"/>
          <w:sz w:val="21"/>
          <w:szCs w:val="21"/>
          <w:lang w:eastAsia="zh-CN"/>
        </w:rPr>
        <w:t xml:space="preserve"> </w:t>
      </w:r>
      <w:hyperlink r:id="rId101">
        <w:r>
          <w:rPr>
            <w:rFonts w:ascii="宋体" w:eastAsia="宋体" w:hAnsi="宋体" w:cs="宋体"/>
            <w:sz w:val="21"/>
            <w:szCs w:val="21"/>
          </w:rPr>
          <w:t>电力系统及其自动化学报</w:t>
        </w:r>
      </w:hyperlink>
      <w:r>
        <w:rPr>
          <w:rFonts w:ascii="Times New Roman" w:eastAsia="Times New Roman" w:hAnsi="Times New Roman" w:cs="Times New Roman"/>
          <w:sz w:val="21"/>
          <w:szCs w:val="21"/>
        </w:rPr>
        <w:t>, 2019, 31(01):</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112-116.</w:t>
      </w:r>
    </w:p>
    <w:p w14:paraId="07759EA4" w14:textId="77777777" w:rsidR="00996552" w:rsidRDefault="002D0D3F">
      <w:pPr>
        <w:spacing w:before="100" w:line="247" w:lineRule="auto"/>
        <w:ind w:left="706" w:right="115" w:hanging="589"/>
        <w:jc w:val="both"/>
        <w:rPr>
          <w:rFonts w:ascii="Times New Roman" w:eastAsia="Times New Roman" w:hAnsi="Times New Roman" w:cs="Times New Roman"/>
          <w:sz w:val="21"/>
          <w:szCs w:val="21"/>
          <w:lang w:eastAsia="zh-CN"/>
        </w:rPr>
      </w:pPr>
      <w:bookmarkStart w:id="321" w:name="_bookmark212"/>
      <w:bookmarkEnd w:id="321"/>
      <w:r>
        <w:rPr>
          <w:rFonts w:ascii="Times New Roman"/>
          <w:sz w:val="21"/>
        </w:rPr>
        <w:t>[68]</w:t>
      </w:r>
      <w:r>
        <w:rPr>
          <w:rFonts w:ascii="Times New Roman"/>
          <w:spacing w:val="28"/>
          <w:sz w:val="21"/>
        </w:rPr>
        <w:t xml:space="preserve"> </w:t>
      </w:r>
      <w:r>
        <w:rPr>
          <w:rFonts w:ascii="Times New Roman"/>
          <w:spacing w:val="-1"/>
          <w:sz w:val="21"/>
        </w:rPr>
        <w:t>PENG</w:t>
      </w:r>
      <w:r>
        <w:rPr>
          <w:rFonts w:ascii="Times New Roman"/>
          <w:spacing w:val="7"/>
          <w:sz w:val="21"/>
        </w:rPr>
        <w:t xml:space="preserve"> </w:t>
      </w:r>
      <w:r>
        <w:rPr>
          <w:rFonts w:ascii="Times New Roman"/>
          <w:sz w:val="21"/>
        </w:rPr>
        <w:t>B,</w:t>
      </w:r>
      <w:r>
        <w:rPr>
          <w:rFonts w:ascii="Times New Roman"/>
          <w:spacing w:val="8"/>
          <w:sz w:val="21"/>
        </w:rPr>
        <w:t xml:space="preserve"> </w:t>
      </w:r>
      <w:r>
        <w:rPr>
          <w:rFonts w:ascii="Times New Roman"/>
          <w:spacing w:val="-8"/>
          <w:sz w:val="21"/>
        </w:rPr>
        <w:t>WANG</w:t>
      </w:r>
      <w:r>
        <w:rPr>
          <w:rFonts w:ascii="Times New Roman"/>
          <w:spacing w:val="7"/>
          <w:sz w:val="21"/>
        </w:rPr>
        <w:t xml:space="preserve"> </w:t>
      </w:r>
      <w:r>
        <w:rPr>
          <w:rFonts w:ascii="Times New Roman"/>
          <w:sz w:val="21"/>
        </w:rPr>
        <w:t>C,</w:t>
      </w:r>
      <w:r>
        <w:rPr>
          <w:rFonts w:ascii="Times New Roman"/>
          <w:spacing w:val="8"/>
          <w:sz w:val="21"/>
        </w:rPr>
        <w:t xml:space="preserve"> </w:t>
      </w:r>
      <w:r>
        <w:rPr>
          <w:rFonts w:ascii="Times New Roman"/>
          <w:spacing w:val="-5"/>
          <w:sz w:val="21"/>
        </w:rPr>
        <w:t>TANG</w:t>
      </w:r>
      <w:r>
        <w:rPr>
          <w:rFonts w:ascii="Times New Roman"/>
          <w:spacing w:val="7"/>
          <w:sz w:val="21"/>
        </w:rPr>
        <w:t xml:space="preserve"> </w:t>
      </w:r>
      <w:r>
        <w:rPr>
          <w:rFonts w:ascii="Times New Roman"/>
          <w:sz w:val="21"/>
        </w:rPr>
        <w:t>X.</w:t>
      </w:r>
      <w:r>
        <w:rPr>
          <w:rFonts w:ascii="Times New Roman"/>
          <w:spacing w:val="8"/>
          <w:sz w:val="21"/>
        </w:rPr>
        <w:t xml:space="preserve"> </w:t>
      </w:r>
      <w:r>
        <w:rPr>
          <w:rFonts w:ascii="Times New Roman"/>
          <w:spacing w:val="-2"/>
          <w:sz w:val="21"/>
        </w:rPr>
        <w:t>Research</w:t>
      </w:r>
      <w:r>
        <w:rPr>
          <w:rFonts w:ascii="Times New Roman"/>
          <w:spacing w:val="7"/>
          <w:sz w:val="21"/>
        </w:rPr>
        <w:t xml:space="preserve"> </w:t>
      </w:r>
      <w:r>
        <w:rPr>
          <w:rFonts w:ascii="Times New Roman"/>
          <w:sz w:val="21"/>
        </w:rPr>
        <w:t>On</w:t>
      </w:r>
      <w:r>
        <w:rPr>
          <w:rFonts w:ascii="Times New Roman"/>
          <w:spacing w:val="8"/>
          <w:sz w:val="21"/>
        </w:rPr>
        <w:t xml:space="preserve"> </w:t>
      </w:r>
      <w:r>
        <w:rPr>
          <w:rFonts w:ascii="Times New Roman"/>
          <w:spacing w:val="-5"/>
          <w:sz w:val="21"/>
        </w:rPr>
        <w:t>Power</w:t>
      </w:r>
      <w:r>
        <w:rPr>
          <w:rFonts w:ascii="Times New Roman"/>
          <w:spacing w:val="7"/>
          <w:sz w:val="21"/>
        </w:rPr>
        <w:t xml:space="preserve"> </w:t>
      </w:r>
      <w:r>
        <w:rPr>
          <w:rFonts w:ascii="Times New Roman"/>
          <w:spacing w:val="-2"/>
          <w:sz w:val="21"/>
        </w:rPr>
        <w:t>System</w:t>
      </w:r>
      <w:r>
        <w:rPr>
          <w:rFonts w:ascii="Times New Roman"/>
          <w:spacing w:val="7"/>
          <w:sz w:val="21"/>
        </w:rPr>
        <w:t xml:space="preserve"> </w:t>
      </w:r>
      <w:r>
        <w:rPr>
          <w:rFonts w:ascii="Times New Roman"/>
          <w:sz w:val="21"/>
        </w:rPr>
        <w:t>Load</w:t>
      </w:r>
      <w:r>
        <w:rPr>
          <w:rFonts w:ascii="Times New Roman"/>
          <w:spacing w:val="8"/>
          <w:sz w:val="21"/>
        </w:rPr>
        <w:t xml:space="preserve"> </w:t>
      </w:r>
      <w:r>
        <w:rPr>
          <w:rFonts w:ascii="Times New Roman"/>
          <w:spacing w:val="-1"/>
          <w:sz w:val="21"/>
        </w:rPr>
        <w:t>Forecasting</w:t>
      </w:r>
      <w:r>
        <w:rPr>
          <w:rFonts w:ascii="Times New Roman"/>
          <w:spacing w:val="7"/>
          <w:sz w:val="21"/>
        </w:rPr>
        <w:t xml:space="preserve"> </w:t>
      </w:r>
      <w:r>
        <w:rPr>
          <w:rFonts w:ascii="Times New Roman"/>
          <w:sz w:val="21"/>
        </w:rPr>
        <w:t>Model</w:t>
      </w:r>
      <w:r>
        <w:rPr>
          <w:rFonts w:ascii="Times New Roman"/>
          <w:spacing w:val="8"/>
          <w:sz w:val="21"/>
        </w:rPr>
        <w:t xml:space="preserve"> </w:t>
      </w:r>
      <w:r>
        <w:rPr>
          <w:rFonts w:ascii="Times New Roman"/>
          <w:sz w:val="21"/>
        </w:rPr>
        <w:t>Based</w:t>
      </w:r>
      <w:r>
        <w:rPr>
          <w:rFonts w:ascii="Times New Roman"/>
          <w:spacing w:val="43"/>
          <w:sz w:val="21"/>
        </w:rPr>
        <w:t xml:space="preserve"> </w:t>
      </w:r>
      <w:r>
        <w:rPr>
          <w:rFonts w:ascii="Times New Roman"/>
          <w:sz w:val="21"/>
        </w:rPr>
        <w:t>On</w:t>
      </w:r>
      <w:r>
        <w:rPr>
          <w:rFonts w:ascii="Times New Roman"/>
          <w:spacing w:val="11"/>
          <w:sz w:val="21"/>
        </w:rPr>
        <w:t xml:space="preserve"> </w:t>
      </w:r>
      <w:r>
        <w:rPr>
          <w:rFonts w:ascii="Times New Roman"/>
          <w:spacing w:val="-1"/>
          <w:sz w:val="21"/>
        </w:rPr>
        <w:t>Machine</w:t>
      </w:r>
      <w:r>
        <w:rPr>
          <w:rFonts w:ascii="Times New Roman"/>
          <w:spacing w:val="11"/>
          <w:sz w:val="21"/>
        </w:rPr>
        <w:t xml:space="preserve"> </w:t>
      </w:r>
      <w:r>
        <w:rPr>
          <w:rFonts w:ascii="Times New Roman"/>
          <w:sz w:val="21"/>
        </w:rPr>
        <w:t>Learning[C]</w:t>
      </w:r>
      <w:r>
        <w:rPr>
          <w:rFonts w:ascii="Bookman Old Style"/>
          <w:sz w:val="21"/>
        </w:rPr>
        <w:t>//</w:t>
      </w:r>
      <w:r>
        <w:rPr>
          <w:rFonts w:ascii="Times New Roman"/>
          <w:sz w:val="21"/>
        </w:rPr>
        <w:t>2019</w:t>
      </w:r>
      <w:r>
        <w:rPr>
          <w:rFonts w:ascii="Times New Roman"/>
          <w:spacing w:val="11"/>
          <w:sz w:val="21"/>
        </w:rPr>
        <w:t xml:space="preserve"> </w:t>
      </w:r>
      <w:r>
        <w:rPr>
          <w:rFonts w:ascii="Times New Roman"/>
          <w:sz w:val="21"/>
        </w:rPr>
        <w:t>11th</w:t>
      </w:r>
      <w:r>
        <w:rPr>
          <w:rFonts w:ascii="Times New Roman"/>
          <w:spacing w:val="11"/>
          <w:sz w:val="21"/>
        </w:rPr>
        <w:t xml:space="preserve"> </w:t>
      </w:r>
      <w:r>
        <w:rPr>
          <w:rFonts w:ascii="Times New Roman"/>
          <w:sz w:val="21"/>
        </w:rPr>
        <w:t>International</w:t>
      </w:r>
      <w:r>
        <w:rPr>
          <w:rFonts w:ascii="Times New Roman"/>
          <w:spacing w:val="11"/>
          <w:sz w:val="21"/>
        </w:rPr>
        <w:t xml:space="preserve"> </w:t>
      </w:r>
      <w:r>
        <w:rPr>
          <w:rFonts w:ascii="Times New Roman"/>
          <w:spacing w:val="-1"/>
          <w:sz w:val="21"/>
        </w:rPr>
        <w:t>Conference</w:t>
      </w:r>
      <w:r>
        <w:rPr>
          <w:rFonts w:ascii="Times New Roman"/>
          <w:spacing w:val="11"/>
          <w:sz w:val="21"/>
        </w:rPr>
        <w:t xml:space="preserve"> </w:t>
      </w:r>
      <w:r>
        <w:rPr>
          <w:rFonts w:ascii="Times New Roman"/>
          <w:sz w:val="21"/>
        </w:rPr>
        <w:t>on</w:t>
      </w:r>
      <w:r>
        <w:rPr>
          <w:rFonts w:ascii="Times New Roman"/>
          <w:spacing w:val="11"/>
          <w:sz w:val="21"/>
        </w:rPr>
        <w:t xml:space="preserve"> </w:t>
      </w:r>
      <w:r>
        <w:rPr>
          <w:rFonts w:ascii="Times New Roman"/>
          <w:sz w:val="21"/>
        </w:rPr>
        <w:t>Measuring</w:t>
      </w:r>
      <w:r>
        <w:rPr>
          <w:rFonts w:ascii="Times New Roman"/>
          <w:spacing w:val="11"/>
          <w:sz w:val="21"/>
        </w:rPr>
        <w:t xml:space="preserve"> </w:t>
      </w:r>
      <w:r>
        <w:rPr>
          <w:rFonts w:ascii="Times New Roman"/>
          <w:spacing w:val="-3"/>
          <w:sz w:val="21"/>
        </w:rPr>
        <w:t>Technology</w:t>
      </w:r>
      <w:r>
        <w:rPr>
          <w:rFonts w:ascii="Times New Roman"/>
          <w:spacing w:val="52"/>
          <w:sz w:val="21"/>
        </w:rPr>
        <w:t xml:space="preserve"> </w:t>
      </w:r>
      <w:r>
        <w:rPr>
          <w:rFonts w:ascii="Times New Roman"/>
          <w:sz w:val="21"/>
        </w:rPr>
        <w:t xml:space="preserve">and </w:t>
      </w:r>
      <w:r>
        <w:rPr>
          <w:rFonts w:ascii="Times New Roman"/>
          <w:spacing w:val="-1"/>
          <w:sz w:val="21"/>
        </w:rPr>
        <w:t xml:space="preserve">Mechatronics Automation </w:t>
      </w:r>
      <w:r>
        <w:rPr>
          <w:rFonts w:ascii="Times New Roman"/>
          <w:sz w:val="21"/>
        </w:rPr>
        <w:t xml:space="preserve">(ICMTMA). </w:t>
      </w:r>
      <w:r>
        <w:rPr>
          <w:rFonts w:ascii="Times New Roman"/>
          <w:sz w:val="21"/>
          <w:lang w:eastAsia="zh-CN"/>
        </w:rPr>
        <w:t>2019:</w:t>
      </w:r>
      <w:r>
        <w:rPr>
          <w:rFonts w:ascii="Times New Roman"/>
          <w:spacing w:val="-18"/>
          <w:sz w:val="21"/>
          <w:lang w:eastAsia="zh-CN"/>
        </w:rPr>
        <w:t xml:space="preserve"> </w:t>
      </w:r>
      <w:r>
        <w:rPr>
          <w:rFonts w:ascii="Times New Roman"/>
          <w:sz w:val="21"/>
          <w:lang w:eastAsia="zh-CN"/>
        </w:rPr>
        <w:t>477-480.</w:t>
      </w:r>
    </w:p>
    <w:p w14:paraId="4653A018" w14:textId="77777777" w:rsidR="00996552" w:rsidRDefault="002D0D3F">
      <w:pPr>
        <w:tabs>
          <w:tab w:val="left" w:pos="706"/>
        </w:tabs>
        <w:spacing w:before="48" w:line="248" w:lineRule="auto"/>
        <w:ind w:left="706" w:right="115" w:hanging="589"/>
        <w:rPr>
          <w:rFonts w:ascii="Times New Roman" w:eastAsia="Times New Roman" w:hAnsi="Times New Roman" w:cs="Times New Roman"/>
          <w:sz w:val="21"/>
          <w:szCs w:val="21"/>
          <w:lang w:eastAsia="zh-CN"/>
        </w:rPr>
      </w:pPr>
      <w:bookmarkStart w:id="322" w:name="_bookmark213"/>
      <w:bookmarkEnd w:id="322"/>
      <w:r>
        <w:rPr>
          <w:rFonts w:ascii="Times New Roman" w:eastAsia="Times New Roman" w:hAnsi="Times New Roman" w:cs="Times New Roman"/>
          <w:sz w:val="21"/>
          <w:szCs w:val="21"/>
          <w:lang w:eastAsia="zh-CN"/>
        </w:rPr>
        <w:t>[69]</w:t>
      </w:r>
      <w:r>
        <w:rPr>
          <w:rFonts w:ascii="Times New Roman" w:eastAsia="Times New Roman" w:hAnsi="Times New Roman" w:cs="Times New Roman"/>
          <w:sz w:val="21"/>
          <w:szCs w:val="21"/>
          <w:lang w:eastAsia="zh-CN"/>
        </w:rPr>
        <w:tab/>
      </w:r>
      <w:r>
        <w:rPr>
          <w:rFonts w:ascii="宋体" w:eastAsia="宋体" w:hAnsi="宋体" w:cs="宋体"/>
          <w:spacing w:val="7"/>
          <w:sz w:val="21"/>
          <w:szCs w:val="21"/>
          <w:lang w:eastAsia="zh-CN"/>
        </w:rPr>
        <w:t>邓世容</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7"/>
          <w:sz w:val="21"/>
          <w:szCs w:val="21"/>
          <w:lang w:eastAsia="zh-CN"/>
        </w:rPr>
        <w:t>石跃勇</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12"/>
          <w:sz w:val="21"/>
          <w:szCs w:val="21"/>
          <w:lang w:eastAsia="zh-CN"/>
        </w:rPr>
        <w:t>蒙特卡洛方法在概率论与数理统计教学中的应用</w:t>
      </w:r>
      <w:r>
        <w:rPr>
          <w:rFonts w:ascii="Times New Roman" w:eastAsia="Times New Roman" w:hAnsi="Times New Roman" w:cs="Times New Roman"/>
          <w:spacing w:val="12"/>
          <w:sz w:val="21"/>
          <w:szCs w:val="21"/>
          <w:lang w:eastAsia="zh-CN"/>
        </w:rPr>
        <w:t>[J].</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9"/>
          <w:sz w:val="21"/>
          <w:szCs w:val="21"/>
          <w:lang w:eastAsia="zh-CN"/>
        </w:rPr>
        <w:t>科教导刊</w:t>
      </w:r>
      <w:r>
        <w:rPr>
          <w:rFonts w:ascii="Times New Roman" w:eastAsia="Times New Roman" w:hAnsi="Times New Roman" w:cs="Times New Roman"/>
          <w:spacing w:val="9"/>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2018(1):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111-112.</w:t>
      </w:r>
    </w:p>
    <w:p w14:paraId="11319121" w14:textId="77777777" w:rsidR="00996552" w:rsidRDefault="002D0D3F">
      <w:pPr>
        <w:tabs>
          <w:tab w:val="left" w:pos="706"/>
        </w:tabs>
        <w:spacing w:before="48" w:line="248" w:lineRule="auto"/>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[70]</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张建波</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张忠伟</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z w:val="21"/>
          <w:szCs w:val="21"/>
          <w:lang w:eastAsia="zh-CN"/>
        </w:rPr>
        <w:t>杨洋</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改进拉丁超立方蒙特卡洛模拟</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吉林大学学报</w:t>
      </w:r>
      <w:r>
        <w:rPr>
          <w:rFonts w:ascii="宋体" w:eastAsia="宋体" w:hAnsi="宋体" w:cs="宋体"/>
          <w:spacing w:val="-42"/>
          <w:sz w:val="21"/>
          <w:szCs w:val="21"/>
          <w:lang w:eastAsia="zh-CN"/>
        </w:rPr>
        <w:t xml:space="preserve"> </w:t>
      </w:r>
      <w:r>
        <w:rPr>
          <w:rFonts w:ascii="Times New Roman" w:eastAsia="Times New Roman" w:hAnsi="Times New Roman" w:cs="Times New Roman"/>
          <w:spacing w:val="1"/>
          <w:sz w:val="21"/>
          <w:szCs w:val="21"/>
          <w:lang w:eastAsia="zh-CN"/>
        </w:rPr>
        <w:t>(</w:t>
      </w:r>
      <w:r>
        <w:rPr>
          <w:rFonts w:ascii="宋体" w:eastAsia="宋体" w:hAnsi="宋体" w:cs="宋体"/>
          <w:spacing w:val="1"/>
          <w:sz w:val="21"/>
          <w:szCs w:val="21"/>
          <w:lang w:eastAsia="zh-CN"/>
        </w:rPr>
        <w:t>信息科学版</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6"/>
          <w:sz w:val="21"/>
          <w:szCs w:val="21"/>
          <w:lang w:eastAsia="zh-CN"/>
        </w:rPr>
        <w:t xml:space="preserve"> </w:t>
      </w:r>
      <w:r>
        <w:rPr>
          <w:rFonts w:ascii="Times New Roman" w:eastAsia="Times New Roman" w:hAnsi="Times New Roman" w:cs="Times New Roman"/>
          <w:sz w:val="21"/>
          <w:szCs w:val="21"/>
          <w:lang w:eastAsia="zh-CN"/>
        </w:rPr>
        <w:t>2019, 36(4):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452-458.</w:t>
      </w:r>
    </w:p>
    <w:p w14:paraId="35995011" w14:textId="77777777" w:rsidR="00996552" w:rsidRDefault="002D0D3F">
      <w:pPr>
        <w:tabs>
          <w:tab w:val="left" w:pos="706"/>
        </w:tabs>
        <w:spacing w:before="48"/>
        <w:ind w:left="117"/>
        <w:rPr>
          <w:rFonts w:ascii="Times New Roman" w:eastAsia="Times New Roman" w:hAnsi="Times New Roman" w:cs="Times New Roman"/>
          <w:sz w:val="21"/>
          <w:szCs w:val="21"/>
          <w:lang w:eastAsia="zh-CN"/>
        </w:rPr>
      </w:pPr>
      <w:bookmarkStart w:id="323" w:name="_bookmark214"/>
      <w:bookmarkEnd w:id="323"/>
      <w:r>
        <w:rPr>
          <w:rFonts w:ascii="Times New Roman" w:eastAsia="Times New Roman" w:hAnsi="Times New Roman" w:cs="Times New Roman"/>
          <w:sz w:val="21"/>
          <w:szCs w:val="21"/>
          <w:lang w:eastAsia="zh-CN"/>
        </w:rPr>
        <w:t>[71]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李杨</w:t>
      </w:r>
      <w:r>
        <w:rPr>
          <w:rFonts w:ascii="Times New Roman" w:eastAsia="Times New Roman" w:hAnsi="Times New Roman" w:cs="Times New Roman"/>
          <w:sz w:val="21"/>
          <w:szCs w:val="21"/>
          <w:lang w:eastAsia="zh-CN"/>
        </w:rPr>
        <w:t xml:space="preserve">. </w:t>
      </w:r>
      <w:hyperlink r:id="rId102">
        <w:r>
          <w:rPr>
            <w:rFonts w:ascii="宋体" w:eastAsia="宋体" w:hAnsi="宋体" w:cs="宋体"/>
            <w:sz w:val="21"/>
            <w:szCs w:val="21"/>
            <w:lang w:eastAsia="zh-CN"/>
          </w:rPr>
          <w:t>基于蒙特卡洛模拟与仿生算法的微电网收益优化研究</w:t>
        </w:r>
      </w:hyperlink>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北京交通大学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14:paraId="55A1750A"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324" w:name="_bookmark215"/>
      <w:bookmarkEnd w:id="324"/>
      <w:r>
        <w:rPr>
          <w:rFonts w:ascii="Times New Roman" w:eastAsia="Times New Roman" w:hAnsi="Times New Roman" w:cs="Times New Roman"/>
          <w:sz w:val="21"/>
          <w:szCs w:val="21"/>
          <w:lang w:eastAsia="zh-CN"/>
        </w:rPr>
        <w:t>[72]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宗祥瑞</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基于熵权法的电网运行状态特征分析研究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天津大学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14:paraId="2E13EACF"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lang w:eastAsia="zh-CN"/>
        </w:rPr>
      </w:pPr>
      <w:bookmarkStart w:id="325" w:name="_bookmark216"/>
      <w:bookmarkEnd w:id="325"/>
      <w:r>
        <w:rPr>
          <w:rFonts w:ascii="Times New Roman" w:eastAsia="Times New Roman" w:hAnsi="Times New Roman" w:cs="Times New Roman"/>
          <w:sz w:val="21"/>
          <w:szCs w:val="21"/>
          <w:lang w:eastAsia="zh-CN"/>
        </w:rPr>
        <w:t>[73]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尹晓敏</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王华莹</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丁吉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基于最大离差与系数熵的配网规划评估方法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电力工程技</w:t>
      </w:r>
      <w:r>
        <w:rPr>
          <w:rFonts w:ascii="宋体" w:eastAsia="宋体" w:hAnsi="宋体" w:cs="宋体"/>
          <w:spacing w:val="26"/>
          <w:sz w:val="21"/>
          <w:szCs w:val="21"/>
          <w:lang w:eastAsia="zh-CN"/>
        </w:rPr>
        <w:t xml:space="preserve"> </w:t>
      </w:r>
      <w:r>
        <w:rPr>
          <w:rFonts w:ascii="宋体" w:eastAsia="宋体" w:hAnsi="宋体" w:cs="宋体"/>
          <w:sz w:val="21"/>
          <w:szCs w:val="21"/>
          <w:lang w:eastAsia="zh-CN"/>
        </w:rPr>
        <w:t>术</w:t>
      </w:r>
      <w:r>
        <w:rPr>
          <w:rFonts w:ascii="Times New Roman" w:eastAsia="Times New Roman" w:hAnsi="Times New Roman" w:cs="Times New Roman"/>
          <w:sz w:val="21"/>
          <w:szCs w:val="21"/>
          <w:lang w:eastAsia="zh-CN"/>
        </w:rPr>
        <w:t>, 2019(3):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51-59.</w:t>
      </w:r>
    </w:p>
    <w:p w14:paraId="4D23C96F" w14:textId="77777777" w:rsidR="00996552" w:rsidRDefault="002D0D3F">
      <w:pPr>
        <w:tabs>
          <w:tab w:val="left" w:pos="706"/>
        </w:tabs>
        <w:spacing w:before="51"/>
        <w:ind w:left="117"/>
        <w:rPr>
          <w:rFonts w:ascii="Times New Roman" w:eastAsia="Times New Roman" w:hAnsi="Times New Roman" w:cs="Times New Roman"/>
          <w:sz w:val="21"/>
          <w:szCs w:val="21"/>
          <w:lang w:eastAsia="zh-CN"/>
        </w:rPr>
      </w:pPr>
      <w:bookmarkStart w:id="326" w:name="_bookmark217"/>
      <w:bookmarkEnd w:id="326"/>
      <w:r>
        <w:rPr>
          <w:rFonts w:ascii="Times New Roman" w:eastAsia="Times New Roman" w:hAnsi="Times New Roman" w:cs="Times New Roman"/>
          <w:sz w:val="21"/>
          <w:szCs w:val="21"/>
          <w:lang w:eastAsia="zh-CN"/>
        </w:rPr>
        <w:t>[74]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王应明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运用离差最大化方法进行多指标决策与排序</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系统工程与电子技术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5"/>
          <w:sz w:val="21"/>
          <w:szCs w:val="21"/>
          <w:lang w:eastAsia="zh-CN"/>
        </w:rPr>
        <w:t xml:space="preserve"> </w:t>
      </w:r>
      <w:r>
        <w:rPr>
          <w:rFonts w:ascii="Times New Roman" w:eastAsia="Times New Roman" w:hAnsi="Times New Roman" w:cs="Times New Roman"/>
          <w:sz w:val="21"/>
          <w:szCs w:val="21"/>
          <w:lang w:eastAsia="zh-CN"/>
        </w:rPr>
        <w:t>1998(7).</w:t>
      </w:r>
    </w:p>
    <w:p w14:paraId="70F3970A" w14:textId="77777777" w:rsidR="00996552" w:rsidRDefault="00996552">
      <w:pPr>
        <w:rPr>
          <w:rFonts w:ascii="Times New Roman" w:eastAsia="Times New Roman" w:hAnsi="Times New Roman" w:cs="Times New Roman"/>
          <w:sz w:val="21"/>
          <w:szCs w:val="21"/>
          <w:lang w:eastAsia="zh-CN"/>
        </w:rPr>
        <w:sectPr w:rsidR="00996552">
          <w:pgSz w:w="11910" w:h="16840"/>
          <w:pgMar w:top="1140" w:right="1680" w:bottom="1280" w:left="1680" w:header="871" w:footer="1095" w:gutter="0"/>
          <w:cols w:space="720"/>
        </w:sectPr>
      </w:pPr>
    </w:p>
    <w:p w14:paraId="4BF6542B" w14:textId="77777777" w:rsidR="00996552" w:rsidRDefault="00996552">
      <w:pPr>
        <w:spacing w:before="4"/>
        <w:rPr>
          <w:rFonts w:ascii="Times New Roman" w:eastAsia="Times New Roman" w:hAnsi="Times New Roman" w:cs="Times New Roman"/>
          <w:lang w:eastAsia="zh-CN"/>
        </w:rPr>
      </w:pPr>
    </w:p>
    <w:p w14:paraId="4407C113" w14:textId="77777777" w:rsidR="00996552" w:rsidRDefault="002D0D3F">
      <w:pPr>
        <w:spacing w:before="35" w:line="248" w:lineRule="auto"/>
        <w:ind w:left="706" w:right="115" w:hanging="589"/>
        <w:jc w:val="both"/>
        <w:rPr>
          <w:rFonts w:ascii="Times New Roman" w:eastAsia="Times New Roman" w:hAnsi="Times New Roman" w:cs="Times New Roman"/>
          <w:sz w:val="21"/>
          <w:szCs w:val="21"/>
          <w:lang w:eastAsia="zh-CN"/>
        </w:rPr>
      </w:pPr>
      <w:bookmarkStart w:id="327" w:name="_bookmark218"/>
      <w:bookmarkEnd w:id="327"/>
      <w:r>
        <w:rPr>
          <w:rFonts w:ascii="Times New Roman" w:eastAsia="Times New Roman" w:hAnsi="Times New Roman" w:cs="Times New Roman"/>
          <w:sz w:val="21"/>
          <w:szCs w:val="21"/>
          <w:lang w:eastAsia="zh-CN"/>
        </w:rPr>
        <w:t>[75]</w:t>
      </w:r>
      <w:r>
        <w:rPr>
          <w:rFonts w:ascii="Times New Roman" w:eastAsia="Times New Roman" w:hAnsi="Times New Roman" w:cs="Times New Roman"/>
          <w:spacing w:val="28"/>
          <w:sz w:val="21"/>
          <w:szCs w:val="21"/>
          <w:lang w:eastAsia="zh-CN"/>
        </w:rPr>
        <w:t xml:space="preserve"> </w:t>
      </w:r>
      <w:r>
        <w:rPr>
          <w:rFonts w:ascii="宋体" w:eastAsia="宋体" w:hAnsi="宋体" w:cs="宋体"/>
          <w:sz w:val="21"/>
          <w:szCs w:val="21"/>
          <w:lang w:eastAsia="zh-CN"/>
        </w:rPr>
        <w:t>雷蕾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王晓丹</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结合</w:t>
      </w:r>
      <w:r>
        <w:rPr>
          <w:rFonts w:ascii="宋体" w:eastAsia="宋体" w:hAnsi="宋体" w:cs="宋体"/>
          <w:spacing w:val="-43"/>
          <w:sz w:val="21"/>
          <w:szCs w:val="21"/>
          <w:lang w:eastAsia="zh-CN"/>
        </w:rPr>
        <w:t xml:space="preserve"> </w:t>
      </w:r>
      <w:r>
        <w:rPr>
          <w:rFonts w:ascii="Times New Roman" w:eastAsia="Times New Roman" w:hAnsi="Times New Roman" w:cs="Times New Roman"/>
          <w:spacing w:val="-2"/>
          <w:sz w:val="21"/>
          <w:szCs w:val="21"/>
          <w:lang w:eastAsia="zh-CN"/>
        </w:rPr>
        <w:t>SVM</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与</w:t>
      </w:r>
      <w:r>
        <w:rPr>
          <w:rFonts w:ascii="宋体" w:eastAsia="宋体" w:hAnsi="宋体" w:cs="宋体"/>
          <w:spacing w:val="-43"/>
          <w:sz w:val="21"/>
          <w:szCs w:val="21"/>
          <w:lang w:eastAsia="zh-CN"/>
        </w:rPr>
        <w:t xml:space="preserve"> </w:t>
      </w:r>
      <w:r>
        <w:rPr>
          <w:rFonts w:ascii="Times New Roman" w:eastAsia="Times New Roman" w:hAnsi="Times New Roman" w:cs="Times New Roman"/>
          <w:sz w:val="21"/>
          <w:szCs w:val="21"/>
          <w:lang w:eastAsia="zh-CN"/>
        </w:rPr>
        <w:t>DS</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证据理论的信息融合分类方法</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计算机工程与应用</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2013, 49(11):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114-117.</w:t>
      </w:r>
    </w:p>
    <w:p w14:paraId="7886CC5E" w14:textId="77777777" w:rsidR="00996552" w:rsidRDefault="002D0D3F">
      <w:pPr>
        <w:spacing w:before="101" w:line="247" w:lineRule="auto"/>
        <w:ind w:left="706" w:right="115" w:hanging="589"/>
        <w:jc w:val="both"/>
        <w:rPr>
          <w:rFonts w:ascii="Times New Roman" w:eastAsia="Times New Roman" w:hAnsi="Times New Roman" w:cs="Times New Roman"/>
          <w:sz w:val="21"/>
          <w:szCs w:val="21"/>
          <w:lang w:eastAsia="zh-CN"/>
        </w:rPr>
      </w:pPr>
      <w:bookmarkStart w:id="328" w:name="_bookmark219"/>
      <w:bookmarkEnd w:id="328"/>
      <w:r>
        <w:rPr>
          <w:rFonts w:ascii="Times New Roman"/>
          <w:sz w:val="21"/>
        </w:rPr>
        <w:t>[76]</w:t>
      </w:r>
      <w:r>
        <w:rPr>
          <w:rFonts w:ascii="Times New Roman"/>
          <w:spacing w:val="28"/>
          <w:sz w:val="21"/>
        </w:rPr>
        <w:t xml:space="preserve"> </w:t>
      </w:r>
      <w:r>
        <w:rPr>
          <w:rFonts w:ascii="Times New Roman"/>
          <w:spacing w:val="-3"/>
          <w:sz w:val="21"/>
        </w:rPr>
        <w:t>BO</w:t>
      </w:r>
      <w:r>
        <w:rPr>
          <w:rFonts w:ascii="Times New Roman"/>
          <w:spacing w:val="15"/>
          <w:sz w:val="21"/>
        </w:rPr>
        <w:t xml:space="preserve"> </w:t>
      </w:r>
      <w:r>
        <w:rPr>
          <w:rFonts w:ascii="Times New Roman"/>
          <w:sz w:val="21"/>
        </w:rPr>
        <w:t>M,</w:t>
      </w:r>
      <w:r>
        <w:rPr>
          <w:rFonts w:ascii="Times New Roman"/>
          <w:spacing w:val="16"/>
          <w:sz w:val="21"/>
        </w:rPr>
        <w:t xml:space="preserve"> </w:t>
      </w:r>
      <w:r>
        <w:rPr>
          <w:rFonts w:ascii="Times New Roman"/>
          <w:spacing w:val="-2"/>
          <w:sz w:val="21"/>
        </w:rPr>
        <w:t>YEBO</w:t>
      </w:r>
      <w:r>
        <w:rPr>
          <w:rFonts w:ascii="Times New Roman"/>
          <w:spacing w:val="15"/>
          <w:sz w:val="21"/>
        </w:rPr>
        <w:t xml:space="preserve"> </w:t>
      </w:r>
      <w:r>
        <w:rPr>
          <w:rFonts w:ascii="Times New Roman"/>
          <w:sz w:val="21"/>
        </w:rPr>
        <w:t>G,</w:t>
      </w:r>
      <w:r>
        <w:rPr>
          <w:rFonts w:ascii="Times New Roman"/>
          <w:spacing w:val="16"/>
          <w:sz w:val="21"/>
        </w:rPr>
        <w:t xml:space="preserve"> </w:t>
      </w:r>
      <w:r>
        <w:rPr>
          <w:rFonts w:ascii="Times New Roman"/>
          <w:spacing w:val="-2"/>
          <w:sz w:val="21"/>
        </w:rPr>
        <w:t>ZHILU</w:t>
      </w:r>
      <w:r>
        <w:rPr>
          <w:rFonts w:ascii="Times New Roman"/>
          <w:spacing w:val="15"/>
          <w:sz w:val="21"/>
        </w:rPr>
        <w:t xml:space="preserve"> </w:t>
      </w:r>
      <w:r>
        <w:rPr>
          <w:rFonts w:ascii="Times New Roman"/>
          <w:sz w:val="21"/>
        </w:rPr>
        <w:t>W,</w:t>
      </w:r>
      <w:r>
        <w:rPr>
          <w:rFonts w:ascii="Times New Roman"/>
          <w:spacing w:val="16"/>
          <w:sz w:val="21"/>
        </w:rPr>
        <w:t xml:space="preserve"> </w:t>
      </w:r>
      <w:r>
        <w:rPr>
          <w:rFonts w:ascii="Times New Roman"/>
          <w:sz w:val="21"/>
        </w:rPr>
        <w:t>et</w:t>
      </w:r>
      <w:r>
        <w:rPr>
          <w:rFonts w:ascii="Times New Roman"/>
          <w:spacing w:val="16"/>
          <w:sz w:val="21"/>
        </w:rPr>
        <w:t xml:space="preserve"> </w:t>
      </w:r>
      <w:r>
        <w:rPr>
          <w:rFonts w:ascii="Times New Roman"/>
          <w:sz w:val="21"/>
        </w:rPr>
        <w:t>al.</w:t>
      </w:r>
      <w:r>
        <w:rPr>
          <w:rFonts w:ascii="Times New Roman"/>
          <w:spacing w:val="16"/>
          <w:sz w:val="21"/>
        </w:rPr>
        <w:t xml:space="preserve"> </w:t>
      </w:r>
      <w:r>
        <w:rPr>
          <w:rFonts w:ascii="Times New Roman"/>
          <w:sz w:val="21"/>
        </w:rPr>
        <w:t>A</w:t>
      </w:r>
      <w:r>
        <w:rPr>
          <w:rFonts w:ascii="Times New Roman"/>
          <w:spacing w:val="16"/>
          <w:sz w:val="21"/>
        </w:rPr>
        <w:t xml:space="preserve"> </w:t>
      </w:r>
      <w:r>
        <w:rPr>
          <w:rFonts w:ascii="Times New Roman"/>
          <w:spacing w:val="-1"/>
          <w:sz w:val="21"/>
        </w:rPr>
        <w:t>decision-level</w:t>
      </w:r>
      <w:r>
        <w:rPr>
          <w:rFonts w:ascii="Times New Roman"/>
          <w:spacing w:val="15"/>
          <w:sz w:val="21"/>
        </w:rPr>
        <w:t xml:space="preserve"> </w:t>
      </w:r>
      <w:r>
        <w:rPr>
          <w:rFonts w:ascii="Times New Roman"/>
          <w:sz w:val="21"/>
        </w:rPr>
        <w:t>data</w:t>
      </w:r>
      <w:r>
        <w:rPr>
          <w:rFonts w:ascii="Times New Roman"/>
          <w:spacing w:val="16"/>
          <w:sz w:val="21"/>
        </w:rPr>
        <w:t xml:space="preserve"> </w:t>
      </w:r>
      <w:r>
        <w:rPr>
          <w:rFonts w:ascii="Times New Roman"/>
          <w:sz w:val="21"/>
        </w:rPr>
        <w:t>fusion</w:t>
      </w:r>
      <w:r>
        <w:rPr>
          <w:rFonts w:ascii="Times New Roman"/>
          <w:spacing w:val="16"/>
          <w:sz w:val="21"/>
        </w:rPr>
        <w:t xml:space="preserve"> </w:t>
      </w:r>
      <w:r>
        <w:rPr>
          <w:rFonts w:ascii="Times New Roman"/>
          <w:sz w:val="21"/>
        </w:rPr>
        <w:t>based</w:t>
      </w:r>
      <w:r>
        <w:rPr>
          <w:rFonts w:ascii="Times New Roman"/>
          <w:spacing w:val="16"/>
          <w:sz w:val="21"/>
        </w:rPr>
        <w:t xml:space="preserve"> </w:t>
      </w:r>
      <w:r>
        <w:rPr>
          <w:rFonts w:ascii="Times New Roman"/>
          <w:sz w:val="21"/>
        </w:rPr>
        <w:t>multiuser</w:t>
      </w:r>
      <w:r>
        <w:rPr>
          <w:rFonts w:ascii="Times New Roman"/>
          <w:spacing w:val="16"/>
          <w:sz w:val="21"/>
        </w:rPr>
        <w:t xml:space="preserve"> </w:t>
      </w:r>
      <w:r>
        <w:rPr>
          <w:rFonts w:ascii="Times New Roman"/>
          <w:sz w:val="21"/>
        </w:rPr>
        <w:t>detection</w:t>
      </w:r>
      <w:r>
        <w:rPr>
          <w:rFonts w:ascii="Times New Roman"/>
          <w:spacing w:val="27"/>
          <w:sz w:val="21"/>
        </w:rPr>
        <w:t xml:space="preserve"> </w:t>
      </w:r>
      <w:r>
        <w:rPr>
          <w:rFonts w:ascii="Times New Roman"/>
          <w:sz w:val="21"/>
        </w:rPr>
        <w:t>method</w:t>
      </w:r>
      <w:r>
        <w:rPr>
          <w:rFonts w:ascii="Times New Roman"/>
          <w:spacing w:val="36"/>
          <w:sz w:val="21"/>
        </w:rPr>
        <w:t xml:space="preserve"> </w:t>
      </w:r>
      <w:r>
        <w:rPr>
          <w:rFonts w:ascii="Times New Roman"/>
          <w:spacing w:val="-3"/>
          <w:sz w:val="21"/>
        </w:rPr>
        <w:t>for</w:t>
      </w:r>
      <w:r>
        <w:rPr>
          <w:rFonts w:ascii="Times New Roman"/>
          <w:spacing w:val="37"/>
          <w:sz w:val="21"/>
        </w:rPr>
        <w:t xml:space="preserve"> </w:t>
      </w:r>
      <w:r>
        <w:rPr>
          <w:rFonts w:ascii="Times New Roman"/>
          <w:sz w:val="21"/>
        </w:rPr>
        <w:t>DS-UWB</w:t>
      </w:r>
      <w:r>
        <w:rPr>
          <w:rFonts w:ascii="Times New Roman"/>
          <w:spacing w:val="36"/>
          <w:sz w:val="21"/>
        </w:rPr>
        <w:t xml:space="preserve"> </w:t>
      </w:r>
      <w:r>
        <w:rPr>
          <w:rFonts w:ascii="Times New Roman"/>
          <w:spacing w:val="-1"/>
          <w:sz w:val="21"/>
        </w:rPr>
        <w:t>systems[C]</w:t>
      </w:r>
      <w:r>
        <w:rPr>
          <w:rFonts w:ascii="Bookman Old Style"/>
          <w:spacing w:val="-1"/>
          <w:sz w:val="21"/>
        </w:rPr>
        <w:t>//</w:t>
      </w:r>
      <w:r>
        <w:rPr>
          <w:rFonts w:ascii="Times New Roman"/>
          <w:spacing w:val="-1"/>
          <w:sz w:val="21"/>
        </w:rPr>
        <w:t>2016</w:t>
      </w:r>
      <w:r>
        <w:rPr>
          <w:rFonts w:ascii="Times New Roman"/>
          <w:spacing w:val="37"/>
          <w:sz w:val="21"/>
        </w:rPr>
        <w:t xml:space="preserve"> </w:t>
      </w:r>
      <w:r>
        <w:rPr>
          <w:rFonts w:ascii="Times New Roman"/>
          <w:sz w:val="21"/>
        </w:rPr>
        <w:t>IEEE</w:t>
      </w:r>
      <w:r>
        <w:rPr>
          <w:rFonts w:ascii="Times New Roman"/>
          <w:spacing w:val="36"/>
          <w:sz w:val="21"/>
        </w:rPr>
        <w:t xml:space="preserve"> </w:t>
      </w:r>
      <w:r>
        <w:rPr>
          <w:rFonts w:ascii="Times New Roman"/>
          <w:sz w:val="21"/>
        </w:rPr>
        <w:t>13th</w:t>
      </w:r>
      <w:r>
        <w:rPr>
          <w:rFonts w:ascii="Times New Roman"/>
          <w:spacing w:val="37"/>
          <w:sz w:val="21"/>
        </w:rPr>
        <w:t xml:space="preserve"> </w:t>
      </w:r>
      <w:r>
        <w:rPr>
          <w:rFonts w:ascii="Times New Roman"/>
          <w:sz w:val="21"/>
        </w:rPr>
        <w:t>International</w:t>
      </w:r>
      <w:r>
        <w:rPr>
          <w:rFonts w:ascii="Times New Roman"/>
          <w:spacing w:val="36"/>
          <w:sz w:val="21"/>
        </w:rPr>
        <w:t xml:space="preserve"> </w:t>
      </w:r>
      <w:r>
        <w:rPr>
          <w:rFonts w:ascii="Times New Roman"/>
          <w:spacing w:val="-1"/>
          <w:sz w:val="21"/>
        </w:rPr>
        <w:t>Conference</w:t>
      </w:r>
      <w:r>
        <w:rPr>
          <w:rFonts w:ascii="Times New Roman"/>
          <w:spacing w:val="37"/>
          <w:sz w:val="21"/>
        </w:rPr>
        <w:t xml:space="preserve"> </w:t>
      </w:r>
      <w:r>
        <w:rPr>
          <w:rFonts w:ascii="Times New Roman"/>
          <w:sz w:val="21"/>
        </w:rPr>
        <w:t>on</w:t>
      </w:r>
      <w:r>
        <w:rPr>
          <w:rFonts w:ascii="Times New Roman"/>
          <w:spacing w:val="36"/>
          <w:sz w:val="21"/>
        </w:rPr>
        <w:t xml:space="preserve"> </w:t>
      </w:r>
      <w:r>
        <w:rPr>
          <w:rFonts w:ascii="Times New Roman"/>
          <w:sz w:val="21"/>
        </w:rPr>
        <w:t>Signal</w:t>
      </w:r>
      <w:r>
        <w:rPr>
          <w:rFonts w:ascii="Times New Roman"/>
          <w:spacing w:val="23"/>
          <w:sz w:val="21"/>
        </w:rPr>
        <w:t xml:space="preserve"> </w:t>
      </w:r>
      <w:r>
        <w:rPr>
          <w:rFonts w:ascii="Times New Roman"/>
          <w:sz w:val="21"/>
        </w:rPr>
        <w:t xml:space="preserve">Processing (ICSP). </w:t>
      </w:r>
      <w:r>
        <w:rPr>
          <w:rFonts w:ascii="Times New Roman"/>
          <w:sz w:val="21"/>
          <w:lang w:eastAsia="zh-CN"/>
        </w:rPr>
        <w:t>2016:</w:t>
      </w:r>
      <w:r>
        <w:rPr>
          <w:rFonts w:ascii="Times New Roman"/>
          <w:spacing w:val="-18"/>
          <w:sz w:val="21"/>
          <w:lang w:eastAsia="zh-CN"/>
        </w:rPr>
        <w:t xml:space="preserve"> </w:t>
      </w:r>
      <w:r>
        <w:rPr>
          <w:rFonts w:ascii="Times New Roman"/>
          <w:sz w:val="21"/>
          <w:lang w:eastAsia="zh-CN"/>
        </w:rPr>
        <w:t>1247-1252.</w:t>
      </w:r>
    </w:p>
    <w:p w14:paraId="665B2383" w14:textId="77777777" w:rsidR="00996552" w:rsidRDefault="002D0D3F">
      <w:pPr>
        <w:tabs>
          <w:tab w:val="left" w:pos="706"/>
        </w:tabs>
        <w:spacing w:before="53"/>
        <w:ind w:left="117"/>
        <w:rPr>
          <w:rFonts w:ascii="Times New Roman" w:eastAsia="Times New Roman" w:hAnsi="Times New Roman" w:cs="Times New Roman"/>
          <w:sz w:val="21"/>
          <w:szCs w:val="21"/>
          <w:lang w:eastAsia="zh-CN"/>
        </w:rPr>
      </w:pPr>
      <w:bookmarkStart w:id="329" w:name="_bookmark220"/>
      <w:bookmarkEnd w:id="329"/>
      <w:r>
        <w:rPr>
          <w:rFonts w:ascii="Times New Roman" w:eastAsia="Times New Roman" w:hAnsi="Times New Roman" w:cs="Times New Roman"/>
          <w:sz w:val="21"/>
          <w:szCs w:val="21"/>
          <w:lang w:eastAsia="zh-CN"/>
        </w:rPr>
        <w:t>[77]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周志华</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机器学习</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清华大学出版社</w:t>
      </w:r>
      <w:r>
        <w:rPr>
          <w:rFonts w:ascii="Times New Roman" w:eastAsia="Times New Roman" w:hAnsi="Times New Roman" w:cs="Times New Roman"/>
          <w:sz w:val="21"/>
          <w:szCs w:val="21"/>
          <w:lang w:eastAsia="zh-CN"/>
        </w:rPr>
        <w:t>, 2016.</w:t>
      </w:r>
    </w:p>
    <w:p w14:paraId="516E520C" w14:textId="77777777" w:rsidR="00996552" w:rsidRDefault="00996552">
      <w:pPr>
        <w:rPr>
          <w:rFonts w:ascii="Times New Roman" w:eastAsia="Times New Roman" w:hAnsi="Times New Roman" w:cs="Times New Roman"/>
          <w:sz w:val="21"/>
          <w:szCs w:val="21"/>
          <w:lang w:eastAsia="zh-CN"/>
        </w:rPr>
        <w:sectPr w:rsidR="00996552">
          <w:pgSz w:w="11910" w:h="16840"/>
          <w:pgMar w:top="1140" w:right="1680" w:bottom="1240" w:left="1680" w:header="871" w:footer="1055" w:gutter="0"/>
          <w:cols w:space="720"/>
        </w:sectPr>
      </w:pPr>
    </w:p>
    <w:p w14:paraId="104E810F" w14:textId="77777777" w:rsidR="00996552" w:rsidRDefault="00996552">
      <w:pPr>
        <w:rPr>
          <w:rFonts w:ascii="Times New Roman" w:eastAsia="Times New Roman" w:hAnsi="Times New Roman" w:cs="Times New Roman"/>
          <w:sz w:val="20"/>
          <w:szCs w:val="20"/>
          <w:lang w:eastAsia="zh-CN"/>
        </w:rPr>
      </w:pPr>
    </w:p>
    <w:p w14:paraId="2EB9E91A" w14:textId="77777777" w:rsidR="00996552" w:rsidRDefault="00996552">
      <w:pPr>
        <w:rPr>
          <w:rFonts w:ascii="Times New Roman" w:eastAsia="Times New Roman" w:hAnsi="Times New Roman" w:cs="Times New Roman"/>
          <w:sz w:val="20"/>
          <w:szCs w:val="20"/>
          <w:lang w:eastAsia="zh-CN"/>
        </w:rPr>
      </w:pPr>
    </w:p>
    <w:p w14:paraId="2D305D51" w14:textId="77777777" w:rsidR="00996552" w:rsidRDefault="00996552">
      <w:pPr>
        <w:spacing w:before="8"/>
        <w:rPr>
          <w:rFonts w:ascii="Times New Roman" w:eastAsia="Times New Roman" w:hAnsi="Times New Roman" w:cs="Times New Roman"/>
          <w:sz w:val="27"/>
          <w:szCs w:val="27"/>
          <w:lang w:eastAsia="zh-CN"/>
        </w:rPr>
      </w:pPr>
    </w:p>
    <w:p w14:paraId="3378C238" w14:textId="77777777" w:rsidR="00996552" w:rsidRDefault="002D0D3F">
      <w:pPr>
        <w:tabs>
          <w:tab w:val="left" w:pos="1284"/>
        </w:tabs>
        <w:spacing w:before="1"/>
        <w:jc w:val="center"/>
        <w:rPr>
          <w:rFonts w:ascii="黑体" w:eastAsia="黑体" w:hAnsi="黑体" w:cs="黑体"/>
          <w:sz w:val="32"/>
          <w:szCs w:val="32"/>
          <w:lang w:eastAsia="zh-CN"/>
        </w:rPr>
      </w:pPr>
      <w:bookmarkStart w:id="330" w:name="附录_A_IEEE39系统数据"/>
      <w:bookmarkStart w:id="331" w:name="_bookmark221"/>
      <w:bookmarkEnd w:id="330"/>
      <w:bookmarkEnd w:id="331"/>
      <w:r>
        <w:rPr>
          <w:rFonts w:ascii="黑体" w:eastAsia="黑体" w:hAnsi="黑体" w:cs="黑体"/>
          <w:sz w:val="32"/>
          <w:szCs w:val="32"/>
          <w:lang w:eastAsia="zh-CN"/>
        </w:rPr>
        <w:t>附录</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A</w:t>
      </w:r>
      <w:r>
        <w:rPr>
          <w:rFonts w:ascii="Times New Roman" w:eastAsia="Times New Roman" w:hAnsi="Times New Roman" w:cs="Times New Roman"/>
          <w:b/>
          <w:bCs/>
          <w:sz w:val="32"/>
          <w:szCs w:val="32"/>
          <w:lang w:eastAsia="zh-CN"/>
        </w:rPr>
        <w:tab/>
      </w:r>
      <w:r>
        <w:rPr>
          <w:rFonts w:ascii="Times New Roman" w:eastAsia="Times New Roman" w:hAnsi="Times New Roman" w:cs="Times New Roman"/>
          <w:i/>
          <w:spacing w:val="31"/>
          <w:sz w:val="32"/>
          <w:szCs w:val="32"/>
          <w:lang w:eastAsia="zh-CN"/>
        </w:rPr>
        <w:t>I</w:t>
      </w:r>
      <w:r>
        <w:rPr>
          <w:rFonts w:ascii="Times New Roman" w:eastAsia="Times New Roman" w:hAnsi="Times New Roman" w:cs="Times New Roman"/>
          <w:i/>
          <w:spacing w:val="35"/>
          <w:sz w:val="32"/>
          <w:szCs w:val="32"/>
          <w:lang w:eastAsia="zh-CN"/>
        </w:rPr>
        <w:t>EE</w:t>
      </w:r>
      <w:r>
        <w:rPr>
          <w:rFonts w:ascii="Times New Roman" w:eastAsia="Times New Roman" w:hAnsi="Times New Roman" w:cs="Times New Roman"/>
          <w:i/>
          <w:spacing w:val="26"/>
          <w:sz w:val="32"/>
          <w:szCs w:val="32"/>
          <w:lang w:eastAsia="zh-CN"/>
        </w:rPr>
        <w:t>E</w:t>
      </w:r>
      <w:r>
        <w:rPr>
          <w:rFonts w:ascii="Palatino Linotype" w:eastAsia="Palatino Linotype" w:hAnsi="Palatino Linotype" w:cs="Palatino Linotype"/>
          <w:sz w:val="32"/>
          <w:szCs w:val="32"/>
          <w:lang w:eastAsia="zh-CN"/>
        </w:rPr>
        <w:t xml:space="preserve">39 </w:t>
      </w:r>
      <w:r>
        <w:rPr>
          <w:rFonts w:ascii="黑体" w:eastAsia="黑体" w:hAnsi="黑体" w:cs="黑体"/>
          <w:sz w:val="32"/>
          <w:szCs w:val="32"/>
          <w:lang w:eastAsia="zh-CN"/>
        </w:rPr>
        <w:t>系统数据</w:t>
      </w:r>
    </w:p>
    <w:p w14:paraId="3ABFB75C" w14:textId="77777777" w:rsidR="00996552" w:rsidRDefault="00996552">
      <w:pPr>
        <w:spacing w:before="9"/>
        <w:rPr>
          <w:rFonts w:ascii="黑体" w:eastAsia="黑体" w:hAnsi="黑体" w:cs="黑体"/>
          <w:sz w:val="34"/>
          <w:szCs w:val="34"/>
          <w:lang w:eastAsia="zh-CN"/>
        </w:rPr>
      </w:pPr>
    </w:p>
    <w:p w14:paraId="67EA162B" w14:textId="77777777" w:rsidR="00996552" w:rsidRDefault="002D0D3F">
      <w:pPr>
        <w:tabs>
          <w:tab w:val="left" w:pos="900"/>
        </w:tabs>
        <w:ind w:left="117"/>
        <w:rPr>
          <w:rFonts w:ascii="宋体" w:eastAsia="宋体" w:hAnsi="宋体" w:cs="宋体"/>
          <w:sz w:val="30"/>
          <w:szCs w:val="30"/>
          <w:lang w:eastAsia="zh-CN"/>
        </w:rPr>
      </w:pPr>
      <w:bookmarkStart w:id="332" w:name="A.1_IEEE39系统节点"/>
      <w:bookmarkStart w:id="333" w:name="_bookmark222"/>
      <w:bookmarkEnd w:id="332"/>
      <w:bookmarkEnd w:id="333"/>
      <w:r>
        <w:rPr>
          <w:rFonts w:ascii="Times New Roman" w:eastAsia="Times New Roman" w:hAnsi="Times New Roman" w:cs="Times New Roman"/>
          <w:sz w:val="32"/>
          <w:szCs w:val="32"/>
          <w:lang w:eastAsia="zh-CN"/>
        </w:rPr>
        <w:t>A.1</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30"/>
          <w:sz w:val="30"/>
          <w:szCs w:val="30"/>
          <w:lang w:eastAsia="zh-CN"/>
        </w:rPr>
        <w:t>I</w:t>
      </w:r>
      <w:r>
        <w:rPr>
          <w:rFonts w:ascii="Times New Roman" w:eastAsia="Times New Roman" w:hAnsi="Times New Roman" w:cs="Times New Roman"/>
          <w:i/>
          <w:spacing w:val="33"/>
          <w:sz w:val="30"/>
          <w:szCs w:val="30"/>
          <w:lang w:eastAsia="zh-CN"/>
        </w:rPr>
        <w:t>EE</w:t>
      </w:r>
      <w:r>
        <w:rPr>
          <w:rFonts w:ascii="Times New Roman" w:eastAsia="Times New Roman" w:hAnsi="Times New Roman" w:cs="Times New Roman"/>
          <w:i/>
          <w:spacing w:val="24"/>
          <w:sz w:val="30"/>
          <w:szCs w:val="30"/>
          <w:lang w:eastAsia="zh-CN"/>
        </w:rPr>
        <w:t>E</w:t>
      </w:r>
      <w:r>
        <w:rPr>
          <w:rFonts w:ascii="Times New Roman" w:eastAsia="Times New Roman" w:hAnsi="Times New Roman" w:cs="Times New Roman"/>
          <w:sz w:val="30"/>
          <w:szCs w:val="30"/>
          <w:lang w:eastAsia="zh-CN"/>
        </w:rPr>
        <w:t xml:space="preserve">39 </w:t>
      </w:r>
      <w:r>
        <w:rPr>
          <w:rFonts w:ascii="宋体" w:eastAsia="宋体" w:hAnsi="宋体" w:cs="宋体"/>
          <w:sz w:val="30"/>
          <w:szCs w:val="30"/>
          <w:lang w:eastAsia="zh-CN"/>
        </w:rPr>
        <w:t>系统节点</w:t>
      </w:r>
    </w:p>
    <w:p w14:paraId="1A614FFB" w14:textId="77777777" w:rsidR="00996552" w:rsidRDefault="00996552">
      <w:pPr>
        <w:spacing w:before="10"/>
        <w:rPr>
          <w:rFonts w:ascii="宋体" w:eastAsia="宋体" w:hAnsi="宋体" w:cs="宋体"/>
          <w:sz w:val="34"/>
          <w:szCs w:val="34"/>
          <w:lang w:eastAsia="zh-CN"/>
        </w:rPr>
      </w:pPr>
    </w:p>
    <w:p w14:paraId="22461A4A" w14:textId="77777777" w:rsidR="00996552" w:rsidRDefault="002D0D3F">
      <w:pPr>
        <w:tabs>
          <w:tab w:val="left" w:pos="790"/>
        </w:tabs>
        <w:jc w:val="center"/>
        <w:rPr>
          <w:rFonts w:ascii="宋体" w:eastAsia="宋体" w:hAnsi="宋体" w:cs="宋体"/>
          <w:sz w:val="21"/>
          <w:szCs w:val="21"/>
          <w:lang w:eastAsia="zh-CN"/>
        </w:rPr>
      </w:pPr>
      <w:bookmarkStart w:id="334" w:name="_bookmark223"/>
      <w:bookmarkEnd w:id="33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A.1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Times New Roman" w:eastAsia="Times New Roman" w:hAnsi="Times New Roman" w:cs="Times New Roman"/>
          <w:sz w:val="21"/>
          <w:szCs w:val="21"/>
          <w:lang w:eastAsia="zh-CN"/>
        </w:rPr>
        <w:t xml:space="preserve">39 </w:t>
      </w:r>
      <w:r>
        <w:rPr>
          <w:rFonts w:ascii="宋体" w:eastAsia="宋体" w:hAnsi="宋体" w:cs="宋体"/>
          <w:sz w:val="21"/>
          <w:szCs w:val="21"/>
          <w:lang w:eastAsia="zh-CN"/>
        </w:rPr>
        <w:t>系统发电节点</w:t>
      </w:r>
    </w:p>
    <w:p w14:paraId="766B5502" w14:textId="77777777" w:rsidR="00996552" w:rsidRDefault="00996552">
      <w:pPr>
        <w:spacing w:before="12"/>
        <w:rPr>
          <w:rFonts w:ascii="宋体" w:eastAsia="宋体" w:hAnsi="宋体" w:cs="宋体"/>
          <w:sz w:val="12"/>
          <w:szCs w:val="12"/>
          <w:lang w:eastAsia="zh-CN"/>
        </w:rPr>
      </w:pPr>
    </w:p>
    <w:p w14:paraId="0EA91C8D" w14:textId="77777777" w:rsidR="00996552" w:rsidRDefault="00025C9E">
      <w:pPr>
        <w:spacing w:line="20" w:lineRule="atLeast"/>
        <w:ind w:left="135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19EFC3E6">
          <v:group id="_x0000_s1061" style="width:291.95pt;height:.95pt;mso-position-horizontal-relative:char;mso-position-vertical-relative:line" coordsize="5839,19">
            <v:group id="_x0000_s1062" style="position:absolute;left:9;top:9;width:5820;height:2" coordorigin="9,9" coordsize="5820,2">
              <v:shape id="_x0000_s1063" style="position:absolute;left:9;top:9;width:5820;height:2" coordorigin="9,9" coordsize="5820,0" path="m9,9r5820,e" filled="f" strokeweight=".94pt">
                <v:path arrowok="t"/>
              </v:shape>
            </v:group>
            <w10:anchorlock/>
          </v:group>
        </w:pict>
      </w:r>
    </w:p>
    <w:p w14:paraId="08B8F337" w14:textId="77777777" w:rsidR="00996552" w:rsidRDefault="00996552">
      <w:pPr>
        <w:spacing w:line="20" w:lineRule="atLeast"/>
        <w:rPr>
          <w:rFonts w:ascii="宋体" w:eastAsia="宋体" w:hAnsi="宋体" w:cs="宋体"/>
          <w:sz w:val="2"/>
          <w:szCs w:val="2"/>
        </w:rPr>
        <w:sectPr w:rsidR="00996552">
          <w:headerReference w:type="even" r:id="rId103"/>
          <w:headerReference w:type="default" r:id="rId104"/>
          <w:pgSz w:w="11910" w:h="16840"/>
          <w:pgMar w:top="1140" w:right="1680" w:bottom="1280" w:left="1680" w:header="871" w:footer="1095" w:gutter="0"/>
          <w:cols w:space="720"/>
        </w:sectPr>
      </w:pPr>
    </w:p>
    <w:p w14:paraId="3A573BFA" w14:textId="77777777" w:rsidR="00996552" w:rsidRDefault="00996552">
      <w:pPr>
        <w:spacing w:before="3"/>
        <w:rPr>
          <w:rFonts w:ascii="宋体" w:eastAsia="宋体" w:hAnsi="宋体" w:cs="宋体"/>
          <w:sz w:val="14"/>
          <w:szCs w:val="14"/>
        </w:rPr>
      </w:pPr>
    </w:p>
    <w:p w14:paraId="3FA4CC19" w14:textId="77777777" w:rsidR="00996552" w:rsidRDefault="002D0D3F">
      <w:pPr>
        <w:jc w:val="right"/>
        <w:rPr>
          <w:rFonts w:ascii="黑体" w:eastAsia="黑体" w:hAnsi="黑体" w:cs="黑体"/>
          <w:sz w:val="21"/>
          <w:szCs w:val="21"/>
          <w:lang w:eastAsia="zh-CN"/>
        </w:rPr>
      </w:pPr>
      <w:r>
        <w:rPr>
          <w:rFonts w:ascii="黑体" w:eastAsia="黑体" w:hAnsi="黑体" w:cs="黑体"/>
          <w:sz w:val="21"/>
          <w:szCs w:val="21"/>
          <w:lang w:eastAsia="zh-CN"/>
        </w:rPr>
        <w:t>节点名</w:t>
      </w:r>
    </w:p>
    <w:p w14:paraId="3036B299" w14:textId="77777777" w:rsidR="00996552" w:rsidRDefault="002D0D3F">
      <w:pPr>
        <w:spacing w:before="29"/>
        <w:ind w:left="95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3D6E776A" w14:textId="77777777" w:rsidR="00996552" w:rsidRDefault="002D0D3F">
      <w:pPr>
        <w:spacing w:before="40"/>
        <w:ind w:left="954"/>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51E8038F" w14:textId="77777777" w:rsidR="00996552" w:rsidRDefault="002D0D3F">
      <w:pPr>
        <w:spacing w:before="3"/>
        <w:rPr>
          <w:rFonts w:ascii="黑体" w:eastAsia="黑体" w:hAnsi="黑体" w:cs="黑体"/>
          <w:sz w:val="14"/>
          <w:szCs w:val="14"/>
          <w:lang w:eastAsia="zh-CN"/>
        </w:rPr>
      </w:pPr>
      <w:r>
        <w:rPr>
          <w:lang w:eastAsia="zh-CN"/>
        </w:rPr>
        <w:br w:type="column"/>
      </w:r>
    </w:p>
    <w:p w14:paraId="4CDD6DEC" w14:textId="77777777" w:rsidR="00996552" w:rsidRDefault="002D0D3F">
      <w:pPr>
        <w:ind w:left="534"/>
        <w:rPr>
          <w:rFonts w:ascii="黑体" w:eastAsia="黑体" w:hAnsi="黑体" w:cs="黑体"/>
          <w:sz w:val="21"/>
          <w:szCs w:val="21"/>
        </w:rPr>
      </w:pPr>
      <w:r>
        <w:rPr>
          <w:rFonts w:ascii="黑体" w:eastAsia="黑体" w:hAnsi="黑体" w:cs="黑体"/>
          <w:sz w:val="21"/>
          <w:szCs w:val="21"/>
        </w:rPr>
        <w:t>是否为平衡节点</w:t>
      </w:r>
    </w:p>
    <w:p w14:paraId="65CEE2EE" w14:textId="77777777" w:rsidR="00996552" w:rsidRDefault="00996552">
      <w:pPr>
        <w:rPr>
          <w:rFonts w:ascii="黑体" w:eastAsia="黑体" w:hAnsi="黑体" w:cs="黑体"/>
          <w:sz w:val="21"/>
          <w:szCs w:val="21"/>
        </w:rPr>
        <w:sectPr w:rsidR="00996552">
          <w:type w:val="continuous"/>
          <w:pgSz w:w="11910" w:h="16840"/>
          <w:pgMar w:top="1580" w:right="1680" w:bottom="280" w:left="1680" w:header="720" w:footer="720" w:gutter="0"/>
          <w:cols w:num="3" w:space="720" w:equalWidth="0">
            <w:col w:w="2648" w:space="40"/>
            <w:col w:w="2215" w:space="40"/>
            <w:col w:w="3607"/>
          </w:cols>
        </w:sectPr>
      </w:pPr>
    </w:p>
    <w:p w14:paraId="4CE4A964" w14:textId="77777777" w:rsidR="00996552" w:rsidRDefault="00996552">
      <w:pPr>
        <w:spacing w:before="12"/>
        <w:rPr>
          <w:rFonts w:ascii="黑体" w:eastAsia="黑体" w:hAnsi="黑体" w:cs="黑体"/>
          <w:sz w:val="6"/>
          <w:szCs w:val="6"/>
        </w:rPr>
      </w:pPr>
    </w:p>
    <w:p w14:paraId="7B432E80" w14:textId="77777777" w:rsidR="00996552" w:rsidRDefault="00025C9E">
      <w:pPr>
        <w:spacing w:line="20" w:lineRule="atLeast"/>
        <w:ind w:left="135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5B1FA3AD">
          <v:group id="_x0000_s1058" style="width:291.6pt;height:.6pt;mso-position-horizontal-relative:char;mso-position-vertical-relative:line" coordsize="5832,12">
            <v:group id="_x0000_s1059" style="position:absolute;left:6;top:6;width:5820;height:2" coordorigin="6,6" coordsize="5820,2">
              <v:shape id="_x0000_s1060" style="position:absolute;left:6;top:6;width:5820;height:2" coordorigin="6,6" coordsize="5820,0" path="m6,6r5820,e" filled="f" strokeweight=".20725mm">
                <v:path arrowok="t"/>
              </v:shape>
            </v:group>
            <w10:anchorlock/>
          </v:group>
        </w:pict>
      </w:r>
    </w:p>
    <w:p w14:paraId="5B5BE826" w14:textId="77777777" w:rsidR="00996552" w:rsidRDefault="002D0D3F">
      <w:pPr>
        <w:tabs>
          <w:tab w:val="left" w:pos="4115"/>
          <w:tab w:val="left" w:pos="6107"/>
        </w:tabs>
        <w:spacing w:before="22"/>
        <w:ind w:left="2227"/>
        <w:rPr>
          <w:rFonts w:ascii="宋体" w:eastAsia="宋体" w:hAnsi="宋体" w:cs="宋体"/>
          <w:sz w:val="21"/>
          <w:szCs w:val="21"/>
        </w:rPr>
      </w:pPr>
      <w:r>
        <w:rPr>
          <w:rFonts w:ascii="Times New Roman" w:eastAsia="Times New Roman" w:hAnsi="Times New Roman" w:cs="Times New Roman"/>
          <w:sz w:val="21"/>
          <w:szCs w:val="21"/>
        </w:rPr>
        <w:t>30</w:t>
      </w:r>
      <w:r>
        <w:rPr>
          <w:rFonts w:ascii="Times New Roman" w:eastAsia="Times New Roman" w:hAnsi="Times New Roman" w:cs="Times New Roman"/>
          <w:sz w:val="21"/>
          <w:szCs w:val="21"/>
        </w:rPr>
        <w:tab/>
        <w:t>250</w:t>
      </w:r>
      <w:r>
        <w:rPr>
          <w:rFonts w:ascii="Times New Roman" w:eastAsia="Times New Roman" w:hAnsi="Times New Roman" w:cs="Times New Roman"/>
          <w:sz w:val="21"/>
          <w:szCs w:val="21"/>
        </w:rPr>
        <w:tab/>
      </w:r>
      <w:r>
        <w:rPr>
          <w:rFonts w:ascii="宋体" w:eastAsia="宋体" w:hAnsi="宋体" w:cs="宋体"/>
          <w:sz w:val="21"/>
          <w:szCs w:val="21"/>
        </w:rPr>
        <w:t>否</w:t>
      </w:r>
    </w:p>
    <w:p w14:paraId="6FE5D930" w14:textId="77777777" w:rsidR="00996552" w:rsidRDefault="002D0D3F">
      <w:pPr>
        <w:tabs>
          <w:tab w:val="left" w:pos="3983"/>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t>677.81</w:t>
      </w:r>
      <w:r>
        <w:rPr>
          <w:rFonts w:ascii="Times New Roman" w:eastAsia="Times New Roman" w:hAnsi="Times New Roman" w:cs="Times New Roman"/>
          <w:sz w:val="21"/>
          <w:szCs w:val="21"/>
        </w:rPr>
        <w:tab/>
      </w:r>
      <w:r>
        <w:rPr>
          <w:rFonts w:ascii="宋体" w:eastAsia="宋体" w:hAnsi="宋体" w:cs="宋体"/>
          <w:sz w:val="21"/>
          <w:szCs w:val="21"/>
        </w:rPr>
        <w:t>是</w:t>
      </w:r>
    </w:p>
    <w:p w14:paraId="5FC9E90B"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t>650</w:t>
      </w:r>
      <w:r>
        <w:rPr>
          <w:rFonts w:ascii="Times New Roman" w:eastAsia="Times New Roman" w:hAnsi="Times New Roman" w:cs="Times New Roman"/>
          <w:sz w:val="21"/>
          <w:szCs w:val="21"/>
        </w:rPr>
        <w:tab/>
      </w:r>
      <w:r>
        <w:rPr>
          <w:rFonts w:ascii="宋体" w:eastAsia="宋体" w:hAnsi="宋体" w:cs="宋体"/>
          <w:sz w:val="21"/>
          <w:szCs w:val="21"/>
        </w:rPr>
        <w:t>否</w:t>
      </w:r>
    </w:p>
    <w:p w14:paraId="5FFE2655"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t>632</w:t>
      </w:r>
      <w:r>
        <w:rPr>
          <w:rFonts w:ascii="Times New Roman" w:eastAsia="Times New Roman" w:hAnsi="Times New Roman" w:cs="Times New Roman"/>
          <w:sz w:val="21"/>
          <w:szCs w:val="21"/>
        </w:rPr>
        <w:tab/>
      </w:r>
      <w:r>
        <w:rPr>
          <w:rFonts w:ascii="宋体" w:eastAsia="宋体" w:hAnsi="宋体" w:cs="宋体"/>
          <w:sz w:val="21"/>
          <w:szCs w:val="21"/>
        </w:rPr>
        <w:t>否</w:t>
      </w:r>
    </w:p>
    <w:p w14:paraId="341174D4"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t>508</w:t>
      </w:r>
      <w:r>
        <w:rPr>
          <w:rFonts w:ascii="Times New Roman" w:eastAsia="Times New Roman" w:hAnsi="Times New Roman" w:cs="Times New Roman"/>
          <w:sz w:val="21"/>
          <w:szCs w:val="21"/>
        </w:rPr>
        <w:tab/>
      </w:r>
      <w:r>
        <w:rPr>
          <w:rFonts w:ascii="宋体" w:eastAsia="宋体" w:hAnsi="宋体" w:cs="宋体"/>
          <w:sz w:val="21"/>
          <w:szCs w:val="21"/>
        </w:rPr>
        <w:t>否</w:t>
      </w:r>
    </w:p>
    <w:p w14:paraId="1CBBBCB7"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35</w:t>
      </w:r>
      <w:r>
        <w:rPr>
          <w:rFonts w:ascii="Times New Roman" w:eastAsia="Times New Roman" w:hAnsi="Times New Roman" w:cs="Times New Roman"/>
          <w:sz w:val="21"/>
          <w:szCs w:val="21"/>
        </w:rPr>
        <w:tab/>
        <w:t>650</w:t>
      </w:r>
      <w:r>
        <w:rPr>
          <w:rFonts w:ascii="Times New Roman" w:eastAsia="Times New Roman" w:hAnsi="Times New Roman" w:cs="Times New Roman"/>
          <w:sz w:val="21"/>
          <w:szCs w:val="21"/>
        </w:rPr>
        <w:tab/>
      </w:r>
      <w:r>
        <w:rPr>
          <w:rFonts w:ascii="宋体" w:eastAsia="宋体" w:hAnsi="宋体" w:cs="宋体"/>
          <w:sz w:val="21"/>
          <w:szCs w:val="21"/>
        </w:rPr>
        <w:t>否</w:t>
      </w:r>
    </w:p>
    <w:p w14:paraId="694367D5"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t>560</w:t>
      </w:r>
      <w:r>
        <w:rPr>
          <w:rFonts w:ascii="Times New Roman" w:eastAsia="Times New Roman" w:hAnsi="Times New Roman" w:cs="Times New Roman"/>
          <w:sz w:val="21"/>
          <w:szCs w:val="21"/>
        </w:rPr>
        <w:tab/>
      </w:r>
      <w:r>
        <w:rPr>
          <w:rFonts w:ascii="宋体" w:eastAsia="宋体" w:hAnsi="宋体" w:cs="宋体"/>
          <w:sz w:val="21"/>
          <w:szCs w:val="21"/>
        </w:rPr>
        <w:t>否</w:t>
      </w:r>
    </w:p>
    <w:p w14:paraId="59F34ECA"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37</w:t>
      </w:r>
      <w:r>
        <w:rPr>
          <w:rFonts w:ascii="Times New Roman" w:eastAsia="Times New Roman" w:hAnsi="Times New Roman" w:cs="Times New Roman"/>
          <w:sz w:val="21"/>
          <w:szCs w:val="21"/>
        </w:rPr>
        <w:tab/>
        <w:t>540</w:t>
      </w:r>
      <w:r>
        <w:rPr>
          <w:rFonts w:ascii="Times New Roman" w:eastAsia="Times New Roman" w:hAnsi="Times New Roman" w:cs="Times New Roman"/>
          <w:sz w:val="21"/>
          <w:szCs w:val="21"/>
        </w:rPr>
        <w:tab/>
      </w:r>
      <w:r>
        <w:rPr>
          <w:rFonts w:ascii="宋体" w:eastAsia="宋体" w:hAnsi="宋体" w:cs="宋体"/>
          <w:sz w:val="21"/>
          <w:szCs w:val="21"/>
        </w:rPr>
        <w:t>否</w:t>
      </w:r>
    </w:p>
    <w:p w14:paraId="66227140"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38</w:t>
      </w:r>
      <w:r>
        <w:rPr>
          <w:rFonts w:ascii="Times New Roman" w:eastAsia="Times New Roman" w:hAnsi="Times New Roman" w:cs="Times New Roman"/>
          <w:sz w:val="21"/>
          <w:szCs w:val="21"/>
        </w:rPr>
        <w:tab/>
        <w:t>830</w:t>
      </w:r>
      <w:r>
        <w:rPr>
          <w:rFonts w:ascii="Times New Roman" w:eastAsia="Times New Roman" w:hAnsi="Times New Roman" w:cs="Times New Roman"/>
          <w:sz w:val="21"/>
          <w:szCs w:val="21"/>
        </w:rPr>
        <w:tab/>
      </w:r>
      <w:r>
        <w:rPr>
          <w:rFonts w:ascii="宋体" w:eastAsia="宋体" w:hAnsi="宋体" w:cs="宋体"/>
          <w:sz w:val="21"/>
          <w:szCs w:val="21"/>
        </w:rPr>
        <w:t>否</w:t>
      </w:r>
    </w:p>
    <w:p w14:paraId="525F843B" w14:textId="77777777" w:rsidR="00996552" w:rsidRDefault="002D0D3F">
      <w:pPr>
        <w:tabs>
          <w:tab w:val="left" w:pos="4062"/>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39</w:t>
      </w:r>
      <w:r>
        <w:rPr>
          <w:rFonts w:ascii="Times New Roman" w:eastAsia="Times New Roman" w:hAnsi="Times New Roman" w:cs="Times New Roman"/>
          <w:sz w:val="21"/>
          <w:szCs w:val="21"/>
        </w:rPr>
        <w:tab/>
        <w:t>1000</w:t>
      </w:r>
      <w:r>
        <w:rPr>
          <w:rFonts w:ascii="Times New Roman" w:eastAsia="Times New Roman" w:hAnsi="Times New Roman" w:cs="Times New Roman"/>
          <w:sz w:val="21"/>
          <w:szCs w:val="21"/>
        </w:rPr>
        <w:tab/>
      </w:r>
      <w:r>
        <w:rPr>
          <w:rFonts w:ascii="宋体" w:eastAsia="宋体" w:hAnsi="宋体" w:cs="宋体"/>
          <w:sz w:val="21"/>
          <w:szCs w:val="21"/>
        </w:rPr>
        <w:t>否</w:t>
      </w:r>
    </w:p>
    <w:p w14:paraId="3560BF6C" w14:textId="77777777" w:rsidR="00996552" w:rsidRDefault="00996552">
      <w:pPr>
        <w:spacing w:before="12"/>
        <w:rPr>
          <w:rFonts w:ascii="宋体" w:eastAsia="宋体" w:hAnsi="宋体" w:cs="宋体"/>
          <w:sz w:val="6"/>
          <w:szCs w:val="6"/>
        </w:rPr>
      </w:pPr>
    </w:p>
    <w:p w14:paraId="5B9C72F7" w14:textId="77777777" w:rsidR="00996552" w:rsidRDefault="00025C9E">
      <w:pPr>
        <w:spacing w:line="20" w:lineRule="atLeast"/>
        <w:ind w:left="135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4183AFEF">
          <v:group id="_x0000_s1055" style="width:291.95pt;height:.95pt;mso-position-horizontal-relative:char;mso-position-vertical-relative:line" coordsize="5839,19">
            <v:group id="_x0000_s1056" style="position:absolute;left:9;top:9;width:5820;height:2" coordorigin="9,9" coordsize="5820,2">
              <v:shape id="_x0000_s1057" style="position:absolute;left:9;top:9;width:5820;height:2" coordorigin="9,9" coordsize="5820,0" path="m9,9r5820,e" filled="f" strokeweight=".94pt">
                <v:path arrowok="t"/>
              </v:shape>
            </v:group>
            <w10:anchorlock/>
          </v:group>
        </w:pict>
      </w:r>
    </w:p>
    <w:p w14:paraId="1BF35AAE" w14:textId="77777777" w:rsidR="00996552" w:rsidRDefault="00996552">
      <w:pPr>
        <w:rPr>
          <w:rFonts w:ascii="宋体" w:eastAsia="宋体" w:hAnsi="宋体" w:cs="宋体"/>
          <w:sz w:val="20"/>
          <w:szCs w:val="20"/>
        </w:rPr>
      </w:pPr>
    </w:p>
    <w:p w14:paraId="61EA7CBB" w14:textId="77777777" w:rsidR="00996552" w:rsidRDefault="00996552">
      <w:pPr>
        <w:spacing w:before="4"/>
        <w:rPr>
          <w:rFonts w:ascii="宋体" w:eastAsia="宋体" w:hAnsi="宋体" w:cs="宋体"/>
          <w:sz w:val="15"/>
          <w:szCs w:val="15"/>
        </w:rPr>
      </w:pPr>
    </w:p>
    <w:p w14:paraId="7BC0029F" w14:textId="77777777" w:rsidR="00996552" w:rsidRDefault="002D0D3F">
      <w:pPr>
        <w:tabs>
          <w:tab w:val="left" w:pos="3636"/>
        </w:tabs>
        <w:ind w:left="2846"/>
        <w:rPr>
          <w:rFonts w:ascii="宋体" w:eastAsia="宋体" w:hAnsi="宋体" w:cs="宋体"/>
          <w:sz w:val="21"/>
          <w:szCs w:val="21"/>
          <w:lang w:eastAsia="zh-CN"/>
        </w:rPr>
      </w:pPr>
      <w:bookmarkStart w:id="335" w:name="_bookmark224"/>
      <w:bookmarkEnd w:id="335"/>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A.2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Times New Roman" w:eastAsia="Times New Roman" w:hAnsi="Times New Roman" w:cs="Times New Roman"/>
          <w:sz w:val="21"/>
          <w:szCs w:val="21"/>
          <w:lang w:eastAsia="zh-CN"/>
        </w:rPr>
        <w:t xml:space="preserve">39 </w:t>
      </w:r>
      <w:r>
        <w:rPr>
          <w:rFonts w:ascii="宋体" w:eastAsia="宋体" w:hAnsi="宋体" w:cs="宋体"/>
          <w:sz w:val="21"/>
          <w:szCs w:val="21"/>
          <w:lang w:eastAsia="zh-CN"/>
        </w:rPr>
        <w:t>系统负荷节点</w:t>
      </w:r>
    </w:p>
    <w:p w14:paraId="10319529" w14:textId="77777777" w:rsidR="00996552" w:rsidRDefault="00996552">
      <w:pPr>
        <w:spacing w:before="12"/>
        <w:rPr>
          <w:rFonts w:ascii="宋体" w:eastAsia="宋体" w:hAnsi="宋体" w:cs="宋体"/>
          <w:sz w:val="12"/>
          <w:szCs w:val="12"/>
          <w:lang w:eastAsia="zh-CN"/>
        </w:rPr>
      </w:pPr>
    </w:p>
    <w:p w14:paraId="59340210" w14:textId="77777777" w:rsidR="00996552" w:rsidRDefault="00025C9E">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C0112F3">
          <v:group id="_x0000_s1052" style="width:412.85pt;height:.95pt;mso-position-horizontal-relative:char;mso-position-vertical-relative:line" coordsize="8257,19">
            <v:group id="_x0000_s1053" style="position:absolute;left:9;top:9;width:8238;height:2" coordorigin="9,9" coordsize="8238,2">
              <v:shape id="_x0000_s1054" style="position:absolute;left:9;top:9;width:8238;height:2" coordorigin="9,9" coordsize="8238,0" path="m9,9r8238,e" filled="f" strokeweight=".94pt">
                <v:path arrowok="t"/>
              </v:shape>
            </v:group>
            <w10:anchorlock/>
          </v:group>
        </w:pict>
      </w:r>
    </w:p>
    <w:p w14:paraId="3B3FF42F" w14:textId="77777777" w:rsidR="00996552" w:rsidRDefault="00996552">
      <w:pPr>
        <w:spacing w:line="20" w:lineRule="atLeast"/>
        <w:rPr>
          <w:rFonts w:ascii="宋体" w:eastAsia="宋体" w:hAnsi="宋体" w:cs="宋体"/>
          <w:sz w:val="2"/>
          <w:szCs w:val="2"/>
        </w:rPr>
        <w:sectPr w:rsidR="00996552">
          <w:type w:val="continuous"/>
          <w:pgSz w:w="11910" w:h="16840"/>
          <w:pgMar w:top="1580" w:right="1680" w:bottom="280" w:left="1680" w:header="720" w:footer="720" w:gutter="0"/>
          <w:cols w:space="720"/>
        </w:sectPr>
      </w:pPr>
    </w:p>
    <w:p w14:paraId="1F8776C8" w14:textId="77777777" w:rsidR="00996552" w:rsidRDefault="00996552">
      <w:pPr>
        <w:spacing w:before="3"/>
        <w:rPr>
          <w:rFonts w:ascii="宋体" w:eastAsia="宋体" w:hAnsi="宋体" w:cs="宋体"/>
          <w:sz w:val="14"/>
          <w:szCs w:val="14"/>
        </w:rPr>
      </w:pPr>
    </w:p>
    <w:p w14:paraId="2AE4A9FA" w14:textId="77777777" w:rsidR="00996552" w:rsidRDefault="002D0D3F">
      <w:pPr>
        <w:ind w:left="298"/>
        <w:rPr>
          <w:rFonts w:ascii="黑体" w:eastAsia="黑体" w:hAnsi="黑体" w:cs="黑体"/>
          <w:sz w:val="21"/>
          <w:szCs w:val="21"/>
          <w:lang w:eastAsia="zh-CN"/>
        </w:rPr>
      </w:pPr>
      <w:r>
        <w:rPr>
          <w:rFonts w:ascii="黑体" w:eastAsia="黑体" w:hAnsi="黑体" w:cs="黑体"/>
          <w:sz w:val="21"/>
          <w:szCs w:val="21"/>
          <w:lang w:eastAsia="zh-CN"/>
        </w:rPr>
        <w:t>节点名</w:t>
      </w:r>
    </w:p>
    <w:p w14:paraId="2159B510" w14:textId="77777777" w:rsidR="00996552" w:rsidRDefault="002D0D3F">
      <w:pPr>
        <w:spacing w:before="29"/>
        <w:ind w:left="27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0983E71B" w14:textId="77777777" w:rsidR="00996552" w:rsidRDefault="002D0D3F">
      <w:pPr>
        <w:spacing w:before="40"/>
        <w:ind w:left="27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2445A471" w14:textId="77777777" w:rsidR="00996552" w:rsidRDefault="002D0D3F">
      <w:pPr>
        <w:spacing w:before="29"/>
        <w:ind w:left="298"/>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额定无功功率</w:t>
      </w:r>
    </w:p>
    <w:p w14:paraId="1EC24E48" w14:textId="77777777" w:rsidR="00996552" w:rsidRDefault="002D0D3F">
      <w:pPr>
        <w:spacing w:before="40"/>
        <w:ind w:left="297"/>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14:paraId="1F41E1B9" w14:textId="77777777" w:rsidR="00996552" w:rsidRDefault="002D0D3F">
      <w:pPr>
        <w:spacing w:before="3"/>
        <w:rPr>
          <w:rFonts w:ascii="黑体" w:eastAsia="黑体" w:hAnsi="黑体" w:cs="黑体"/>
          <w:sz w:val="14"/>
          <w:szCs w:val="14"/>
          <w:lang w:eastAsia="zh-CN"/>
        </w:rPr>
      </w:pPr>
      <w:r>
        <w:rPr>
          <w:lang w:eastAsia="zh-CN"/>
        </w:rPr>
        <w:br w:type="column"/>
      </w:r>
    </w:p>
    <w:p w14:paraId="3D7D2736" w14:textId="77777777" w:rsidR="00996552" w:rsidRDefault="002D0D3F">
      <w:pPr>
        <w:ind w:left="274"/>
        <w:rPr>
          <w:rFonts w:ascii="黑体" w:eastAsia="黑体" w:hAnsi="黑体" w:cs="黑体"/>
          <w:sz w:val="21"/>
          <w:szCs w:val="21"/>
          <w:lang w:eastAsia="zh-CN"/>
        </w:rPr>
      </w:pPr>
      <w:r>
        <w:rPr>
          <w:rFonts w:ascii="黑体" w:eastAsia="黑体" w:hAnsi="黑体" w:cs="黑体"/>
          <w:sz w:val="21"/>
          <w:szCs w:val="21"/>
          <w:lang w:eastAsia="zh-CN"/>
        </w:rPr>
        <w:t>节点名</w:t>
      </w:r>
    </w:p>
    <w:p w14:paraId="05561485" w14:textId="77777777" w:rsidR="00996552" w:rsidRDefault="002D0D3F">
      <w:pPr>
        <w:spacing w:before="29"/>
        <w:ind w:left="27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525DD3E2" w14:textId="77777777" w:rsidR="00996552" w:rsidRDefault="002D0D3F">
      <w:pPr>
        <w:spacing w:before="40"/>
        <w:ind w:left="27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74966D53" w14:textId="77777777" w:rsidR="00996552" w:rsidRDefault="002D0D3F">
      <w:pPr>
        <w:spacing w:before="29"/>
        <w:ind w:left="279" w:right="302"/>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额定无功功率</w:t>
      </w:r>
    </w:p>
    <w:p w14:paraId="49ECFC64" w14:textId="77777777" w:rsidR="00996552" w:rsidRDefault="002D0D3F">
      <w:pPr>
        <w:spacing w:before="40"/>
        <w:ind w:left="278" w:right="302"/>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14:paraId="239B7041" w14:textId="77777777" w:rsidR="00996552" w:rsidRDefault="00996552">
      <w:pPr>
        <w:jc w:val="center"/>
        <w:rPr>
          <w:rFonts w:ascii="黑体" w:eastAsia="黑体" w:hAnsi="黑体" w:cs="黑体"/>
          <w:sz w:val="21"/>
          <w:szCs w:val="21"/>
          <w:lang w:eastAsia="zh-CN"/>
        </w:rPr>
        <w:sectPr w:rsidR="00996552">
          <w:type w:val="continuous"/>
          <w:pgSz w:w="11910" w:h="16840"/>
          <w:pgMar w:top="1580" w:right="1680" w:bottom="280" w:left="1680" w:header="720" w:footer="720" w:gutter="0"/>
          <w:cols w:num="6" w:space="720" w:equalWidth="0">
            <w:col w:w="929" w:space="40"/>
            <w:col w:w="1535" w:space="41"/>
            <w:col w:w="1559" w:space="40"/>
            <w:col w:w="905" w:space="40"/>
            <w:col w:w="1535" w:space="41"/>
            <w:col w:w="1885"/>
          </w:cols>
        </w:sectPr>
      </w:pPr>
    </w:p>
    <w:p w14:paraId="1D2E44FB" w14:textId="77777777" w:rsidR="00996552" w:rsidRDefault="00996552">
      <w:pPr>
        <w:spacing w:before="12"/>
        <w:rPr>
          <w:rFonts w:ascii="黑体" w:eastAsia="黑体" w:hAnsi="黑体" w:cs="黑体"/>
          <w:sz w:val="6"/>
          <w:szCs w:val="6"/>
          <w:lang w:eastAsia="zh-CN"/>
        </w:rPr>
      </w:pPr>
    </w:p>
    <w:p w14:paraId="13192315" w14:textId="77777777" w:rsidR="00996552" w:rsidRDefault="00025C9E">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532A0FE2">
          <v:group id="_x0000_s1049" style="width:412.5pt;height:.6pt;mso-position-horizontal-relative:char;mso-position-vertical-relative:line" coordsize="8250,12">
            <v:group id="_x0000_s1050" style="position:absolute;left:6;top:6;width:8238;height:2" coordorigin="6,6" coordsize="8238,2">
              <v:shape id="_x0000_s1051" style="position:absolute;left:6;top:6;width:8238;height:2" coordorigin="6,6" coordsize="8238,0" path="m6,6r8238,e" filled="f" strokeweight=".20725mm">
                <v:path arrowok="t"/>
              </v:shape>
            </v:group>
            <w10:anchorlock/>
          </v:group>
        </w:pict>
      </w:r>
    </w:p>
    <w:p w14:paraId="4663A48F" w14:textId="77777777" w:rsidR="00996552" w:rsidRDefault="002D0D3F">
      <w:pPr>
        <w:tabs>
          <w:tab w:val="left" w:pos="1689"/>
          <w:tab w:val="left" w:pos="3289"/>
          <w:tab w:val="left" w:pos="4627"/>
          <w:tab w:val="left" w:pos="5755"/>
          <w:tab w:val="left" w:pos="7407"/>
        </w:tabs>
        <w:spacing w:before="71"/>
        <w:ind w:left="561"/>
        <w:rPr>
          <w:rFonts w:ascii="Times New Roman" w:eastAsia="Times New Roman" w:hAnsi="Times New Roman" w:cs="Times New Roman"/>
          <w:sz w:val="21"/>
          <w:szCs w:val="21"/>
        </w:rPr>
      </w:pPr>
      <w:r>
        <w:rPr>
          <w:rFonts w:ascii="Times New Roman"/>
          <w:sz w:val="21"/>
        </w:rPr>
        <w:t>1</w:t>
      </w:r>
      <w:r>
        <w:rPr>
          <w:rFonts w:ascii="Times New Roman"/>
          <w:sz w:val="21"/>
        </w:rPr>
        <w:tab/>
        <w:t>97.6</w:t>
      </w:r>
      <w:r>
        <w:rPr>
          <w:rFonts w:ascii="Times New Roman"/>
          <w:sz w:val="21"/>
        </w:rPr>
        <w:tab/>
        <w:t>44.2</w:t>
      </w:r>
      <w:r>
        <w:rPr>
          <w:rFonts w:ascii="Times New Roman"/>
          <w:sz w:val="21"/>
        </w:rPr>
        <w:tab/>
        <w:t>16</w:t>
      </w:r>
      <w:r>
        <w:rPr>
          <w:rFonts w:ascii="Times New Roman"/>
          <w:sz w:val="21"/>
        </w:rPr>
        <w:tab/>
        <w:t>329.0</w:t>
      </w:r>
      <w:r>
        <w:rPr>
          <w:rFonts w:ascii="Times New Roman"/>
          <w:sz w:val="21"/>
        </w:rPr>
        <w:tab/>
        <w:t>32.3</w:t>
      </w:r>
    </w:p>
    <w:p w14:paraId="77ACEA2C" w14:textId="77777777" w:rsidR="00996552" w:rsidRDefault="002D0D3F">
      <w:pPr>
        <w:tabs>
          <w:tab w:val="left" w:pos="1741"/>
          <w:tab w:val="left" w:pos="3341"/>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2</w:t>
      </w:r>
      <w:r>
        <w:rPr>
          <w:rFonts w:ascii="Times New Roman"/>
          <w:sz w:val="21"/>
        </w:rPr>
        <w:tab/>
        <w:t>0.0</w:t>
      </w:r>
      <w:r>
        <w:rPr>
          <w:rFonts w:ascii="Times New Roman"/>
          <w:sz w:val="21"/>
        </w:rPr>
        <w:tab/>
        <w:t>0.0</w:t>
      </w:r>
      <w:r>
        <w:rPr>
          <w:rFonts w:ascii="Times New Roman"/>
          <w:sz w:val="21"/>
        </w:rPr>
        <w:tab/>
        <w:t>17</w:t>
      </w:r>
      <w:r>
        <w:rPr>
          <w:rFonts w:ascii="Times New Roman"/>
          <w:sz w:val="21"/>
        </w:rPr>
        <w:tab/>
        <w:t>0.0</w:t>
      </w:r>
      <w:r>
        <w:rPr>
          <w:rFonts w:ascii="Times New Roman"/>
          <w:sz w:val="21"/>
        </w:rPr>
        <w:tab/>
        <w:t>0.0</w:t>
      </w:r>
    </w:p>
    <w:p w14:paraId="3FA08D39" w14:textId="77777777" w:rsidR="00996552" w:rsidRDefault="002D0D3F">
      <w:pPr>
        <w:tabs>
          <w:tab w:val="left" w:pos="1636"/>
          <w:tab w:val="left" w:pos="3341"/>
          <w:tab w:val="left" w:pos="4627"/>
          <w:tab w:val="left" w:pos="5755"/>
          <w:tab w:val="left" w:pos="7407"/>
        </w:tabs>
        <w:spacing w:before="73"/>
        <w:ind w:left="561"/>
        <w:rPr>
          <w:rFonts w:ascii="Times New Roman" w:eastAsia="Times New Roman" w:hAnsi="Times New Roman" w:cs="Times New Roman"/>
          <w:sz w:val="21"/>
          <w:szCs w:val="21"/>
        </w:rPr>
      </w:pPr>
      <w:r>
        <w:rPr>
          <w:rFonts w:ascii="Times New Roman"/>
          <w:sz w:val="21"/>
        </w:rPr>
        <w:t>3</w:t>
      </w:r>
      <w:r>
        <w:rPr>
          <w:rFonts w:ascii="Times New Roman"/>
          <w:sz w:val="21"/>
        </w:rPr>
        <w:tab/>
        <w:t>322.0</w:t>
      </w:r>
      <w:r>
        <w:rPr>
          <w:rFonts w:ascii="Times New Roman"/>
          <w:sz w:val="21"/>
        </w:rPr>
        <w:tab/>
        <w:t>2.4</w:t>
      </w:r>
      <w:r>
        <w:rPr>
          <w:rFonts w:ascii="Times New Roman"/>
          <w:sz w:val="21"/>
        </w:rPr>
        <w:tab/>
        <w:t>18</w:t>
      </w:r>
      <w:r>
        <w:rPr>
          <w:rFonts w:ascii="Times New Roman"/>
          <w:sz w:val="21"/>
        </w:rPr>
        <w:tab/>
        <w:t>158.0</w:t>
      </w:r>
      <w:r>
        <w:rPr>
          <w:rFonts w:ascii="Times New Roman"/>
          <w:sz w:val="21"/>
        </w:rPr>
        <w:tab/>
        <w:t>30.0</w:t>
      </w:r>
    </w:p>
    <w:p w14:paraId="0D56ABA3" w14:textId="77777777" w:rsidR="00996552" w:rsidRDefault="002D0D3F">
      <w:pPr>
        <w:tabs>
          <w:tab w:val="left" w:pos="1636"/>
          <w:tab w:val="left" w:pos="3236"/>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4</w:t>
      </w:r>
      <w:r>
        <w:rPr>
          <w:rFonts w:ascii="Times New Roman"/>
          <w:sz w:val="21"/>
        </w:rPr>
        <w:tab/>
        <w:t>500.0</w:t>
      </w:r>
      <w:r>
        <w:rPr>
          <w:rFonts w:ascii="Times New Roman"/>
          <w:sz w:val="21"/>
        </w:rPr>
        <w:tab/>
        <w:t>184.0</w:t>
      </w:r>
      <w:r>
        <w:rPr>
          <w:rFonts w:ascii="Times New Roman"/>
          <w:sz w:val="21"/>
        </w:rPr>
        <w:tab/>
        <w:t>19</w:t>
      </w:r>
      <w:r>
        <w:rPr>
          <w:rFonts w:ascii="Times New Roman"/>
          <w:sz w:val="21"/>
        </w:rPr>
        <w:tab/>
        <w:t>0.0</w:t>
      </w:r>
      <w:r>
        <w:rPr>
          <w:rFonts w:ascii="Times New Roman"/>
          <w:sz w:val="21"/>
        </w:rPr>
        <w:tab/>
        <w:t>0.0</w:t>
      </w:r>
    </w:p>
    <w:p w14:paraId="51033D38" w14:textId="77777777" w:rsidR="00996552" w:rsidRDefault="002D0D3F">
      <w:pPr>
        <w:tabs>
          <w:tab w:val="left" w:pos="1741"/>
          <w:tab w:val="left" w:pos="3341"/>
          <w:tab w:val="left" w:pos="4627"/>
          <w:tab w:val="left" w:pos="5755"/>
          <w:tab w:val="left" w:pos="7355"/>
        </w:tabs>
        <w:spacing w:before="73"/>
        <w:ind w:left="561"/>
        <w:rPr>
          <w:rFonts w:ascii="Times New Roman" w:eastAsia="Times New Roman" w:hAnsi="Times New Roman" w:cs="Times New Roman"/>
          <w:sz w:val="21"/>
          <w:szCs w:val="21"/>
        </w:rPr>
      </w:pPr>
      <w:r>
        <w:rPr>
          <w:rFonts w:ascii="Times New Roman"/>
          <w:sz w:val="21"/>
        </w:rPr>
        <w:t>5</w:t>
      </w:r>
      <w:r>
        <w:rPr>
          <w:rFonts w:ascii="Times New Roman"/>
          <w:sz w:val="21"/>
        </w:rPr>
        <w:tab/>
        <w:t>0.0</w:t>
      </w:r>
      <w:r>
        <w:rPr>
          <w:rFonts w:ascii="Times New Roman"/>
          <w:sz w:val="21"/>
        </w:rPr>
        <w:tab/>
        <w:t>0.0</w:t>
      </w:r>
      <w:r>
        <w:rPr>
          <w:rFonts w:ascii="Times New Roman"/>
          <w:sz w:val="21"/>
        </w:rPr>
        <w:tab/>
        <w:t>20</w:t>
      </w:r>
      <w:r>
        <w:rPr>
          <w:rFonts w:ascii="Times New Roman"/>
          <w:sz w:val="21"/>
        </w:rPr>
        <w:tab/>
        <w:t>680.0</w:t>
      </w:r>
      <w:r>
        <w:rPr>
          <w:rFonts w:ascii="Times New Roman"/>
          <w:sz w:val="21"/>
        </w:rPr>
        <w:tab/>
        <w:t>103.0</w:t>
      </w:r>
    </w:p>
    <w:p w14:paraId="04505F3F" w14:textId="77777777" w:rsidR="00996552" w:rsidRDefault="002D0D3F">
      <w:pPr>
        <w:tabs>
          <w:tab w:val="left" w:pos="1741"/>
          <w:tab w:val="left" w:pos="3341"/>
          <w:tab w:val="left" w:pos="4627"/>
          <w:tab w:val="left" w:pos="5755"/>
          <w:tab w:val="left" w:pos="7355"/>
        </w:tabs>
        <w:spacing w:before="73"/>
        <w:ind w:left="561"/>
        <w:rPr>
          <w:rFonts w:ascii="Times New Roman" w:eastAsia="Times New Roman" w:hAnsi="Times New Roman" w:cs="Times New Roman"/>
          <w:sz w:val="21"/>
          <w:szCs w:val="21"/>
        </w:rPr>
      </w:pPr>
      <w:r>
        <w:rPr>
          <w:rFonts w:ascii="Times New Roman"/>
          <w:sz w:val="21"/>
        </w:rPr>
        <w:t>6</w:t>
      </w:r>
      <w:r>
        <w:rPr>
          <w:rFonts w:ascii="Times New Roman"/>
          <w:sz w:val="21"/>
        </w:rPr>
        <w:tab/>
        <w:t>0.0</w:t>
      </w:r>
      <w:r>
        <w:rPr>
          <w:rFonts w:ascii="Times New Roman"/>
          <w:sz w:val="21"/>
        </w:rPr>
        <w:tab/>
        <w:t>0.0</w:t>
      </w:r>
      <w:r>
        <w:rPr>
          <w:rFonts w:ascii="Times New Roman"/>
          <w:sz w:val="21"/>
        </w:rPr>
        <w:tab/>
        <w:t>21</w:t>
      </w:r>
      <w:r>
        <w:rPr>
          <w:rFonts w:ascii="Times New Roman"/>
          <w:sz w:val="21"/>
        </w:rPr>
        <w:tab/>
        <w:t>274.0</w:t>
      </w:r>
      <w:r>
        <w:rPr>
          <w:rFonts w:ascii="Times New Roman"/>
          <w:sz w:val="21"/>
        </w:rPr>
        <w:tab/>
        <w:t>115.0</w:t>
      </w:r>
    </w:p>
    <w:p w14:paraId="1A629575" w14:textId="77777777" w:rsidR="00996552" w:rsidRDefault="002D0D3F">
      <w:pPr>
        <w:tabs>
          <w:tab w:val="left" w:pos="1636"/>
          <w:tab w:val="left" w:pos="3289"/>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7</w:t>
      </w:r>
      <w:r>
        <w:rPr>
          <w:rFonts w:ascii="Times New Roman"/>
          <w:sz w:val="21"/>
        </w:rPr>
        <w:tab/>
        <w:t>233.8</w:t>
      </w:r>
      <w:r>
        <w:rPr>
          <w:rFonts w:ascii="Times New Roman"/>
          <w:sz w:val="21"/>
        </w:rPr>
        <w:tab/>
        <w:t>84.0</w:t>
      </w:r>
      <w:r>
        <w:rPr>
          <w:rFonts w:ascii="Times New Roman"/>
          <w:sz w:val="21"/>
        </w:rPr>
        <w:tab/>
        <w:t>22</w:t>
      </w:r>
      <w:r>
        <w:rPr>
          <w:rFonts w:ascii="Times New Roman"/>
          <w:sz w:val="21"/>
        </w:rPr>
        <w:tab/>
        <w:t>0.0</w:t>
      </w:r>
      <w:r>
        <w:rPr>
          <w:rFonts w:ascii="Times New Roman"/>
          <w:sz w:val="21"/>
        </w:rPr>
        <w:tab/>
        <w:t>0.0</w:t>
      </w:r>
    </w:p>
    <w:p w14:paraId="530C6B5D" w14:textId="77777777" w:rsidR="00996552" w:rsidRDefault="002D0D3F">
      <w:pPr>
        <w:tabs>
          <w:tab w:val="left" w:pos="1636"/>
          <w:tab w:val="left" w:pos="3236"/>
          <w:tab w:val="left" w:pos="4627"/>
          <w:tab w:val="left" w:pos="5755"/>
          <w:tab w:val="left" w:pos="7407"/>
        </w:tabs>
        <w:spacing w:before="73"/>
        <w:ind w:left="561"/>
        <w:rPr>
          <w:rFonts w:ascii="Times New Roman" w:eastAsia="Times New Roman" w:hAnsi="Times New Roman" w:cs="Times New Roman"/>
          <w:sz w:val="21"/>
          <w:szCs w:val="21"/>
        </w:rPr>
      </w:pPr>
      <w:r>
        <w:rPr>
          <w:rFonts w:ascii="Times New Roman"/>
          <w:sz w:val="21"/>
        </w:rPr>
        <w:t>8</w:t>
      </w:r>
      <w:r>
        <w:rPr>
          <w:rFonts w:ascii="Times New Roman"/>
          <w:sz w:val="21"/>
        </w:rPr>
        <w:tab/>
        <w:t>522.0</w:t>
      </w:r>
      <w:r>
        <w:rPr>
          <w:rFonts w:ascii="Times New Roman"/>
          <w:sz w:val="21"/>
        </w:rPr>
        <w:tab/>
        <w:t>176.6</w:t>
      </w:r>
      <w:r>
        <w:rPr>
          <w:rFonts w:ascii="Times New Roman"/>
          <w:sz w:val="21"/>
        </w:rPr>
        <w:tab/>
        <w:t>23</w:t>
      </w:r>
      <w:r>
        <w:rPr>
          <w:rFonts w:ascii="Times New Roman"/>
          <w:sz w:val="21"/>
        </w:rPr>
        <w:tab/>
        <w:t>247.5</w:t>
      </w:r>
      <w:r>
        <w:rPr>
          <w:rFonts w:ascii="Times New Roman"/>
          <w:sz w:val="21"/>
        </w:rPr>
        <w:tab/>
        <w:t>84.6</w:t>
      </w:r>
    </w:p>
    <w:p w14:paraId="1E7FC207" w14:textId="77777777" w:rsidR="00996552" w:rsidRDefault="002D0D3F">
      <w:pPr>
        <w:tabs>
          <w:tab w:val="left" w:pos="1741"/>
          <w:tab w:val="left" w:pos="3254"/>
          <w:tab w:val="left" w:pos="4627"/>
          <w:tab w:val="left" w:pos="5755"/>
          <w:tab w:val="left" w:pos="7372"/>
        </w:tabs>
        <w:spacing w:before="73"/>
        <w:ind w:left="561"/>
        <w:rPr>
          <w:rFonts w:ascii="Times New Roman" w:eastAsia="Times New Roman" w:hAnsi="Times New Roman" w:cs="Times New Roman"/>
          <w:sz w:val="21"/>
          <w:szCs w:val="21"/>
        </w:rPr>
      </w:pPr>
      <w:r>
        <w:rPr>
          <w:rFonts w:ascii="Times New Roman"/>
          <w:sz w:val="21"/>
        </w:rPr>
        <w:t>9</w:t>
      </w:r>
      <w:r>
        <w:rPr>
          <w:rFonts w:ascii="Times New Roman"/>
          <w:sz w:val="21"/>
        </w:rPr>
        <w:tab/>
        <w:t>6.5</w:t>
      </w:r>
      <w:r>
        <w:rPr>
          <w:rFonts w:ascii="Times New Roman"/>
          <w:sz w:val="21"/>
        </w:rPr>
        <w:tab/>
      </w:r>
      <w:r>
        <w:rPr>
          <w:rFonts w:ascii="Times New Roman"/>
          <w:w w:val="95"/>
          <w:sz w:val="21"/>
        </w:rPr>
        <w:t>-66.6</w:t>
      </w:r>
      <w:r>
        <w:rPr>
          <w:rFonts w:ascii="Times New Roman"/>
          <w:w w:val="95"/>
          <w:sz w:val="21"/>
        </w:rPr>
        <w:tab/>
      </w:r>
      <w:r>
        <w:rPr>
          <w:rFonts w:ascii="Times New Roman"/>
          <w:sz w:val="21"/>
        </w:rPr>
        <w:t>24</w:t>
      </w:r>
      <w:r>
        <w:rPr>
          <w:rFonts w:ascii="Times New Roman"/>
          <w:sz w:val="21"/>
        </w:rPr>
        <w:tab/>
        <w:t>308.6</w:t>
      </w:r>
      <w:r>
        <w:rPr>
          <w:rFonts w:ascii="Times New Roman"/>
          <w:sz w:val="21"/>
        </w:rPr>
        <w:tab/>
        <w:t>-92.2</w:t>
      </w:r>
    </w:p>
    <w:p w14:paraId="264347F5" w14:textId="77777777" w:rsidR="00996552" w:rsidRDefault="002D0D3F">
      <w:pPr>
        <w:tabs>
          <w:tab w:val="left" w:pos="1741"/>
          <w:tab w:val="left" w:pos="3341"/>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10</w:t>
      </w:r>
      <w:r>
        <w:rPr>
          <w:rFonts w:ascii="Times New Roman"/>
          <w:sz w:val="21"/>
        </w:rPr>
        <w:tab/>
        <w:t>0.0</w:t>
      </w:r>
      <w:r>
        <w:rPr>
          <w:rFonts w:ascii="Times New Roman"/>
          <w:sz w:val="21"/>
        </w:rPr>
        <w:tab/>
        <w:t>0.0</w:t>
      </w:r>
      <w:r>
        <w:rPr>
          <w:rFonts w:ascii="Times New Roman"/>
          <w:sz w:val="21"/>
        </w:rPr>
        <w:tab/>
        <w:t>25</w:t>
      </w:r>
      <w:r>
        <w:rPr>
          <w:rFonts w:ascii="Times New Roman"/>
          <w:sz w:val="21"/>
        </w:rPr>
        <w:tab/>
        <w:t>224</w:t>
      </w:r>
      <w:r>
        <w:rPr>
          <w:rFonts w:ascii="Times New Roman"/>
          <w:sz w:val="21"/>
        </w:rPr>
        <w:tab/>
        <w:t>47.2</w:t>
      </w:r>
    </w:p>
    <w:p w14:paraId="7E2C4B6E" w14:textId="77777777" w:rsidR="00996552" w:rsidRDefault="002D0D3F">
      <w:pPr>
        <w:tabs>
          <w:tab w:val="left" w:pos="1741"/>
          <w:tab w:val="left" w:pos="3341"/>
          <w:tab w:val="left" w:pos="4627"/>
          <w:tab w:val="left" w:pos="5834"/>
          <w:tab w:val="left" w:pos="7486"/>
        </w:tabs>
        <w:spacing w:before="73"/>
        <w:ind w:left="508"/>
        <w:rPr>
          <w:rFonts w:ascii="Times New Roman" w:eastAsia="Times New Roman" w:hAnsi="Times New Roman" w:cs="Times New Roman"/>
          <w:sz w:val="21"/>
          <w:szCs w:val="21"/>
        </w:rPr>
      </w:pPr>
      <w:r>
        <w:rPr>
          <w:rFonts w:ascii="Times New Roman"/>
          <w:sz w:val="21"/>
        </w:rPr>
        <w:t>11</w:t>
      </w:r>
      <w:r>
        <w:rPr>
          <w:rFonts w:ascii="Times New Roman"/>
          <w:sz w:val="21"/>
        </w:rPr>
        <w:tab/>
        <w:t>0.0</w:t>
      </w:r>
      <w:r>
        <w:rPr>
          <w:rFonts w:ascii="Times New Roman"/>
          <w:sz w:val="21"/>
        </w:rPr>
        <w:tab/>
        <w:t>0.0</w:t>
      </w:r>
      <w:r>
        <w:rPr>
          <w:rFonts w:ascii="Times New Roman"/>
          <w:sz w:val="21"/>
        </w:rPr>
        <w:tab/>
        <w:t>26</w:t>
      </w:r>
      <w:r>
        <w:rPr>
          <w:rFonts w:ascii="Times New Roman"/>
          <w:sz w:val="21"/>
        </w:rPr>
        <w:tab/>
        <w:t>139</w:t>
      </w:r>
      <w:r>
        <w:rPr>
          <w:rFonts w:ascii="Times New Roman"/>
          <w:sz w:val="21"/>
        </w:rPr>
        <w:tab/>
        <w:t>17</w:t>
      </w:r>
    </w:p>
    <w:p w14:paraId="0456BB78" w14:textId="77777777" w:rsidR="00996552" w:rsidRDefault="002D0D3F">
      <w:pPr>
        <w:tabs>
          <w:tab w:val="left" w:pos="1689"/>
          <w:tab w:val="left" w:pos="3289"/>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12</w:t>
      </w:r>
      <w:r>
        <w:rPr>
          <w:rFonts w:ascii="Times New Roman"/>
          <w:sz w:val="21"/>
        </w:rPr>
        <w:tab/>
        <w:t>8.53</w:t>
      </w:r>
      <w:r>
        <w:rPr>
          <w:rFonts w:ascii="Times New Roman"/>
          <w:sz w:val="21"/>
        </w:rPr>
        <w:tab/>
        <w:t>88.0</w:t>
      </w:r>
      <w:r>
        <w:rPr>
          <w:rFonts w:ascii="Times New Roman"/>
          <w:sz w:val="21"/>
        </w:rPr>
        <w:tab/>
        <w:t>27</w:t>
      </w:r>
      <w:r>
        <w:rPr>
          <w:rFonts w:ascii="Times New Roman"/>
          <w:sz w:val="21"/>
        </w:rPr>
        <w:tab/>
        <w:t>281</w:t>
      </w:r>
      <w:r>
        <w:rPr>
          <w:rFonts w:ascii="Times New Roman"/>
          <w:sz w:val="21"/>
        </w:rPr>
        <w:tab/>
        <w:t>75.5</w:t>
      </w:r>
    </w:p>
    <w:p w14:paraId="0E628B7E" w14:textId="77777777" w:rsidR="00996552" w:rsidRDefault="002D0D3F">
      <w:pPr>
        <w:tabs>
          <w:tab w:val="left" w:pos="1741"/>
          <w:tab w:val="left" w:pos="3341"/>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13</w:t>
      </w:r>
      <w:r>
        <w:rPr>
          <w:rFonts w:ascii="Times New Roman"/>
          <w:sz w:val="21"/>
        </w:rPr>
        <w:tab/>
        <w:t>0.0</w:t>
      </w:r>
      <w:r>
        <w:rPr>
          <w:rFonts w:ascii="Times New Roman"/>
          <w:sz w:val="21"/>
        </w:rPr>
        <w:tab/>
        <w:t>0.0</w:t>
      </w:r>
      <w:r>
        <w:rPr>
          <w:rFonts w:ascii="Times New Roman"/>
          <w:sz w:val="21"/>
        </w:rPr>
        <w:tab/>
        <w:t>28</w:t>
      </w:r>
      <w:r>
        <w:rPr>
          <w:rFonts w:ascii="Times New Roman"/>
          <w:sz w:val="21"/>
        </w:rPr>
        <w:tab/>
        <w:t>206</w:t>
      </w:r>
      <w:r>
        <w:rPr>
          <w:rFonts w:ascii="Times New Roman"/>
          <w:sz w:val="21"/>
        </w:rPr>
        <w:tab/>
        <w:t>27.6</w:t>
      </w:r>
    </w:p>
    <w:p w14:paraId="758E0A48" w14:textId="77777777" w:rsidR="00996552" w:rsidRDefault="002D0D3F">
      <w:pPr>
        <w:tabs>
          <w:tab w:val="left" w:pos="1741"/>
          <w:tab w:val="left" w:pos="3341"/>
          <w:tab w:val="left" w:pos="4627"/>
          <w:tab w:val="left" w:pos="5755"/>
          <w:tab w:val="left" w:pos="7407"/>
        </w:tabs>
        <w:spacing w:before="73"/>
        <w:ind w:left="508"/>
        <w:rPr>
          <w:rFonts w:ascii="Times New Roman" w:eastAsia="Times New Roman" w:hAnsi="Times New Roman" w:cs="Times New Roman"/>
          <w:sz w:val="21"/>
          <w:szCs w:val="21"/>
        </w:rPr>
      </w:pPr>
      <w:r>
        <w:rPr>
          <w:rFonts w:ascii="Times New Roman"/>
          <w:sz w:val="21"/>
        </w:rPr>
        <w:t>14</w:t>
      </w:r>
      <w:r>
        <w:rPr>
          <w:rFonts w:ascii="Times New Roman"/>
          <w:sz w:val="21"/>
        </w:rPr>
        <w:tab/>
        <w:t>0.0</w:t>
      </w:r>
      <w:r>
        <w:rPr>
          <w:rFonts w:ascii="Times New Roman"/>
          <w:sz w:val="21"/>
        </w:rPr>
        <w:tab/>
        <w:t>0.0</w:t>
      </w:r>
      <w:r>
        <w:rPr>
          <w:rFonts w:ascii="Times New Roman"/>
          <w:sz w:val="21"/>
        </w:rPr>
        <w:tab/>
        <w:t>29</w:t>
      </w:r>
      <w:r>
        <w:rPr>
          <w:rFonts w:ascii="Times New Roman"/>
          <w:sz w:val="21"/>
        </w:rPr>
        <w:tab/>
        <w:t>283.5</w:t>
      </w:r>
      <w:r>
        <w:rPr>
          <w:rFonts w:ascii="Times New Roman"/>
          <w:sz w:val="21"/>
        </w:rPr>
        <w:tab/>
        <w:t>26.9</w:t>
      </w:r>
    </w:p>
    <w:p w14:paraId="652D5E1F" w14:textId="77777777" w:rsidR="00996552" w:rsidRDefault="002D0D3F">
      <w:pPr>
        <w:tabs>
          <w:tab w:val="left" w:pos="1636"/>
          <w:tab w:val="left" w:pos="3236"/>
        </w:tabs>
        <w:spacing w:before="73"/>
        <w:ind w:left="508"/>
        <w:rPr>
          <w:rFonts w:ascii="Times New Roman" w:eastAsia="Times New Roman" w:hAnsi="Times New Roman" w:cs="Times New Roman"/>
          <w:sz w:val="21"/>
          <w:szCs w:val="21"/>
        </w:rPr>
      </w:pPr>
      <w:r>
        <w:rPr>
          <w:rFonts w:ascii="Times New Roman"/>
          <w:sz w:val="21"/>
        </w:rPr>
        <w:t>15</w:t>
      </w:r>
      <w:r>
        <w:rPr>
          <w:rFonts w:ascii="Times New Roman"/>
          <w:sz w:val="21"/>
        </w:rPr>
        <w:tab/>
        <w:t>320.0</w:t>
      </w:r>
      <w:r>
        <w:rPr>
          <w:rFonts w:ascii="Times New Roman"/>
          <w:sz w:val="21"/>
        </w:rPr>
        <w:tab/>
        <w:t>153.0</w:t>
      </w:r>
    </w:p>
    <w:p w14:paraId="1880AFBE" w14:textId="77777777" w:rsidR="00996552" w:rsidRDefault="00996552">
      <w:pPr>
        <w:spacing w:before="10"/>
        <w:rPr>
          <w:rFonts w:ascii="Times New Roman" w:eastAsia="Times New Roman" w:hAnsi="Times New Roman" w:cs="Times New Roman"/>
          <w:sz w:val="7"/>
          <w:szCs w:val="7"/>
        </w:rPr>
      </w:pPr>
    </w:p>
    <w:p w14:paraId="1BE2D5C1" w14:textId="77777777" w:rsidR="00996552" w:rsidRDefault="00025C9E">
      <w:pPr>
        <w:spacing w:line="20" w:lineRule="atLeast"/>
        <w:ind w:left="14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75F04E26">
          <v:group id="_x0000_s1046" style="width:412.85pt;height:.95pt;mso-position-horizontal-relative:char;mso-position-vertical-relative:line" coordsize="8257,19">
            <v:group id="_x0000_s1047" style="position:absolute;left:9;top:9;width:8238;height:2" coordorigin="9,9" coordsize="8238,2">
              <v:shape id="_x0000_s1048" style="position:absolute;left:9;top:9;width:8238;height:2" coordorigin="9,9" coordsize="8238,0" path="m9,9r8238,e" filled="f" strokeweight=".94pt">
                <v:path arrowok="t"/>
              </v:shape>
            </v:group>
            <w10:anchorlock/>
          </v:group>
        </w:pict>
      </w:r>
    </w:p>
    <w:p w14:paraId="682F1CC3" w14:textId="77777777" w:rsidR="00996552" w:rsidRDefault="00996552">
      <w:pPr>
        <w:spacing w:line="20" w:lineRule="atLeast"/>
        <w:rPr>
          <w:rFonts w:ascii="Times New Roman" w:eastAsia="Times New Roman" w:hAnsi="Times New Roman" w:cs="Times New Roman"/>
          <w:sz w:val="2"/>
          <w:szCs w:val="2"/>
        </w:rPr>
        <w:sectPr w:rsidR="00996552">
          <w:type w:val="continuous"/>
          <w:pgSz w:w="11910" w:h="16840"/>
          <w:pgMar w:top="1580" w:right="1680" w:bottom="280" w:left="1680" w:header="720" w:footer="720" w:gutter="0"/>
          <w:cols w:space="720"/>
        </w:sectPr>
      </w:pPr>
    </w:p>
    <w:p w14:paraId="726F41E6" w14:textId="77777777" w:rsidR="00996552" w:rsidRDefault="00996552">
      <w:pPr>
        <w:rPr>
          <w:rFonts w:ascii="Times New Roman" w:eastAsia="Times New Roman" w:hAnsi="Times New Roman" w:cs="Times New Roman"/>
          <w:sz w:val="20"/>
          <w:szCs w:val="20"/>
        </w:rPr>
      </w:pPr>
    </w:p>
    <w:p w14:paraId="31400553" w14:textId="77777777" w:rsidR="00996552" w:rsidRDefault="00996552">
      <w:pPr>
        <w:rPr>
          <w:rFonts w:ascii="Times New Roman" w:eastAsia="Times New Roman" w:hAnsi="Times New Roman" w:cs="Times New Roman"/>
          <w:sz w:val="20"/>
          <w:szCs w:val="20"/>
        </w:rPr>
      </w:pPr>
    </w:p>
    <w:p w14:paraId="001902DE" w14:textId="77777777" w:rsidR="00996552" w:rsidRDefault="00996552">
      <w:pPr>
        <w:spacing w:before="8"/>
        <w:rPr>
          <w:rFonts w:ascii="Times New Roman" w:eastAsia="Times New Roman" w:hAnsi="Times New Roman" w:cs="Times New Roman"/>
          <w:sz w:val="27"/>
          <w:szCs w:val="27"/>
        </w:rPr>
      </w:pPr>
    </w:p>
    <w:p w14:paraId="5A8FBD96" w14:textId="77777777" w:rsidR="00996552" w:rsidRDefault="002D0D3F">
      <w:pPr>
        <w:tabs>
          <w:tab w:val="left" w:pos="1266"/>
        </w:tabs>
        <w:spacing w:before="1"/>
        <w:jc w:val="center"/>
        <w:rPr>
          <w:rFonts w:ascii="黑体" w:eastAsia="黑体" w:hAnsi="黑体" w:cs="黑体"/>
          <w:sz w:val="32"/>
          <w:szCs w:val="32"/>
          <w:lang w:eastAsia="zh-CN"/>
        </w:rPr>
      </w:pPr>
      <w:bookmarkStart w:id="336" w:name="附录_B_IEEE118系统数据"/>
      <w:bookmarkStart w:id="337" w:name="_bookmark225"/>
      <w:bookmarkEnd w:id="336"/>
      <w:bookmarkEnd w:id="337"/>
      <w:r>
        <w:rPr>
          <w:rFonts w:ascii="黑体" w:eastAsia="黑体" w:hAnsi="黑体" w:cs="黑体"/>
          <w:sz w:val="32"/>
          <w:szCs w:val="32"/>
          <w:lang w:eastAsia="zh-CN"/>
        </w:rPr>
        <w:t>附录</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B</w:t>
      </w:r>
      <w:r>
        <w:rPr>
          <w:rFonts w:ascii="Times New Roman" w:eastAsia="Times New Roman" w:hAnsi="Times New Roman" w:cs="Times New Roman"/>
          <w:b/>
          <w:bCs/>
          <w:sz w:val="32"/>
          <w:szCs w:val="32"/>
          <w:lang w:eastAsia="zh-CN"/>
        </w:rPr>
        <w:tab/>
      </w:r>
      <w:r>
        <w:rPr>
          <w:rFonts w:ascii="Times New Roman" w:eastAsia="Times New Roman" w:hAnsi="Times New Roman" w:cs="Times New Roman"/>
          <w:i/>
          <w:spacing w:val="18"/>
          <w:sz w:val="32"/>
          <w:szCs w:val="32"/>
          <w:lang w:eastAsia="zh-CN"/>
        </w:rPr>
        <w:t>IEEE</w:t>
      </w:r>
      <w:r>
        <w:rPr>
          <w:rFonts w:ascii="Palatino Linotype" w:eastAsia="Palatino Linotype" w:hAnsi="Palatino Linotype" w:cs="Palatino Linotype"/>
          <w:spacing w:val="18"/>
          <w:sz w:val="32"/>
          <w:szCs w:val="32"/>
          <w:lang w:eastAsia="zh-CN"/>
        </w:rPr>
        <w:t>118</w:t>
      </w:r>
      <w:r>
        <w:rPr>
          <w:rFonts w:ascii="Palatino Linotype" w:eastAsia="Palatino Linotype" w:hAnsi="Palatino Linotype" w:cs="Palatino Linotype"/>
          <w:sz w:val="32"/>
          <w:szCs w:val="32"/>
          <w:lang w:eastAsia="zh-CN"/>
        </w:rPr>
        <w:t xml:space="preserve"> </w:t>
      </w:r>
      <w:r>
        <w:rPr>
          <w:rFonts w:ascii="黑体" w:eastAsia="黑体" w:hAnsi="黑体" w:cs="黑体"/>
          <w:sz w:val="32"/>
          <w:szCs w:val="32"/>
          <w:lang w:eastAsia="zh-CN"/>
        </w:rPr>
        <w:t>系统数据</w:t>
      </w:r>
    </w:p>
    <w:p w14:paraId="57691383" w14:textId="77777777" w:rsidR="00996552" w:rsidRDefault="00996552">
      <w:pPr>
        <w:spacing w:before="9"/>
        <w:rPr>
          <w:rFonts w:ascii="黑体" w:eastAsia="黑体" w:hAnsi="黑体" w:cs="黑体"/>
          <w:sz w:val="34"/>
          <w:szCs w:val="34"/>
          <w:lang w:eastAsia="zh-CN"/>
        </w:rPr>
      </w:pPr>
    </w:p>
    <w:p w14:paraId="751E5EE8" w14:textId="77777777" w:rsidR="00996552" w:rsidRDefault="002D0D3F">
      <w:pPr>
        <w:tabs>
          <w:tab w:val="left" w:pos="882"/>
        </w:tabs>
        <w:ind w:left="117"/>
        <w:rPr>
          <w:rFonts w:ascii="宋体" w:eastAsia="宋体" w:hAnsi="宋体" w:cs="宋体"/>
          <w:sz w:val="30"/>
          <w:szCs w:val="30"/>
          <w:lang w:eastAsia="zh-CN"/>
        </w:rPr>
      </w:pPr>
      <w:bookmarkStart w:id="338" w:name="B.1_IEEE118系统发电节点"/>
      <w:bookmarkStart w:id="339" w:name="_bookmark226"/>
      <w:bookmarkEnd w:id="338"/>
      <w:bookmarkEnd w:id="339"/>
      <w:r>
        <w:rPr>
          <w:rFonts w:ascii="Times New Roman" w:eastAsia="Times New Roman" w:hAnsi="Times New Roman" w:cs="Times New Roman"/>
          <w:sz w:val="32"/>
          <w:szCs w:val="32"/>
          <w:lang w:eastAsia="zh-CN"/>
        </w:rPr>
        <w:t>B.1</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17"/>
          <w:sz w:val="30"/>
          <w:szCs w:val="30"/>
          <w:lang w:eastAsia="zh-CN"/>
        </w:rPr>
        <w:t>IEEE</w:t>
      </w:r>
      <w:r>
        <w:rPr>
          <w:rFonts w:ascii="Times New Roman" w:eastAsia="Times New Roman" w:hAnsi="Times New Roman" w:cs="Times New Roman"/>
          <w:spacing w:val="17"/>
          <w:sz w:val="30"/>
          <w:szCs w:val="30"/>
          <w:lang w:eastAsia="zh-CN"/>
        </w:rPr>
        <w:t>118</w:t>
      </w:r>
      <w:r>
        <w:rPr>
          <w:rFonts w:ascii="Times New Roman" w:eastAsia="Times New Roman" w:hAnsi="Times New Roman" w:cs="Times New Roman"/>
          <w:sz w:val="30"/>
          <w:szCs w:val="30"/>
          <w:lang w:eastAsia="zh-CN"/>
        </w:rPr>
        <w:t xml:space="preserve"> </w:t>
      </w:r>
      <w:r>
        <w:rPr>
          <w:rFonts w:ascii="宋体" w:eastAsia="宋体" w:hAnsi="宋体" w:cs="宋体"/>
          <w:sz w:val="30"/>
          <w:szCs w:val="30"/>
          <w:lang w:eastAsia="zh-CN"/>
        </w:rPr>
        <w:t>系统发电节点</w:t>
      </w:r>
    </w:p>
    <w:p w14:paraId="292BCDB6" w14:textId="77777777" w:rsidR="00996552" w:rsidRDefault="00996552">
      <w:pPr>
        <w:spacing w:before="10"/>
        <w:rPr>
          <w:rFonts w:ascii="宋体" w:eastAsia="宋体" w:hAnsi="宋体" w:cs="宋体"/>
          <w:sz w:val="34"/>
          <w:szCs w:val="34"/>
          <w:lang w:eastAsia="zh-CN"/>
        </w:rPr>
      </w:pPr>
    </w:p>
    <w:p w14:paraId="107F9A75" w14:textId="77777777" w:rsidR="00996552" w:rsidRDefault="002D0D3F">
      <w:pPr>
        <w:tabs>
          <w:tab w:val="left" w:pos="778"/>
        </w:tabs>
        <w:jc w:val="center"/>
        <w:rPr>
          <w:rFonts w:ascii="宋体" w:eastAsia="宋体" w:hAnsi="宋体" w:cs="宋体"/>
          <w:sz w:val="21"/>
          <w:szCs w:val="21"/>
          <w:lang w:eastAsia="zh-CN"/>
        </w:rPr>
      </w:pPr>
      <w:bookmarkStart w:id="340" w:name="_bookmark227"/>
      <w:bookmarkEnd w:id="340"/>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B.1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1"/>
          <w:sz w:val="21"/>
          <w:szCs w:val="21"/>
          <w:lang w:eastAsia="zh-CN"/>
        </w:rPr>
        <w:t>IEEE</w:t>
      </w:r>
      <w:r>
        <w:rPr>
          <w:rFonts w:ascii="Times New Roman" w:eastAsia="Times New Roman" w:hAnsi="Times New Roman" w:cs="Times New Roman"/>
          <w:spacing w:val="11"/>
          <w:sz w:val="21"/>
          <w:szCs w:val="21"/>
          <w:lang w:eastAsia="zh-CN"/>
        </w:rPr>
        <w:t>118</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系统发电节点</w:t>
      </w:r>
    </w:p>
    <w:p w14:paraId="0A553E18" w14:textId="77777777" w:rsidR="00996552" w:rsidRDefault="00996552">
      <w:pPr>
        <w:spacing w:before="12"/>
        <w:rPr>
          <w:rFonts w:ascii="宋体" w:eastAsia="宋体" w:hAnsi="宋体" w:cs="宋体"/>
          <w:sz w:val="12"/>
          <w:szCs w:val="12"/>
          <w:lang w:eastAsia="zh-CN"/>
        </w:rPr>
      </w:pPr>
    </w:p>
    <w:p w14:paraId="033BCC0E" w14:textId="77777777" w:rsidR="00996552" w:rsidRDefault="00025C9E">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8DB10B0">
          <v:group id="_x0000_s1043" style="width:412.85pt;height:.95pt;mso-position-horizontal-relative:char;mso-position-vertical-relative:line" coordsize="8257,19">
            <v:group id="_x0000_s1044" style="position:absolute;left:9;top:9;width:8238;height:2" coordorigin="9,9" coordsize="8238,2">
              <v:shape id="_x0000_s1045" style="position:absolute;left:9;top:9;width:8238;height:2" coordorigin="9,9" coordsize="8238,0" path="m9,9r8238,e" filled="f" strokeweight=".94pt">
                <v:path arrowok="t"/>
              </v:shape>
            </v:group>
            <w10:anchorlock/>
          </v:group>
        </w:pict>
      </w:r>
    </w:p>
    <w:p w14:paraId="280FE471" w14:textId="77777777" w:rsidR="00996552" w:rsidRDefault="00996552">
      <w:pPr>
        <w:spacing w:line="20" w:lineRule="atLeast"/>
        <w:rPr>
          <w:rFonts w:ascii="宋体" w:eastAsia="宋体" w:hAnsi="宋体" w:cs="宋体"/>
          <w:sz w:val="2"/>
          <w:szCs w:val="2"/>
        </w:rPr>
        <w:sectPr w:rsidR="00996552">
          <w:pgSz w:w="11910" w:h="16840"/>
          <w:pgMar w:top="1140" w:right="1680" w:bottom="1240" w:left="1680" w:header="871" w:footer="1055" w:gutter="0"/>
          <w:cols w:space="720"/>
        </w:sectPr>
      </w:pPr>
    </w:p>
    <w:p w14:paraId="04BB951B" w14:textId="77777777" w:rsidR="00996552" w:rsidRDefault="00996552">
      <w:pPr>
        <w:spacing w:before="3"/>
        <w:rPr>
          <w:rFonts w:ascii="宋体" w:eastAsia="宋体" w:hAnsi="宋体" w:cs="宋体"/>
          <w:sz w:val="14"/>
          <w:szCs w:val="14"/>
        </w:rPr>
      </w:pPr>
    </w:p>
    <w:p w14:paraId="2B53CCF4" w14:textId="77777777" w:rsidR="00996552" w:rsidRDefault="002D0D3F">
      <w:pPr>
        <w:ind w:left="355"/>
        <w:rPr>
          <w:rFonts w:ascii="黑体" w:eastAsia="黑体" w:hAnsi="黑体" w:cs="黑体"/>
          <w:sz w:val="21"/>
          <w:szCs w:val="21"/>
          <w:lang w:eastAsia="zh-CN"/>
        </w:rPr>
      </w:pPr>
      <w:r>
        <w:rPr>
          <w:rFonts w:ascii="黑体" w:eastAsia="黑体" w:hAnsi="黑体" w:cs="黑体"/>
          <w:sz w:val="21"/>
          <w:szCs w:val="21"/>
          <w:lang w:eastAsia="zh-CN"/>
        </w:rPr>
        <w:t>节点名</w:t>
      </w:r>
    </w:p>
    <w:p w14:paraId="48EA838F" w14:textId="77777777" w:rsidR="00996552" w:rsidRDefault="002D0D3F">
      <w:pPr>
        <w:spacing w:before="29"/>
        <w:ind w:left="331"/>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67C5D366" w14:textId="77777777" w:rsidR="00996552" w:rsidRDefault="002D0D3F">
      <w:pPr>
        <w:spacing w:before="40"/>
        <w:ind w:left="330"/>
        <w:jc w:val="center"/>
        <w:rPr>
          <w:rFonts w:ascii="黑体" w:eastAsia="黑体" w:hAnsi="黑体" w:cs="黑体"/>
          <w:sz w:val="21"/>
          <w:szCs w:val="21"/>
          <w:lang w:eastAsia="zh-CN"/>
        </w:rPr>
      </w:pPr>
      <w:r>
        <w:rPr>
          <w:rFonts w:ascii="黑体" w:eastAsia="黑体" w:hAnsi="黑体" w:cs="黑体"/>
          <w:sz w:val="21"/>
          <w:szCs w:val="21"/>
          <w:lang w:eastAsia="zh-CN"/>
        </w:rPr>
        <w:t>（</w:t>
      </w:r>
      <w:r>
        <w:rPr>
          <w:rFonts w:ascii="Times New Roman" w:eastAsia="Times New Roman" w:hAnsi="Times New Roman" w:cs="Times New Roman"/>
          <w:b/>
          <w:bCs/>
          <w:sz w:val="21"/>
          <w:szCs w:val="21"/>
          <w:lang w:eastAsia="zh-CN"/>
        </w:rPr>
        <w:t>MW</w:t>
      </w:r>
      <w:r>
        <w:rPr>
          <w:rFonts w:ascii="黑体" w:eastAsia="黑体" w:hAnsi="黑体" w:cs="黑体"/>
          <w:sz w:val="21"/>
          <w:szCs w:val="21"/>
          <w:lang w:eastAsia="zh-CN"/>
        </w:rPr>
        <w:t>）</w:t>
      </w:r>
    </w:p>
    <w:p w14:paraId="2B4BD0B7" w14:textId="77777777" w:rsidR="00996552" w:rsidRDefault="002D0D3F">
      <w:pPr>
        <w:spacing w:before="29" w:line="275" w:lineRule="auto"/>
        <w:ind w:left="644" w:hanging="289"/>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是否是平衡 节点</w:t>
      </w:r>
    </w:p>
    <w:p w14:paraId="1692BC19" w14:textId="77777777" w:rsidR="00996552" w:rsidRDefault="002D0D3F">
      <w:pPr>
        <w:spacing w:before="3"/>
        <w:rPr>
          <w:rFonts w:ascii="黑体" w:eastAsia="黑体" w:hAnsi="黑体" w:cs="黑体"/>
          <w:sz w:val="14"/>
          <w:szCs w:val="14"/>
          <w:lang w:eastAsia="zh-CN"/>
        </w:rPr>
      </w:pPr>
      <w:r>
        <w:rPr>
          <w:lang w:eastAsia="zh-CN"/>
        </w:rPr>
        <w:br w:type="column"/>
      </w:r>
    </w:p>
    <w:p w14:paraId="1646C6BA" w14:textId="77777777" w:rsidR="00996552" w:rsidRDefault="002D0D3F">
      <w:pPr>
        <w:ind w:left="353"/>
        <w:rPr>
          <w:rFonts w:ascii="黑体" w:eastAsia="黑体" w:hAnsi="黑体" w:cs="黑体"/>
          <w:sz w:val="21"/>
          <w:szCs w:val="21"/>
          <w:lang w:eastAsia="zh-CN"/>
        </w:rPr>
      </w:pPr>
      <w:r>
        <w:rPr>
          <w:rFonts w:ascii="黑体" w:eastAsia="黑体" w:hAnsi="黑体" w:cs="黑体"/>
          <w:sz w:val="21"/>
          <w:szCs w:val="21"/>
          <w:lang w:eastAsia="zh-CN"/>
        </w:rPr>
        <w:t>节点名</w:t>
      </w:r>
    </w:p>
    <w:p w14:paraId="34429787" w14:textId="77777777" w:rsidR="00996552" w:rsidRDefault="002D0D3F">
      <w:pPr>
        <w:spacing w:before="29"/>
        <w:ind w:left="331"/>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79BBD43B" w14:textId="77777777" w:rsidR="00996552" w:rsidRDefault="002D0D3F">
      <w:pPr>
        <w:spacing w:before="40"/>
        <w:ind w:left="330"/>
        <w:jc w:val="center"/>
        <w:rPr>
          <w:rFonts w:ascii="黑体" w:eastAsia="黑体" w:hAnsi="黑体" w:cs="黑体"/>
          <w:sz w:val="21"/>
          <w:szCs w:val="21"/>
          <w:lang w:eastAsia="zh-CN"/>
        </w:rPr>
      </w:pPr>
      <w:r>
        <w:rPr>
          <w:rFonts w:ascii="黑体" w:eastAsia="黑体" w:hAnsi="黑体" w:cs="黑体"/>
          <w:sz w:val="21"/>
          <w:szCs w:val="21"/>
          <w:lang w:eastAsia="zh-CN"/>
        </w:rPr>
        <w:t>（</w:t>
      </w:r>
      <w:r>
        <w:rPr>
          <w:rFonts w:ascii="Times New Roman" w:eastAsia="Times New Roman" w:hAnsi="Times New Roman" w:cs="Times New Roman"/>
          <w:b/>
          <w:bCs/>
          <w:sz w:val="21"/>
          <w:szCs w:val="21"/>
          <w:lang w:eastAsia="zh-CN"/>
        </w:rPr>
        <w:t>MW</w:t>
      </w:r>
      <w:r>
        <w:rPr>
          <w:rFonts w:ascii="黑体" w:eastAsia="黑体" w:hAnsi="黑体" w:cs="黑体"/>
          <w:sz w:val="21"/>
          <w:szCs w:val="21"/>
          <w:lang w:eastAsia="zh-CN"/>
        </w:rPr>
        <w:t>）</w:t>
      </w:r>
    </w:p>
    <w:p w14:paraId="35C9D27F" w14:textId="77777777" w:rsidR="00996552" w:rsidRDefault="002D0D3F">
      <w:pPr>
        <w:spacing w:before="29" w:line="275" w:lineRule="auto"/>
        <w:ind w:left="644" w:right="343" w:hanging="289"/>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是否是平衡 节点</w:t>
      </w:r>
    </w:p>
    <w:p w14:paraId="1A9D1DBE" w14:textId="77777777" w:rsidR="00996552" w:rsidRDefault="00996552">
      <w:pPr>
        <w:spacing w:line="275" w:lineRule="auto"/>
        <w:rPr>
          <w:rFonts w:ascii="黑体" w:eastAsia="黑体" w:hAnsi="黑体" w:cs="黑体"/>
          <w:sz w:val="21"/>
          <w:szCs w:val="21"/>
          <w:lang w:eastAsia="zh-CN"/>
        </w:rPr>
        <w:sectPr w:rsidR="00996552">
          <w:type w:val="continuous"/>
          <w:pgSz w:w="11910" w:h="16840"/>
          <w:pgMar w:top="1580" w:right="1680" w:bottom="280" w:left="1680" w:header="720" w:footer="720" w:gutter="0"/>
          <w:cols w:num="6" w:space="720" w:equalWidth="0">
            <w:col w:w="986" w:space="40"/>
            <w:col w:w="1592" w:space="59"/>
            <w:col w:w="1406" w:space="40"/>
            <w:col w:w="984" w:space="40"/>
            <w:col w:w="1592" w:space="59"/>
            <w:col w:w="1752"/>
          </w:cols>
        </w:sectPr>
      </w:pPr>
    </w:p>
    <w:p w14:paraId="188AC011" w14:textId="77777777" w:rsidR="00996552" w:rsidRDefault="00996552">
      <w:pPr>
        <w:spacing w:before="10"/>
        <w:rPr>
          <w:rFonts w:ascii="黑体" w:eastAsia="黑体" w:hAnsi="黑体" w:cs="黑体"/>
          <w:sz w:val="5"/>
          <w:szCs w:val="5"/>
          <w:lang w:eastAsia="zh-CN"/>
        </w:rPr>
      </w:pPr>
    </w:p>
    <w:p w14:paraId="1DF70EF0" w14:textId="77777777" w:rsidR="00996552" w:rsidRDefault="00025C9E">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4A598156">
          <v:group id="_x0000_s1040" style="width:412.5pt;height:.6pt;mso-position-horizontal-relative:char;mso-position-vertical-relative:line" coordsize="8250,12">
            <v:group id="_x0000_s1041" style="position:absolute;left:6;top:6;width:8238;height:2" coordorigin="6,6" coordsize="8238,2">
              <v:shape id="_x0000_s1042" style="position:absolute;left:6;top:6;width:8238;height:2" coordorigin="6,6" coordsize="8238,0" path="m6,6r8238,e" filled="f" strokeweight=".20725mm">
                <v:path arrowok="t"/>
              </v:shape>
            </v:group>
            <w10:anchorlock/>
          </v:group>
        </w:pict>
      </w:r>
    </w:p>
    <w:p w14:paraId="2A04E0F6" w14:textId="77777777" w:rsidR="00996552" w:rsidRDefault="002D0D3F">
      <w:pPr>
        <w:tabs>
          <w:tab w:val="left" w:pos="1933"/>
          <w:tab w:val="left" w:pos="3424"/>
          <w:tab w:val="left" w:pos="4684"/>
          <w:tab w:val="left" w:pos="5947"/>
          <w:tab w:val="left" w:pos="7543"/>
        </w:tabs>
        <w:spacing w:before="22"/>
        <w:ind w:left="617"/>
        <w:rPr>
          <w:rFonts w:ascii="宋体" w:eastAsia="宋体" w:hAnsi="宋体" w:cs="宋体"/>
          <w:sz w:val="21"/>
          <w:szCs w:val="21"/>
        </w:rPr>
      </w:pPr>
      <w:r>
        <w:rPr>
          <w:rFonts w:ascii="Times New Roman" w:eastAsia="Times New Roman" w:hAnsi="Times New Roman" w:cs="Times New Roman"/>
          <w:sz w:val="21"/>
          <w:szCs w:val="21"/>
        </w:rPr>
        <w:t>1</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65</w:t>
      </w:r>
      <w:r>
        <w:rPr>
          <w:rFonts w:ascii="Times New Roman" w:eastAsia="Times New Roman" w:hAnsi="Times New Roman" w:cs="Times New Roman"/>
          <w:sz w:val="21"/>
          <w:szCs w:val="21"/>
        </w:rPr>
        <w:tab/>
        <w:t>391</w:t>
      </w:r>
      <w:r>
        <w:rPr>
          <w:rFonts w:ascii="Times New Roman" w:eastAsia="Times New Roman" w:hAnsi="Times New Roman" w:cs="Times New Roman"/>
          <w:sz w:val="21"/>
          <w:szCs w:val="21"/>
        </w:rPr>
        <w:tab/>
      </w:r>
      <w:r>
        <w:rPr>
          <w:rFonts w:ascii="宋体" w:eastAsia="宋体" w:hAnsi="宋体" w:cs="宋体"/>
          <w:sz w:val="21"/>
          <w:szCs w:val="21"/>
        </w:rPr>
        <w:t>否</w:t>
      </w:r>
    </w:p>
    <w:p w14:paraId="1836F3B1" w14:textId="77777777" w:rsidR="00996552" w:rsidRDefault="002D0D3F">
      <w:pPr>
        <w:tabs>
          <w:tab w:val="left" w:pos="1933"/>
          <w:tab w:val="left" w:pos="3424"/>
          <w:tab w:val="left" w:pos="4684"/>
          <w:tab w:val="left" w:pos="5947"/>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66</w:t>
      </w:r>
      <w:r>
        <w:rPr>
          <w:rFonts w:ascii="Times New Roman" w:eastAsia="Times New Roman" w:hAnsi="Times New Roman" w:cs="Times New Roman"/>
          <w:sz w:val="21"/>
          <w:szCs w:val="21"/>
        </w:rPr>
        <w:tab/>
        <w:t>392</w:t>
      </w:r>
      <w:r>
        <w:rPr>
          <w:rFonts w:ascii="Times New Roman" w:eastAsia="Times New Roman" w:hAnsi="Times New Roman" w:cs="Times New Roman"/>
          <w:sz w:val="21"/>
          <w:szCs w:val="21"/>
        </w:rPr>
        <w:tab/>
      </w:r>
      <w:r>
        <w:rPr>
          <w:rFonts w:ascii="宋体" w:eastAsia="宋体" w:hAnsi="宋体" w:cs="宋体"/>
          <w:sz w:val="21"/>
          <w:szCs w:val="21"/>
        </w:rPr>
        <w:t>否</w:t>
      </w:r>
    </w:p>
    <w:p w14:paraId="0F2F9B3B" w14:textId="77777777" w:rsidR="00996552" w:rsidRDefault="002D0D3F">
      <w:pPr>
        <w:tabs>
          <w:tab w:val="left" w:pos="1933"/>
          <w:tab w:val="left" w:pos="3424"/>
          <w:tab w:val="left" w:pos="4684"/>
          <w:tab w:val="left" w:pos="5869"/>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69</w:t>
      </w:r>
      <w:r>
        <w:rPr>
          <w:rFonts w:ascii="Times New Roman" w:eastAsia="Times New Roman" w:hAnsi="Times New Roman" w:cs="Times New Roman"/>
          <w:sz w:val="21"/>
          <w:szCs w:val="21"/>
        </w:rPr>
        <w:tab/>
        <w:t>516.4</w:t>
      </w:r>
      <w:r>
        <w:rPr>
          <w:rFonts w:ascii="Times New Roman" w:eastAsia="Times New Roman" w:hAnsi="Times New Roman" w:cs="Times New Roman"/>
          <w:sz w:val="21"/>
          <w:szCs w:val="21"/>
        </w:rPr>
        <w:tab/>
      </w:r>
      <w:r>
        <w:rPr>
          <w:rFonts w:ascii="宋体" w:eastAsia="宋体" w:hAnsi="宋体" w:cs="宋体"/>
          <w:sz w:val="21"/>
          <w:szCs w:val="21"/>
        </w:rPr>
        <w:t>是</w:t>
      </w:r>
    </w:p>
    <w:p w14:paraId="3062D650" w14:textId="77777777" w:rsidR="00996552" w:rsidRDefault="002D0D3F">
      <w:pPr>
        <w:tabs>
          <w:tab w:val="left" w:pos="1933"/>
          <w:tab w:val="left" w:pos="3424"/>
          <w:tab w:val="left" w:pos="4684"/>
          <w:tab w:val="left" w:pos="6052"/>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8</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5AC49786" w14:textId="77777777" w:rsidR="00996552" w:rsidRDefault="002D0D3F">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10</w:t>
      </w:r>
      <w:r>
        <w:rPr>
          <w:rFonts w:ascii="Times New Roman" w:eastAsia="Times New Roman" w:hAnsi="Times New Roman" w:cs="Times New Roman"/>
          <w:sz w:val="21"/>
          <w:szCs w:val="21"/>
        </w:rPr>
        <w:tab/>
        <w:t>450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42F5CF10" w14:textId="77777777" w:rsidR="00996552" w:rsidRDefault="002D0D3F">
      <w:pPr>
        <w:tabs>
          <w:tab w:val="left" w:pos="1881"/>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12</w:t>
      </w:r>
      <w:r>
        <w:rPr>
          <w:rFonts w:ascii="Times New Roman" w:eastAsia="Times New Roman" w:hAnsi="Times New Roman" w:cs="Times New Roman"/>
          <w:sz w:val="21"/>
          <w:szCs w:val="21"/>
        </w:rPr>
        <w:tab/>
        <w:t>85</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73</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6B157B6A"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22C9336"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18</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73184246"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19</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04B37876" w14:textId="77777777" w:rsidR="00996552" w:rsidRDefault="002D0D3F">
      <w:pPr>
        <w:tabs>
          <w:tab w:val="left" w:pos="1933"/>
          <w:tab w:val="left" w:pos="3424"/>
          <w:tab w:val="left" w:pos="4684"/>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80</w:t>
      </w:r>
      <w:r>
        <w:rPr>
          <w:rFonts w:ascii="Times New Roman" w:eastAsia="Times New Roman" w:hAnsi="Times New Roman" w:cs="Times New Roman"/>
          <w:sz w:val="21"/>
          <w:szCs w:val="21"/>
        </w:rPr>
        <w:tab/>
        <w:t>477</w:t>
      </w:r>
      <w:r>
        <w:rPr>
          <w:rFonts w:ascii="Times New Roman" w:eastAsia="Times New Roman" w:hAnsi="Times New Roman" w:cs="Times New Roman"/>
          <w:sz w:val="21"/>
          <w:szCs w:val="21"/>
        </w:rPr>
        <w:tab/>
      </w:r>
      <w:r>
        <w:rPr>
          <w:rFonts w:ascii="宋体" w:eastAsia="宋体" w:hAnsi="宋体" w:cs="宋体"/>
          <w:sz w:val="21"/>
          <w:szCs w:val="21"/>
        </w:rPr>
        <w:t>否</w:t>
      </w:r>
    </w:p>
    <w:p w14:paraId="7420F23F" w14:textId="77777777" w:rsidR="00996552" w:rsidRDefault="002D0D3F">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25</w:t>
      </w:r>
      <w:r>
        <w:rPr>
          <w:rFonts w:ascii="Times New Roman" w:eastAsia="Times New Roman" w:hAnsi="Times New Roman" w:cs="Times New Roman"/>
          <w:sz w:val="21"/>
          <w:szCs w:val="21"/>
        </w:rPr>
        <w:tab/>
        <w:t>220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2EFA619C" w14:textId="77777777" w:rsidR="00996552" w:rsidRDefault="002D0D3F">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26</w:t>
      </w:r>
      <w:r>
        <w:rPr>
          <w:rFonts w:ascii="Times New Roman" w:eastAsia="Times New Roman" w:hAnsi="Times New Roman" w:cs="Times New Roman"/>
          <w:sz w:val="21"/>
          <w:szCs w:val="21"/>
        </w:rPr>
        <w:tab/>
        <w:t>314</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87</w:t>
      </w:r>
      <w:r>
        <w:rPr>
          <w:rFonts w:ascii="Times New Roman" w:eastAsia="Times New Roman" w:hAnsi="Times New Roman" w:cs="Times New Roman"/>
          <w:sz w:val="21"/>
          <w:szCs w:val="21"/>
        </w:rPr>
        <w:tab/>
        <w:t>4</w:t>
      </w:r>
      <w:r>
        <w:rPr>
          <w:rFonts w:ascii="Times New Roman" w:eastAsia="Times New Roman" w:hAnsi="Times New Roman" w:cs="Times New Roman"/>
          <w:sz w:val="21"/>
          <w:szCs w:val="21"/>
        </w:rPr>
        <w:tab/>
      </w:r>
      <w:r>
        <w:rPr>
          <w:rFonts w:ascii="宋体" w:eastAsia="宋体" w:hAnsi="宋体" w:cs="宋体"/>
          <w:sz w:val="21"/>
          <w:szCs w:val="21"/>
        </w:rPr>
        <w:t>否</w:t>
      </w:r>
    </w:p>
    <w:p w14:paraId="567F67ED" w14:textId="77777777" w:rsidR="00996552" w:rsidRDefault="002D0D3F">
      <w:pPr>
        <w:tabs>
          <w:tab w:val="left" w:pos="1933"/>
          <w:tab w:val="left" w:pos="3424"/>
          <w:tab w:val="left" w:pos="4684"/>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89</w:t>
      </w:r>
      <w:r>
        <w:rPr>
          <w:rFonts w:ascii="Times New Roman" w:eastAsia="Times New Roman" w:hAnsi="Times New Roman" w:cs="Times New Roman"/>
          <w:sz w:val="21"/>
          <w:szCs w:val="21"/>
        </w:rPr>
        <w:tab/>
        <w:t>607</w:t>
      </w:r>
      <w:r>
        <w:rPr>
          <w:rFonts w:ascii="Times New Roman" w:eastAsia="Times New Roman" w:hAnsi="Times New Roman" w:cs="Times New Roman"/>
          <w:sz w:val="21"/>
          <w:szCs w:val="21"/>
        </w:rPr>
        <w:tab/>
      </w:r>
      <w:r>
        <w:rPr>
          <w:rFonts w:ascii="宋体" w:eastAsia="宋体" w:hAnsi="宋体" w:cs="宋体"/>
          <w:sz w:val="21"/>
          <w:szCs w:val="21"/>
        </w:rPr>
        <w:t>否</w:t>
      </w:r>
    </w:p>
    <w:p w14:paraId="70C2C929"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t>7</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7BAC1078"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91</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1300BF10"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1EAE78D8"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99</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265EBA81" w14:textId="77777777" w:rsidR="00996552" w:rsidRDefault="002D0D3F">
      <w:pPr>
        <w:tabs>
          <w:tab w:val="left" w:pos="1933"/>
          <w:tab w:val="left" w:pos="3424"/>
          <w:tab w:val="left" w:pos="4631"/>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100</w:t>
      </w:r>
      <w:r>
        <w:rPr>
          <w:rFonts w:ascii="Times New Roman" w:eastAsia="Times New Roman" w:hAnsi="Times New Roman" w:cs="Times New Roman"/>
          <w:sz w:val="21"/>
          <w:szCs w:val="21"/>
        </w:rPr>
        <w:tab/>
        <w:t>252</w:t>
      </w:r>
      <w:r>
        <w:rPr>
          <w:rFonts w:ascii="Times New Roman" w:eastAsia="Times New Roman" w:hAnsi="Times New Roman" w:cs="Times New Roman"/>
          <w:sz w:val="21"/>
          <w:szCs w:val="21"/>
        </w:rPr>
        <w:tab/>
      </w:r>
      <w:r>
        <w:rPr>
          <w:rFonts w:ascii="宋体" w:eastAsia="宋体" w:hAnsi="宋体" w:cs="宋体"/>
          <w:sz w:val="21"/>
          <w:szCs w:val="21"/>
        </w:rPr>
        <w:t>否</w:t>
      </w:r>
    </w:p>
    <w:p w14:paraId="1B25BE02" w14:textId="77777777" w:rsidR="00996552" w:rsidRDefault="002D0D3F">
      <w:pPr>
        <w:tabs>
          <w:tab w:val="left" w:pos="1933"/>
          <w:tab w:val="left" w:pos="3424"/>
          <w:tab w:val="left" w:pos="4631"/>
          <w:tab w:val="left" w:pos="6000"/>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103</w:t>
      </w:r>
      <w:r>
        <w:rPr>
          <w:rFonts w:ascii="Times New Roman" w:eastAsia="Times New Roman" w:hAnsi="Times New Roman" w:cs="Times New Roman"/>
          <w:sz w:val="21"/>
          <w:szCs w:val="21"/>
        </w:rPr>
        <w:tab/>
        <w:t>40</w:t>
      </w:r>
      <w:r>
        <w:rPr>
          <w:rFonts w:ascii="Times New Roman" w:eastAsia="Times New Roman" w:hAnsi="Times New Roman" w:cs="Times New Roman"/>
          <w:sz w:val="21"/>
          <w:szCs w:val="21"/>
        </w:rPr>
        <w:tab/>
      </w:r>
      <w:r>
        <w:rPr>
          <w:rFonts w:ascii="宋体" w:eastAsia="宋体" w:hAnsi="宋体" w:cs="宋体"/>
          <w:sz w:val="21"/>
          <w:szCs w:val="21"/>
        </w:rPr>
        <w:t>否</w:t>
      </w:r>
    </w:p>
    <w:p w14:paraId="11F70FB9" w14:textId="77777777" w:rsidR="00996552" w:rsidRDefault="002D0D3F">
      <w:pPr>
        <w:tabs>
          <w:tab w:val="left" w:pos="1881"/>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46</w:t>
      </w:r>
      <w:r>
        <w:rPr>
          <w:rFonts w:ascii="Times New Roman" w:eastAsia="Times New Roman" w:hAnsi="Times New Roman" w:cs="Times New Roman"/>
          <w:sz w:val="21"/>
          <w:szCs w:val="21"/>
        </w:rPr>
        <w:tab/>
        <w:t>19</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4E22DA23" w14:textId="77777777" w:rsidR="00996552" w:rsidRDefault="002D0D3F">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49</w:t>
      </w:r>
      <w:r>
        <w:rPr>
          <w:rFonts w:ascii="Times New Roman" w:eastAsia="Times New Roman" w:hAnsi="Times New Roman" w:cs="Times New Roman"/>
          <w:sz w:val="21"/>
          <w:szCs w:val="21"/>
        </w:rPr>
        <w:tab/>
        <w:t>204</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2A1757D1" w14:textId="77777777" w:rsidR="00996552" w:rsidRDefault="002D0D3F">
      <w:pPr>
        <w:tabs>
          <w:tab w:val="left" w:pos="1881"/>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54</w:t>
      </w:r>
      <w:r>
        <w:rPr>
          <w:rFonts w:ascii="Times New Roman" w:eastAsia="Times New Roman" w:hAnsi="Times New Roman" w:cs="Times New Roman"/>
          <w:sz w:val="21"/>
          <w:szCs w:val="21"/>
        </w:rPr>
        <w:tab/>
        <w:t>48</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5C90C45E" w14:textId="77777777" w:rsidR="00996552" w:rsidRDefault="002D0D3F">
      <w:pPr>
        <w:tabs>
          <w:tab w:val="left" w:pos="1933"/>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8CA2304" w14:textId="77777777" w:rsidR="00996552" w:rsidRDefault="002D0D3F">
      <w:pPr>
        <w:tabs>
          <w:tab w:val="left" w:pos="1933"/>
          <w:tab w:val="left" w:pos="3424"/>
          <w:tab w:val="left" w:pos="4631"/>
          <w:tab w:val="left" w:pos="6000"/>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111</w:t>
      </w:r>
      <w:r>
        <w:rPr>
          <w:rFonts w:ascii="Times New Roman" w:eastAsia="Times New Roman" w:hAnsi="Times New Roman" w:cs="Times New Roman"/>
          <w:sz w:val="21"/>
          <w:szCs w:val="21"/>
        </w:rPr>
        <w:tab/>
        <w:t>36</w:t>
      </w:r>
      <w:r>
        <w:rPr>
          <w:rFonts w:ascii="Times New Roman" w:eastAsia="Times New Roman" w:hAnsi="Times New Roman" w:cs="Times New Roman"/>
          <w:sz w:val="21"/>
          <w:szCs w:val="21"/>
        </w:rPr>
        <w:tab/>
      </w:r>
      <w:r>
        <w:rPr>
          <w:rFonts w:ascii="宋体" w:eastAsia="宋体" w:hAnsi="宋体" w:cs="宋体"/>
          <w:sz w:val="21"/>
          <w:szCs w:val="21"/>
        </w:rPr>
        <w:t>否</w:t>
      </w:r>
    </w:p>
    <w:p w14:paraId="3DAE1444" w14:textId="77777777" w:rsidR="00996552" w:rsidRDefault="002D0D3F">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59</w:t>
      </w:r>
      <w:r>
        <w:rPr>
          <w:rFonts w:ascii="Times New Roman" w:eastAsia="Times New Roman" w:hAnsi="Times New Roman" w:cs="Times New Roman"/>
          <w:sz w:val="21"/>
          <w:szCs w:val="21"/>
        </w:rPr>
        <w:tab/>
        <w:t>155</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5A4C36F0" w14:textId="77777777" w:rsidR="00996552" w:rsidRDefault="002D0D3F">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61</w:t>
      </w:r>
      <w:r>
        <w:rPr>
          <w:rFonts w:ascii="Times New Roman" w:eastAsia="Times New Roman" w:hAnsi="Times New Roman" w:cs="Times New Roman"/>
          <w:sz w:val="21"/>
          <w:szCs w:val="21"/>
        </w:rPr>
        <w:tab/>
        <w:t>160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113</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8E484E8" w14:textId="77777777" w:rsidR="00996552" w:rsidRDefault="002D0D3F">
      <w:pPr>
        <w:tabs>
          <w:tab w:val="left" w:pos="1933"/>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62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1CB8B74" w14:textId="77777777" w:rsidR="00996552" w:rsidRDefault="00996552">
      <w:pPr>
        <w:spacing w:before="12"/>
        <w:rPr>
          <w:rFonts w:ascii="宋体" w:eastAsia="宋体" w:hAnsi="宋体" w:cs="宋体"/>
          <w:sz w:val="6"/>
          <w:szCs w:val="6"/>
        </w:rPr>
      </w:pPr>
    </w:p>
    <w:p w14:paraId="68B1AC71" w14:textId="77777777" w:rsidR="00996552" w:rsidRDefault="00025C9E">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76F86072">
          <v:group id="_x0000_s1037" style="width:412.85pt;height:.95pt;mso-position-horizontal-relative:char;mso-position-vertical-relative:line" coordsize="8257,19">
            <v:group id="_x0000_s1038" style="position:absolute;left:9;top:9;width:8238;height:2" coordorigin="9,9" coordsize="8238,2">
              <v:shape id="_x0000_s1039" style="position:absolute;left:9;top:9;width:8238;height:2" coordorigin="9,9" coordsize="8238,0" path="m9,9r8238,e" filled="f" strokeweight=".94pt">
                <v:path arrowok="t"/>
              </v:shape>
            </v:group>
            <w10:anchorlock/>
          </v:group>
        </w:pict>
      </w:r>
    </w:p>
    <w:p w14:paraId="033159F3" w14:textId="77777777" w:rsidR="00996552" w:rsidRDefault="00996552">
      <w:pPr>
        <w:spacing w:line="20" w:lineRule="atLeast"/>
        <w:rPr>
          <w:rFonts w:ascii="宋体" w:eastAsia="宋体" w:hAnsi="宋体" w:cs="宋体"/>
          <w:sz w:val="2"/>
          <w:szCs w:val="2"/>
        </w:rPr>
        <w:sectPr w:rsidR="00996552">
          <w:type w:val="continuous"/>
          <w:pgSz w:w="11910" w:h="16840"/>
          <w:pgMar w:top="1580" w:right="1680" w:bottom="280" w:left="1680" w:header="720" w:footer="720" w:gutter="0"/>
          <w:cols w:space="720"/>
        </w:sectPr>
      </w:pPr>
    </w:p>
    <w:p w14:paraId="17546C2A" w14:textId="77777777" w:rsidR="00996552" w:rsidRDefault="00996552">
      <w:pPr>
        <w:spacing w:before="3"/>
        <w:rPr>
          <w:rFonts w:ascii="宋体" w:eastAsia="宋体" w:hAnsi="宋体" w:cs="宋体"/>
          <w:sz w:val="14"/>
          <w:szCs w:val="14"/>
        </w:rPr>
      </w:pPr>
    </w:p>
    <w:p w14:paraId="1CC6332C" w14:textId="77777777" w:rsidR="00996552" w:rsidRDefault="002D0D3F">
      <w:pPr>
        <w:tabs>
          <w:tab w:val="left" w:pos="882"/>
        </w:tabs>
        <w:spacing w:before="7"/>
        <w:ind w:left="117"/>
        <w:rPr>
          <w:rFonts w:ascii="宋体" w:eastAsia="宋体" w:hAnsi="宋体" w:cs="宋体"/>
          <w:sz w:val="30"/>
          <w:szCs w:val="30"/>
          <w:lang w:eastAsia="zh-CN"/>
        </w:rPr>
      </w:pPr>
      <w:bookmarkStart w:id="341" w:name="B.2_IEEE118系统负荷节点"/>
      <w:bookmarkStart w:id="342" w:name="_bookmark228"/>
      <w:bookmarkEnd w:id="341"/>
      <w:bookmarkEnd w:id="342"/>
      <w:r>
        <w:rPr>
          <w:rFonts w:ascii="Times New Roman" w:eastAsia="Times New Roman" w:hAnsi="Times New Roman" w:cs="Times New Roman"/>
          <w:sz w:val="32"/>
          <w:szCs w:val="32"/>
          <w:lang w:eastAsia="zh-CN"/>
        </w:rPr>
        <w:t>B.2</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17"/>
          <w:sz w:val="30"/>
          <w:szCs w:val="30"/>
          <w:lang w:eastAsia="zh-CN"/>
        </w:rPr>
        <w:t>IEEE</w:t>
      </w:r>
      <w:r>
        <w:rPr>
          <w:rFonts w:ascii="Times New Roman" w:eastAsia="Times New Roman" w:hAnsi="Times New Roman" w:cs="Times New Roman"/>
          <w:spacing w:val="17"/>
          <w:sz w:val="30"/>
          <w:szCs w:val="30"/>
          <w:lang w:eastAsia="zh-CN"/>
        </w:rPr>
        <w:t>118</w:t>
      </w:r>
      <w:r>
        <w:rPr>
          <w:rFonts w:ascii="Times New Roman" w:eastAsia="Times New Roman" w:hAnsi="Times New Roman" w:cs="Times New Roman"/>
          <w:sz w:val="30"/>
          <w:szCs w:val="30"/>
          <w:lang w:eastAsia="zh-CN"/>
        </w:rPr>
        <w:t xml:space="preserve"> </w:t>
      </w:r>
      <w:r>
        <w:rPr>
          <w:rFonts w:ascii="宋体" w:eastAsia="宋体" w:hAnsi="宋体" w:cs="宋体"/>
          <w:sz w:val="30"/>
          <w:szCs w:val="30"/>
          <w:lang w:eastAsia="zh-CN"/>
        </w:rPr>
        <w:t>系统负荷节点</w:t>
      </w:r>
    </w:p>
    <w:p w14:paraId="7AA5D408" w14:textId="77777777" w:rsidR="00996552" w:rsidRDefault="00996552">
      <w:pPr>
        <w:spacing w:before="11"/>
        <w:rPr>
          <w:rFonts w:ascii="宋体" w:eastAsia="宋体" w:hAnsi="宋体" w:cs="宋体"/>
          <w:sz w:val="34"/>
          <w:szCs w:val="34"/>
          <w:lang w:eastAsia="zh-CN"/>
        </w:rPr>
      </w:pPr>
    </w:p>
    <w:p w14:paraId="46C427D3" w14:textId="77777777" w:rsidR="00996552" w:rsidRDefault="00025C9E">
      <w:pPr>
        <w:tabs>
          <w:tab w:val="left" w:pos="3578"/>
        </w:tabs>
        <w:ind w:left="2799"/>
        <w:rPr>
          <w:rFonts w:ascii="宋体" w:eastAsia="宋体" w:hAnsi="宋体" w:cs="宋体"/>
          <w:sz w:val="21"/>
          <w:szCs w:val="21"/>
          <w:lang w:eastAsia="zh-CN"/>
        </w:rPr>
      </w:pPr>
      <w:r>
        <w:rPr>
          <w:rFonts w:eastAsiaTheme="minorHAnsi"/>
        </w:rPr>
        <w:pict w14:anchorId="3198FDEF">
          <v:shape id="_x0000_s1036" type="#_x0000_t202" style="position:absolute;left:0;text-align:left;margin-left:143.4pt;margin-top:23.95pt;width:148.5pt;height:548.85pt;z-index:12040;mso-position-horizontal-relative:page" filled="f" stroked="f">
            <v:textbox inset="0,0,0,0">
              <w:txbxContent>
                <w:tbl>
                  <w:tblPr>
                    <w:tblStyle w:val="TableNormal"/>
                    <w:tblW w:w="0" w:type="auto"/>
                    <w:tblLayout w:type="fixed"/>
                    <w:tblLook w:val="01E0" w:firstRow="1" w:lastRow="1" w:firstColumn="1" w:lastColumn="1" w:noHBand="0" w:noVBand="0"/>
                  </w:tblPr>
                  <w:tblGrid>
                    <w:gridCol w:w="1485"/>
                    <w:gridCol w:w="1485"/>
                  </w:tblGrid>
                  <w:tr w:rsidR="00025C9E" w14:paraId="756158C1" w14:textId="77777777">
                    <w:trPr>
                      <w:trHeight w:hRule="exact" w:val="750"/>
                    </w:trPr>
                    <w:tc>
                      <w:tcPr>
                        <w:tcW w:w="1485" w:type="dxa"/>
                        <w:tcBorders>
                          <w:top w:val="single" w:sz="8" w:space="0" w:color="000000"/>
                          <w:left w:val="nil"/>
                          <w:bottom w:val="single" w:sz="5" w:space="0" w:color="000000"/>
                          <w:right w:val="nil"/>
                        </w:tcBorders>
                      </w:tcPr>
                      <w:p w14:paraId="0A594A85" w14:textId="77777777" w:rsidR="00025C9E" w:rsidRDefault="00025C9E">
                        <w:pPr>
                          <w:pStyle w:val="TableParagraph"/>
                          <w:spacing w:before="42"/>
                          <w:ind w:right="112"/>
                          <w:jc w:val="center"/>
                          <w:rPr>
                            <w:rFonts w:ascii="黑体" w:eastAsia="黑体" w:hAnsi="黑体" w:cs="黑体"/>
                            <w:sz w:val="21"/>
                            <w:szCs w:val="21"/>
                            <w:lang w:eastAsia="zh-CN"/>
                          </w:rPr>
                        </w:pPr>
                        <w:r>
                          <w:rPr>
                            <w:rFonts w:ascii="黑体" w:eastAsia="黑体" w:hAnsi="黑体" w:cs="黑体"/>
                            <w:sz w:val="21"/>
                            <w:szCs w:val="21"/>
                            <w:lang w:eastAsia="zh-CN"/>
                          </w:rPr>
                          <w:t>额定有功功率</w:t>
                        </w:r>
                      </w:p>
                      <w:p w14:paraId="1E8C78C8" w14:textId="77777777" w:rsidR="00025C9E" w:rsidRDefault="00025C9E">
                        <w:pPr>
                          <w:pStyle w:val="TableParagraph"/>
                          <w:spacing w:before="40"/>
                          <w:ind w:right="11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tc>
                    <w:tc>
                      <w:tcPr>
                        <w:tcW w:w="1485" w:type="dxa"/>
                        <w:tcBorders>
                          <w:top w:val="single" w:sz="8" w:space="0" w:color="000000"/>
                          <w:left w:val="nil"/>
                          <w:bottom w:val="single" w:sz="5" w:space="0" w:color="000000"/>
                          <w:right w:val="nil"/>
                        </w:tcBorders>
                      </w:tcPr>
                      <w:p w14:paraId="0E02476F" w14:textId="77777777" w:rsidR="00025C9E" w:rsidRDefault="00025C9E">
                        <w:pPr>
                          <w:pStyle w:val="TableParagraph"/>
                          <w:spacing w:before="42"/>
                          <w:ind w:left="114"/>
                          <w:jc w:val="center"/>
                          <w:rPr>
                            <w:rFonts w:ascii="黑体" w:eastAsia="黑体" w:hAnsi="黑体" w:cs="黑体"/>
                            <w:sz w:val="21"/>
                            <w:szCs w:val="21"/>
                            <w:lang w:eastAsia="zh-CN"/>
                          </w:rPr>
                        </w:pPr>
                        <w:r>
                          <w:rPr>
                            <w:rFonts w:ascii="黑体" w:eastAsia="黑体" w:hAnsi="黑体" w:cs="黑体"/>
                            <w:sz w:val="21"/>
                            <w:szCs w:val="21"/>
                            <w:lang w:eastAsia="zh-CN"/>
                          </w:rPr>
                          <w:t>额定无功功率</w:t>
                        </w:r>
                      </w:p>
                      <w:p w14:paraId="087B1856" w14:textId="77777777" w:rsidR="00025C9E" w:rsidRDefault="00025C9E">
                        <w:pPr>
                          <w:pStyle w:val="TableParagraph"/>
                          <w:spacing w:before="40"/>
                          <w:ind w:left="114"/>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tc>
                  </w:tr>
                  <w:tr w:rsidR="00025C9E" w14:paraId="622D805D" w14:textId="77777777">
                    <w:trPr>
                      <w:trHeight w:hRule="exact" w:val="384"/>
                    </w:trPr>
                    <w:tc>
                      <w:tcPr>
                        <w:tcW w:w="1485" w:type="dxa"/>
                        <w:tcBorders>
                          <w:top w:val="single" w:sz="5" w:space="0" w:color="000000"/>
                          <w:left w:val="nil"/>
                          <w:bottom w:val="nil"/>
                          <w:right w:val="nil"/>
                        </w:tcBorders>
                      </w:tcPr>
                      <w:p w14:paraId="3296E930" w14:textId="77777777" w:rsidR="00025C9E" w:rsidRDefault="00025C9E">
                        <w:pPr>
                          <w:pStyle w:val="TableParagraph"/>
                          <w:spacing w:before="91"/>
                          <w:ind w:right="112"/>
                          <w:jc w:val="center"/>
                          <w:rPr>
                            <w:rFonts w:ascii="Times New Roman" w:eastAsia="Times New Roman" w:hAnsi="Times New Roman" w:cs="Times New Roman"/>
                            <w:sz w:val="21"/>
                            <w:szCs w:val="21"/>
                          </w:rPr>
                        </w:pPr>
                        <w:r>
                          <w:rPr>
                            <w:rFonts w:ascii="Times New Roman"/>
                            <w:sz w:val="21"/>
                          </w:rPr>
                          <w:t>20</w:t>
                        </w:r>
                      </w:p>
                    </w:tc>
                    <w:tc>
                      <w:tcPr>
                        <w:tcW w:w="1485" w:type="dxa"/>
                        <w:tcBorders>
                          <w:top w:val="single" w:sz="5" w:space="0" w:color="000000"/>
                          <w:left w:val="nil"/>
                          <w:bottom w:val="nil"/>
                          <w:right w:val="nil"/>
                        </w:tcBorders>
                      </w:tcPr>
                      <w:p w14:paraId="627CA0B1" w14:textId="77777777" w:rsidR="00025C9E" w:rsidRDefault="00025C9E">
                        <w:pPr>
                          <w:pStyle w:val="TableParagraph"/>
                          <w:spacing w:before="91"/>
                          <w:ind w:left="114"/>
                          <w:jc w:val="center"/>
                          <w:rPr>
                            <w:rFonts w:ascii="Times New Roman" w:eastAsia="Times New Roman" w:hAnsi="Times New Roman" w:cs="Times New Roman"/>
                            <w:sz w:val="21"/>
                            <w:szCs w:val="21"/>
                          </w:rPr>
                        </w:pPr>
                        <w:r>
                          <w:rPr>
                            <w:rFonts w:ascii="Times New Roman"/>
                            <w:sz w:val="21"/>
                          </w:rPr>
                          <w:t>9</w:t>
                        </w:r>
                      </w:p>
                    </w:tc>
                  </w:tr>
                  <w:tr w:rsidR="00025C9E" w14:paraId="24BDCCEA" w14:textId="77777777">
                    <w:trPr>
                      <w:trHeight w:hRule="exact" w:val="315"/>
                    </w:trPr>
                    <w:tc>
                      <w:tcPr>
                        <w:tcW w:w="1485" w:type="dxa"/>
                        <w:tcBorders>
                          <w:top w:val="nil"/>
                          <w:left w:val="nil"/>
                          <w:bottom w:val="nil"/>
                          <w:right w:val="nil"/>
                        </w:tcBorders>
                      </w:tcPr>
                      <w:p w14:paraId="06A2565E"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39</w:t>
                        </w:r>
                      </w:p>
                    </w:tc>
                    <w:tc>
                      <w:tcPr>
                        <w:tcW w:w="1485" w:type="dxa"/>
                        <w:tcBorders>
                          <w:top w:val="nil"/>
                          <w:left w:val="nil"/>
                          <w:bottom w:val="nil"/>
                          <w:right w:val="nil"/>
                        </w:tcBorders>
                      </w:tcPr>
                      <w:p w14:paraId="1CD7FAD0"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025C9E" w14:paraId="6E540C39" w14:textId="77777777">
                    <w:trPr>
                      <w:trHeight w:hRule="exact" w:val="315"/>
                    </w:trPr>
                    <w:tc>
                      <w:tcPr>
                        <w:tcW w:w="1485" w:type="dxa"/>
                        <w:tcBorders>
                          <w:top w:val="nil"/>
                          <w:left w:val="nil"/>
                          <w:bottom w:val="nil"/>
                          <w:right w:val="nil"/>
                        </w:tcBorders>
                      </w:tcPr>
                      <w:p w14:paraId="206AEE3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4140CF0D"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025C9E" w14:paraId="2E8D8B8D" w14:textId="77777777">
                    <w:trPr>
                      <w:trHeight w:hRule="exact" w:val="315"/>
                    </w:trPr>
                    <w:tc>
                      <w:tcPr>
                        <w:tcW w:w="1485" w:type="dxa"/>
                        <w:tcBorders>
                          <w:top w:val="nil"/>
                          <w:left w:val="nil"/>
                          <w:bottom w:val="nil"/>
                          <w:right w:val="nil"/>
                        </w:tcBorders>
                      </w:tcPr>
                      <w:p w14:paraId="2965D321"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19</w:t>
                        </w:r>
                      </w:p>
                    </w:tc>
                    <w:tc>
                      <w:tcPr>
                        <w:tcW w:w="1485" w:type="dxa"/>
                        <w:tcBorders>
                          <w:top w:val="nil"/>
                          <w:left w:val="nil"/>
                          <w:bottom w:val="nil"/>
                          <w:right w:val="nil"/>
                        </w:tcBorders>
                      </w:tcPr>
                      <w:p w14:paraId="42616C89"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2</w:t>
                        </w:r>
                      </w:p>
                    </w:tc>
                  </w:tr>
                  <w:tr w:rsidR="00025C9E" w14:paraId="7ECFAEC7" w14:textId="77777777">
                    <w:trPr>
                      <w:trHeight w:hRule="exact" w:val="315"/>
                    </w:trPr>
                    <w:tc>
                      <w:tcPr>
                        <w:tcW w:w="1485" w:type="dxa"/>
                        <w:tcBorders>
                          <w:top w:val="nil"/>
                          <w:left w:val="nil"/>
                          <w:bottom w:val="nil"/>
                          <w:right w:val="nil"/>
                        </w:tcBorders>
                      </w:tcPr>
                      <w:p w14:paraId="072F7A84"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437BC8B5"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025C9E" w14:paraId="1B3F0700" w14:textId="77777777">
                    <w:trPr>
                      <w:trHeight w:hRule="exact" w:val="315"/>
                    </w:trPr>
                    <w:tc>
                      <w:tcPr>
                        <w:tcW w:w="1485" w:type="dxa"/>
                        <w:tcBorders>
                          <w:top w:val="nil"/>
                          <w:left w:val="nil"/>
                          <w:bottom w:val="nil"/>
                          <w:right w:val="nil"/>
                        </w:tcBorders>
                      </w:tcPr>
                      <w:p w14:paraId="0070FF22"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70</w:t>
                        </w:r>
                      </w:p>
                    </w:tc>
                    <w:tc>
                      <w:tcPr>
                        <w:tcW w:w="1485" w:type="dxa"/>
                        <w:tcBorders>
                          <w:top w:val="nil"/>
                          <w:left w:val="nil"/>
                          <w:bottom w:val="nil"/>
                          <w:right w:val="nil"/>
                        </w:tcBorders>
                      </w:tcPr>
                      <w:p w14:paraId="09F87221"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23</w:t>
                        </w:r>
                      </w:p>
                    </w:tc>
                  </w:tr>
                  <w:tr w:rsidR="00025C9E" w14:paraId="201B9831" w14:textId="77777777">
                    <w:trPr>
                      <w:trHeight w:hRule="exact" w:val="315"/>
                    </w:trPr>
                    <w:tc>
                      <w:tcPr>
                        <w:tcW w:w="1485" w:type="dxa"/>
                        <w:tcBorders>
                          <w:top w:val="nil"/>
                          <w:left w:val="nil"/>
                          <w:bottom w:val="nil"/>
                          <w:right w:val="nil"/>
                        </w:tcBorders>
                      </w:tcPr>
                      <w:p w14:paraId="5BFC5404"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485" w:type="dxa"/>
                        <w:tcBorders>
                          <w:top w:val="nil"/>
                          <w:left w:val="nil"/>
                          <w:bottom w:val="nil"/>
                          <w:right w:val="nil"/>
                        </w:tcBorders>
                      </w:tcPr>
                      <w:p w14:paraId="7A300ACF"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16</w:t>
                        </w:r>
                      </w:p>
                    </w:tc>
                  </w:tr>
                  <w:tr w:rsidR="00025C9E" w14:paraId="41E15F73" w14:textId="77777777">
                    <w:trPr>
                      <w:trHeight w:hRule="exact" w:val="315"/>
                    </w:trPr>
                    <w:tc>
                      <w:tcPr>
                        <w:tcW w:w="1485" w:type="dxa"/>
                        <w:tcBorders>
                          <w:top w:val="nil"/>
                          <w:left w:val="nil"/>
                          <w:bottom w:val="nil"/>
                          <w:right w:val="nil"/>
                        </w:tcBorders>
                      </w:tcPr>
                      <w:p w14:paraId="5DAA6657"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14</w:t>
                        </w:r>
                      </w:p>
                    </w:tc>
                    <w:tc>
                      <w:tcPr>
                        <w:tcW w:w="1485" w:type="dxa"/>
                        <w:tcBorders>
                          <w:top w:val="nil"/>
                          <w:left w:val="nil"/>
                          <w:bottom w:val="nil"/>
                          <w:right w:val="nil"/>
                        </w:tcBorders>
                      </w:tcPr>
                      <w:p w14:paraId="6D250FF0"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w:t>
                        </w:r>
                      </w:p>
                    </w:tc>
                  </w:tr>
                  <w:tr w:rsidR="00025C9E" w14:paraId="27DF1BD8" w14:textId="77777777">
                    <w:trPr>
                      <w:trHeight w:hRule="exact" w:val="315"/>
                    </w:trPr>
                    <w:tc>
                      <w:tcPr>
                        <w:tcW w:w="1485" w:type="dxa"/>
                        <w:tcBorders>
                          <w:top w:val="nil"/>
                          <w:left w:val="nil"/>
                          <w:bottom w:val="nil"/>
                          <w:right w:val="nil"/>
                        </w:tcBorders>
                      </w:tcPr>
                      <w:p w14:paraId="7E17A2F4"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25</w:t>
                        </w:r>
                      </w:p>
                    </w:tc>
                    <w:tc>
                      <w:tcPr>
                        <w:tcW w:w="1485" w:type="dxa"/>
                        <w:tcBorders>
                          <w:top w:val="nil"/>
                          <w:left w:val="nil"/>
                          <w:bottom w:val="nil"/>
                          <w:right w:val="nil"/>
                        </w:tcBorders>
                      </w:tcPr>
                      <w:p w14:paraId="6BD36539"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025C9E" w14:paraId="3C12C242" w14:textId="77777777">
                    <w:trPr>
                      <w:trHeight w:hRule="exact" w:val="315"/>
                    </w:trPr>
                    <w:tc>
                      <w:tcPr>
                        <w:tcW w:w="1485" w:type="dxa"/>
                        <w:tcBorders>
                          <w:top w:val="nil"/>
                          <w:left w:val="nil"/>
                          <w:bottom w:val="nil"/>
                          <w:right w:val="nil"/>
                        </w:tcBorders>
                      </w:tcPr>
                      <w:p w14:paraId="353BE2BE"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11</w:t>
                        </w:r>
                      </w:p>
                    </w:tc>
                    <w:tc>
                      <w:tcPr>
                        <w:tcW w:w="1485" w:type="dxa"/>
                        <w:tcBorders>
                          <w:top w:val="nil"/>
                          <w:left w:val="nil"/>
                          <w:bottom w:val="nil"/>
                          <w:right w:val="nil"/>
                        </w:tcBorders>
                      </w:tcPr>
                      <w:p w14:paraId="5576727B"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025C9E" w14:paraId="3F0F32CC" w14:textId="77777777">
                    <w:trPr>
                      <w:trHeight w:hRule="exact" w:val="315"/>
                    </w:trPr>
                    <w:tc>
                      <w:tcPr>
                        <w:tcW w:w="1485" w:type="dxa"/>
                        <w:tcBorders>
                          <w:top w:val="nil"/>
                          <w:left w:val="nil"/>
                          <w:bottom w:val="nil"/>
                          <w:right w:val="nil"/>
                        </w:tcBorders>
                      </w:tcPr>
                      <w:p w14:paraId="36B33532"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14:paraId="140C8321"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025C9E" w14:paraId="3956F7C5" w14:textId="77777777">
                    <w:trPr>
                      <w:trHeight w:hRule="exact" w:val="315"/>
                    </w:trPr>
                    <w:tc>
                      <w:tcPr>
                        <w:tcW w:w="1485" w:type="dxa"/>
                        <w:tcBorders>
                          <w:top w:val="nil"/>
                          <w:left w:val="nil"/>
                          <w:bottom w:val="nil"/>
                          <w:right w:val="nil"/>
                        </w:tcBorders>
                      </w:tcPr>
                      <w:p w14:paraId="451CA396"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14</w:t>
                        </w:r>
                      </w:p>
                    </w:tc>
                    <w:tc>
                      <w:tcPr>
                        <w:tcW w:w="1485" w:type="dxa"/>
                        <w:tcBorders>
                          <w:top w:val="nil"/>
                          <w:left w:val="nil"/>
                          <w:bottom w:val="nil"/>
                          <w:right w:val="nil"/>
                        </w:tcBorders>
                      </w:tcPr>
                      <w:p w14:paraId="76BC8569"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025C9E" w14:paraId="5C1535D5" w14:textId="77777777">
                    <w:trPr>
                      <w:trHeight w:hRule="exact" w:val="315"/>
                    </w:trPr>
                    <w:tc>
                      <w:tcPr>
                        <w:tcW w:w="1485" w:type="dxa"/>
                        <w:tcBorders>
                          <w:top w:val="nil"/>
                          <w:left w:val="nil"/>
                          <w:bottom w:val="nil"/>
                          <w:right w:val="nil"/>
                        </w:tcBorders>
                      </w:tcPr>
                      <w:p w14:paraId="586C065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10</w:t>
                        </w:r>
                      </w:p>
                    </w:tc>
                    <w:tc>
                      <w:tcPr>
                        <w:tcW w:w="1485" w:type="dxa"/>
                        <w:tcBorders>
                          <w:top w:val="nil"/>
                          <w:left w:val="nil"/>
                          <w:bottom w:val="nil"/>
                          <w:right w:val="nil"/>
                        </w:tcBorders>
                      </w:tcPr>
                      <w:p w14:paraId="433B7C1D"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5</w:t>
                        </w:r>
                      </w:p>
                    </w:tc>
                  </w:tr>
                  <w:tr w:rsidR="00025C9E" w14:paraId="2C76BC5C" w14:textId="77777777">
                    <w:trPr>
                      <w:trHeight w:hRule="exact" w:val="315"/>
                    </w:trPr>
                    <w:tc>
                      <w:tcPr>
                        <w:tcW w:w="1485" w:type="dxa"/>
                        <w:tcBorders>
                          <w:top w:val="nil"/>
                          <w:left w:val="nil"/>
                          <w:bottom w:val="nil"/>
                          <w:right w:val="nil"/>
                        </w:tcBorders>
                      </w:tcPr>
                      <w:p w14:paraId="34BF094A"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7</w:t>
                        </w:r>
                      </w:p>
                    </w:tc>
                    <w:tc>
                      <w:tcPr>
                        <w:tcW w:w="1485" w:type="dxa"/>
                        <w:tcBorders>
                          <w:top w:val="nil"/>
                          <w:left w:val="nil"/>
                          <w:bottom w:val="nil"/>
                          <w:right w:val="nil"/>
                        </w:tcBorders>
                      </w:tcPr>
                      <w:p w14:paraId="1FD43EB7"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025C9E" w14:paraId="05368E04" w14:textId="77777777">
                    <w:trPr>
                      <w:trHeight w:hRule="exact" w:val="315"/>
                    </w:trPr>
                    <w:tc>
                      <w:tcPr>
                        <w:tcW w:w="1485" w:type="dxa"/>
                        <w:tcBorders>
                          <w:top w:val="nil"/>
                          <w:left w:val="nil"/>
                          <w:bottom w:val="nil"/>
                          <w:right w:val="nil"/>
                        </w:tcBorders>
                      </w:tcPr>
                      <w:p w14:paraId="6224F301"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14:paraId="3E8B688C"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7</w:t>
                        </w:r>
                      </w:p>
                    </w:tc>
                  </w:tr>
                  <w:tr w:rsidR="00025C9E" w14:paraId="1FC5BB5B" w14:textId="77777777">
                    <w:trPr>
                      <w:trHeight w:hRule="exact" w:val="315"/>
                    </w:trPr>
                    <w:tc>
                      <w:tcPr>
                        <w:tcW w:w="1485" w:type="dxa"/>
                        <w:tcBorders>
                          <w:top w:val="nil"/>
                          <w:left w:val="nil"/>
                          <w:bottom w:val="nil"/>
                          <w:right w:val="nil"/>
                        </w:tcBorders>
                      </w:tcPr>
                      <w:p w14:paraId="18F2EA0D"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24</w:t>
                        </w:r>
                      </w:p>
                    </w:tc>
                    <w:tc>
                      <w:tcPr>
                        <w:tcW w:w="1485" w:type="dxa"/>
                        <w:tcBorders>
                          <w:top w:val="nil"/>
                          <w:left w:val="nil"/>
                          <w:bottom w:val="nil"/>
                          <w:right w:val="nil"/>
                        </w:tcBorders>
                      </w:tcPr>
                      <w:p w14:paraId="3A09A9D9"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4</w:t>
                        </w:r>
                      </w:p>
                    </w:tc>
                  </w:tr>
                  <w:tr w:rsidR="00025C9E" w14:paraId="5E95A79A" w14:textId="77777777">
                    <w:trPr>
                      <w:trHeight w:hRule="exact" w:val="315"/>
                    </w:trPr>
                    <w:tc>
                      <w:tcPr>
                        <w:tcW w:w="1485" w:type="dxa"/>
                        <w:tcBorders>
                          <w:top w:val="nil"/>
                          <w:left w:val="nil"/>
                          <w:bottom w:val="nil"/>
                          <w:right w:val="nil"/>
                        </w:tcBorders>
                      </w:tcPr>
                      <w:p w14:paraId="7FB15D82"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525D410E"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025C9E" w14:paraId="5614334D" w14:textId="77777777">
                    <w:trPr>
                      <w:trHeight w:hRule="exact" w:val="315"/>
                    </w:trPr>
                    <w:tc>
                      <w:tcPr>
                        <w:tcW w:w="1485" w:type="dxa"/>
                        <w:tcBorders>
                          <w:top w:val="nil"/>
                          <w:left w:val="nil"/>
                          <w:bottom w:val="nil"/>
                          <w:right w:val="nil"/>
                        </w:tcBorders>
                      </w:tcPr>
                      <w:p w14:paraId="2E4B9FE7"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23</w:t>
                        </w:r>
                      </w:p>
                    </w:tc>
                    <w:tc>
                      <w:tcPr>
                        <w:tcW w:w="1485" w:type="dxa"/>
                        <w:tcBorders>
                          <w:top w:val="nil"/>
                          <w:left w:val="nil"/>
                          <w:bottom w:val="nil"/>
                          <w:right w:val="nil"/>
                        </w:tcBorders>
                      </w:tcPr>
                      <w:p w14:paraId="26423C68"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9</w:t>
                        </w:r>
                      </w:p>
                    </w:tc>
                  </w:tr>
                  <w:tr w:rsidR="00025C9E" w14:paraId="7D1CD732" w14:textId="77777777">
                    <w:trPr>
                      <w:trHeight w:hRule="exact" w:val="315"/>
                    </w:trPr>
                    <w:tc>
                      <w:tcPr>
                        <w:tcW w:w="1485" w:type="dxa"/>
                        <w:tcBorders>
                          <w:top w:val="nil"/>
                          <w:left w:val="nil"/>
                          <w:bottom w:val="nil"/>
                          <w:right w:val="nil"/>
                        </w:tcBorders>
                      </w:tcPr>
                      <w:p w14:paraId="600102C9"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33</w:t>
                        </w:r>
                      </w:p>
                    </w:tc>
                    <w:tc>
                      <w:tcPr>
                        <w:tcW w:w="1485" w:type="dxa"/>
                        <w:tcBorders>
                          <w:top w:val="nil"/>
                          <w:left w:val="nil"/>
                          <w:bottom w:val="nil"/>
                          <w:right w:val="nil"/>
                        </w:tcBorders>
                      </w:tcPr>
                      <w:p w14:paraId="21D4D5DA"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9</w:t>
                        </w:r>
                      </w:p>
                    </w:tc>
                  </w:tr>
                  <w:tr w:rsidR="00025C9E" w14:paraId="53D9B9A1" w14:textId="77777777">
                    <w:trPr>
                      <w:trHeight w:hRule="exact" w:val="315"/>
                    </w:trPr>
                    <w:tc>
                      <w:tcPr>
                        <w:tcW w:w="1485" w:type="dxa"/>
                        <w:tcBorders>
                          <w:top w:val="nil"/>
                          <w:left w:val="nil"/>
                          <w:bottom w:val="nil"/>
                          <w:right w:val="nil"/>
                        </w:tcBorders>
                      </w:tcPr>
                      <w:p w14:paraId="5678928C"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6A9AE896"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025C9E" w14:paraId="5B2D308A" w14:textId="77777777">
                    <w:trPr>
                      <w:trHeight w:hRule="exact" w:val="315"/>
                    </w:trPr>
                    <w:tc>
                      <w:tcPr>
                        <w:tcW w:w="1485" w:type="dxa"/>
                        <w:tcBorders>
                          <w:top w:val="nil"/>
                          <w:left w:val="nil"/>
                          <w:bottom w:val="nil"/>
                          <w:right w:val="nil"/>
                        </w:tcBorders>
                      </w:tcPr>
                      <w:p w14:paraId="62B327FC"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0E11C7DD"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025C9E" w14:paraId="1BF2D904" w14:textId="77777777">
                    <w:trPr>
                      <w:trHeight w:hRule="exact" w:val="315"/>
                    </w:trPr>
                    <w:tc>
                      <w:tcPr>
                        <w:tcW w:w="1485" w:type="dxa"/>
                        <w:tcBorders>
                          <w:top w:val="nil"/>
                          <w:left w:val="nil"/>
                          <w:bottom w:val="nil"/>
                          <w:right w:val="nil"/>
                        </w:tcBorders>
                      </w:tcPr>
                      <w:p w14:paraId="6FAC145E"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27</w:t>
                        </w:r>
                      </w:p>
                    </w:tc>
                    <w:tc>
                      <w:tcPr>
                        <w:tcW w:w="1485" w:type="dxa"/>
                        <w:tcBorders>
                          <w:top w:val="nil"/>
                          <w:left w:val="nil"/>
                          <w:bottom w:val="nil"/>
                          <w:right w:val="nil"/>
                        </w:tcBorders>
                      </w:tcPr>
                      <w:p w14:paraId="37964C1D"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r w:rsidR="00025C9E" w14:paraId="009AC046" w14:textId="77777777">
                    <w:trPr>
                      <w:trHeight w:hRule="exact" w:val="315"/>
                    </w:trPr>
                    <w:tc>
                      <w:tcPr>
                        <w:tcW w:w="1485" w:type="dxa"/>
                        <w:tcBorders>
                          <w:top w:val="nil"/>
                          <w:left w:val="nil"/>
                          <w:bottom w:val="nil"/>
                          <w:right w:val="nil"/>
                        </w:tcBorders>
                      </w:tcPr>
                      <w:p w14:paraId="4E7C382F"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37</w:t>
                        </w:r>
                      </w:p>
                    </w:tc>
                    <w:tc>
                      <w:tcPr>
                        <w:tcW w:w="1485" w:type="dxa"/>
                        <w:tcBorders>
                          <w:top w:val="nil"/>
                          <w:left w:val="nil"/>
                          <w:bottom w:val="nil"/>
                          <w:right w:val="nil"/>
                        </w:tcBorders>
                      </w:tcPr>
                      <w:p w14:paraId="0E8432BA"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025C9E" w14:paraId="2B99D105" w14:textId="77777777">
                    <w:trPr>
                      <w:trHeight w:hRule="exact" w:val="315"/>
                    </w:trPr>
                    <w:tc>
                      <w:tcPr>
                        <w:tcW w:w="1485" w:type="dxa"/>
                        <w:tcBorders>
                          <w:top w:val="nil"/>
                          <w:left w:val="nil"/>
                          <w:bottom w:val="nil"/>
                          <w:right w:val="nil"/>
                        </w:tcBorders>
                      </w:tcPr>
                      <w:p w14:paraId="4BCEE178"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14:paraId="5AACA098"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7</w:t>
                        </w:r>
                      </w:p>
                    </w:tc>
                  </w:tr>
                  <w:tr w:rsidR="00025C9E" w14:paraId="60DD7415" w14:textId="77777777">
                    <w:trPr>
                      <w:trHeight w:hRule="exact" w:val="315"/>
                    </w:trPr>
                    <w:tc>
                      <w:tcPr>
                        <w:tcW w:w="1485" w:type="dxa"/>
                        <w:tcBorders>
                          <w:top w:val="nil"/>
                          <w:left w:val="nil"/>
                          <w:bottom w:val="nil"/>
                          <w:right w:val="nil"/>
                        </w:tcBorders>
                      </w:tcPr>
                      <w:p w14:paraId="46F4729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16</w:t>
                        </w:r>
                      </w:p>
                    </w:tc>
                    <w:tc>
                      <w:tcPr>
                        <w:tcW w:w="1485" w:type="dxa"/>
                        <w:tcBorders>
                          <w:top w:val="nil"/>
                          <w:left w:val="nil"/>
                          <w:bottom w:val="nil"/>
                          <w:right w:val="nil"/>
                        </w:tcBorders>
                      </w:tcPr>
                      <w:p w14:paraId="2ADC4F5D"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025C9E" w14:paraId="03C1F39D" w14:textId="77777777">
                    <w:trPr>
                      <w:trHeight w:hRule="exact" w:val="315"/>
                    </w:trPr>
                    <w:tc>
                      <w:tcPr>
                        <w:tcW w:w="1485" w:type="dxa"/>
                        <w:tcBorders>
                          <w:top w:val="nil"/>
                          <w:left w:val="nil"/>
                          <w:bottom w:val="nil"/>
                          <w:right w:val="nil"/>
                        </w:tcBorders>
                      </w:tcPr>
                      <w:p w14:paraId="2ABB268B"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53</w:t>
                        </w:r>
                      </w:p>
                    </w:tc>
                    <w:tc>
                      <w:tcPr>
                        <w:tcW w:w="1485" w:type="dxa"/>
                        <w:tcBorders>
                          <w:top w:val="nil"/>
                          <w:left w:val="nil"/>
                          <w:bottom w:val="nil"/>
                          <w:right w:val="nil"/>
                        </w:tcBorders>
                      </w:tcPr>
                      <w:p w14:paraId="68C25EF6"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22</w:t>
                        </w:r>
                      </w:p>
                    </w:tc>
                  </w:tr>
                  <w:tr w:rsidR="00025C9E" w14:paraId="0698A244" w14:textId="77777777">
                    <w:trPr>
                      <w:trHeight w:hRule="exact" w:val="315"/>
                    </w:trPr>
                    <w:tc>
                      <w:tcPr>
                        <w:tcW w:w="1485" w:type="dxa"/>
                        <w:tcBorders>
                          <w:top w:val="nil"/>
                          <w:left w:val="nil"/>
                          <w:bottom w:val="nil"/>
                          <w:right w:val="nil"/>
                        </w:tcBorders>
                      </w:tcPr>
                      <w:p w14:paraId="42AB8542"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485" w:type="dxa"/>
                        <w:tcBorders>
                          <w:top w:val="nil"/>
                          <w:left w:val="nil"/>
                          <w:bottom w:val="nil"/>
                          <w:right w:val="nil"/>
                        </w:tcBorders>
                      </w:tcPr>
                      <w:p w14:paraId="492409CC"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025C9E" w14:paraId="7742209A" w14:textId="77777777">
                    <w:trPr>
                      <w:trHeight w:hRule="exact" w:val="315"/>
                    </w:trPr>
                    <w:tc>
                      <w:tcPr>
                        <w:tcW w:w="1485" w:type="dxa"/>
                        <w:tcBorders>
                          <w:top w:val="nil"/>
                          <w:left w:val="nil"/>
                          <w:bottom w:val="nil"/>
                          <w:right w:val="nil"/>
                        </w:tcBorders>
                      </w:tcPr>
                      <w:p w14:paraId="2895C54C"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485" w:type="dxa"/>
                        <w:tcBorders>
                          <w:top w:val="nil"/>
                          <w:left w:val="nil"/>
                          <w:bottom w:val="nil"/>
                          <w:right w:val="nil"/>
                        </w:tcBorders>
                      </w:tcPr>
                      <w:p w14:paraId="14BED01A"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r w:rsidR="00025C9E" w14:paraId="36E08193" w14:textId="77777777">
                    <w:trPr>
                      <w:trHeight w:hRule="exact" w:val="315"/>
                    </w:trPr>
                    <w:tc>
                      <w:tcPr>
                        <w:tcW w:w="1485" w:type="dxa"/>
                        <w:tcBorders>
                          <w:top w:val="nil"/>
                          <w:left w:val="nil"/>
                          <w:bottom w:val="nil"/>
                          <w:right w:val="nil"/>
                        </w:tcBorders>
                      </w:tcPr>
                      <w:p w14:paraId="3EE9A5C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14:paraId="24890062"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4</w:t>
                        </w:r>
                      </w:p>
                    </w:tc>
                  </w:tr>
                  <w:tr w:rsidR="00025C9E" w14:paraId="0DC64D85" w14:textId="77777777">
                    <w:trPr>
                      <w:trHeight w:hRule="exact" w:val="315"/>
                    </w:trPr>
                    <w:tc>
                      <w:tcPr>
                        <w:tcW w:w="1485" w:type="dxa"/>
                        <w:tcBorders>
                          <w:top w:val="nil"/>
                          <w:left w:val="nil"/>
                          <w:bottom w:val="nil"/>
                          <w:right w:val="nil"/>
                        </w:tcBorders>
                      </w:tcPr>
                      <w:p w14:paraId="5DD7B34D"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14:paraId="37067514"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025C9E" w14:paraId="6F9E740F" w14:textId="77777777">
                    <w:trPr>
                      <w:trHeight w:hRule="exact" w:val="315"/>
                    </w:trPr>
                    <w:tc>
                      <w:tcPr>
                        <w:tcW w:w="1485" w:type="dxa"/>
                        <w:tcBorders>
                          <w:top w:val="nil"/>
                          <w:left w:val="nil"/>
                          <w:bottom w:val="nil"/>
                          <w:right w:val="nil"/>
                        </w:tcBorders>
                      </w:tcPr>
                      <w:p w14:paraId="0B98A536"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14:paraId="7A06BD70"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5</w:t>
                        </w:r>
                      </w:p>
                    </w:tc>
                  </w:tr>
                  <w:tr w:rsidR="00025C9E" w14:paraId="3BD38ACE" w14:textId="77777777">
                    <w:trPr>
                      <w:trHeight w:hRule="exact" w:val="373"/>
                    </w:trPr>
                    <w:tc>
                      <w:tcPr>
                        <w:tcW w:w="1485" w:type="dxa"/>
                        <w:tcBorders>
                          <w:top w:val="nil"/>
                          <w:left w:val="nil"/>
                          <w:bottom w:val="single" w:sz="8" w:space="0" w:color="000000"/>
                          <w:right w:val="nil"/>
                        </w:tcBorders>
                      </w:tcPr>
                      <w:p w14:paraId="2CD765C0"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23</w:t>
                        </w:r>
                      </w:p>
                    </w:tc>
                    <w:tc>
                      <w:tcPr>
                        <w:tcW w:w="1485" w:type="dxa"/>
                        <w:tcBorders>
                          <w:top w:val="nil"/>
                          <w:left w:val="nil"/>
                          <w:bottom w:val="single" w:sz="8" w:space="0" w:color="000000"/>
                          <w:right w:val="nil"/>
                        </w:tcBorders>
                      </w:tcPr>
                      <w:p w14:paraId="5E674BCB" w14:textId="77777777" w:rsidR="00025C9E" w:rsidRDefault="00025C9E">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bl>
                <w:p w14:paraId="3D80D56E" w14:textId="77777777" w:rsidR="00025C9E" w:rsidRDefault="00025C9E"/>
              </w:txbxContent>
            </v:textbox>
            <w10:wrap anchorx="page"/>
          </v:shape>
        </w:pict>
      </w:r>
      <w:r>
        <w:rPr>
          <w:rFonts w:eastAsiaTheme="minorHAnsi"/>
        </w:rPr>
        <w:pict w14:anchorId="555291DD">
          <v:shape id="_x0000_s1035" type="#_x0000_t202" style="position:absolute;left:0;text-align:left;margin-left:349.35pt;margin-top:18pt;width:152.75pt;height:556.8pt;z-index:12064;mso-position-horizontal-relative:page" filled="f" stroked="f">
            <v:textbox inset="0,0,0,0">
              <w:txbxContent>
                <w:tbl>
                  <w:tblPr>
                    <w:tblStyle w:val="TableNormal"/>
                    <w:tblW w:w="0" w:type="auto"/>
                    <w:tblLayout w:type="fixed"/>
                    <w:tblLook w:val="01E0" w:firstRow="1" w:lastRow="1" w:firstColumn="1" w:lastColumn="1" w:noHBand="0" w:noVBand="0"/>
                  </w:tblPr>
                  <w:tblGrid>
                    <w:gridCol w:w="1485"/>
                    <w:gridCol w:w="1570"/>
                  </w:tblGrid>
                  <w:tr w:rsidR="00025C9E" w14:paraId="24546D61" w14:textId="77777777">
                    <w:trPr>
                      <w:trHeight w:hRule="exact" w:val="1253"/>
                    </w:trPr>
                    <w:tc>
                      <w:tcPr>
                        <w:tcW w:w="1485" w:type="dxa"/>
                        <w:tcBorders>
                          <w:top w:val="nil"/>
                          <w:left w:val="nil"/>
                          <w:bottom w:val="nil"/>
                          <w:right w:val="nil"/>
                        </w:tcBorders>
                      </w:tcPr>
                      <w:p w14:paraId="2244035D" w14:textId="77777777" w:rsidR="00025C9E" w:rsidRDefault="00025C9E">
                        <w:pPr>
                          <w:pStyle w:val="TableParagraph"/>
                          <w:spacing w:before="161"/>
                          <w:ind w:right="112"/>
                          <w:jc w:val="center"/>
                          <w:rPr>
                            <w:rFonts w:ascii="黑体" w:eastAsia="黑体" w:hAnsi="黑体" w:cs="黑体"/>
                            <w:sz w:val="21"/>
                            <w:szCs w:val="21"/>
                            <w:lang w:eastAsia="zh-CN"/>
                          </w:rPr>
                        </w:pPr>
                        <w:r>
                          <w:rPr>
                            <w:rFonts w:ascii="黑体" w:eastAsia="黑体" w:hAnsi="黑体" w:cs="黑体"/>
                            <w:sz w:val="21"/>
                            <w:szCs w:val="21"/>
                            <w:lang w:eastAsia="zh-CN"/>
                          </w:rPr>
                          <w:t>额定有功功率</w:t>
                        </w:r>
                      </w:p>
                      <w:p w14:paraId="2641BACA" w14:textId="77777777" w:rsidR="00025C9E" w:rsidRDefault="00025C9E">
                        <w:pPr>
                          <w:pStyle w:val="TableParagraph"/>
                          <w:spacing w:before="40"/>
                          <w:ind w:right="11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42A78D1B" w14:textId="77777777" w:rsidR="00025C9E" w:rsidRDefault="00025C9E">
                        <w:pPr>
                          <w:pStyle w:val="TableParagraph"/>
                          <w:spacing w:before="193"/>
                          <w:ind w:right="112"/>
                          <w:jc w:val="center"/>
                          <w:rPr>
                            <w:rFonts w:ascii="Times New Roman" w:eastAsia="Times New Roman" w:hAnsi="Times New Roman" w:cs="Times New Roman"/>
                            <w:sz w:val="21"/>
                            <w:szCs w:val="21"/>
                            <w:lang w:eastAsia="zh-CN"/>
                          </w:rPr>
                        </w:pPr>
                        <w:r>
                          <w:rPr>
                            <w:rFonts w:ascii="Times New Roman"/>
                            <w:sz w:val="21"/>
                            <w:lang w:eastAsia="zh-CN"/>
                          </w:rPr>
                          <w:t>12</w:t>
                        </w:r>
                      </w:p>
                    </w:tc>
                    <w:tc>
                      <w:tcPr>
                        <w:tcW w:w="1570" w:type="dxa"/>
                        <w:tcBorders>
                          <w:top w:val="nil"/>
                          <w:left w:val="nil"/>
                          <w:bottom w:val="nil"/>
                          <w:right w:val="nil"/>
                        </w:tcBorders>
                      </w:tcPr>
                      <w:p w14:paraId="30DD27B7" w14:textId="77777777" w:rsidR="00025C9E" w:rsidRDefault="00025C9E">
                        <w:pPr>
                          <w:pStyle w:val="TableParagraph"/>
                          <w:spacing w:before="161"/>
                          <w:ind w:left="29"/>
                          <w:jc w:val="center"/>
                          <w:rPr>
                            <w:rFonts w:ascii="黑体" w:eastAsia="黑体" w:hAnsi="黑体" w:cs="黑体"/>
                            <w:sz w:val="21"/>
                            <w:szCs w:val="21"/>
                            <w:lang w:eastAsia="zh-CN"/>
                          </w:rPr>
                        </w:pPr>
                        <w:r>
                          <w:rPr>
                            <w:rFonts w:ascii="黑体" w:eastAsia="黑体" w:hAnsi="黑体" w:cs="黑体"/>
                            <w:sz w:val="21"/>
                            <w:szCs w:val="21"/>
                            <w:lang w:eastAsia="zh-CN"/>
                          </w:rPr>
                          <w:t>额定无功功率</w:t>
                        </w:r>
                      </w:p>
                      <w:p w14:paraId="2F496854" w14:textId="77777777" w:rsidR="00025C9E" w:rsidRDefault="00025C9E">
                        <w:pPr>
                          <w:pStyle w:val="TableParagraph"/>
                          <w:spacing w:before="40"/>
                          <w:ind w:left="29"/>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14:paraId="2E3437FB" w14:textId="77777777" w:rsidR="00025C9E" w:rsidRDefault="00025C9E">
                        <w:pPr>
                          <w:pStyle w:val="TableParagraph"/>
                          <w:spacing w:before="193"/>
                          <w:ind w:left="29"/>
                          <w:jc w:val="center"/>
                          <w:rPr>
                            <w:rFonts w:ascii="Times New Roman" w:eastAsia="Times New Roman" w:hAnsi="Times New Roman" w:cs="Times New Roman"/>
                            <w:sz w:val="21"/>
                            <w:szCs w:val="21"/>
                          </w:rPr>
                        </w:pPr>
                        <w:r>
                          <w:rPr>
                            <w:rFonts w:ascii="Times New Roman"/>
                            <w:sz w:val="21"/>
                          </w:rPr>
                          <w:t>3</w:t>
                        </w:r>
                      </w:p>
                    </w:tc>
                  </w:tr>
                  <w:tr w:rsidR="00025C9E" w14:paraId="7B5EB924" w14:textId="77777777">
                    <w:trPr>
                      <w:trHeight w:hRule="exact" w:val="315"/>
                    </w:trPr>
                    <w:tc>
                      <w:tcPr>
                        <w:tcW w:w="1485" w:type="dxa"/>
                        <w:tcBorders>
                          <w:top w:val="nil"/>
                          <w:left w:val="nil"/>
                          <w:bottom w:val="nil"/>
                          <w:right w:val="nil"/>
                        </w:tcBorders>
                      </w:tcPr>
                      <w:p w14:paraId="55F4E9DE"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12</w:t>
                        </w:r>
                      </w:p>
                    </w:tc>
                    <w:tc>
                      <w:tcPr>
                        <w:tcW w:w="1570" w:type="dxa"/>
                        <w:tcBorders>
                          <w:top w:val="nil"/>
                          <w:left w:val="nil"/>
                          <w:bottom w:val="nil"/>
                          <w:right w:val="nil"/>
                        </w:tcBorders>
                      </w:tcPr>
                      <w:p w14:paraId="2FBCDC5D"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025C9E" w14:paraId="0AD16134" w14:textId="77777777">
                    <w:trPr>
                      <w:trHeight w:hRule="exact" w:val="315"/>
                    </w:trPr>
                    <w:tc>
                      <w:tcPr>
                        <w:tcW w:w="1485" w:type="dxa"/>
                        <w:tcBorders>
                          <w:top w:val="nil"/>
                          <w:left w:val="nil"/>
                          <w:bottom w:val="nil"/>
                          <w:right w:val="nil"/>
                        </w:tcBorders>
                      </w:tcPr>
                      <w:p w14:paraId="7BF1A6B7"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78</w:t>
                        </w:r>
                      </w:p>
                    </w:tc>
                    <w:tc>
                      <w:tcPr>
                        <w:tcW w:w="1570" w:type="dxa"/>
                        <w:tcBorders>
                          <w:top w:val="nil"/>
                          <w:left w:val="nil"/>
                          <w:bottom w:val="nil"/>
                          <w:right w:val="nil"/>
                        </w:tcBorders>
                      </w:tcPr>
                      <w:p w14:paraId="0095B870"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025C9E" w14:paraId="2C3A6FDA" w14:textId="77777777">
                    <w:trPr>
                      <w:trHeight w:hRule="exact" w:val="315"/>
                    </w:trPr>
                    <w:tc>
                      <w:tcPr>
                        <w:tcW w:w="1485" w:type="dxa"/>
                        <w:tcBorders>
                          <w:top w:val="nil"/>
                          <w:left w:val="nil"/>
                          <w:bottom w:val="nil"/>
                          <w:right w:val="nil"/>
                        </w:tcBorders>
                      </w:tcPr>
                      <w:p w14:paraId="1D8ACA6E"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7084A853"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025C9E" w14:paraId="5927534F" w14:textId="77777777">
                    <w:trPr>
                      <w:trHeight w:hRule="exact" w:val="315"/>
                    </w:trPr>
                    <w:tc>
                      <w:tcPr>
                        <w:tcW w:w="1485" w:type="dxa"/>
                        <w:tcBorders>
                          <w:top w:val="nil"/>
                          <w:left w:val="nil"/>
                          <w:bottom w:val="nil"/>
                          <w:right w:val="nil"/>
                        </w:tcBorders>
                      </w:tcPr>
                      <w:p w14:paraId="58E1CB72"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6946B8AA"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025C9E" w14:paraId="1D19A90F" w14:textId="77777777">
                    <w:trPr>
                      <w:trHeight w:hRule="exact" w:val="315"/>
                    </w:trPr>
                    <w:tc>
                      <w:tcPr>
                        <w:tcW w:w="1485" w:type="dxa"/>
                        <w:tcBorders>
                          <w:top w:val="nil"/>
                          <w:left w:val="nil"/>
                          <w:bottom w:val="nil"/>
                          <w:right w:val="nil"/>
                        </w:tcBorders>
                      </w:tcPr>
                      <w:p w14:paraId="54B3D9B6"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28</w:t>
                        </w:r>
                      </w:p>
                    </w:tc>
                    <w:tc>
                      <w:tcPr>
                        <w:tcW w:w="1570" w:type="dxa"/>
                        <w:tcBorders>
                          <w:top w:val="nil"/>
                          <w:left w:val="nil"/>
                          <w:bottom w:val="nil"/>
                          <w:right w:val="nil"/>
                        </w:tcBorders>
                      </w:tcPr>
                      <w:p w14:paraId="12B3F70F"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025C9E" w14:paraId="17856C0D" w14:textId="77777777">
                    <w:trPr>
                      <w:trHeight w:hRule="exact" w:val="315"/>
                    </w:trPr>
                    <w:tc>
                      <w:tcPr>
                        <w:tcW w:w="1485" w:type="dxa"/>
                        <w:tcBorders>
                          <w:top w:val="nil"/>
                          <w:left w:val="nil"/>
                          <w:bottom w:val="nil"/>
                          <w:right w:val="nil"/>
                        </w:tcBorders>
                      </w:tcPr>
                      <w:p w14:paraId="7C77572C"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09583211"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025C9E" w14:paraId="5881CA6D" w14:textId="77777777">
                    <w:trPr>
                      <w:trHeight w:hRule="exact" w:val="315"/>
                    </w:trPr>
                    <w:tc>
                      <w:tcPr>
                        <w:tcW w:w="1485" w:type="dxa"/>
                        <w:tcBorders>
                          <w:top w:val="nil"/>
                          <w:left w:val="nil"/>
                          <w:bottom w:val="nil"/>
                          <w:right w:val="nil"/>
                        </w:tcBorders>
                      </w:tcPr>
                      <w:p w14:paraId="748EF93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2BFB087F"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025C9E" w14:paraId="3B595EB3" w14:textId="77777777">
                    <w:trPr>
                      <w:trHeight w:hRule="exact" w:val="315"/>
                    </w:trPr>
                    <w:tc>
                      <w:tcPr>
                        <w:tcW w:w="1485" w:type="dxa"/>
                        <w:tcBorders>
                          <w:top w:val="nil"/>
                          <w:left w:val="nil"/>
                          <w:bottom w:val="nil"/>
                          <w:right w:val="nil"/>
                        </w:tcBorders>
                      </w:tcPr>
                      <w:p w14:paraId="063F8CB8"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47</w:t>
                        </w:r>
                      </w:p>
                    </w:tc>
                    <w:tc>
                      <w:tcPr>
                        <w:tcW w:w="1570" w:type="dxa"/>
                        <w:tcBorders>
                          <w:top w:val="nil"/>
                          <w:left w:val="nil"/>
                          <w:bottom w:val="nil"/>
                          <w:right w:val="nil"/>
                        </w:tcBorders>
                      </w:tcPr>
                      <w:p w14:paraId="4F062F82"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11</w:t>
                        </w:r>
                      </w:p>
                    </w:tc>
                  </w:tr>
                  <w:tr w:rsidR="00025C9E" w14:paraId="4DF96296" w14:textId="77777777">
                    <w:trPr>
                      <w:trHeight w:hRule="exact" w:val="315"/>
                    </w:trPr>
                    <w:tc>
                      <w:tcPr>
                        <w:tcW w:w="1485" w:type="dxa"/>
                        <w:tcBorders>
                          <w:top w:val="nil"/>
                          <w:left w:val="nil"/>
                          <w:bottom w:val="nil"/>
                          <w:right w:val="nil"/>
                        </w:tcBorders>
                      </w:tcPr>
                      <w:p w14:paraId="6E92D60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71</w:t>
                        </w:r>
                      </w:p>
                    </w:tc>
                    <w:tc>
                      <w:tcPr>
                        <w:tcW w:w="1570" w:type="dxa"/>
                        <w:tcBorders>
                          <w:top w:val="nil"/>
                          <w:left w:val="nil"/>
                          <w:bottom w:val="nil"/>
                          <w:right w:val="nil"/>
                        </w:tcBorders>
                      </w:tcPr>
                      <w:p w14:paraId="12291AE4"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26</w:t>
                        </w:r>
                      </w:p>
                    </w:tc>
                  </w:tr>
                  <w:tr w:rsidR="00025C9E" w14:paraId="1FCF2EAD" w14:textId="77777777">
                    <w:trPr>
                      <w:trHeight w:hRule="exact" w:val="315"/>
                    </w:trPr>
                    <w:tc>
                      <w:tcPr>
                        <w:tcW w:w="1485" w:type="dxa"/>
                        <w:tcBorders>
                          <w:top w:val="nil"/>
                          <w:left w:val="nil"/>
                          <w:bottom w:val="nil"/>
                          <w:right w:val="nil"/>
                        </w:tcBorders>
                      </w:tcPr>
                      <w:p w14:paraId="7347F27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39</w:t>
                        </w:r>
                      </w:p>
                    </w:tc>
                    <w:tc>
                      <w:tcPr>
                        <w:tcW w:w="1570" w:type="dxa"/>
                        <w:tcBorders>
                          <w:top w:val="nil"/>
                          <w:left w:val="nil"/>
                          <w:bottom w:val="nil"/>
                          <w:right w:val="nil"/>
                        </w:tcBorders>
                      </w:tcPr>
                      <w:p w14:paraId="2A2D1D71"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32</w:t>
                        </w:r>
                      </w:p>
                    </w:tc>
                  </w:tr>
                  <w:tr w:rsidR="00025C9E" w14:paraId="0E04B5C2" w14:textId="77777777">
                    <w:trPr>
                      <w:trHeight w:hRule="exact" w:val="315"/>
                    </w:trPr>
                    <w:tc>
                      <w:tcPr>
                        <w:tcW w:w="1485" w:type="dxa"/>
                        <w:tcBorders>
                          <w:top w:val="nil"/>
                          <w:left w:val="nil"/>
                          <w:bottom w:val="nil"/>
                          <w:right w:val="nil"/>
                        </w:tcBorders>
                      </w:tcPr>
                      <w:p w14:paraId="6A3E6648"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76E6C446"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025C9E" w14:paraId="598352B2" w14:textId="77777777">
                    <w:trPr>
                      <w:trHeight w:hRule="exact" w:val="315"/>
                    </w:trPr>
                    <w:tc>
                      <w:tcPr>
                        <w:tcW w:w="1485" w:type="dxa"/>
                        <w:tcBorders>
                          <w:top w:val="nil"/>
                          <w:left w:val="nil"/>
                          <w:bottom w:val="nil"/>
                          <w:right w:val="nil"/>
                        </w:tcBorders>
                      </w:tcPr>
                      <w:p w14:paraId="65BD7E8F"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54</w:t>
                        </w:r>
                      </w:p>
                    </w:tc>
                    <w:tc>
                      <w:tcPr>
                        <w:tcW w:w="1570" w:type="dxa"/>
                        <w:tcBorders>
                          <w:top w:val="nil"/>
                          <w:left w:val="nil"/>
                          <w:bottom w:val="nil"/>
                          <w:right w:val="nil"/>
                        </w:tcBorders>
                      </w:tcPr>
                      <w:p w14:paraId="31AD1ECC"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27</w:t>
                        </w:r>
                      </w:p>
                    </w:tc>
                  </w:tr>
                  <w:tr w:rsidR="00025C9E" w14:paraId="3E07CF60" w14:textId="77777777">
                    <w:trPr>
                      <w:trHeight w:hRule="exact" w:val="315"/>
                    </w:trPr>
                    <w:tc>
                      <w:tcPr>
                        <w:tcW w:w="1485" w:type="dxa"/>
                        <w:tcBorders>
                          <w:top w:val="nil"/>
                          <w:left w:val="nil"/>
                          <w:bottom w:val="nil"/>
                          <w:right w:val="nil"/>
                        </w:tcBorders>
                      </w:tcPr>
                      <w:p w14:paraId="1E0867A9"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570" w:type="dxa"/>
                        <w:tcBorders>
                          <w:top w:val="nil"/>
                          <w:left w:val="nil"/>
                          <w:bottom w:val="nil"/>
                          <w:right w:val="nil"/>
                        </w:tcBorders>
                      </w:tcPr>
                      <w:p w14:paraId="437D6E93"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025C9E" w14:paraId="2249FA86" w14:textId="77777777">
                    <w:trPr>
                      <w:trHeight w:hRule="exact" w:val="315"/>
                    </w:trPr>
                    <w:tc>
                      <w:tcPr>
                        <w:tcW w:w="1485" w:type="dxa"/>
                        <w:tcBorders>
                          <w:top w:val="nil"/>
                          <w:left w:val="nil"/>
                          <w:bottom w:val="nil"/>
                          <w:right w:val="nil"/>
                        </w:tcBorders>
                      </w:tcPr>
                      <w:p w14:paraId="4CAB64C6"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11</w:t>
                        </w:r>
                      </w:p>
                    </w:tc>
                    <w:tc>
                      <w:tcPr>
                        <w:tcW w:w="1570" w:type="dxa"/>
                        <w:tcBorders>
                          <w:top w:val="nil"/>
                          <w:left w:val="nil"/>
                          <w:bottom w:val="nil"/>
                          <w:right w:val="nil"/>
                        </w:tcBorders>
                      </w:tcPr>
                      <w:p w14:paraId="6645E408"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025C9E" w14:paraId="592C9D15" w14:textId="77777777">
                    <w:trPr>
                      <w:trHeight w:hRule="exact" w:val="315"/>
                    </w:trPr>
                    <w:tc>
                      <w:tcPr>
                        <w:tcW w:w="1485" w:type="dxa"/>
                        <w:tcBorders>
                          <w:top w:val="nil"/>
                          <w:left w:val="nil"/>
                          <w:bottom w:val="nil"/>
                          <w:right w:val="nil"/>
                        </w:tcBorders>
                      </w:tcPr>
                      <w:p w14:paraId="0B1CA49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21</w:t>
                        </w:r>
                      </w:p>
                    </w:tc>
                    <w:tc>
                      <w:tcPr>
                        <w:tcW w:w="1570" w:type="dxa"/>
                        <w:tcBorders>
                          <w:top w:val="nil"/>
                          <w:left w:val="nil"/>
                          <w:bottom w:val="nil"/>
                          <w:right w:val="nil"/>
                        </w:tcBorders>
                      </w:tcPr>
                      <w:p w14:paraId="64E2503A"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025C9E" w14:paraId="66C26007" w14:textId="77777777">
                    <w:trPr>
                      <w:trHeight w:hRule="exact" w:val="315"/>
                    </w:trPr>
                    <w:tc>
                      <w:tcPr>
                        <w:tcW w:w="1485" w:type="dxa"/>
                        <w:tcBorders>
                          <w:top w:val="nil"/>
                          <w:left w:val="nil"/>
                          <w:bottom w:val="nil"/>
                          <w:right w:val="nil"/>
                        </w:tcBorders>
                      </w:tcPr>
                      <w:p w14:paraId="1F930A91"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48</w:t>
                        </w:r>
                      </w:p>
                    </w:tc>
                    <w:tc>
                      <w:tcPr>
                        <w:tcW w:w="1570" w:type="dxa"/>
                        <w:tcBorders>
                          <w:top w:val="nil"/>
                          <w:left w:val="nil"/>
                          <w:bottom w:val="nil"/>
                          <w:right w:val="nil"/>
                        </w:tcBorders>
                      </w:tcPr>
                      <w:p w14:paraId="670931A4"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025C9E" w14:paraId="37723D7B" w14:textId="77777777">
                    <w:trPr>
                      <w:trHeight w:hRule="exact" w:val="315"/>
                    </w:trPr>
                    <w:tc>
                      <w:tcPr>
                        <w:tcW w:w="1485" w:type="dxa"/>
                        <w:tcBorders>
                          <w:top w:val="nil"/>
                          <w:left w:val="nil"/>
                          <w:bottom w:val="nil"/>
                          <w:right w:val="nil"/>
                        </w:tcBorders>
                      </w:tcPr>
                      <w:p w14:paraId="49EAEB9F"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12</w:t>
                        </w:r>
                      </w:p>
                    </w:tc>
                    <w:tc>
                      <w:tcPr>
                        <w:tcW w:w="1570" w:type="dxa"/>
                        <w:tcBorders>
                          <w:top w:val="nil"/>
                          <w:left w:val="nil"/>
                          <w:bottom w:val="nil"/>
                          <w:right w:val="nil"/>
                        </w:tcBorders>
                      </w:tcPr>
                      <w:p w14:paraId="545E0EFF"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025C9E" w14:paraId="7C897A3B" w14:textId="77777777">
                    <w:trPr>
                      <w:trHeight w:hRule="exact" w:val="315"/>
                    </w:trPr>
                    <w:tc>
                      <w:tcPr>
                        <w:tcW w:w="1485" w:type="dxa"/>
                        <w:tcBorders>
                          <w:top w:val="nil"/>
                          <w:left w:val="nil"/>
                          <w:bottom w:val="nil"/>
                          <w:right w:val="nil"/>
                        </w:tcBorders>
                      </w:tcPr>
                      <w:p w14:paraId="34AD604A"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30</w:t>
                        </w:r>
                      </w:p>
                    </w:tc>
                    <w:tc>
                      <w:tcPr>
                        <w:tcW w:w="1570" w:type="dxa"/>
                        <w:tcBorders>
                          <w:top w:val="nil"/>
                          <w:left w:val="nil"/>
                          <w:bottom w:val="nil"/>
                          <w:right w:val="nil"/>
                        </w:tcBorders>
                      </w:tcPr>
                      <w:p w14:paraId="7A53D118"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16</w:t>
                        </w:r>
                      </w:p>
                    </w:tc>
                  </w:tr>
                  <w:tr w:rsidR="00025C9E" w14:paraId="12C9A358" w14:textId="77777777">
                    <w:trPr>
                      <w:trHeight w:hRule="exact" w:val="315"/>
                    </w:trPr>
                    <w:tc>
                      <w:tcPr>
                        <w:tcW w:w="1485" w:type="dxa"/>
                        <w:tcBorders>
                          <w:top w:val="nil"/>
                          <w:left w:val="nil"/>
                          <w:bottom w:val="nil"/>
                          <w:right w:val="nil"/>
                        </w:tcBorders>
                      </w:tcPr>
                      <w:p w14:paraId="412314A8"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42</w:t>
                        </w:r>
                      </w:p>
                    </w:tc>
                    <w:tc>
                      <w:tcPr>
                        <w:tcW w:w="1570" w:type="dxa"/>
                        <w:tcBorders>
                          <w:top w:val="nil"/>
                          <w:left w:val="nil"/>
                          <w:bottom w:val="nil"/>
                          <w:right w:val="nil"/>
                        </w:tcBorders>
                      </w:tcPr>
                      <w:p w14:paraId="79DC482B"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31</w:t>
                        </w:r>
                      </w:p>
                    </w:tc>
                  </w:tr>
                  <w:tr w:rsidR="00025C9E" w14:paraId="609BB241" w14:textId="77777777">
                    <w:trPr>
                      <w:trHeight w:hRule="exact" w:val="315"/>
                    </w:trPr>
                    <w:tc>
                      <w:tcPr>
                        <w:tcW w:w="1485" w:type="dxa"/>
                        <w:tcBorders>
                          <w:top w:val="nil"/>
                          <w:left w:val="nil"/>
                          <w:bottom w:val="nil"/>
                          <w:right w:val="nil"/>
                        </w:tcBorders>
                      </w:tcPr>
                      <w:p w14:paraId="5C8C150C"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38</w:t>
                        </w:r>
                      </w:p>
                    </w:tc>
                    <w:tc>
                      <w:tcPr>
                        <w:tcW w:w="1570" w:type="dxa"/>
                        <w:tcBorders>
                          <w:top w:val="nil"/>
                          <w:left w:val="nil"/>
                          <w:bottom w:val="nil"/>
                          <w:right w:val="nil"/>
                        </w:tcBorders>
                      </w:tcPr>
                      <w:p w14:paraId="05106267"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r w:rsidR="00025C9E" w14:paraId="7D355747" w14:textId="77777777">
                    <w:trPr>
                      <w:trHeight w:hRule="exact" w:val="315"/>
                    </w:trPr>
                    <w:tc>
                      <w:tcPr>
                        <w:tcW w:w="1485" w:type="dxa"/>
                        <w:tcBorders>
                          <w:top w:val="nil"/>
                          <w:left w:val="nil"/>
                          <w:bottom w:val="nil"/>
                          <w:right w:val="nil"/>
                        </w:tcBorders>
                      </w:tcPr>
                      <w:p w14:paraId="5012413A"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15</w:t>
                        </w:r>
                      </w:p>
                    </w:tc>
                    <w:tc>
                      <w:tcPr>
                        <w:tcW w:w="1570" w:type="dxa"/>
                        <w:tcBorders>
                          <w:top w:val="nil"/>
                          <w:left w:val="nil"/>
                          <w:bottom w:val="nil"/>
                          <w:right w:val="nil"/>
                        </w:tcBorders>
                      </w:tcPr>
                      <w:p w14:paraId="675D3133"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9</w:t>
                        </w:r>
                      </w:p>
                    </w:tc>
                  </w:tr>
                  <w:tr w:rsidR="00025C9E" w14:paraId="7DFBD48C" w14:textId="77777777">
                    <w:trPr>
                      <w:trHeight w:hRule="exact" w:val="315"/>
                    </w:trPr>
                    <w:tc>
                      <w:tcPr>
                        <w:tcW w:w="1485" w:type="dxa"/>
                        <w:tcBorders>
                          <w:top w:val="nil"/>
                          <w:left w:val="nil"/>
                          <w:bottom w:val="nil"/>
                          <w:right w:val="nil"/>
                        </w:tcBorders>
                      </w:tcPr>
                      <w:p w14:paraId="0262324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570" w:type="dxa"/>
                        <w:tcBorders>
                          <w:top w:val="nil"/>
                          <w:left w:val="nil"/>
                          <w:bottom w:val="nil"/>
                          <w:right w:val="nil"/>
                        </w:tcBorders>
                      </w:tcPr>
                      <w:p w14:paraId="0C2EE45F"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8</w:t>
                        </w:r>
                      </w:p>
                    </w:tc>
                  </w:tr>
                  <w:tr w:rsidR="00025C9E" w14:paraId="6C4ACF56" w14:textId="77777777">
                    <w:trPr>
                      <w:trHeight w:hRule="exact" w:val="315"/>
                    </w:trPr>
                    <w:tc>
                      <w:tcPr>
                        <w:tcW w:w="1485" w:type="dxa"/>
                        <w:tcBorders>
                          <w:top w:val="nil"/>
                          <w:left w:val="nil"/>
                          <w:bottom w:val="nil"/>
                          <w:right w:val="nil"/>
                        </w:tcBorders>
                      </w:tcPr>
                      <w:p w14:paraId="4115ECFF"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22</w:t>
                        </w:r>
                      </w:p>
                    </w:tc>
                    <w:tc>
                      <w:tcPr>
                        <w:tcW w:w="1570" w:type="dxa"/>
                        <w:tcBorders>
                          <w:top w:val="nil"/>
                          <w:left w:val="nil"/>
                          <w:bottom w:val="nil"/>
                          <w:right w:val="nil"/>
                        </w:tcBorders>
                      </w:tcPr>
                      <w:p w14:paraId="0131BDCB"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r w:rsidR="00025C9E" w14:paraId="4E19FBEE" w14:textId="77777777">
                    <w:trPr>
                      <w:trHeight w:hRule="exact" w:val="315"/>
                    </w:trPr>
                    <w:tc>
                      <w:tcPr>
                        <w:tcW w:w="1485" w:type="dxa"/>
                        <w:tcBorders>
                          <w:top w:val="nil"/>
                          <w:left w:val="nil"/>
                          <w:bottom w:val="nil"/>
                          <w:right w:val="nil"/>
                        </w:tcBorders>
                      </w:tcPr>
                      <w:p w14:paraId="0D011819"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5</w:t>
                        </w:r>
                      </w:p>
                    </w:tc>
                    <w:tc>
                      <w:tcPr>
                        <w:tcW w:w="1570" w:type="dxa"/>
                        <w:tcBorders>
                          <w:top w:val="nil"/>
                          <w:left w:val="nil"/>
                          <w:bottom w:val="nil"/>
                          <w:right w:val="nil"/>
                        </w:tcBorders>
                      </w:tcPr>
                      <w:p w14:paraId="7E062DDA"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025C9E" w14:paraId="000E6E77" w14:textId="77777777">
                    <w:trPr>
                      <w:trHeight w:hRule="exact" w:val="315"/>
                    </w:trPr>
                    <w:tc>
                      <w:tcPr>
                        <w:tcW w:w="1485" w:type="dxa"/>
                        <w:tcBorders>
                          <w:top w:val="nil"/>
                          <w:left w:val="nil"/>
                          <w:bottom w:val="nil"/>
                          <w:right w:val="nil"/>
                        </w:tcBorders>
                      </w:tcPr>
                      <w:p w14:paraId="55E2BD7D"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43</w:t>
                        </w:r>
                      </w:p>
                    </w:tc>
                    <w:tc>
                      <w:tcPr>
                        <w:tcW w:w="1570" w:type="dxa"/>
                        <w:tcBorders>
                          <w:top w:val="nil"/>
                          <w:left w:val="nil"/>
                          <w:bottom w:val="nil"/>
                          <w:right w:val="nil"/>
                        </w:tcBorders>
                      </w:tcPr>
                      <w:p w14:paraId="768C510E"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16</w:t>
                        </w:r>
                      </w:p>
                    </w:tc>
                  </w:tr>
                  <w:tr w:rsidR="00025C9E" w14:paraId="2BD88218" w14:textId="77777777">
                    <w:trPr>
                      <w:trHeight w:hRule="exact" w:val="315"/>
                    </w:trPr>
                    <w:tc>
                      <w:tcPr>
                        <w:tcW w:w="1485" w:type="dxa"/>
                        <w:tcBorders>
                          <w:top w:val="nil"/>
                          <w:left w:val="nil"/>
                          <w:bottom w:val="nil"/>
                          <w:right w:val="nil"/>
                        </w:tcBorders>
                      </w:tcPr>
                      <w:p w14:paraId="44B07FC1"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w:t>
                        </w:r>
                      </w:p>
                    </w:tc>
                    <w:tc>
                      <w:tcPr>
                        <w:tcW w:w="1570" w:type="dxa"/>
                        <w:tcBorders>
                          <w:top w:val="nil"/>
                          <w:left w:val="nil"/>
                          <w:bottom w:val="nil"/>
                          <w:right w:val="nil"/>
                        </w:tcBorders>
                      </w:tcPr>
                      <w:p w14:paraId="4221F59E"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w:t>
                        </w:r>
                      </w:p>
                    </w:tc>
                  </w:tr>
                  <w:tr w:rsidR="00025C9E" w14:paraId="73ACDC29" w14:textId="77777777">
                    <w:trPr>
                      <w:trHeight w:hRule="exact" w:val="315"/>
                    </w:trPr>
                    <w:tc>
                      <w:tcPr>
                        <w:tcW w:w="1485" w:type="dxa"/>
                        <w:tcBorders>
                          <w:top w:val="nil"/>
                          <w:left w:val="nil"/>
                          <w:bottom w:val="nil"/>
                          <w:right w:val="nil"/>
                        </w:tcBorders>
                      </w:tcPr>
                      <w:p w14:paraId="2C03A870"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8</w:t>
                        </w:r>
                      </w:p>
                    </w:tc>
                    <w:tc>
                      <w:tcPr>
                        <w:tcW w:w="1570" w:type="dxa"/>
                        <w:tcBorders>
                          <w:top w:val="nil"/>
                          <w:left w:val="nil"/>
                          <w:bottom w:val="nil"/>
                          <w:right w:val="nil"/>
                        </w:tcBorders>
                      </w:tcPr>
                      <w:p w14:paraId="2361A2BC"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025C9E" w14:paraId="59B83968" w14:textId="77777777">
                    <w:trPr>
                      <w:trHeight w:hRule="exact" w:val="315"/>
                    </w:trPr>
                    <w:tc>
                      <w:tcPr>
                        <w:tcW w:w="1485" w:type="dxa"/>
                        <w:tcBorders>
                          <w:top w:val="nil"/>
                          <w:left w:val="nil"/>
                          <w:bottom w:val="nil"/>
                          <w:right w:val="nil"/>
                        </w:tcBorders>
                      </w:tcPr>
                      <w:p w14:paraId="4987173E"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8</w:t>
                        </w:r>
                      </w:p>
                    </w:tc>
                    <w:tc>
                      <w:tcPr>
                        <w:tcW w:w="1570" w:type="dxa"/>
                        <w:tcBorders>
                          <w:top w:val="nil"/>
                          <w:left w:val="nil"/>
                          <w:bottom w:val="nil"/>
                          <w:right w:val="nil"/>
                        </w:tcBorders>
                      </w:tcPr>
                      <w:p w14:paraId="5E937339"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025C9E" w14:paraId="4F556AD8" w14:textId="77777777">
                    <w:trPr>
                      <w:trHeight w:hRule="exact" w:val="315"/>
                    </w:trPr>
                    <w:tc>
                      <w:tcPr>
                        <w:tcW w:w="1485" w:type="dxa"/>
                        <w:tcBorders>
                          <w:top w:val="nil"/>
                          <w:left w:val="nil"/>
                          <w:bottom w:val="nil"/>
                          <w:right w:val="nil"/>
                        </w:tcBorders>
                      </w:tcPr>
                      <w:p w14:paraId="0B7F339C"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22</w:t>
                        </w:r>
                      </w:p>
                    </w:tc>
                    <w:tc>
                      <w:tcPr>
                        <w:tcW w:w="1570" w:type="dxa"/>
                        <w:tcBorders>
                          <w:top w:val="nil"/>
                          <w:left w:val="nil"/>
                          <w:bottom w:val="nil"/>
                          <w:right w:val="nil"/>
                        </w:tcBorders>
                      </w:tcPr>
                      <w:p w14:paraId="29EB9F92"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025C9E" w14:paraId="33EBE57E" w14:textId="77777777">
                    <w:trPr>
                      <w:trHeight w:hRule="exact" w:val="315"/>
                    </w:trPr>
                    <w:tc>
                      <w:tcPr>
                        <w:tcW w:w="1485" w:type="dxa"/>
                        <w:tcBorders>
                          <w:top w:val="nil"/>
                          <w:left w:val="nil"/>
                          <w:bottom w:val="nil"/>
                          <w:right w:val="nil"/>
                        </w:tcBorders>
                      </w:tcPr>
                      <w:p w14:paraId="1AF0D343"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570" w:type="dxa"/>
                        <w:tcBorders>
                          <w:top w:val="nil"/>
                          <w:left w:val="nil"/>
                          <w:bottom w:val="nil"/>
                          <w:right w:val="nil"/>
                        </w:tcBorders>
                      </w:tcPr>
                      <w:p w14:paraId="23E56F4F"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8</w:t>
                        </w:r>
                      </w:p>
                    </w:tc>
                  </w:tr>
                  <w:tr w:rsidR="00025C9E" w14:paraId="74C17BFC" w14:textId="77777777">
                    <w:trPr>
                      <w:trHeight w:hRule="exact" w:val="433"/>
                    </w:trPr>
                    <w:tc>
                      <w:tcPr>
                        <w:tcW w:w="1485" w:type="dxa"/>
                        <w:tcBorders>
                          <w:top w:val="nil"/>
                          <w:left w:val="nil"/>
                          <w:bottom w:val="nil"/>
                          <w:right w:val="nil"/>
                        </w:tcBorders>
                      </w:tcPr>
                      <w:p w14:paraId="7BCFEAA9" w14:textId="77777777" w:rsidR="00025C9E" w:rsidRDefault="00025C9E">
                        <w:pPr>
                          <w:pStyle w:val="TableParagraph"/>
                          <w:spacing w:before="22"/>
                          <w:ind w:right="112"/>
                          <w:jc w:val="center"/>
                          <w:rPr>
                            <w:rFonts w:ascii="Times New Roman" w:eastAsia="Times New Roman" w:hAnsi="Times New Roman" w:cs="Times New Roman"/>
                            <w:sz w:val="21"/>
                            <w:szCs w:val="21"/>
                          </w:rPr>
                        </w:pPr>
                        <w:r>
                          <w:rPr>
                            <w:rFonts w:ascii="Times New Roman"/>
                            <w:sz w:val="21"/>
                          </w:rPr>
                          <w:t>33</w:t>
                        </w:r>
                      </w:p>
                    </w:tc>
                    <w:tc>
                      <w:tcPr>
                        <w:tcW w:w="1570" w:type="dxa"/>
                        <w:tcBorders>
                          <w:top w:val="nil"/>
                          <w:left w:val="nil"/>
                          <w:bottom w:val="nil"/>
                          <w:right w:val="nil"/>
                        </w:tcBorders>
                      </w:tcPr>
                      <w:p w14:paraId="726A5811" w14:textId="77777777" w:rsidR="00025C9E" w:rsidRDefault="00025C9E">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bl>
                <w:p w14:paraId="3DBE5D78" w14:textId="77777777" w:rsidR="00025C9E" w:rsidRDefault="00025C9E"/>
              </w:txbxContent>
            </v:textbox>
            <w10:wrap anchorx="page"/>
          </v:shape>
        </w:pict>
      </w:r>
      <w:bookmarkStart w:id="343" w:name="_bookmark229"/>
      <w:bookmarkEnd w:id="343"/>
      <w:r w:rsidR="002D0D3F">
        <w:rPr>
          <w:rFonts w:ascii="宋体" w:eastAsia="宋体" w:hAnsi="宋体" w:cs="宋体"/>
          <w:sz w:val="21"/>
          <w:szCs w:val="21"/>
          <w:lang w:eastAsia="zh-CN"/>
        </w:rPr>
        <w:t>表</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B.2</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1"/>
          <w:sz w:val="21"/>
          <w:szCs w:val="21"/>
          <w:lang w:eastAsia="zh-CN"/>
        </w:rPr>
        <w:t>IEEE</w:t>
      </w:r>
      <w:r w:rsidR="002D0D3F">
        <w:rPr>
          <w:rFonts w:ascii="Times New Roman" w:eastAsia="Times New Roman" w:hAnsi="Times New Roman" w:cs="Times New Roman"/>
          <w:spacing w:val="11"/>
          <w:sz w:val="21"/>
          <w:szCs w:val="21"/>
          <w:lang w:eastAsia="zh-CN"/>
        </w:rPr>
        <w:t>118</w:t>
      </w:r>
      <w:r w:rsidR="002D0D3F">
        <w:rPr>
          <w:rFonts w:ascii="Times New Roman" w:eastAsia="Times New Roman" w:hAnsi="Times New Roman" w:cs="Times New Roman"/>
          <w:sz w:val="21"/>
          <w:szCs w:val="21"/>
          <w:lang w:eastAsia="zh-CN"/>
        </w:rPr>
        <w:t xml:space="preserve"> </w:t>
      </w:r>
      <w:r w:rsidR="002D0D3F">
        <w:rPr>
          <w:rFonts w:ascii="宋体" w:eastAsia="宋体" w:hAnsi="宋体" w:cs="宋体"/>
          <w:sz w:val="21"/>
          <w:szCs w:val="21"/>
          <w:lang w:eastAsia="zh-CN"/>
        </w:rPr>
        <w:t>系统负荷节点</w:t>
      </w:r>
    </w:p>
    <w:p w14:paraId="6E38994C" w14:textId="77777777" w:rsidR="00996552" w:rsidRDefault="00996552">
      <w:pPr>
        <w:spacing w:before="12"/>
        <w:rPr>
          <w:rFonts w:ascii="宋体" w:eastAsia="宋体" w:hAnsi="宋体" w:cs="宋体"/>
          <w:sz w:val="12"/>
          <w:szCs w:val="12"/>
          <w:lang w:eastAsia="zh-CN"/>
        </w:rPr>
      </w:pPr>
    </w:p>
    <w:p w14:paraId="0C5DFC09" w14:textId="77777777" w:rsidR="00996552" w:rsidRDefault="00025C9E">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71EB11F9">
          <v:group id="_x0000_s1032" style="width:412.85pt;height:.95pt;mso-position-horizontal-relative:char;mso-position-vertical-relative:line" coordsize="8257,19">
            <v:group id="_x0000_s1033" style="position:absolute;left:9;top:9;width:8238;height:2" coordorigin="9,9" coordsize="8238,2">
              <v:shape id="_x0000_s1034" style="position:absolute;left:9;top:9;width:8238;height:2" coordorigin="9,9" coordsize="8238,0" path="m9,9r8238,e" filled="f" strokeweight=".94pt">
                <v:path arrowok="t"/>
              </v:shape>
            </v:group>
            <w10:anchorlock/>
          </v:group>
        </w:pict>
      </w:r>
    </w:p>
    <w:p w14:paraId="0C9AAFD4" w14:textId="77777777" w:rsidR="00996552" w:rsidRDefault="00996552">
      <w:pPr>
        <w:spacing w:before="7"/>
        <w:rPr>
          <w:rFonts w:ascii="宋体" w:eastAsia="宋体" w:hAnsi="宋体" w:cs="宋体"/>
          <w:sz w:val="11"/>
          <w:szCs w:val="11"/>
        </w:rPr>
      </w:pPr>
    </w:p>
    <w:p w14:paraId="2558013A" w14:textId="77777777" w:rsidR="00996552" w:rsidRDefault="00996552">
      <w:pPr>
        <w:rPr>
          <w:rFonts w:ascii="宋体" w:eastAsia="宋体" w:hAnsi="宋体" w:cs="宋体"/>
          <w:sz w:val="11"/>
          <w:szCs w:val="11"/>
        </w:rPr>
        <w:sectPr w:rsidR="00996552">
          <w:pgSz w:w="11910" w:h="16840"/>
          <w:pgMar w:top="1140" w:right="1680" w:bottom="1280" w:left="1680" w:header="871" w:footer="1095" w:gutter="0"/>
          <w:cols w:space="720"/>
        </w:sectPr>
      </w:pPr>
    </w:p>
    <w:p w14:paraId="3C33E42A" w14:textId="77777777" w:rsidR="00996552" w:rsidRDefault="002D0D3F">
      <w:pPr>
        <w:spacing w:before="35"/>
        <w:ind w:left="298"/>
        <w:rPr>
          <w:rFonts w:ascii="黑体" w:eastAsia="黑体" w:hAnsi="黑体" w:cs="黑体"/>
          <w:sz w:val="21"/>
          <w:szCs w:val="21"/>
        </w:rPr>
      </w:pPr>
      <w:r>
        <w:rPr>
          <w:rFonts w:ascii="黑体" w:eastAsia="黑体" w:hAnsi="黑体" w:cs="黑体"/>
          <w:sz w:val="21"/>
          <w:szCs w:val="21"/>
        </w:rPr>
        <w:lastRenderedPageBreak/>
        <w:t>节点名</w:t>
      </w:r>
    </w:p>
    <w:p w14:paraId="2DC4EDC9" w14:textId="77777777" w:rsidR="00996552" w:rsidRDefault="002D0D3F">
      <w:pPr>
        <w:spacing w:before="35"/>
        <w:ind w:left="298"/>
        <w:rPr>
          <w:rFonts w:ascii="黑体" w:eastAsia="黑体" w:hAnsi="黑体" w:cs="黑体"/>
          <w:sz w:val="21"/>
          <w:szCs w:val="21"/>
        </w:rPr>
      </w:pPr>
      <w:r>
        <w:br w:type="column"/>
      </w:r>
      <w:r>
        <w:rPr>
          <w:rFonts w:ascii="黑体" w:eastAsia="黑体" w:hAnsi="黑体" w:cs="黑体"/>
          <w:sz w:val="21"/>
          <w:szCs w:val="21"/>
        </w:rPr>
        <w:lastRenderedPageBreak/>
        <w:t>节点名</w:t>
      </w:r>
    </w:p>
    <w:p w14:paraId="76E2F947" w14:textId="77777777" w:rsidR="00996552" w:rsidRDefault="00996552">
      <w:pPr>
        <w:rPr>
          <w:rFonts w:ascii="黑体" w:eastAsia="黑体" w:hAnsi="黑体" w:cs="黑体"/>
          <w:sz w:val="21"/>
          <w:szCs w:val="21"/>
        </w:rPr>
        <w:sectPr w:rsidR="00996552">
          <w:type w:val="continuous"/>
          <w:pgSz w:w="11910" w:h="16840"/>
          <w:pgMar w:top="1580" w:right="1680" w:bottom="280" w:left="1680" w:header="720" w:footer="720" w:gutter="0"/>
          <w:cols w:num="2" w:space="720" w:equalWidth="0">
            <w:col w:w="929" w:space="3190"/>
            <w:col w:w="4431"/>
          </w:cols>
        </w:sectPr>
      </w:pPr>
    </w:p>
    <w:p w14:paraId="7C822102" w14:textId="77777777" w:rsidR="00996552" w:rsidRDefault="00996552">
      <w:pPr>
        <w:spacing w:before="2"/>
        <w:rPr>
          <w:rFonts w:ascii="黑体" w:eastAsia="黑体" w:hAnsi="黑体" w:cs="黑体"/>
          <w:sz w:val="20"/>
          <w:szCs w:val="20"/>
        </w:rPr>
      </w:pPr>
    </w:p>
    <w:p w14:paraId="2739529F" w14:textId="77777777" w:rsidR="00996552" w:rsidRDefault="00025C9E">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1D5411A2">
          <v:group id="_x0000_s1029" style="width:412.5pt;height:.6pt;mso-position-horizontal-relative:char;mso-position-vertical-relative:line" coordsize="8250,12">
            <v:group id="_x0000_s1030" style="position:absolute;left:6;top:6;width:8238;height:2" coordorigin="6,6" coordsize="8238,2">
              <v:shape id="_x0000_s1031" style="position:absolute;left:6;top:6;width:8238;height:2" coordorigin="6,6" coordsize="8238,0" path="m6,6r8238,e" filled="f" strokeweight=".20725mm">
                <v:path arrowok="t"/>
              </v:shape>
            </v:group>
            <w10:anchorlock/>
          </v:group>
        </w:pict>
      </w:r>
    </w:p>
    <w:p w14:paraId="5D237234" w14:textId="77777777" w:rsidR="00996552" w:rsidRDefault="002D0D3F">
      <w:pPr>
        <w:tabs>
          <w:tab w:val="left" w:pos="4627"/>
        </w:tabs>
        <w:spacing w:before="71"/>
        <w:ind w:left="561"/>
        <w:rPr>
          <w:rFonts w:ascii="Times New Roman" w:eastAsia="Times New Roman" w:hAnsi="Times New Roman" w:cs="Times New Roman"/>
          <w:sz w:val="21"/>
          <w:szCs w:val="21"/>
        </w:rPr>
      </w:pPr>
      <w:r>
        <w:rPr>
          <w:rFonts w:ascii="Times New Roman"/>
          <w:sz w:val="21"/>
        </w:rPr>
        <w:t>2</w:t>
      </w:r>
      <w:r>
        <w:rPr>
          <w:rFonts w:ascii="Times New Roman"/>
          <w:sz w:val="21"/>
        </w:rPr>
        <w:tab/>
        <w:t>57</w:t>
      </w:r>
    </w:p>
    <w:p w14:paraId="33E129EE"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3</w:t>
      </w:r>
      <w:r>
        <w:rPr>
          <w:rFonts w:ascii="Times New Roman"/>
          <w:sz w:val="21"/>
        </w:rPr>
        <w:tab/>
        <w:t>58</w:t>
      </w:r>
    </w:p>
    <w:p w14:paraId="60125EA9"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5</w:t>
      </w:r>
      <w:r>
        <w:rPr>
          <w:rFonts w:ascii="Times New Roman"/>
          <w:sz w:val="21"/>
        </w:rPr>
        <w:tab/>
        <w:t>60</w:t>
      </w:r>
    </w:p>
    <w:p w14:paraId="3BC65302"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7</w:t>
      </w:r>
      <w:r>
        <w:rPr>
          <w:rFonts w:ascii="Times New Roman"/>
          <w:sz w:val="21"/>
        </w:rPr>
        <w:tab/>
        <w:t>63</w:t>
      </w:r>
    </w:p>
    <w:p w14:paraId="426B56DB"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9</w:t>
      </w:r>
      <w:r>
        <w:rPr>
          <w:rFonts w:ascii="Times New Roman"/>
          <w:sz w:val="21"/>
        </w:rPr>
        <w:tab/>
        <w:t>64</w:t>
      </w:r>
    </w:p>
    <w:p w14:paraId="2AEFF550"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11</w:t>
      </w:r>
      <w:r>
        <w:rPr>
          <w:rFonts w:ascii="Times New Roman"/>
          <w:sz w:val="21"/>
        </w:rPr>
        <w:tab/>
        <w:t>67</w:t>
      </w:r>
    </w:p>
    <w:p w14:paraId="52A2CB2A"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13</w:t>
      </w:r>
      <w:r>
        <w:rPr>
          <w:rFonts w:ascii="Times New Roman"/>
          <w:sz w:val="21"/>
        </w:rPr>
        <w:tab/>
        <w:t>68</w:t>
      </w:r>
    </w:p>
    <w:p w14:paraId="4A58E093"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14</w:t>
      </w:r>
      <w:r>
        <w:rPr>
          <w:rFonts w:ascii="Times New Roman"/>
          <w:sz w:val="21"/>
        </w:rPr>
        <w:tab/>
        <w:t>71</w:t>
      </w:r>
    </w:p>
    <w:p w14:paraId="4EAC4AD5"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16</w:t>
      </w:r>
      <w:r>
        <w:rPr>
          <w:rFonts w:ascii="Times New Roman"/>
          <w:sz w:val="21"/>
        </w:rPr>
        <w:tab/>
        <w:t>75</w:t>
      </w:r>
    </w:p>
    <w:p w14:paraId="42BFA8A4"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17</w:t>
      </w:r>
      <w:r>
        <w:rPr>
          <w:rFonts w:ascii="Times New Roman"/>
          <w:sz w:val="21"/>
        </w:rPr>
        <w:tab/>
        <w:t>78</w:t>
      </w:r>
    </w:p>
    <w:p w14:paraId="4DB57E8F"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20</w:t>
      </w:r>
      <w:r>
        <w:rPr>
          <w:rFonts w:ascii="Times New Roman"/>
          <w:sz w:val="21"/>
        </w:rPr>
        <w:tab/>
        <w:t>79</w:t>
      </w:r>
    </w:p>
    <w:p w14:paraId="46C50BC4"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21</w:t>
      </w:r>
      <w:r>
        <w:rPr>
          <w:rFonts w:ascii="Times New Roman"/>
          <w:sz w:val="21"/>
        </w:rPr>
        <w:tab/>
        <w:t>81</w:t>
      </w:r>
    </w:p>
    <w:p w14:paraId="1061338D"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22</w:t>
      </w:r>
      <w:r>
        <w:rPr>
          <w:rFonts w:ascii="Times New Roman"/>
          <w:sz w:val="21"/>
        </w:rPr>
        <w:tab/>
        <w:t>82</w:t>
      </w:r>
    </w:p>
    <w:p w14:paraId="7C03576D"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23</w:t>
      </w:r>
      <w:r>
        <w:rPr>
          <w:rFonts w:ascii="Times New Roman"/>
          <w:sz w:val="21"/>
        </w:rPr>
        <w:tab/>
        <w:t>83</w:t>
      </w:r>
    </w:p>
    <w:p w14:paraId="273DDB13"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28</w:t>
      </w:r>
      <w:r>
        <w:rPr>
          <w:rFonts w:ascii="Times New Roman"/>
          <w:sz w:val="21"/>
        </w:rPr>
        <w:tab/>
        <w:t>84</w:t>
      </w:r>
    </w:p>
    <w:p w14:paraId="0B0A1FBA"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29</w:t>
      </w:r>
      <w:r>
        <w:rPr>
          <w:rFonts w:ascii="Times New Roman"/>
          <w:sz w:val="21"/>
        </w:rPr>
        <w:tab/>
        <w:t>86</w:t>
      </w:r>
    </w:p>
    <w:p w14:paraId="1E6FE269"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30</w:t>
      </w:r>
      <w:r>
        <w:rPr>
          <w:rFonts w:ascii="Times New Roman"/>
          <w:sz w:val="21"/>
        </w:rPr>
        <w:tab/>
        <w:t>88</w:t>
      </w:r>
    </w:p>
    <w:p w14:paraId="454DA6B1"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33</w:t>
      </w:r>
      <w:r>
        <w:rPr>
          <w:rFonts w:ascii="Times New Roman"/>
          <w:sz w:val="21"/>
        </w:rPr>
        <w:tab/>
        <w:t>93</w:t>
      </w:r>
    </w:p>
    <w:p w14:paraId="4F00B841"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35</w:t>
      </w:r>
      <w:r>
        <w:rPr>
          <w:rFonts w:ascii="Times New Roman"/>
          <w:sz w:val="21"/>
        </w:rPr>
        <w:tab/>
        <w:t>94</w:t>
      </w:r>
    </w:p>
    <w:p w14:paraId="69A97B4A"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37</w:t>
      </w:r>
      <w:r>
        <w:rPr>
          <w:rFonts w:ascii="Times New Roman"/>
          <w:sz w:val="21"/>
        </w:rPr>
        <w:tab/>
        <w:t>95</w:t>
      </w:r>
    </w:p>
    <w:p w14:paraId="25EBB262"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38</w:t>
      </w:r>
      <w:r>
        <w:rPr>
          <w:rFonts w:ascii="Times New Roman"/>
          <w:sz w:val="21"/>
        </w:rPr>
        <w:tab/>
        <w:t>96</w:t>
      </w:r>
    </w:p>
    <w:p w14:paraId="5E270DAD"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39</w:t>
      </w:r>
      <w:r>
        <w:rPr>
          <w:rFonts w:ascii="Times New Roman"/>
          <w:sz w:val="21"/>
        </w:rPr>
        <w:tab/>
        <w:t>97</w:t>
      </w:r>
    </w:p>
    <w:p w14:paraId="1B4488E8"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41</w:t>
      </w:r>
      <w:r>
        <w:rPr>
          <w:rFonts w:ascii="Times New Roman"/>
          <w:sz w:val="21"/>
        </w:rPr>
        <w:tab/>
        <w:t>98</w:t>
      </w:r>
    </w:p>
    <w:p w14:paraId="2F44E4B4"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43</w:t>
      </w:r>
      <w:r>
        <w:rPr>
          <w:rFonts w:ascii="Times New Roman"/>
          <w:sz w:val="21"/>
        </w:rPr>
        <w:tab/>
        <w:t>101</w:t>
      </w:r>
    </w:p>
    <w:p w14:paraId="01069E9E"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44</w:t>
      </w:r>
      <w:r>
        <w:rPr>
          <w:rFonts w:ascii="Times New Roman"/>
          <w:sz w:val="21"/>
        </w:rPr>
        <w:tab/>
        <w:t>102</w:t>
      </w:r>
    </w:p>
    <w:p w14:paraId="75FFC2FA"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45</w:t>
      </w:r>
      <w:r>
        <w:rPr>
          <w:rFonts w:ascii="Times New Roman"/>
          <w:sz w:val="21"/>
        </w:rPr>
        <w:tab/>
        <w:t>106</w:t>
      </w:r>
    </w:p>
    <w:p w14:paraId="6FE7D7C5"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47</w:t>
      </w:r>
      <w:r>
        <w:rPr>
          <w:rFonts w:ascii="Times New Roman"/>
          <w:sz w:val="21"/>
        </w:rPr>
        <w:tab/>
        <w:t>108</w:t>
      </w:r>
    </w:p>
    <w:p w14:paraId="2C4D9BFA"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48</w:t>
      </w:r>
      <w:r>
        <w:rPr>
          <w:rFonts w:ascii="Times New Roman"/>
          <w:sz w:val="21"/>
        </w:rPr>
        <w:tab/>
        <w:t>109</w:t>
      </w:r>
    </w:p>
    <w:p w14:paraId="38657F97"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50</w:t>
      </w:r>
      <w:r>
        <w:rPr>
          <w:rFonts w:ascii="Times New Roman"/>
          <w:sz w:val="21"/>
        </w:rPr>
        <w:tab/>
        <w:t>114</w:t>
      </w:r>
    </w:p>
    <w:p w14:paraId="28DC9F6B"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51</w:t>
      </w:r>
      <w:r>
        <w:rPr>
          <w:rFonts w:ascii="Times New Roman"/>
          <w:sz w:val="21"/>
        </w:rPr>
        <w:tab/>
        <w:t>115</w:t>
      </w:r>
    </w:p>
    <w:p w14:paraId="32DCA45D"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52</w:t>
      </w:r>
      <w:r>
        <w:rPr>
          <w:rFonts w:ascii="Times New Roman"/>
          <w:sz w:val="21"/>
        </w:rPr>
        <w:tab/>
        <w:t>117</w:t>
      </w:r>
    </w:p>
    <w:p w14:paraId="559A4B1E"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53</w:t>
      </w:r>
      <w:r>
        <w:rPr>
          <w:rFonts w:ascii="Times New Roman"/>
          <w:sz w:val="21"/>
        </w:rPr>
        <w:tab/>
        <w:t>118</w:t>
      </w:r>
    </w:p>
    <w:p w14:paraId="1B4094BE" w14:textId="77777777" w:rsidR="00996552" w:rsidRDefault="00996552">
      <w:pPr>
        <w:spacing w:before="10"/>
        <w:rPr>
          <w:rFonts w:ascii="Times New Roman" w:eastAsia="Times New Roman" w:hAnsi="Times New Roman" w:cs="Times New Roman"/>
          <w:sz w:val="7"/>
          <w:szCs w:val="7"/>
        </w:rPr>
      </w:pPr>
    </w:p>
    <w:p w14:paraId="17970482" w14:textId="77777777" w:rsidR="00996552" w:rsidRDefault="00025C9E">
      <w:pPr>
        <w:spacing w:line="20" w:lineRule="atLeast"/>
        <w:ind w:left="14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3E3D9024">
          <v:group id="_x0000_s1026" style="width:412.85pt;height:.95pt;mso-position-horizontal-relative:char;mso-position-vertical-relative:line" coordsize="8257,19">
            <v:group id="_x0000_s1027" style="position:absolute;left:9;top:9;width:8238;height:2" coordorigin="9,9" coordsize="8238,2">
              <v:shape id="_x0000_s1028" style="position:absolute;left:9;top:9;width:8238;height:2" coordorigin="9,9" coordsize="8238,0" path="m9,9r8238,e" filled="f" strokeweight=".94pt">
                <v:path arrowok="t"/>
              </v:shape>
            </v:group>
            <w10:anchorlock/>
          </v:group>
        </w:pict>
      </w:r>
    </w:p>
    <w:p w14:paraId="1794ADA5" w14:textId="77777777" w:rsidR="00996552" w:rsidRDefault="00996552">
      <w:pPr>
        <w:spacing w:line="20" w:lineRule="atLeast"/>
        <w:rPr>
          <w:rFonts w:ascii="Times New Roman" w:eastAsia="Times New Roman" w:hAnsi="Times New Roman" w:cs="Times New Roman"/>
          <w:sz w:val="2"/>
          <w:szCs w:val="2"/>
        </w:rPr>
        <w:sectPr w:rsidR="00996552">
          <w:type w:val="continuous"/>
          <w:pgSz w:w="11910" w:h="16840"/>
          <w:pgMar w:top="1580" w:right="1680" w:bottom="280" w:left="1680" w:header="720" w:footer="720" w:gutter="0"/>
          <w:cols w:space="720"/>
        </w:sectPr>
      </w:pPr>
    </w:p>
    <w:p w14:paraId="3DD6522E" w14:textId="77777777" w:rsidR="00996552" w:rsidRDefault="00996552">
      <w:pPr>
        <w:rPr>
          <w:rFonts w:ascii="Times New Roman" w:eastAsia="Times New Roman" w:hAnsi="Times New Roman" w:cs="Times New Roman"/>
          <w:sz w:val="20"/>
          <w:szCs w:val="20"/>
        </w:rPr>
      </w:pPr>
    </w:p>
    <w:p w14:paraId="621B943D" w14:textId="77777777" w:rsidR="00996552" w:rsidRDefault="00996552">
      <w:pPr>
        <w:rPr>
          <w:rFonts w:ascii="Times New Roman" w:eastAsia="Times New Roman" w:hAnsi="Times New Roman" w:cs="Times New Roman"/>
          <w:sz w:val="20"/>
          <w:szCs w:val="20"/>
        </w:rPr>
      </w:pPr>
    </w:p>
    <w:p w14:paraId="5712C6B8" w14:textId="77777777" w:rsidR="00996552" w:rsidRDefault="00996552">
      <w:pPr>
        <w:spacing w:before="8"/>
        <w:rPr>
          <w:rFonts w:ascii="Times New Roman" w:eastAsia="Times New Roman" w:hAnsi="Times New Roman" w:cs="Times New Roman"/>
          <w:sz w:val="27"/>
          <w:szCs w:val="27"/>
        </w:rPr>
      </w:pPr>
    </w:p>
    <w:p w14:paraId="065E6387" w14:textId="77777777" w:rsidR="00996552" w:rsidRDefault="002D0D3F">
      <w:pPr>
        <w:pStyle w:val="2"/>
        <w:ind w:left="912"/>
        <w:rPr>
          <w:rFonts w:ascii="黑体" w:eastAsia="黑体" w:hAnsi="黑体" w:cs="黑体"/>
          <w:lang w:eastAsia="zh-CN"/>
        </w:rPr>
      </w:pPr>
      <w:bookmarkStart w:id="344" w:name="个人简历、在学期间发表的学术论文与研究成果"/>
      <w:bookmarkStart w:id="345" w:name="_bookmark230"/>
      <w:bookmarkEnd w:id="344"/>
      <w:bookmarkEnd w:id="345"/>
      <w:r>
        <w:rPr>
          <w:rFonts w:ascii="黑体" w:eastAsia="黑体" w:hAnsi="黑体" w:cs="黑体"/>
          <w:lang w:eastAsia="zh-CN"/>
        </w:rPr>
        <w:t>个人简历、在学期间发表的学术论文与研究成果</w:t>
      </w:r>
    </w:p>
    <w:p w14:paraId="6E1CEDFC" w14:textId="77777777" w:rsidR="00996552" w:rsidRDefault="00996552">
      <w:pPr>
        <w:rPr>
          <w:rFonts w:ascii="黑体" w:eastAsia="黑体" w:hAnsi="黑体" w:cs="黑体"/>
          <w:sz w:val="32"/>
          <w:szCs w:val="32"/>
          <w:lang w:eastAsia="zh-CN"/>
        </w:rPr>
      </w:pPr>
    </w:p>
    <w:p w14:paraId="66E2C25F" w14:textId="77777777" w:rsidR="00996552" w:rsidRDefault="00996552">
      <w:pPr>
        <w:spacing w:before="4"/>
        <w:rPr>
          <w:rFonts w:ascii="黑体" w:eastAsia="黑体" w:hAnsi="黑体" w:cs="黑体"/>
          <w:sz w:val="34"/>
          <w:szCs w:val="34"/>
          <w:lang w:eastAsia="zh-CN"/>
        </w:rPr>
      </w:pPr>
    </w:p>
    <w:p w14:paraId="2447B106" w14:textId="77777777" w:rsidR="00996552" w:rsidRDefault="002D0D3F">
      <w:pPr>
        <w:ind w:left="117"/>
        <w:rPr>
          <w:rFonts w:ascii="Times New Roman" w:eastAsia="Times New Roman" w:hAnsi="Times New Roman" w:cs="Times New Roman"/>
          <w:sz w:val="21"/>
          <w:szCs w:val="21"/>
          <w:lang w:eastAsia="zh-CN"/>
        </w:rPr>
      </w:pPr>
      <w:r>
        <w:rPr>
          <w:rFonts w:ascii="黑体" w:eastAsia="黑体" w:hAnsi="黑体" w:cs="黑体"/>
          <w:sz w:val="21"/>
          <w:szCs w:val="21"/>
          <w:lang w:eastAsia="zh-CN"/>
        </w:rPr>
        <w:t>个人简历</w:t>
      </w:r>
      <w:r>
        <w:rPr>
          <w:rFonts w:ascii="Times New Roman" w:eastAsia="Times New Roman" w:hAnsi="Times New Roman" w:cs="Times New Roman"/>
          <w:b/>
          <w:bCs/>
          <w:sz w:val="21"/>
          <w:szCs w:val="21"/>
          <w:lang w:eastAsia="zh-CN"/>
        </w:rPr>
        <w:t>:</w:t>
      </w:r>
    </w:p>
    <w:p w14:paraId="6D5EE5FB" w14:textId="77777777" w:rsidR="00996552" w:rsidRDefault="002D0D3F">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1995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3 </w:t>
      </w:r>
      <w:r>
        <w:rPr>
          <w:rFonts w:ascii="宋体" w:eastAsia="宋体" w:hAnsi="宋体" w:cs="宋体"/>
          <w:sz w:val="21"/>
          <w:szCs w:val="21"/>
          <w:lang w:eastAsia="zh-CN"/>
        </w:rPr>
        <w:t>月</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1 </w:t>
      </w:r>
      <w:r>
        <w:rPr>
          <w:rFonts w:ascii="宋体" w:eastAsia="宋体" w:hAnsi="宋体" w:cs="宋体"/>
          <w:sz w:val="21"/>
          <w:szCs w:val="21"/>
          <w:lang w:eastAsia="zh-CN"/>
        </w:rPr>
        <w:t>日出生于山东省临沂市。</w:t>
      </w:r>
    </w:p>
    <w:p w14:paraId="6CA9ADDD" w14:textId="77777777" w:rsidR="00996552" w:rsidRDefault="002D0D3F">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2017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6 </w:t>
      </w:r>
      <w:r>
        <w:rPr>
          <w:rFonts w:ascii="宋体" w:eastAsia="宋体" w:hAnsi="宋体" w:cs="宋体"/>
          <w:sz w:val="21"/>
          <w:szCs w:val="21"/>
          <w:lang w:eastAsia="zh-CN"/>
        </w:rPr>
        <w:t>月本科毕业于山东科技大学获得学士学位。</w:t>
      </w:r>
    </w:p>
    <w:p w14:paraId="447FF5D7" w14:textId="77777777" w:rsidR="00996552" w:rsidRDefault="002D0D3F">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2017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月进入同济大学攻读硕士学位至今。</w:t>
      </w:r>
    </w:p>
    <w:p w14:paraId="7C070B00" w14:textId="77777777" w:rsidR="00996552" w:rsidRDefault="00996552">
      <w:pPr>
        <w:rPr>
          <w:rFonts w:ascii="宋体" w:eastAsia="宋体" w:hAnsi="宋体" w:cs="宋体"/>
          <w:lang w:eastAsia="zh-CN"/>
        </w:rPr>
      </w:pPr>
    </w:p>
    <w:p w14:paraId="353DED4C" w14:textId="77777777" w:rsidR="00996552" w:rsidRDefault="00996552">
      <w:pPr>
        <w:spacing w:before="10"/>
        <w:rPr>
          <w:rFonts w:ascii="宋体" w:eastAsia="宋体" w:hAnsi="宋体" w:cs="宋体"/>
          <w:sz w:val="16"/>
          <w:szCs w:val="16"/>
          <w:lang w:eastAsia="zh-CN"/>
        </w:rPr>
      </w:pPr>
    </w:p>
    <w:p w14:paraId="23C53E79" w14:textId="77777777" w:rsidR="00996552" w:rsidRDefault="002D0D3F">
      <w:pPr>
        <w:ind w:left="117"/>
        <w:rPr>
          <w:rFonts w:ascii="Times New Roman" w:eastAsia="Times New Roman" w:hAnsi="Times New Roman" w:cs="Times New Roman"/>
          <w:sz w:val="21"/>
          <w:szCs w:val="21"/>
          <w:lang w:eastAsia="zh-CN"/>
        </w:rPr>
      </w:pPr>
      <w:r>
        <w:rPr>
          <w:rFonts w:ascii="黑体" w:eastAsia="黑体" w:hAnsi="黑体" w:cs="黑体"/>
          <w:sz w:val="21"/>
          <w:szCs w:val="21"/>
          <w:lang w:eastAsia="zh-CN"/>
        </w:rPr>
        <w:t>参与项目</w:t>
      </w:r>
      <w:r>
        <w:rPr>
          <w:rFonts w:ascii="Times New Roman" w:eastAsia="Times New Roman" w:hAnsi="Times New Roman" w:cs="Times New Roman"/>
          <w:b/>
          <w:bCs/>
          <w:sz w:val="21"/>
          <w:szCs w:val="21"/>
          <w:lang w:eastAsia="zh-CN"/>
        </w:rPr>
        <w:t>:</w:t>
      </w:r>
    </w:p>
    <w:p w14:paraId="60FA74D5" w14:textId="77777777" w:rsidR="00996552" w:rsidRDefault="002D0D3F">
      <w:pPr>
        <w:spacing w:before="24"/>
        <w:ind w:left="172"/>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[1] </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国家重点研发计划“产品全生命周期模型管理技术与系统”项目</w:t>
      </w:r>
    </w:p>
    <w:p w14:paraId="0360F729" w14:textId="77777777" w:rsidR="00996552" w:rsidRDefault="002D0D3F">
      <w:pPr>
        <w:spacing w:before="24"/>
        <w:ind w:left="172"/>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 </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航天基金“航天卫星电源系统性能分析”项目</w:t>
      </w:r>
    </w:p>
    <w:sectPr w:rsidR="00996552">
      <w:headerReference w:type="even" r:id="rId105"/>
      <w:pgSz w:w="11910" w:h="16840"/>
      <w:pgMar w:top="1140" w:right="1680" w:bottom="1240" w:left="1680" w:header="871" w:footer="1055"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sctest" w:date="2019-12-27T15:06:00Z" w:initials="c">
    <w:p w14:paraId="66F58730" w14:textId="77777777" w:rsidR="00025C9E" w:rsidRDefault="00025C9E">
      <w:pPr>
        <w:pStyle w:val="a8"/>
        <w:rPr>
          <w:lang w:eastAsia="zh-CN"/>
        </w:rPr>
      </w:pPr>
      <w:r>
        <w:rPr>
          <w:rStyle w:val="a7"/>
        </w:rPr>
        <w:annotationRef/>
      </w:r>
      <w:r>
        <w:rPr>
          <w:rFonts w:hint="eastAsia"/>
          <w:lang w:eastAsia="zh-CN"/>
        </w:rPr>
        <w:t>电力系统存在脆弱环节</w:t>
      </w:r>
    </w:p>
  </w:comment>
  <w:comment w:id="3" w:author="csctest" w:date="2019-12-27T15:11:00Z" w:initials="c">
    <w:p w14:paraId="74503345" w14:textId="77777777" w:rsidR="00025C9E" w:rsidRDefault="00025C9E">
      <w:pPr>
        <w:pStyle w:val="a8"/>
        <w:rPr>
          <w:lang w:eastAsia="zh-CN"/>
        </w:rPr>
      </w:pPr>
      <w:r>
        <w:rPr>
          <w:rStyle w:val="a7"/>
        </w:rPr>
        <w:annotationRef/>
      </w:r>
      <w:r>
        <w:rPr>
          <w:rFonts w:hint="eastAsia"/>
          <w:lang w:eastAsia="zh-CN"/>
        </w:rPr>
        <w:t>提出电力系统脆弱性的定义</w:t>
      </w:r>
    </w:p>
  </w:comment>
  <w:comment w:id="4" w:author="李 炅聪" w:date="2019-12-29T11:08:00Z" w:initials="李">
    <w:p w14:paraId="43CBE16A" w14:textId="77777777" w:rsidR="00025C9E" w:rsidRDefault="00025C9E">
      <w:pPr>
        <w:pStyle w:val="a8"/>
        <w:rPr>
          <w:lang w:eastAsia="zh-CN"/>
        </w:rPr>
      </w:pPr>
      <w:r>
        <w:rPr>
          <w:rStyle w:val="a7"/>
        </w:rPr>
        <w:annotationRef/>
      </w:r>
      <w:r w:rsidRPr="00025C9E">
        <w:rPr>
          <w:lang w:eastAsia="zh-CN"/>
        </w:rPr>
        <w:t>从结构和状态两个方面研究</w:t>
      </w:r>
      <w:r w:rsidRPr="00025C9E">
        <w:rPr>
          <w:rFonts w:hint="eastAsia"/>
          <w:lang w:eastAsia="zh-CN"/>
        </w:rPr>
        <w:t>电网</w:t>
      </w:r>
      <w:r w:rsidRPr="00025C9E">
        <w:rPr>
          <w:lang w:eastAsia="zh-CN"/>
        </w:rPr>
        <w:t>脆弱性模型</w:t>
      </w:r>
    </w:p>
  </w:comment>
  <w:comment w:id="8" w:author="李 炅聪" w:date="2019-12-29T11:55:00Z" w:initials="李">
    <w:p w14:paraId="7F938961" w14:textId="77777777" w:rsidR="004335CD" w:rsidRDefault="004335CD">
      <w:pPr>
        <w:pStyle w:val="a8"/>
      </w:pPr>
      <w:r>
        <w:rPr>
          <w:rStyle w:val="a7"/>
        </w:rPr>
        <w:annotationRef/>
      </w:r>
      <w:r>
        <w:rPr>
          <w:rFonts w:hint="eastAsia"/>
          <w:lang w:eastAsia="zh-CN"/>
        </w:rPr>
        <w:t>构建</w:t>
      </w:r>
    </w:p>
  </w:comment>
  <w:comment w:id="226" w:author="csctest" w:date="2019-12-27T15:16:00Z" w:initials="c">
    <w:p w14:paraId="5A0A4154" w14:textId="77777777" w:rsidR="00025C9E" w:rsidRDefault="00025C9E">
      <w:pPr>
        <w:pStyle w:val="a8"/>
        <w:rPr>
          <w:lang w:eastAsia="zh-CN"/>
        </w:rPr>
      </w:pPr>
      <w:r>
        <w:rPr>
          <w:rStyle w:val="a7"/>
        </w:rPr>
        <w:annotationRef/>
      </w:r>
      <w:r>
        <w:rPr>
          <w:lang w:eastAsia="zh-CN"/>
        </w:rPr>
        <w:t>（</w:t>
      </w:r>
      <w:r>
        <w:rPr>
          <w:lang w:eastAsia="zh-CN"/>
        </w:rPr>
        <w:t>2</w:t>
      </w:r>
      <w:r>
        <w:rPr>
          <w:lang w:eastAsia="zh-CN"/>
        </w:rPr>
        <w:t>）（</w:t>
      </w:r>
      <w:r>
        <w:rPr>
          <w:lang w:eastAsia="zh-CN"/>
        </w:rPr>
        <w:t>3</w:t>
      </w:r>
      <w:r>
        <w:rPr>
          <w:lang w:eastAsia="zh-CN"/>
        </w:rPr>
        <w:t>）</w:t>
      </w:r>
      <w:r>
        <w:rPr>
          <w:rFonts w:hint="eastAsia"/>
          <w:lang w:eastAsia="zh-CN"/>
        </w:rPr>
        <w:t>合成一点</w:t>
      </w:r>
    </w:p>
  </w:comment>
  <w:comment w:id="231" w:author="csctest" w:date="2019-12-27T15:32:00Z" w:initials="c">
    <w:p w14:paraId="56790D5B" w14:textId="77777777" w:rsidR="00025C9E" w:rsidRDefault="00025C9E">
      <w:pPr>
        <w:pStyle w:val="a8"/>
        <w:rPr>
          <w:lang w:eastAsia="zh-CN"/>
        </w:rPr>
      </w:pPr>
      <w:r>
        <w:rPr>
          <w:rStyle w:val="a7"/>
        </w:rPr>
        <w:annotationRef/>
      </w:r>
      <w:r>
        <w:rPr>
          <w:rFonts w:hint="eastAsia"/>
          <w:lang w:eastAsia="zh-CN"/>
        </w:rPr>
        <w:t>删除</w:t>
      </w:r>
    </w:p>
  </w:comment>
  <w:comment w:id="232" w:author="csctest" w:date="2019-12-27T15:19:00Z" w:initials="c">
    <w:p w14:paraId="7D022DBA" w14:textId="77777777" w:rsidR="00025C9E" w:rsidRDefault="00025C9E">
      <w:pPr>
        <w:pStyle w:val="a8"/>
        <w:rPr>
          <w:lang w:eastAsia="zh-CN"/>
        </w:rPr>
      </w:pPr>
      <w:r>
        <w:rPr>
          <w:rStyle w:val="a7"/>
        </w:rPr>
        <w:annotationRef/>
      </w:r>
      <w:r>
        <w:rPr>
          <w:rFonts w:hint="eastAsia"/>
          <w:lang w:eastAsia="zh-CN"/>
        </w:rPr>
        <w:t>删除此句</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F58730" w15:done="0"/>
  <w15:commentEx w15:paraId="74503345" w15:done="0"/>
  <w15:commentEx w15:paraId="43CBE16A" w15:done="0"/>
  <w15:commentEx w15:paraId="7F938961" w15:done="0"/>
  <w15:commentEx w15:paraId="5A0A4154" w15:done="0"/>
  <w15:commentEx w15:paraId="56790D5B" w15:done="0"/>
  <w15:commentEx w15:paraId="7D022DB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03ED1" w14:textId="77777777" w:rsidR="007664AD" w:rsidRDefault="007664AD">
      <w:r>
        <w:separator/>
      </w:r>
    </w:p>
  </w:endnote>
  <w:endnote w:type="continuationSeparator" w:id="0">
    <w:p w14:paraId="4E97CFC7" w14:textId="77777777" w:rsidR="007664AD" w:rsidRDefault="00766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隶书">
    <w:altName w:val="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10609030101010101"/>
    <w:charset w:val="86"/>
    <w:family w:val="modern"/>
    <w:pitch w:val="fixed"/>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JhengHei">
    <w:altName w:val="Microsoft JhengHei"/>
    <w:panose1 w:val="020B0604030504040204"/>
    <w:charset w:val="88"/>
    <w:family w:val="swiss"/>
    <w:pitch w:val="variable"/>
    <w:sig w:usb0="000002A7" w:usb1="28CF4400" w:usb2="00000016" w:usb3="00000000" w:csb0="00100009" w:csb1="00000000"/>
  </w:font>
  <w:font w:name="Arial Narrow">
    <w:altName w:val="Arial Narrow"/>
    <w:panose1 w:val="020B0606020202030204"/>
    <w:charset w:val="00"/>
    <w:family w:val="swiss"/>
    <w:pitch w:val="variable"/>
    <w:sig w:usb0="00000287" w:usb1="00000800" w:usb2="00000000" w:usb3="00000000" w:csb0="0000009F" w:csb1="00000000"/>
  </w:font>
  <w:font w:name="Century">
    <w:panose1 w:val="02040604050505020304"/>
    <w:charset w:val="00"/>
    <w:family w:val="roman"/>
    <w:pitch w:val="variable"/>
    <w:sig w:usb0="000002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rebuchet MS">
    <w:altName w:val="Trebuchet MS"/>
    <w:panose1 w:val="020B0603020202020204"/>
    <w:charset w:val="00"/>
    <w:family w:val="swiss"/>
    <w:pitch w:val="variable"/>
    <w:sig w:usb0="00000687" w:usb1="00000000" w:usb2="00000000" w:usb3="00000000" w:csb0="0000009F" w:csb1="00000000"/>
  </w:font>
  <w:font w:name="华文细黑">
    <w:altName w:val="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9580D" w14:textId="77777777" w:rsidR="00025C9E" w:rsidRDefault="00025C9E">
    <w:pPr>
      <w:spacing w:line="14" w:lineRule="auto"/>
      <w:rPr>
        <w:sz w:val="20"/>
        <w:szCs w:val="20"/>
      </w:rPr>
    </w:pPr>
    <w:r>
      <w:pict w14:anchorId="17B1C475">
        <v:shapetype id="_x0000_t202" coordsize="21600,21600" o:spt="202" path="m,l,21600r21600,l21600,xe">
          <v:stroke joinstyle="miter"/>
          <v:path gradientshapeok="t" o:connecttype="rect"/>
        </v:shapetype>
        <v:shape id="_x0000_s2120" type="#_x0000_t202" style="position:absolute;margin-left:290.1pt;margin-top:776.15pt;width:15.1pt;height:12.5pt;z-index:-284032;mso-position-horizontal-relative:page;mso-position-vertical-relative:page" filled="f" stroked="f">
          <v:textbox inset="0,0,0,0">
            <w:txbxContent>
              <w:p w14:paraId="56A2AE90" w14:textId="409DA0E6"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9A357" w14:textId="77777777" w:rsidR="00025C9E" w:rsidRDefault="00025C9E">
    <w:pPr>
      <w:spacing w:line="14" w:lineRule="auto"/>
      <w:rPr>
        <w:sz w:val="20"/>
        <w:szCs w:val="20"/>
      </w:rPr>
    </w:pPr>
    <w:r>
      <w:pict w14:anchorId="192130F7">
        <v:shapetype id="_x0000_t202" coordsize="21600,21600" o:spt="202" path="m,l,21600r21600,l21600,xe">
          <v:stroke joinstyle="miter"/>
          <v:path gradientshapeok="t" o:connecttype="rect"/>
        </v:shapetype>
        <v:shape id="_x0000_s2099" type="#_x0000_t202" style="position:absolute;margin-left:290.4pt;margin-top:776.15pt;width:14.5pt;height:12.5pt;z-index:-283648;mso-position-horizontal-relative:page;mso-position-vertical-relative:page" filled="f" stroked="f">
          <v:textbox inset="0,0,0,0">
            <w:txbxContent>
              <w:p w14:paraId="6289911F"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FBAB" w14:textId="77777777" w:rsidR="00025C9E" w:rsidRDefault="00025C9E">
    <w:pPr>
      <w:spacing w:line="14" w:lineRule="auto"/>
      <w:rPr>
        <w:sz w:val="20"/>
        <w:szCs w:val="20"/>
      </w:rPr>
    </w:pPr>
    <w:r>
      <w:pict w14:anchorId="041A7404">
        <v:shapetype id="_x0000_t202" coordsize="21600,21600" o:spt="202" path="m,l,21600r21600,l21600,xe">
          <v:stroke joinstyle="miter"/>
          <v:path gradientshapeok="t" o:connecttype="rect"/>
        </v:shapetype>
        <v:shape id="_x0000_s2084" type="#_x0000_t202" style="position:absolute;margin-left:290.4pt;margin-top:776.15pt;width:14.5pt;height:12.5pt;z-index:-283384;mso-position-horizontal-relative:page;mso-position-vertical-relative:page" filled="f" stroked="f">
          <v:textbox inset="0,0,0,0">
            <w:txbxContent>
              <w:p w14:paraId="4BE307FE"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68</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A9E36" w14:textId="77777777" w:rsidR="00025C9E" w:rsidRDefault="00025C9E">
    <w:pPr>
      <w:spacing w:line="14" w:lineRule="auto"/>
      <w:rPr>
        <w:sz w:val="20"/>
        <w:szCs w:val="20"/>
      </w:rPr>
    </w:pPr>
    <w:r>
      <w:pict w14:anchorId="05E16CE3">
        <v:shapetype id="_x0000_t202" coordsize="21600,21600" o:spt="202" path="m,l,21600r21600,l21600,xe">
          <v:stroke joinstyle="miter"/>
          <v:path gradientshapeok="t" o:connecttype="rect"/>
        </v:shapetype>
        <v:shape id="_x0000_s2085" type="#_x0000_t202" style="position:absolute;margin-left:290.4pt;margin-top:776.15pt;width:14.5pt;height:12.5pt;z-index:-283408;mso-position-horizontal-relative:page;mso-position-vertical-relative:page" filled="f" stroked="f">
          <v:textbox inset="0,0,0,0">
            <w:txbxContent>
              <w:p w14:paraId="78864ADF"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67</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D693D" w14:textId="77777777" w:rsidR="00025C9E" w:rsidRDefault="00025C9E">
    <w:pPr>
      <w:spacing w:line="14" w:lineRule="auto"/>
      <w:rPr>
        <w:sz w:val="17"/>
        <w:szCs w:val="17"/>
      </w:rPr>
    </w:pPr>
    <w:r>
      <w:pict w14:anchorId="629CA736">
        <v:shapetype id="_x0000_t202" coordsize="21600,21600" o:spt="202" path="m,l,21600r21600,l21600,xe">
          <v:stroke joinstyle="miter"/>
          <v:path gradientshapeok="t" o:connecttype="rect"/>
        </v:shapetype>
        <v:shape id="_x0000_s2070" type="#_x0000_t202" style="position:absolute;margin-left:290.4pt;margin-top:776.15pt;width:14.5pt;height:12.5pt;z-index:-283144;mso-position-horizontal-relative:page;mso-position-vertical-relative:page" filled="f" stroked="f">
          <v:textbox inset="0,0,0,0">
            <w:txbxContent>
              <w:p w14:paraId="406C36DC"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78</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9A078" w14:textId="77777777" w:rsidR="00025C9E" w:rsidRDefault="00025C9E">
    <w:pPr>
      <w:spacing w:line="14" w:lineRule="auto"/>
      <w:rPr>
        <w:sz w:val="20"/>
        <w:szCs w:val="20"/>
      </w:rPr>
    </w:pPr>
    <w:r>
      <w:pict w14:anchorId="2EC7C020">
        <v:shapetype id="_x0000_t202" coordsize="21600,21600" o:spt="202" path="m,l,21600r21600,l21600,xe">
          <v:stroke joinstyle="miter"/>
          <v:path gradientshapeok="t" o:connecttype="rect"/>
        </v:shapetype>
        <v:shape id="_x0000_s2071" type="#_x0000_t202" style="position:absolute;margin-left:290.4pt;margin-top:776.15pt;width:14.5pt;height:12.5pt;z-index:-283168;mso-position-horizontal-relative:page;mso-position-vertical-relative:page" filled="f" stroked="f">
          <v:textbox inset="0,0,0,0">
            <w:txbxContent>
              <w:p w14:paraId="0B3ED6CA"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77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95893" w14:textId="77777777" w:rsidR="00025C9E" w:rsidRDefault="00025C9E">
    <w:pPr>
      <w:spacing w:line="14" w:lineRule="auto"/>
      <w:rPr>
        <w:sz w:val="20"/>
        <w:szCs w:val="20"/>
      </w:rPr>
    </w:pPr>
    <w:r>
      <w:pict w14:anchorId="19CA7407">
        <v:shapetype id="_x0000_t202" coordsize="21600,21600" o:spt="202" path="m,l,21600r21600,l21600,xe">
          <v:stroke joinstyle="miter"/>
          <v:path gradientshapeok="t" o:connecttype="rect"/>
        </v:shapetype>
        <v:shape id="_x0000_s2121" type="#_x0000_t202" style="position:absolute;margin-left:294.9pt;margin-top:776.15pt;width:5.5pt;height:12.5pt;z-index:-284056;mso-position-horizontal-relative:page;mso-position-vertical-relative:page" filled="f" stroked="f">
          <v:textbox inset="0,0,0,0">
            <w:txbxContent>
              <w:p w14:paraId="08F6115B" w14:textId="77777777" w:rsidR="00025C9E" w:rsidRDefault="00025C9E">
                <w:pPr>
                  <w:spacing w:line="231" w:lineRule="exact"/>
                  <w:ind w:left="20"/>
                  <w:rPr>
                    <w:rFonts w:ascii="Times New Roman" w:eastAsia="Times New Roman" w:hAnsi="Times New Roman" w:cs="Times New Roman"/>
                    <w:sz w:val="21"/>
                    <w:szCs w:val="21"/>
                  </w:rPr>
                </w:pPr>
                <w:r>
                  <w:rPr>
                    <w:rFonts w:ascii="Times New Roman"/>
                    <w:sz w:val="21"/>
                  </w:rPr>
                  <w:t>I</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A5F4" w14:textId="77777777" w:rsidR="00025C9E" w:rsidRDefault="00025C9E">
    <w:pPr>
      <w:spacing w:line="14" w:lineRule="auto"/>
      <w:rPr>
        <w:sz w:val="20"/>
        <w:szCs w:val="20"/>
      </w:rPr>
    </w:pPr>
    <w:r>
      <w:pict w14:anchorId="40976E74">
        <v:shapetype id="_x0000_t202" coordsize="21600,21600" o:spt="202" path="m,l,21600r21600,l21600,xe">
          <v:stroke joinstyle="miter"/>
          <v:path gradientshapeok="t" o:connecttype="rect"/>
        </v:shapetype>
        <v:shape id="_x0000_s2115" type="#_x0000_t202" style="position:absolute;margin-left:290.1pt;margin-top:776.15pt;width:15.1pt;height:12.5pt;z-index:-283936;mso-position-horizontal-relative:page;mso-position-vertical-relative:page" filled="f" stroked="f">
          <v:textbox inset="0,0,0,0">
            <w:txbxContent>
              <w:p w14:paraId="5D4F78ED"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12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DCCD3" w14:textId="77777777" w:rsidR="00025C9E" w:rsidRDefault="00025C9E">
    <w:pPr>
      <w:spacing w:line="14" w:lineRule="auto"/>
      <w:rPr>
        <w:sz w:val="20"/>
        <w:szCs w:val="20"/>
      </w:rPr>
    </w:pPr>
    <w:r>
      <w:pict w14:anchorId="0C75258C">
        <v:shapetype id="_x0000_t202" coordsize="21600,21600" o:spt="202" path="m,l,21600r21600,l21600,xe">
          <v:stroke joinstyle="miter"/>
          <v:path gradientshapeok="t" o:connecttype="rect"/>
        </v:shapetype>
        <v:shape id="_x0000_s2116" type="#_x0000_t202" style="position:absolute;margin-left:291.4pt;margin-top:776.15pt;width:12.5pt;height:12.5pt;z-index:-283960;mso-position-horizontal-relative:page;mso-position-vertical-relative:page" filled="f" stroked="f">
          <v:textbox inset="0,0,0,0">
            <w:txbxContent>
              <w:p w14:paraId="2076CAE5" w14:textId="77777777" w:rsidR="00025C9E" w:rsidRDefault="00025C9E">
                <w:pPr>
                  <w:spacing w:line="231" w:lineRule="exact"/>
                  <w:ind w:left="20"/>
                  <w:rPr>
                    <w:rFonts w:ascii="Times New Roman" w:eastAsia="Times New Roman" w:hAnsi="Times New Roman" w:cs="Times New Roman"/>
                    <w:sz w:val="21"/>
                    <w:szCs w:val="21"/>
                  </w:rPr>
                </w:pPr>
                <w:r>
                  <w:rPr>
                    <w:rFonts w:ascii="Times New Roman"/>
                    <w:sz w:val="21"/>
                  </w:rP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ADDD6" w14:textId="77777777" w:rsidR="00025C9E" w:rsidRDefault="00025C9E">
    <w:pPr>
      <w:spacing w:line="14" w:lineRule="auto"/>
      <w:rPr>
        <w:sz w:val="20"/>
        <w:szCs w:val="20"/>
      </w:rPr>
    </w:pPr>
    <w:r>
      <w:pict w14:anchorId="75E84BD7">
        <v:shapetype id="_x0000_t202" coordsize="21600,21600" o:spt="202" path="m,l,21600r21600,l21600,xe">
          <v:stroke joinstyle="miter"/>
          <v:path gradientshapeok="t" o:connecttype="rect"/>
        </v:shapetype>
        <v:shape id="_x0000_s2110" type="#_x0000_t202" style="position:absolute;margin-left:290.1pt;margin-top:776.15pt;width:15.1pt;height:12.5pt;z-index:-283840;mso-position-horizontal-relative:page;mso-position-vertical-relative:page" filled="f" stroked="f">
          <v:textbox inset="0,0,0,0">
            <w:txbxContent>
              <w:p w14:paraId="1A4FCCF1"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9ADF" w14:textId="77777777" w:rsidR="00025C9E" w:rsidRDefault="00025C9E">
    <w:pPr>
      <w:spacing w:line="14" w:lineRule="auto"/>
      <w:rPr>
        <w:sz w:val="20"/>
        <w:szCs w:val="20"/>
      </w:rPr>
    </w:pPr>
    <w:r>
      <w:pict w14:anchorId="6BB2725C">
        <v:shapetype id="_x0000_t202" coordsize="21600,21600" o:spt="202" path="m,l,21600r21600,l21600,xe">
          <v:stroke joinstyle="miter"/>
          <v:path gradientshapeok="t" o:connecttype="rect"/>
        </v:shapetype>
        <v:shape id="_x0000_s2111" type="#_x0000_t202" style="position:absolute;margin-left:288.35pt;margin-top:776.15pt;width:18.6pt;height:12.5pt;z-index:-283864;mso-position-horizontal-relative:page;mso-position-vertical-relative:page" filled="f" stroked="f">
          <v:textbox inset="0,0,0,0">
            <w:txbxContent>
              <w:p w14:paraId="05A202B6"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t>VII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4EDB" w14:textId="77777777" w:rsidR="00025C9E" w:rsidRDefault="00025C9E">
    <w:pPr>
      <w:spacing w:line="14" w:lineRule="auto"/>
      <w:rPr>
        <w:sz w:val="20"/>
        <w:szCs w:val="20"/>
      </w:rPr>
    </w:pPr>
    <w:r>
      <w:pict w14:anchorId="7C98E485">
        <v:shapetype id="_x0000_t202" coordsize="21600,21600" o:spt="202" path="m,l,21600r21600,l21600,xe">
          <v:stroke joinstyle="miter"/>
          <v:path gradientshapeok="t" o:connecttype="rect"/>
        </v:shapetype>
        <v:shape id="_x0000_s2106" type="#_x0000_t202" style="position:absolute;margin-left:288.35pt;margin-top:776.15pt;width:18.6pt;height:12.5pt;z-index:-283768;mso-position-horizontal-relative:page;mso-position-vertical-relative:page" filled="f" stroked="f">
          <v:textbox inset="0,0,0,0">
            <w:txbxContent>
              <w:p w14:paraId="23322FCC"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D1560" w14:textId="77777777" w:rsidR="00025C9E" w:rsidRDefault="00025C9E">
    <w:pPr>
      <w:spacing w:line="14" w:lineRule="auto"/>
      <w:rPr>
        <w:sz w:val="2"/>
        <w:szCs w:val="2"/>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7577" w14:textId="77777777" w:rsidR="00025C9E" w:rsidRDefault="00025C9E">
    <w:pPr>
      <w:spacing w:line="14" w:lineRule="auto"/>
      <w:rPr>
        <w:sz w:val="17"/>
        <w:szCs w:val="17"/>
      </w:rPr>
    </w:pPr>
    <w:r>
      <w:pict w14:anchorId="4AE6F3BB">
        <v:shapetype id="_x0000_t202" coordsize="21600,21600" o:spt="202" path="m,l,21600r21600,l21600,xe">
          <v:stroke joinstyle="miter"/>
          <v:path gradientshapeok="t" o:connecttype="rect"/>
        </v:shapetype>
        <v:shape id="_x0000_s2098" type="#_x0000_t202" style="position:absolute;margin-left:290.4pt;margin-top:776.15pt;width:14.5pt;height:12.5pt;z-index:-283624;mso-position-horizontal-relative:page;mso-position-vertical-relative:page" filled="f" stroked="f">
          <v:textbox inset="0,0,0,0">
            <w:txbxContent>
              <w:p w14:paraId="62ECAE3A" w14:textId="77777777" w:rsidR="00025C9E" w:rsidRDefault="00025C9E">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4335CD">
                  <w:rPr>
                    <w:rFonts w:ascii="Times New Roman"/>
                    <w:noProof/>
                    <w:sz w:val="21"/>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15B5E" w14:textId="77777777" w:rsidR="007664AD" w:rsidRDefault="007664AD">
      <w:r>
        <w:separator/>
      </w:r>
    </w:p>
  </w:footnote>
  <w:footnote w:type="continuationSeparator" w:id="0">
    <w:p w14:paraId="52A528D7" w14:textId="77777777" w:rsidR="007664AD" w:rsidRDefault="007664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2B752" w14:textId="77777777" w:rsidR="00025C9E" w:rsidRDefault="00025C9E">
    <w:pPr>
      <w:spacing w:line="14" w:lineRule="auto"/>
      <w:rPr>
        <w:sz w:val="20"/>
        <w:szCs w:val="20"/>
      </w:rPr>
    </w:pPr>
    <w:r>
      <w:pict w14:anchorId="2B1A327C">
        <v:group id="_x0000_s2123" style="position:absolute;margin-left:89.85pt;margin-top:56.9pt;width:415.6pt;height:.1pt;z-index:-284104;mso-position-horizontal-relative:page;mso-position-vertical-relative:page" coordorigin="1797,1138" coordsize="8312,2">
          <v:shape id="_x0000_s2124" style="position:absolute;left:1797;top:1138;width:8312;height:2" coordorigin="1797,1138" coordsize="8312,0" path="m1797,1138r8311,e" filled="f" strokeweight=".14058mm">
            <v:path arrowok="t"/>
          </v:shape>
          <w10:wrap anchorx="page" anchory="page"/>
        </v:group>
      </w:pict>
    </w:r>
    <w:r>
      <w:pict w14:anchorId="270F796B">
        <v:shapetype id="_x0000_t202" coordsize="21600,21600" o:spt="202" path="m,l,21600r21600,l21600,xe">
          <v:stroke joinstyle="miter"/>
          <v:path gradientshapeok="t" o:connecttype="rect"/>
        </v:shapetype>
        <v:shape id="_x0000_s2122" type="#_x0000_t202" style="position:absolute;margin-left:373.15pt;margin-top:42.55pt;width:133.25pt;height:12.5pt;z-index:-284080;mso-position-horizontal-relative:page;mso-position-vertical-relative:page" filled="f" stroked="f">
          <v:textbox inset="0,0,0,0">
            <w:txbxContent>
              <w:p w14:paraId="2E68E9A8"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摘要</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722EC" w14:textId="77777777" w:rsidR="00025C9E" w:rsidRDefault="00025C9E">
    <w:pPr>
      <w:spacing w:line="14" w:lineRule="auto"/>
      <w:rPr>
        <w:sz w:val="20"/>
        <w:szCs w:val="20"/>
      </w:rPr>
    </w:pPr>
    <w:r>
      <w:pict w14:anchorId="34EC4EEA">
        <v:group id="_x0000_s2104" style="position:absolute;margin-left:89.85pt;margin-top:56.9pt;width:415.6pt;height:.1pt;z-index:-283744;mso-position-horizontal-relative:page;mso-position-vertical-relative:page" coordorigin="1797,1138" coordsize="8312,2">
          <v:shape id="_x0000_s2105" style="position:absolute;left:1797;top:1138;width:8312;height:2" coordorigin="1797,1138" coordsize="8312,0" path="m1797,1138r8311,e" filled="f" strokeweight=".14058mm">
            <v:path arrowok="t"/>
          </v:shape>
          <w10:wrap anchorx="page" anchory="page"/>
        </v:group>
      </w:pict>
    </w:r>
    <w:r>
      <w:pict w14:anchorId="689C2FE9">
        <v:shapetype id="_x0000_t202" coordsize="21600,21600" o:spt="202" path="m,l,21600r21600,l21600,xe">
          <v:stroke joinstyle="miter"/>
          <v:path gradientshapeok="t" o:connecttype="rect"/>
        </v:shapetype>
        <v:shape id="_x0000_s2103" type="#_x0000_t202" style="position:absolute;margin-left:441.4pt;margin-top:42.55pt;width:65pt;height:13.25pt;z-index:-283720;mso-position-horizontal-relative:page;mso-position-vertical-relative:page" filled="f" stroked="f">
          <v:textbox inset="0,0,0,0">
            <w:txbxContent>
              <w:p w14:paraId="461064ED" w14:textId="77777777" w:rsidR="00025C9E" w:rsidRDefault="00025C9E">
                <w:pPr>
                  <w:tabs>
                    <w:tab w:val="left" w:pos="859"/>
                  </w:tabs>
                  <w:spacing w:line="246"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1 </w:t>
                </w:r>
                <w:r>
                  <w:rPr>
                    <w:rFonts w:ascii="宋体" w:eastAsia="宋体" w:hAnsi="宋体" w:cs="宋体"/>
                    <w:sz w:val="21"/>
                    <w:szCs w:val="21"/>
                  </w:rPr>
                  <w:t>章</w:t>
                </w:r>
                <w:r>
                  <w:rPr>
                    <w:rFonts w:ascii="宋体" w:eastAsia="宋体" w:hAnsi="宋体" w:cs="宋体"/>
                    <w:sz w:val="21"/>
                    <w:szCs w:val="21"/>
                  </w:rPr>
                  <w:tab/>
                  <w:t>绪论</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2943A" w14:textId="77777777" w:rsidR="00025C9E" w:rsidRDefault="00025C9E">
    <w:pPr>
      <w:spacing w:line="14" w:lineRule="auto"/>
      <w:rPr>
        <w:sz w:val="20"/>
        <w:szCs w:val="20"/>
      </w:rPr>
    </w:pPr>
    <w:r>
      <w:pict w14:anchorId="29603A04">
        <v:group id="_x0000_s2093" style="position:absolute;margin-left:89.85pt;margin-top:56.9pt;width:415.6pt;height:.1pt;z-index:-283552;mso-position-horizontal-relative:page;mso-position-vertical-relative:page" coordorigin="1797,1138" coordsize="8312,2">
          <v:shape id="_x0000_s2094" style="position:absolute;left:1797;top:1138;width:8312;height:2" coordorigin="1797,1138" coordsize="8312,0" path="m1797,1138r8311,e" filled="f" strokeweight=".14058mm">
            <v:path arrowok="t"/>
          </v:shape>
          <w10:wrap anchorx="page" anchory="page"/>
        </v:group>
      </w:pict>
    </w:r>
    <w:r>
      <w:pict w14:anchorId="6B9E6D76">
        <v:shapetype id="_x0000_t202" coordsize="21600,21600" o:spt="202" path="m,l,21600r21600,l21600,xe">
          <v:stroke joinstyle="miter"/>
          <v:path gradientshapeok="t" o:connecttype="rect"/>
        </v:shapetype>
        <v:shape id="_x0000_s2092" type="#_x0000_t202" style="position:absolute;margin-left:88.85pt;margin-top:42.55pt;width:332.75pt;height:12.5pt;z-index:-283528;mso-position-horizontal-relative:page;mso-position-vertical-relative:page" filled="f" stroked="f">
          <v:textbox inset="0,0,0,0">
            <w:txbxContent>
              <w:p w14:paraId="26F6ABE0"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199F" w14:textId="77777777" w:rsidR="00025C9E" w:rsidRDefault="00025C9E">
    <w:pPr>
      <w:spacing w:line="14" w:lineRule="auto"/>
      <w:rPr>
        <w:sz w:val="20"/>
        <w:szCs w:val="20"/>
      </w:rPr>
    </w:pPr>
    <w:r>
      <w:pict w14:anchorId="37DA490B">
        <v:group id="_x0000_s2096" style="position:absolute;margin-left:89.85pt;margin-top:56.9pt;width:415.6pt;height:.1pt;z-index:-283600;mso-position-horizontal-relative:page;mso-position-vertical-relative:page" coordorigin="1797,1138" coordsize="8312,2">
          <v:shape id="_x0000_s2097" style="position:absolute;left:1797;top:1138;width:8312;height:2" coordorigin="1797,1138" coordsize="8312,0" path="m1797,1138r8311,e" filled="f" strokeweight=".14058mm">
            <v:path arrowok="t"/>
          </v:shape>
          <w10:wrap anchorx="page" anchory="page"/>
        </v:group>
      </w:pict>
    </w:r>
    <w:r>
      <w:pict w14:anchorId="4C310A87">
        <v:shapetype id="_x0000_t202" coordsize="21600,21600" o:spt="202" path="m,l,21600r21600,l21600,xe">
          <v:stroke joinstyle="miter"/>
          <v:path gradientshapeok="t" o:connecttype="rect"/>
        </v:shapetype>
        <v:shape id="_x0000_s2095" type="#_x0000_t202" style="position:absolute;margin-left:262.9pt;margin-top:42.55pt;width:243.5pt;height:13.25pt;z-index:-283576;mso-position-horizontal-relative:page;mso-position-vertical-relative:page" filled="f" stroked="f">
          <v:textbox inset="0,0,0,0">
            <w:txbxContent>
              <w:p w14:paraId="2796F377" w14:textId="77777777" w:rsidR="00025C9E" w:rsidRDefault="00025C9E">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w:t>
                </w:r>
                <w:r>
                  <w:rPr>
                    <w:rFonts w:ascii="Times New Roman" w:eastAsia="Times New Roman" w:hAnsi="Times New Roman" w:cs="Times New Roman"/>
                    <w:spacing w:val="-1"/>
                    <w:sz w:val="21"/>
                    <w:szCs w:val="21"/>
                    <w:lang w:eastAsia="zh-CN"/>
                  </w:rPr>
                  <w:t xml:space="preserve"> </w:t>
                </w:r>
                <w:r>
                  <w:rPr>
                    <w:rFonts w:ascii="宋体" w:eastAsia="宋体" w:hAnsi="宋体" w:cs="宋体"/>
                    <w:sz w:val="21"/>
                    <w:szCs w:val="21"/>
                    <w:lang w:eastAsia="zh-CN"/>
                  </w:rPr>
                  <w:t>章</w:t>
                </w:r>
                <w:r>
                  <w:rPr>
                    <w:rFonts w:ascii="宋体" w:eastAsia="宋体" w:hAnsi="宋体" w:cs="宋体"/>
                    <w:sz w:val="21"/>
                    <w:szCs w:val="21"/>
                    <w:lang w:eastAsia="zh-CN"/>
                  </w:rPr>
                  <w:tab/>
                  <w:t>电网脆弱性研究的关键问题与模型验证分析</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384C0" w14:textId="77777777" w:rsidR="00025C9E" w:rsidRDefault="00025C9E">
    <w:pPr>
      <w:spacing w:line="14" w:lineRule="auto"/>
      <w:rPr>
        <w:sz w:val="20"/>
        <w:szCs w:val="20"/>
      </w:rPr>
    </w:pPr>
    <w:r>
      <w:pict w14:anchorId="106DCD97">
        <v:group id="_x0000_s2087" style="position:absolute;margin-left:89.85pt;margin-top:56.9pt;width:415.6pt;height:.1pt;z-index:-283456;mso-position-horizontal-relative:page;mso-position-vertical-relative:page" coordorigin="1797,1138" coordsize="8312,2">
          <v:shape id="_x0000_s2088" style="position:absolute;left:1797;top:1138;width:8312;height:2" coordorigin="1797,1138" coordsize="8312,0" path="m1797,1138r8311,e" filled="f" strokeweight=".14058mm">
            <v:path arrowok="t"/>
          </v:shape>
          <w10:wrap anchorx="page" anchory="page"/>
        </v:group>
      </w:pict>
    </w:r>
    <w:r>
      <w:pict w14:anchorId="5F74C696">
        <v:shapetype id="_x0000_t202" coordsize="21600,21600" o:spt="202" path="m,l,21600r21600,l21600,xe">
          <v:stroke joinstyle="miter"/>
          <v:path gradientshapeok="t" o:connecttype="rect"/>
        </v:shapetype>
        <v:shape id="_x0000_s2086" type="#_x0000_t202" style="position:absolute;margin-left:88.85pt;margin-top:42.55pt;width:332.75pt;height:12.5pt;z-index:-283432;mso-position-horizontal-relative:page;mso-position-vertical-relative:page" filled="f" stroked="f">
          <v:textbox inset="0,0,0,0">
            <w:txbxContent>
              <w:p w14:paraId="542F83D6"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F4138" w14:textId="77777777" w:rsidR="00025C9E" w:rsidRDefault="00025C9E">
    <w:pPr>
      <w:spacing w:line="14" w:lineRule="auto"/>
      <w:rPr>
        <w:sz w:val="20"/>
        <w:szCs w:val="20"/>
      </w:rPr>
    </w:pPr>
    <w:r>
      <w:pict w14:anchorId="1DF35331">
        <v:group id="_x0000_s2090" style="position:absolute;margin-left:89.85pt;margin-top:56.9pt;width:415.6pt;height:.1pt;z-index:-283504;mso-position-horizontal-relative:page;mso-position-vertical-relative:page" coordorigin="1797,1138" coordsize="8312,2">
          <v:shape id="_x0000_s2091" style="position:absolute;left:1797;top:1138;width:8312;height:2" coordorigin="1797,1138" coordsize="8312,0" path="m1797,1138r8311,e" filled="f" strokeweight=".14058mm">
            <v:path arrowok="t"/>
          </v:shape>
          <w10:wrap anchorx="page" anchory="page"/>
        </v:group>
      </w:pict>
    </w:r>
    <w:r>
      <w:pict w14:anchorId="1ACB4B74">
        <v:shapetype id="_x0000_t202" coordsize="21600,21600" o:spt="202" path="m,l,21600r21600,l21600,xe">
          <v:stroke joinstyle="miter"/>
          <v:path gradientshapeok="t" o:connecttype="rect"/>
        </v:shapetype>
        <v:shape id="_x0000_s2089" type="#_x0000_t202" style="position:absolute;margin-left:315.4pt;margin-top:42.55pt;width:191pt;height:13.25pt;z-index:-283480;mso-position-horizontal-relative:page;mso-position-vertical-relative:page" filled="f" stroked="f">
          <v:textbox inset="0,0,0,0">
            <w:txbxContent>
              <w:p w14:paraId="0EE2A53C" w14:textId="77777777" w:rsidR="00025C9E" w:rsidRDefault="00025C9E">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3 </w:t>
                </w:r>
                <w:r>
                  <w:rPr>
                    <w:rFonts w:ascii="宋体" w:eastAsia="宋体" w:hAnsi="宋体" w:cs="宋体"/>
                    <w:sz w:val="21"/>
                    <w:szCs w:val="21"/>
                    <w:lang w:eastAsia="zh-CN"/>
                  </w:rPr>
                  <w:t>章</w:t>
                </w:r>
                <w:r>
                  <w:rPr>
                    <w:rFonts w:ascii="宋体" w:eastAsia="宋体" w:hAnsi="宋体" w:cs="宋体"/>
                    <w:sz w:val="21"/>
                    <w:szCs w:val="21"/>
                    <w:lang w:eastAsia="zh-CN"/>
                  </w:rPr>
                  <w:tab/>
                  <w:t>电网结构与状态脆弱性模型研究</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2DF56" w14:textId="77777777" w:rsidR="00025C9E" w:rsidRDefault="00025C9E">
    <w:pPr>
      <w:spacing w:line="14" w:lineRule="auto"/>
      <w:rPr>
        <w:sz w:val="20"/>
        <w:szCs w:val="20"/>
      </w:rPr>
    </w:pPr>
    <w:r>
      <w:pict w14:anchorId="341AF31E">
        <v:group id="_x0000_s2079" style="position:absolute;margin-left:89.85pt;margin-top:56.9pt;width:415.6pt;height:.1pt;z-index:-283312;mso-position-horizontal-relative:page;mso-position-vertical-relative:page" coordorigin="1797,1138" coordsize="8312,2">
          <v:shape id="_x0000_s2080" style="position:absolute;left:1797;top:1138;width:8312;height:2" coordorigin="1797,1138" coordsize="8312,0" path="m1797,1138r8311,e" filled="f" strokeweight=".14058mm">
            <v:path arrowok="t"/>
          </v:shape>
          <w10:wrap anchorx="page" anchory="page"/>
        </v:group>
      </w:pict>
    </w:r>
    <w:r>
      <w:pict w14:anchorId="08ED97A6">
        <v:shapetype id="_x0000_t202" coordsize="21600,21600" o:spt="202" path="m,l,21600r21600,l21600,xe">
          <v:stroke joinstyle="miter"/>
          <v:path gradientshapeok="t" o:connecttype="rect"/>
        </v:shapetype>
        <v:shape id="_x0000_s2078" type="#_x0000_t202" style="position:absolute;margin-left:88.85pt;margin-top:42.55pt;width:332.75pt;height:12.5pt;z-index:-283288;mso-position-horizontal-relative:page;mso-position-vertical-relative:page" filled="f" stroked="f">
          <v:textbox inset="0,0,0,0">
            <w:txbxContent>
              <w:p w14:paraId="5BA97FEF"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736C9" w14:textId="77777777" w:rsidR="00025C9E" w:rsidRDefault="00025C9E">
    <w:pPr>
      <w:spacing w:line="14" w:lineRule="auto"/>
      <w:rPr>
        <w:sz w:val="20"/>
        <w:szCs w:val="20"/>
      </w:rPr>
    </w:pPr>
    <w:r>
      <w:pict w14:anchorId="1DDF754D">
        <v:group id="_x0000_s2082" style="position:absolute;margin-left:89.85pt;margin-top:56.9pt;width:415.6pt;height:.1pt;z-index:-283360;mso-position-horizontal-relative:page;mso-position-vertical-relative:page" coordorigin="1797,1138" coordsize="8312,2">
          <v:shape id="_x0000_s2083" style="position:absolute;left:1797;top:1138;width:8312;height:2" coordorigin="1797,1138" coordsize="8312,0" path="m1797,1138r8311,e" filled="f" strokeweight=".14058mm">
            <v:path arrowok="t"/>
          </v:shape>
          <w10:wrap anchorx="page" anchory="page"/>
        </v:group>
      </w:pict>
    </w:r>
    <w:r>
      <w:pict w14:anchorId="20A3D514">
        <v:shapetype id="_x0000_t202" coordsize="21600,21600" o:spt="202" path="m,l,21600r21600,l21600,xe">
          <v:stroke joinstyle="miter"/>
          <v:path gradientshapeok="t" o:connecttype="rect"/>
        </v:shapetype>
        <v:shape id="_x0000_s2081" type="#_x0000_t202" style="position:absolute;margin-left:252.4pt;margin-top:42.55pt;width:254pt;height:13.25pt;z-index:-283336;mso-position-horizontal-relative:page;mso-position-vertical-relative:page" filled="f" stroked="f">
          <v:textbox inset="0,0,0,0">
            <w:txbxContent>
              <w:p w14:paraId="10216D5B" w14:textId="77777777" w:rsidR="00025C9E" w:rsidRDefault="00025C9E">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4 </w:t>
                </w:r>
                <w:r>
                  <w:rPr>
                    <w:rFonts w:ascii="宋体" w:eastAsia="宋体" w:hAnsi="宋体" w:cs="宋体"/>
                    <w:sz w:val="21"/>
                    <w:szCs w:val="21"/>
                    <w:lang w:eastAsia="zh-CN"/>
                  </w:rPr>
                  <w:t>章</w:t>
                </w:r>
                <w:r>
                  <w:rPr>
                    <w:rFonts w:ascii="宋体" w:eastAsia="宋体" w:hAnsi="宋体" w:cs="宋体"/>
                    <w:sz w:val="21"/>
                    <w:szCs w:val="21"/>
                    <w:lang w:eastAsia="zh-CN"/>
                  </w:rPr>
                  <w:tab/>
                  <w:t>电力系统脆弱性指标分析与综合评估模型构建</w:t>
                </w:r>
              </w:p>
            </w:txbxContent>
          </v:textbox>
          <w10:wrap anchorx="page" anchory="page"/>
        </v:shape>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A4D2" w14:textId="77777777" w:rsidR="00025C9E" w:rsidRDefault="00025C9E">
    <w:pPr>
      <w:spacing w:line="14" w:lineRule="auto"/>
      <w:rPr>
        <w:sz w:val="20"/>
        <w:szCs w:val="20"/>
      </w:rPr>
    </w:pPr>
    <w:r>
      <w:pict w14:anchorId="48322C65">
        <v:group id="_x0000_s2073" style="position:absolute;margin-left:89.85pt;margin-top:56.9pt;width:415.6pt;height:.1pt;z-index:-283216;mso-position-horizontal-relative:page;mso-position-vertical-relative:page" coordorigin="1797,1138" coordsize="8312,2">
          <v:shape id="_x0000_s2074" style="position:absolute;left:1797;top:1138;width:8312;height:2" coordorigin="1797,1138" coordsize="8312,0" path="m1797,1138r8311,e" filled="f" strokeweight=".14058mm">
            <v:path arrowok="t"/>
          </v:shape>
          <w10:wrap anchorx="page" anchory="page"/>
        </v:group>
      </w:pict>
    </w:r>
    <w:r>
      <w:pict w14:anchorId="47DDE726">
        <v:shapetype id="_x0000_t202" coordsize="21600,21600" o:spt="202" path="m,l,21600r21600,l21600,xe">
          <v:stroke joinstyle="miter"/>
          <v:path gradientshapeok="t" o:connecttype="rect"/>
        </v:shapetype>
        <v:shape id="_x0000_s2072" type="#_x0000_t202" style="position:absolute;margin-left:88.85pt;margin-top:42.55pt;width:332.75pt;height:12.5pt;z-index:-283192;mso-position-horizontal-relative:page;mso-position-vertical-relative:page" filled="f" stroked="f">
          <v:textbox inset="0,0,0,0">
            <w:txbxContent>
              <w:p w14:paraId="097B71EF"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24012" w14:textId="77777777" w:rsidR="00025C9E" w:rsidRDefault="00025C9E">
    <w:pPr>
      <w:spacing w:line="14" w:lineRule="auto"/>
      <w:rPr>
        <w:sz w:val="20"/>
        <w:szCs w:val="20"/>
      </w:rPr>
    </w:pPr>
    <w:r>
      <w:pict w14:anchorId="26F96915">
        <v:group id="_x0000_s2076" style="position:absolute;margin-left:89.85pt;margin-top:56.9pt;width:415.6pt;height:.1pt;z-index:-283264;mso-position-horizontal-relative:page;mso-position-vertical-relative:page" coordorigin="1797,1138" coordsize="8312,2">
          <v:shape id="_x0000_s2077" style="position:absolute;left:1797;top:1138;width:8312;height:2" coordorigin="1797,1138" coordsize="8312,0" path="m1797,1138r8311,e" filled="f" strokeweight=".14058mm">
            <v:path arrowok="t"/>
          </v:shape>
          <w10:wrap anchorx="page" anchory="page"/>
        </v:group>
      </w:pict>
    </w:r>
    <w:r>
      <w:pict w14:anchorId="49412105">
        <v:shapetype id="_x0000_t202" coordsize="21600,21600" o:spt="202" path="m,l,21600r21600,l21600,xe">
          <v:stroke joinstyle="miter"/>
          <v:path gradientshapeok="t" o:connecttype="rect"/>
        </v:shapetype>
        <v:shape id="_x0000_s2075" type="#_x0000_t202" style="position:absolute;margin-left:220.9pt;margin-top:42.55pt;width:285.5pt;height:13.25pt;z-index:-283240;mso-position-horizontal-relative:page;mso-position-vertical-relative:page" filled="f" stroked="f">
          <v:textbox inset="0,0,0,0">
            <w:txbxContent>
              <w:p w14:paraId="127B0AB8" w14:textId="77777777" w:rsidR="00025C9E" w:rsidRDefault="00025C9E">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5 </w:t>
                </w:r>
                <w:r>
                  <w:rPr>
                    <w:rFonts w:ascii="宋体" w:eastAsia="宋体" w:hAnsi="宋体" w:cs="宋体"/>
                    <w:sz w:val="21"/>
                    <w:szCs w:val="21"/>
                    <w:lang w:eastAsia="zh-CN"/>
                  </w:rPr>
                  <w:t>章</w:t>
                </w:r>
                <w:r>
                  <w:rPr>
                    <w:rFonts w:ascii="宋体" w:eastAsia="宋体" w:hAnsi="宋体" w:cs="宋体"/>
                    <w:sz w:val="21"/>
                    <w:szCs w:val="21"/>
                    <w:lang w:eastAsia="zh-CN"/>
                  </w:rPr>
                  <w:tab/>
                  <w:t>基于结构与状态的电网脆弱性综合评估模型仿真分析</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0DD90" w14:textId="77777777" w:rsidR="00025C9E" w:rsidRDefault="00025C9E">
    <w:pPr>
      <w:spacing w:line="14" w:lineRule="auto"/>
      <w:rPr>
        <w:sz w:val="2"/>
        <w:szCs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8F05A" w14:textId="77777777" w:rsidR="00025C9E" w:rsidRDefault="00025C9E">
    <w:pPr>
      <w:spacing w:line="14" w:lineRule="auto"/>
      <w:rPr>
        <w:sz w:val="2"/>
        <w:szCs w:val="2"/>
      </w:rP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454B" w14:textId="77777777" w:rsidR="00025C9E" w:rsidRDefault="00025C9E">
    <w:pPr>
      <w:spacing w:line="14" w:lineRule="auto"/>
      <w:rPr>
        <w:sz w:val="20"/>
        <w:szCs w:val="20"/>
      </w:rPr>
    </w:pPr>
    <w:r>
      <w:pict w14:anchorId="4022489E">
        <v:group id="_x0000_s2068" style="position:absolute;margin-left:89.85pt;margin-top:56.9pt;width:415.6pt;height:.1pt;z-index:-283120;mso-position-horizontal-relative:page;mso-position-vertical-relative:page" coordorigin="1797,1138" coordsize="8312,2">
          <v:shape id="_x0000_s2069" style="position:absolute;left:1797;top:1138;width:8312;height:2" coordorigin="1797,1138" coordsize="8312,0" path="m1797,1138r8311,e" filled="f" strokeweight=".14058mm">
            <v:path arrowok="t"/>
          </v:shape>
          <w10:wrap anchorx="page" anchory="page"/>
        </v:group>
      </w:pict>
    </w:r>
    <w:r>
      <w:pict w14:anchorId="7E48A9B0">
        <v:shapetype id="_x0000_t202" coordsize="21600,21600" o:spt="202" path="m,l,21600r21600,l21600,xe">
          <v:stroke joinstyle="miter"/>
          <v:path gradientshapeok="t" o:connecttype="rect"/>
        </v:shapetype>
        <v:shape id="_x0000_s2067" type="#_x0000_t202" style="position:absolute;margin-left:88.85pt;margin-top:42.55pt;width:133.25pt;height:12.5pt;z-index:-283096;mso-position-horizontal-relative:page;mso-position-vertical-relative:page" filled="f" stroked="f">
          <v:textbox inset="0,0,0,0">
            <w:txbxContent>
              <w:p w14:paraId="3F3E0CF4"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致谢</w:t>
                </w:r>
              </w:p>
            </w:txbxContent>
          </v:textbox>
          <w10:wrap anchorx="page" anchory="page"/>
        </v:shape>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F4537" w14:textId="77777777" w:rsidR="00025C9E" w:rsidRDefault="00025C9E">
    <w:pPr>
      <w:spacing w:line="14" w:lineRule="auto"/>
      <w:rPr>
        <w:sz w:val="20"/>
        <w:szCs w:val="20"/>
      </w:rPr>
    </w:pPr>
    <w:r>
      <w:pict w14:anchorId="44A2D267">
        <v:group id="_x0000_s2065" style="position:absolute;margin-left:89.85pt;margin-top:56.9pt;width:415.6pt;height:.1pt;z-index:-283072;mso-position-horizontal-relative:page;mso-position-vertical-relative:page" coordorigin="1797,1138" coordsize="8312,2">
          <v:shape id="_x0000_s2066" style="position:absolute;left:1797;top:1138;width:8312;height:2" coordorigin="1797,1138" coordsize="8312,0" path="m1797,1138r8311,e" filled="f" strokeweight=".14058mm">
            <v:path arrowok="t"/>
          </v:shape>
          <w10:wrap anchorx="page" anchory="page"/>
        </v:group>
      </w:pict>
    </w:r>
    <w:r>
      <w:pict w14:anchorId="356E90DC">
        <v:shapetype id="_x0000_t202" coordsize="21600,21600" o:spt="202" path="m,l,21600r21600,l21600,xe">
          <v:stroke joinstyle="miter"/>
          <v:path gradientshapeok="t" o:connecttype="rect"/>
        </v:shapetype>
        <v:shape id="_x0000_s2064" type="#_x0000_t202" style="position:absolute;margin-left:462.4pt;margin-top:42.55pt;width:44pt;height:12.5pt;z-index:-283048;mso-position-horizontal-relative:page;mso-position-vertical-relative:page" filled="f" stroked="f">
          <v:textbox inset="0,0,0,0">
            <w:txbxContent>
              <w:p w14:paraId="3B9337AB" w14:textId="77777777" w:rsidR="00025C9E" w:rsidRDefault="00025C9E">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2C2A1" w14:textId="77777777" w:rsidR="00025C9E" w:rsidRDefault="00025C9E">
    <w:pPr>
      <w:spacing w:line="14" w:lineRule="auto"/>
      <w:rPr>
        <w:sz w:val="20"/>
        <w:szCs w:val="20"/>
      </w:rPr>
    </w:pPr>
    <w:r>
      <w:pict w14:anchorId="6DB820C9">
        <v:group id="_x0000_s2062" style="position:absolute;margin-left:89.85pt;margin-top:56.9pt;width:415.6pt;height:.1pt;z-index:-283024;mso-position-horizontal-relative:page;mso-position-vertical-relative:page" coordorigin="1797,1138" coordsize="8312,2">
          <v:shape id="_x0000_s2063" style="position:absolute;left:1797;top:1138;width:8312;height:2" coordorigin="1797,1138" coordsize="8312,0" path="m1797,1138r8311,e" filled="f" strokeweight=".14058mm">
            <v:path arrowok="t"/>
          </v:shape>
          <w10:wrap anchorx="page" anchory="page"/>
        </v:group>
      </w:pict>
    </w:r>
    <w:r>
      <w:pict w14:anchorId="4BCEA931">
        <v:shapetype id="_x0000_t202" coordsize="21600,21600" o:spt="202" path="m,l,21600r21600,l21600,xe">
          <v:stroke joinstyle="miter"/>
          <v:path gradientshapeok="t" o:connecttype="rect"/>
        </v:shapetype>
        <v:shape id="_x0000_s2061" type="#_x0000_t202" style="position:absolute;margin-left:88.85pt;margin-top:42.55pt;width:332.75pt;height:12.5pt;z-index:-283000;mso-position-horizontal-relative:page;mso-position-vertical-relative:page" filled="f" stroked="f">
          <v:textbox inset="0,0,0,0">
            <w:txbxContent>
              <w:p w14:paraId="2BBAA568"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BE09" w14:textId="77777777" w:rsidR="00025C9E" w:rsidRDefault="00025C9E">
    <w:pPr>
      <w:spacing w:line="14" w:lineRule="auto"/>
      <w:rPr>
        <w:sz w:val="20"/>
        <w:szCs w:val="20"/>
      </w:rPr>
    </w:pPr>
    <w:r>
      <w:pict w14:anchorId="523DA57A">
        <v:group id="_x0000_s2059" style="position:absolute;margin-left:89.85pt;margin-top:56.9pt;width:415.6pt;height:.1pt;z-index:-282976;mso-position-horizontal-relative:page;mso-position-vertical-relative:page" coordorigin="1797,1138" coordsize="8312,2">
          <v:shape id="_x0000_s2060" style="position:absolute;left:1797;top:1138;width:8312;height:2" coordorigin="1797,1138" coordsize="8312,0" path="m1797,1138r8311,e" filled="f" strokeweight=".14058mm">
            <v:path arrowok="t"/>
          </v:shape>
          <w10:wrap anchorx="page" anchory="page"/>
        </v:group>
      </w:pict>
    </w:r>
    <w:r>
      <w:pict w14:anchorId="220209A5">
        <v:shapetype id="_x0000_t202" coordsize="21600,21600" o:spt="202" path="m,l,21600r21600,l21600,xe">
          <v:stroke joinstyle="miter"/>
          <v:path gradientshapeok="t" o:connecttype="rect"/>
        </v:shapetype>
        <v:shape id="_x0000_s2058" type="#_x0000_t202" style="position:absolute;margin-left:462.4pt;margin-top:42.55pt;width:44pt;height:12.5pt;z-index:-282952;mso-position-horizontal-relative:page;mso-position-vertical-relative:page" filled="f" stroked="f">
          <v:textbox inset="0,0,0,0">
            <w:txbxContent>
              <w:p w14:paraId="64F4379C" w14:textId="77777777" w:rsidR="00025C9E" w:rsidRDefault="00025C9E">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30170" w14:textId="77777777" w:rsidR="00025C9E" w:rsidRDefault="00025C9E">
    <w:pPr>
      <w:spacing w:line="14" w:lineRule="auto"/>
      <w:rPr>
        <w:sz w:val="20"/>
        <w:szCs w:val="20"/>
      </w:rPr>
    </w:pPr>
    <w:r>
      <w:pict w14:anchorId="4338CDFE">
        <v:group id="_x0000_s2053" style="position:absolute;margin-left:89.85pt;margin-top:56.9pt;width:415.6pt;height:.1pt;z-index:-282880;mso-position-horizontal-relative:page;mso-position-vertical-relative:page" coordorigin="1797,1138" coordsize="8312,2">
          <v:shape id="_x0000_s2054" style="position:absolute;left:1797;top:1138;width:8312;height:2" coordorigin="1797,1138" coordsize="8312,0" path="m1797,1138r8311,e" filled="f" strokeweight=".14058mm">
            <v:path arrowok="t"/>
          </v:shape>
          <w10:wrap anchorx="page" anchory="page"/>
        </v:group>
      </w:pict>
    </w:r>
    <w:r>
      <w:pict w14:anchorId="754354F3">
        <v:shapetype id="_x0000_t202" coordsize="21600,21600" o:spt="202" path="m,l,21600r21600,l21600,xe">
          <v:stroke joinstyle="miter"/>
          <v:path gradientshapeok="t" o:connecttype="rect"/>
        </v:shapetype>
        <v:shape id="_x0000_s2052" type="#_x0000_t202" style="position:absolute;margin-left:88.85pt;margin-top:42.55pt;width:133.25pt;height:12.5pt;z-index:-282856;mso-position-horizontal-relative:page;mso-position-vertical-relative:page" filled="f" stroked="f">
          <v:textbox inset="0,0,0,0">
            <w:txbxContent>
              <w:p w14:paraId="7516C808"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附录</w:t>
                </w:r>
              </w:p>
            </w:txbxContent>
          </v:textbox>
          <w10:wrap anchorx="page" anchory="page"/>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BEDD9" w14:textId="77777777" w:rsidR="00025C9E" w:rsidRDefault="00025C9E">
    <w:pPr>
      <w:spacing w:line="14" w:lineRule="auto"/>
      <w:rPr>
        <w:sz w:val="20"/>
        <w:szCs w:val="20"/>
      </w:rPr>
    </w:pPr>
    <w:r>
      <w:pict w14:anchorId="331ED9A7">
        <v:group id="_x0000_s2056" style="position:absolute;margin-left:89.85pt;margin-top:56.9pt;width:415.6pt;height:.1pt;z-index:-282928;mso-position-horizontal-relative:page;mso-position-vertical-relative:page" coordorigin="1797,1138" coordsize="8312,2">
          <v:shape id="_x0000_s2057" style="position:absolute;left:1797;top:1138;width:8312;height:2" coordorigin="1797,1138" coordsize="8312,0" path="m1797,1138r8311,e" filled="f" strokeweight=".14058mm">
            <v:path arrowok="t"/>
          </v:shape>
          <w10:wrap anchorx="page" anchory="page"/>
        </v:group>
      </w:pict>
    </w:r>
    <w:r>
      <w:pict w14:anchorId="41909A62">
        <v:shapetype id="_x0000_t202" coordsize="21600,21600" o:spt="202" path="m,l,21600r21600,l21600,xe">
          <v:stroke joinstyle="miter"/>
          <v:path gradientshapeok="t" o:connecttype="rect"/>
        </v:shapetype>
        <v:shape id="_x0000_s2055" type="#_x0000_t202" style="position:absolute;margin-left:373.15pt;margin-top:42.55pt;width:133.25pt;height:12.5pt;z-index:-282904;mso-position-horizontal-relative:page;mso-position-vertical-relative:page" filled="f" stroked="f">
          <v:textbox inset="0,0,0,0">
            <w:txbxContent>
              <w:p w14:paraId="7F06C494"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附录</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5B1FF" w14:textId="77777777" w:rsidR="00025C9E" w:rsidRDefault="00025C9E">
    <w:pPr>
      <w:spacing w:line="14" w:lineRule="auto"/>
      <w:rPr>
        <w:sz w:val="20"/>
        <w:szCs w:val="20"/>
      </w:rPr>
    </w:pPr>
    <w:r>
      <w:pict w14:anchorId="637F7CB6">
        <v:group id="_x0000_s2050" style="position:absolute;margin-left:89.85pt;margin-top:56.9pt;width:415.6pt;height:.1pt;z-index:-282832;mso-position-horizontal-relative:page;mso-position-vertical-relative:page" coordorigin="1797,1138" coordsize="8312,2">
          <v:shape id="_x0000_s2051" style="position:absolute;left:1797;top:1138;width:8312;height:2" coordorigin="1797,1138" coordsize="8312,0" path="m1797,1138r8311,e" filled="f" strokeweight=".14058mm">
            <v:path arrowok="t"/>
          </v:shape>
          <w10:wrap anchorx="page" anchory="page"/>
        </v:group>
      </w:pict>
    </w:r>
    <w:r>
      <w:pict w14:anchorId="2CE04D87">
        <v:shapetype id="_x0000_t202" coordsize="21600,21600" o:spt="202" path="m,l,21600r21600,l21600,xe">
          <v:stroke joinstyle="miter"/>
          <v:path gradientshapeok="t" o:connecttype="rect"/>
        </v:shapetype>
        <v:shape id="_x0000_s2049" type="#_x0000_t202" style="position:absolute;margin-left:88.85pt;margin-top:42.55pt;width:332.75pt;height:12.5pt;z-index:-282808;mso-position-horizontal-relative:page;mso-position-vertical-relative:page" filled="f" stroked="f">
          <v:textbox inset="0,0,0,0">
            <w:txbxContent>
              <w:p w14:paraId="23557F54"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个人简历、在学期间发表的学术论文与研究成果</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2997D" w14:textId="77777777" w:rsidR="00025C9E" w:rsidRDefault="00025C9E">
    <w:pPr>
      <w:spacing w:line="14" w:lineRule="auto"/>
      <w:rPr>
        <w:sz w:val="20"/>
        <w:szCs w:val="20"/>
      </w:rPr>
    </w:pPr>
    <w:r>
      <w:pict w14:anchorId="06D1FAE0">
        <v:group id="_x0000_s2118" style="position:absolute;margin-left:89.85pt;margin-top:56.9pt;width:415.6pt;height:.1pt;z-index:-284008;mso-position-horizontal-relative:page;mso-position-vertical-relative:page" coordorigin="1797,1138" coordsize="8312,2">
          <v:shape id="_x0000_s2119" style="position:absolute;left:1797;top:1138;width:8312;height:2" coordorigin="1797,1138" coordsize="8312,0" path="m1797,1138r8311,e" filled="f" strokeweight=".14058mm">
            <v:path arrowok="t"/>
          </v:shape>
          <w10:wrap anchorx="page" anchory="page"/>
        </v:group>
      </w:pict>
    </w:r>
    <w:r>
      <w:pict w14:anchorId="40921E0B">
        <v:shapetype id="_x0000_t202" coordsize="21600,21600" o:spt="202" path="m,l,21600r21600,l21600,xe">
          <v:stroke joinstyle="miter"/>
          <v:path gradientshapeok="t" o:connecttype="rect"/>
        </v:shapetype>
        <v:shape id="_x0000_s2117" type="#_x0000_t202" style="position:absolute;margin-left:373.15pt;margin-top:42.55pt;width:133.25pt;height:12.5pt;z-index:-283984;mso-position-horizontal-relative:page;mso-position-vertical-relative:page" filled="f" stroked="f">
          <v:textbox inset="0,0,0,0">
            <w:txbxContent>
              <w:p w14:paraId="3F6AAE1D"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目录</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BC325" w14:textId="77777777" w:rsidR="00025C9E" w:rsidRDefault="00025C9E">
    <w:pPr>
      <w:spacing w:line="14" w:lineRule="auto"/>
      <w:rPr>
        <w:sz w:val="2"/>
        <w:szCs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CC1E6" w14:textId="77777777" w:rsidR="00025C9E" w:rsidRDefault="00025C9E">
    <w:pPr>
      <w:spacing w:line="14" w:lineRule="auto"/>
      <w:rPr>
        <w:sz w:val="20"/>
        <w:szCs w:val="20"/>
      </w:rPr>
    </w:pPr>
    <w:r>
      <w:pict w14:anchorId="052E1154">
        <v:group id="_x0000_s2113" style="position:absolute;margin-left:89.85pt;margin-top:56.9pt;width:415.6pt;height:.1pt;z-index:-283912;mso-position-horizontal-relative:page;mso-position-vertical-relative:page" coordorigin="1797,1138" coordsize="8312,2">
          <v:shape id="_x0000_s2114" style="position:absolute;left:1797;top:1138;width:8312;height:2" coordorigin="1797,1138" coordsize="8312,0" path="m1797,1138r8311,e" filled="f" strokeweight=".14058mm">
            <v:path arrowok="t"/>
          </v:shape>
          <w10:wrap anchorx="page" anchory="page"/>
        </v:group>
      </w:pict>
    </w:r>
    <w:r>
      <w:pict w14:anchorId="535B7019">
        <v:shapetype id="_x0000_t202" coordsize="21600,21600" o:spt="202" path="m,l,21600r21600,l21600,xe">
          <v:stroke joinstyle="miter"/>
          <v:path gradientshapeok="t" o:connecttype="rect"/>
        </v:shapetype>
        <v:shape id="_x0000_s2112" type="#_x0000_t202" style="position:absolute;margin-left:373.15pt;margin-top:42.55pt;width:133.25pt;height:12.5pt;z-index:-283888;mso-position-horizontal-relative:page;mso-position-vertical-relative:page" filled="f" stroked="f">
          <v:textbox inset="0,0,0,0">
            <w:txbxContent>
              <w:p w14:paraId="611907AA"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目录</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94FBF" w14:textId="77777777" w:rsidR="00025C9E" w:rsidRDefault="00025C9E">
    <w:pPr>
      <w:spacing w:line="14" w:lineRule="auto"/>
      <w:rPr>
        <w:sz w:val="2"/>
        <w:szCs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E8F4B" w14:textId="77777777" w:rsidR="00025C9E" w:rsidRDefault="00025C9E">
    <w:pPr>
      <w:spacing w:line="14" w:lineRule="auto"/>
      <w:rPr>
        <w:sz w:val="20"/>
        <w:szCs w:val="20"/>
      </w:rPr>
    </w:pPr>
    <w:r>
      <w:pict w14:anchorId="37DA2BFB">
        <v:group id="_x0000_s2108" style="position:absolute;margin-left:89.85pt;margin-top:56.9pt;width:415.6pt;height:.1pt;z-index:-283816;mso-position-horizontal-relative:page;mso-position-vertical-relative:page" coordorigin="1797,1138" coordsize="8312,2">
          <v:shape id="_x0000_s2109" style="position:absolute;left:1797;top:1138;width:8312;height:2" coordorigin="1797,1138" coordsize="8312,0" path="m1797,1138r8311,e" filled="f" strokeweight=".14058mm">
            <v:path arrowok="t"/>
          </v:shape>
          <w10:wrap anchorx="page" anchory="page"/>
        </v:group>
      </w:pict>
    </w:r>
    <w:r>
      <w:pict w14:anchorId="47D62010">
        <v:shapetype id="_x0000_t202" coordsize="21600,21600" o:spt="202" path="m,l,21600r21600,l21600,xe">
          <v:stroke joinstyle="miter"/>
          <v:path gradientshapeok="t" o:connecttype="rect"/>
        </v:shapetype>
        <v:shape id="_x0000_s2107" type="#_x0000_t202" style="position:absolute;margin-left:352.15pt;margin-top:42.55pt;width:154.25pt;height:12.5pt;z-index:-283792;mso-position-horizontal-relative:page;mso-position-vertical-relative:page" filled="f" stroked="f">
          <v:textbox inset="0,0,0,0">
            <w:txbxContent>
              <w:p w14:paraId="6F749E0D"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表格索引</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492" w14:textId="77777777" w:rsidR="00025C9E" w:rsidRDefault="00025C9E">
    <w:pPr>
      <w:spacing w:line="14" w:lineRule="auto"/>
      <w:rPr>
        <w:sz w:val="2"/>
        <w:szCs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3E04D" w14:textId="77777777" w:rsidR="00025C9E" w:rsidRDefault="00025C9E">
    <w:pPr>
      <w:spacing w:line="14" w:lineRule="auto"/>
      <w:rPr>
        <w:sz w:val="20"/>
        <w:szCs w:val="20"/>
      </w:rPr>
    </w:pPr>
    <w:r>
      <w:pict w14:anchorId="1083B2F0">
        <v:group id="_x0000_s2101" style="position:absolute;margin-left:89.85pt;margin-top:56.9pt;width:415.6pt;height:.1pt;z-index:-283696;mso-position-horizontal-relative:page;mso-position-vertical-relative:page" coordorigin="1797,1138" coordsize="8312,2">
          <v:shape id="_x0000_s2102" style="position:absolute;left:1797;top:1138;width:8312;height:2" coordorigin="1797,1138" coordsize="8312,0" path="m1797,1138r8311,e" filled="f" strokeweight=".14058mm">
            <v:path arrowok="t"/>
          </v:shape>
          <w10:wrap anchorx="page" anchory="page"/>
        </v:group>
      </w:pict>
    </w:r>
    <w:r>
      <w:pict w14:anchorId="277454F7">
        <v:shapetype id="_x0000_t202" coordsize="21600,21600" o:spt="202" path="m,l,21600r21600,l21600,xe">
          <v:stroke joinstyle="miter"/>
          <v:path gradientshapeok="t" o:connecttype="rect"/>
        </v:shapetype>
        <v:shape id="_x0000_s2100" type="#_x0000_t202" style="position:absolute;margin-left:88.85pt;margin-top:42.55pt;width:332.75pt;height:12.5pt;z-index:-283672;mso-position-horizontal-relative:page;mso-position-vertical-relative:page" filled="f" stroked="f">
          <v:textbox inset="0,0,0,0">
            <w:txbxContent>
              <w:p w14:paraId="26FF5AFC" w14:textId="77777777" w:rsidR="00025C9E" w:rsidRDefault="00025C9E">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B1370"/>
    <w:multiLevelType w:val="hybridMultilevel"/>
    <w:tmpl w:val="A4108440"/>
    <w:lvl w:ilvl="0" w:tplc="108E5456">
      <w:start w:val="1"/>
      <w:numFmt w:val="bullet"/>
      <w:lvlText w:val="·"/>
      <w:lvlJc w:val="left"/>
      <w:pPr>
        <w:ind w:left="561" w:hanging="328"/>
      </w:pPr>
      <w:rPr>
        <w:rFonts w:ascii="MS Gothic" w:eastAsia="MS Gothic" w:hAnsi="MS Gothic" w:hint="default"/>
        <w:w w:val="50"/>
        <w:position w:val="2"/>
        <w:sz w:val="24"/>
        <w:szCs w:val="24"/>
      </w:rPr>
    </w:lvl>
    <w:lvl w:ilvl="1" w:tplc="DC74F702">
      <w:start w:val="1"/>
      <w:numFmt w:val="bullet"/>
      <w:lvlText w:val="•"/>
      <w:lvlJc w:val="left"/>
      <w:pPr>
        <w:ind w:left="675" w:hanging="328"/>
      </w:pPr>
      <w:rPr>
        <w:rFonts w:hint="default"/>
      </w:rPr>
    </w:lvl>
    <w:lvl w:ilvl="2" w:tplc="BF8AC98C">
      <w:start w:val="1"/>
      <w:numFmt w:val="bullet"/>
      <w:lvlText w:val="•"/>
      <w:lvlJc w:val="left"/>
      <w:pPr>
        <w:ind w:left="790" w:hanging="328"/>
      </w:pPr>
      <w:rPr>
        <w:rFonts w:hint="default"/>
      </w:rPr>
    </w:lvl>
    <w:lvl w:ilvl="3" w:tplc="8140E90C">
      <w:start w:val="1"/>
      <w:numFmt w:val="bullet"/>
      <w:lvlText w:val="•"/>
      <w:lvlJc w:val="left"/>
      <w:pPr>
        <w:ind w:left="904" w:hanging="328"/>
      </w:pPr>
      <w:rPr>
        <w:rFonts w:hint="default"/>
      </w:rPr>
    </w:lvl>
    <w:lvl w:ilvl="4" w:tplc="ED50A69C">
      <w:start w:val="1"/>
      <w:numFmt w:val="bullet"/>
      <w:lvlText w:val="•"/>
      <w:lvlJc w:val="left"/>
      <w:pPr>
        <w:ind w:left="1018" w:hanging="328"/>
      </w:pPr>
      <w:rPr>
        <w:rFonts w:hint="default"/>
      </w:rPr>
    </w:lvl>
    <w:lvl w:ilvl="5" w:tplc="4ABC6894">
      <w:start w:val="1"/>
      <w:numFmt w:val="bullet"/>
      <w:lvlText w:val="•"/>
      <w:lvlJc w:val="left"/>
      <w:pPr>
        <w:ind w:left="1133" w:hanging="328"/>
      </w:pPr>
      <w:rPr>
        <w:rFonts w:hint="default"/>
      </w:rPr>
    </w:lvl>
    <w:lvl w:ilvl="6" w:tplc="923472AA">
      <w:start w:val="1"/>
      <w:numFmt w:val="bullet"/>
      <w:lvlText w:val="•"/>
      <w:lvlJc w:val="left"/>
      <w:pPr>
        <w:ind w:left="1247" w:hanging="328"/>
      </w:pPr>
      <w:rPr>
        <w:rFonts w:hint="default"/>
      </w:rPr>
    </w:lvl>
    <w:lvl w:ilvl="7" w:tplc="50F0A052">
      <w:start w:val="1"/>
      <w:numFmt w:val="bullet"/>
      <w:lvlText w:val="•"/>
      <w:lvlJc w:val="left"/>
      <w:pPr>
        <w:ind w:left="1362" w:hanging="328"/>
      </w:pPr>
      <w:rPr>
        <w:rFonts w:hint="default"/>
      </w:rPr>
    </w:lvl>
    <w:lvl w:ilvl="8" w:tplc="F5A8DE3E">
      <w:start w:val="1"/>
      <w:numFmt w:val="bullet"/>
      <w:lvlText w:val="•"/>
      <w:lvlJc w:val="left"/>
      <w:pPr>
        <w:ind w:left="1476" w:hanging="328"/>
      </w:pPr>
      <w:rPr>
        <w:rFonts w:hint="default"/>
      </w:rPr>
    </w:lvl>
  </w:abstractNum>
  <w:abstractNum w:abstractNumId="1" w15:restartNumberingAfterBreak="0">
    <w:nsid w:val="52315D88"/>
    <w:multiLevelType w:val="hybridMultilevel"/>
    <w:tmpl w:val="EE585E6E"/>
    <w:lvl w:ilvl="0" w:tplc="034005A0">
      <w:start w:val="1"/>
      <w:numFmt w:val="bullet"/>
      <w:lvlText w:val="·"/>
      <w:lvlJc w:val="left"/>
      <w:pPr>
        <w:ind w:left="191" w:hanging="146"/>
      </w:pPr>
      <w:rPr>
        <w:rFonts w:ascii="MS Gothic" w:eastAsia="MS Gothic" w:hAnsi="MS Gothic" w:hint="default"/>
        <w:w w:val="50"/>
        <w:position w:val="16"/>
        <w:sz w:val="24"/>
        <w:szCs w:val="24"/>
      </w:rPr>
    </w:lvl>
    <w:lvl w:ilvl="1" w:tplc="3F88CCC2">
      <w:start w:val="1"/>
      <w:numFmt w:val="bullet"/>
      <w:lvlText w:val="•"/>
      <w:lvlJc w:val="left"/>
      <w:pPr>
        <w:ind w:left="536" w:hanging="146"/>
      </w:pPr>
      <w:rPr>
        <w:rFonts w:hint="default"/>
      </w:rPr>
    </w:lvl>
    <w:lvl w:ilvl="2" w:tplc="B0E4C150">
      <w:start w:val="1"/>
      <w:numFmt w:val="bullet"/>
      <w:lvlText w:val="•"/>
      <w:lvlJc w:val="left"/>
      <w:pPr>
        <w:ind w:left="1067" w:hanging="146"/>
      </w:pPr>
      <w:rPr>
        <w:rFonts w:hint="default"/>
      </w:rPr>
    </w:lvl>
    <w:lvl w:ilvl="3" w:tplc="D66478A6">
      <w:start w:val="1"/>
      <w:numFmt w:val="bullet"/>
      <w:lvlText w:val="•"/>
      <w:lvlJc w:val="left"/>
      <w:pPr>
        <w:ind w:left="4139" w:hanging="146"/>
      </w:pPr>
      <w:rPr>
        <w:rFonts w:hint="default"/>
      </w:rPr>
    </w:lvl>
    <w:lvl w:ilvl="4" w:tplc="F90AB900">
      <w:start w:val="1"/>
      <w:numFmt w:val="bullet"/>
      <w:lvlText w:val="•"/>
      <w:lvlJc w:val="left"/>
      <w:pPr>
        <w:ind w:left="4221" w:hanging="146"/>
      </w:pPr>
      <w:rPr>
        <w:rFonts w:hint="default"/>
      </w:rPr>
    </w:lvl>
    <w:lvl w:ilvl="5" w:tplc="DC928E14">
      <w:start w:val="1"/>
      <w:numFmt w:val="bullet"/>
      <w:lvlText w:val="•"/>
      <w:lvlJc w:val="left"/>
      <w:pPr>
        <w:ind w:left="4449" w:hanging="146"/>
      </w:pPr>
      <w:rPr>
        <w:rFonts w:hint="default"/>
      </w:rPr>
    </w:lvl>
    <w:lvl w:ilvl="6" w:tplc="222AE990">
      <w:start w:val="1"/>
      <w:numFmt w:val="bullet"/>
      <w:lvlText w:val="•"/>
      <w:lvlJc w:val="left"/>
      <w:pPr>
        <w:ind w:left="4525" w:hanging="146"/>
      </w:pPr>
      <w:rPr>
        <w:rFonts w:hint="default"/>
      </w:rPr>
    </w:lvl>
    <w:lvl w:ilvl="7" w:tplc="BB007F78">
      <w:start w:val="1"/>
      <w:numFmt w:val="bullet"/>
      <w:lvlText w:val="•"/>
      <w:lvlJc w:val="left"/>
      <w:pPr>
        <w:ind w:left="3167" w:hanging="146"/>
      </w:pPr>
      <w:rPr>
        <w:rFonts w:hint="default"/>
      </w:rPr>
    </w:lvl>
    <w:lvl w:ilvl="8" w:tplc="940647E0">
      <w:start w:val="1"/>
      <w:numFmt w:val="bullet"/>
      <w:lvlText w:val="•"/>
      <w:lvlJc w:val="left"/>
      <w:pPr>
        <w:ind w:left="1809" w:hanging="146"/>
      </w:pPr>
      <w:rPr>
        <w:rFont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李 炅聪">
    <w15:presenceInfo w15:providerId="Windows Live" w15:userId="66eca93fb6d7c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trackRevisions/>
  <w:defaultTabStop w:val="720"/>
  <w:evenAndOddHeaders/>
  <w:drawingGridHorizontalSpacing w:val="110"/>
  <w:displayHorizontalDrawingGridEvery w:val="2"/>
  <w:characterSpacingControl w:val="doNotCompress"/>
  <w:hdrShapeDefaults>
    <o:shapedefaults v:ext="edit" spidmax="816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996552"/>
    <w:rsid w:val="00025C9E"/>
    <w:rsid w:val="001933B8"/>
    <w:rsid w:val="001B2FAF"/>
    <w:rsid w:val="002D0D3F"/>
    <w:rsid w:val="00331C87"/>
    <w:rsid w:val="003E5269"/>
    <w:rsid w:val="004335CD"/>
    <w:rsid w:val="00494363"/>
    <w:rsid w:val="00580861"/>
    <w:rsid w:val="00664648"/>
    <w:rsid w:val="00742CF9"/>
    <w:rsid w:val="007664AD"/>
    <w:rsid w:val="00996552"/>
    <w:rsid w:val="00A16E61"/>
    <w:rsid w:val="00A32B40"/>
    <w:rsid w:val="00B26C52"/>
    <w:rsid w:val="00BF66AD"/>
    <w:rsid w:val="00C23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63"/>
    <o:shapelayout v:ext="edit">
      <o:idmap v:ext="edit" data="1,3,4,5,6,7"/>
    </o:shapelayout>
  </w:shapeDefaults>
  <w:decimalSymbol w:val="."/>
  <w:listSeparator w:val=","/>
  <w14:docId w14:val="52C6D71F"/>
  <w15:docId w15:val="{555B314B-D845-40ED-BA26-8B4692E6A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uiPriority w:val="9"/>
    <w:qFormat/>
    <w:pPr>
      <w:outlineLvl w:val="0"/>
    </w:pPr>
    <w:rPr>
      <w:rFonts w:ascii="Arial" w:eastAsia="Arial" w:hAnsi="Arial"/>
      <w:b/>
      <w:bCs/>
      <w:sz w:val="32"/>
      <w:szCs w:val="32"/>
    </w:rPr>
  </w:style>
  <w:style w:type="paragraph" w:styleId="2">
    <w:name w:val="heading 2"/>
    <w:basedOn w:val="a"/>
    <w:uiPriority w:val="9"/>
    <w:unhideWhenUsed/>
    <w:qFormat/>
    <w:pPr>
      <w:spacing w:before="1"/>
      <w:outlineLvl w:val="1"/>
    </w:pPr>
    <w:rPr>
      <w:rFonts w:ascii="Times New Roman" w:eastAsia="Times New Roman" w:hAnsi="Times New Roman"/>
      <w:sz w:val="32"/>
      <w:szCs w:val="32"/>
    </w:rPr>
  </w:style>
  <w:style w:type="paragraph" w:styleId="3">
    <w:name w:val="heading 3"/>
    <w:basedOn w:val="a"/>
    <w:uiPriority w:val="9"/>
    <w:unhideWhenUsed/>
    <w:qFormat/>
    <w:pPr>
      <w:ind w:left="117"/>
      <w:outlineLvl w:val="2"/>
    </w:pPr>
    <w:rPr>
      <w:rFonts w:ascii="宋体" w:eastAsia="宋体" w:hAnsi="宋体"/>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7"/>
    </w:pPr>
    <w:rPr>
      <w:rFonts w:ascii="宋体" w:eastAsia="宋体" w:hAnsi="宋体"/>
      <w:sz w:val="24"/>
      <w:szCs w:val="24"/>
    </w:rPr>
  </w:style>
  <w:style w:type="paragraph" w:styleId="20">
    <w:name w:val="toc 2"/>
    <w:basedOn w:val="a"/>
    <w:uiPriority w:val="1"/>
    <w:qFormat/>
    <w:pPr>
      <w:spacing w:before="27"/>
      <w:ind w:left="117"/>
    </w:pPr>
    <w:rPr>
      <w:rFonts w:ascii="宋体" w:eastAsia="宋体" w:hAnsi="宋体"/>
      <w:sz w:val="24"/>
      <w:szCs w:val="24"/>
    </w:rPr>
  </w:style>
  <w:style w:type="paragraph" w:styleId="30">
    <w:name w:val="toc 3"/>
    <w:basedOn w:val="a"/>
    <w:uiPriority w:val="1"/>
    <w:qFormat/>
    <w:pPr>
      <w:spacing w:before="9"/>
      <w:ind w:left="117"/>
    </w:pPr>
    <w:rPr>
      <w:rFonts w:ascii="宋体" w:eastAsia="宋体" w:hAnsi="宋体"/>
      <w:sz w:val="21"/>
      <w:szCs w:val="21"/>
    </w:rPr>
  </w:style>
  <w:style w:type="paragraph" w:styleId="4">
    <w:name w:val="toc 4"/>
    <w:basedOn w:val="a"/>
    <w:uiPriority w:val="1"/>
    <w:qFormat/>
    <w:pPr>
      <w:spacing w:before="27"/>
      <w:ind w:left="239"/>
    </w:pPr>
    <w:rPr>
      <w:rFonts w:ascii="宋体" w:eastAsia="宋体" w:hAnsi="宋体"/>
      <w:sz w:val="24"/>
      <w:szCs w:val="24"/>
    </w:rPr>
  </w:style>
  <w:style w:type="paragraph" w:styleId="5">
    <w:name w:val="toc 5"/>
    <w:basedOn w:val="a"/>
    <w:uiPriority w:val="1"/>
    <w:qFormat/>
    <w:pPr>
      <w:spacing w:before="27"/>
      <w:ind w:left="357"/>
    </w:pPr>
    <w:rPr>
      <w:rFonts w:ascii="宋体" w:eastAsia="宋体" w:hAnsi="宋体"/>
      <w:sz w:val="24"/>
      <w:szCs w:val="24"/>
    </w:rPr>
  </w:style>
  <w:style w:type="paragraph" w:styleId="6">
    <w:name w:val="toc 6"/>
    <w:basedOn w:val="a"/>
    <w:uiPriority w:val="1"/>
    <w:qFormat/>
    <w:pPr>
      <w:spacing w:before="8"/>
      <w:ind w:left="357"/>
    </w:pPr>
    <w:rPr>
      <w:rFonts w:ascii="Times New Roman" w:eastAsia="Times New Roman" w:hAnsi="Times New Roman"/>
      <w:b/>
      <w:bCs/>
      <w:i/>
    </w:rPr>
  </w:style>
  <w:style w:type="paragraph" w:styleId="7">
    <w:name w:val="toc 7"/>
    <w:basedOn w:val="a"/>
    <w:uiPriority w:val="1"/>
    <w:qFormat/>
    <w:pPr>
      <w:spacing w:before="27"/>
      <w:ind w:left="597"/>
    </w:pPr>
    <w:rPr>
      <w:rFonts w:ascii="宋体" w:eastAsia="宋体" w:hAnsi="宋体"/>
      <w:sz w:val="24"/>
      <w:szCs w:val="24"/>
    </w:rPr>
  </w:style>
  <w:style w:type="paragraph" w:styleId="a3">
    <w:name w:val="Body Text"/>
    <w:basedOn w:val="a"/>
    <w:uiPriority w:val="1"/>
    <w:qFormat/>
    <w:pPr>
      <w:ind w:left="117"/>
    </w:pPr>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494363"/>
    <w:rPr>
      <w:sz w:val="18"/>
      <w:szCs w:val="18"/>
    </w:rPr>
  </w:style>
  <w:style w:type="character" w:customStyle="1" w:styleId="a6">
    <w:name w:val="批注框文本 字符"/>
    <w:basedOn w:val="a0"/>
    <w:link w:val="a5"/>
    <w:uiPriority w:val="99"/>
    <w:semiHidden/>
    <w:rsid w:val="00494363"/>
    <w:rPr>
      <w:sz w:val="18"/>
      <w:szCs w:val="18"/>
    </w:rPr>
  </w:style>
  <w:style w:type="character" w:styleId="a7">
    <w:name w:val="annotation reference"/>
    <w:basedOn w:val="a0"/>
    <w:uiPriority w:val="99"/>
    <w:semiHidden/>
    <w:unhideWhenUsed/>
    <w:rsid w:val="00494363"/>
    <w:rPr>
      <w:sz w:val="21"/>
      <w:szCs w:val="21"/>
    </w:rPr>
  </w:style>
  <w:style w:type="paragraph" w:styleId="a8">
    <w:name w:val="annotation text"/>
    <w:basedOn w:val="a"/>
    <w:link w:val="a9"/>
    <w:uiPriority w:val="99"/>
    <w:semiHidden/>
    <w:unhideWhenUsed/>
    <w:rsid w:val="00494363"/>
  </w:style>
  <w:style w:type="character" w:customStyle="1" w:styleId="a9">
    <w:name w:val="批注文字 字符"/>
    <w:basedOn w:val="a0"/>
    <w:link w:val="a8"/>
    <w:uiPriority w:val="99"/>
    <w:semiHidden/>
    <w:rsid w:val="00494363"/>
  </w:style>
  <w:style w:type="paragraph" w:styleId="aa">
    <w:name w:val="annotation subject"/>
    <w:basedOn w:val="a8"/>
    <w:next w:val="a8"/>
    <w:link w:val="ab"/>
    <w:uiPriority w:val="99"/>
    <w:semiHidden/>
    <w:unhideWhenUsed/>
    <w:rsid w:val="00494363"/>
    <w:rPr>
      <w:b/>
      <w:bCs/>
    </w:rPr>
  </w:style>
  <w:style w:type="character" w:customStyle="1" w:styleId="ab">
    <w:name w:val="批注主题 字符"/>
    <w:basedOn w:val="a9"/>
    <w:link w:val="aa"/>
    <w:uiPriority w:val="99"/>
    <w:semiHidden/>
    <w:rsid w:val="004943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6.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footer" Target="footer4.xml"/><Relationship Id="rId107" Type="http://schemas.microsoft.com/office/2011/relationships/people" Target="people.xml"/><Relationship Id="rId11" Type="http://schemas.openxmlformats.org/officeDocument/2006/relationships/footer" Target="footer1.xml"/><Relationship Id="rId32" Type="http://schemas.openxmlformats.org/officeDocument/2006/relationships/image" Target="media/image2.jpeg"/><Relationship Id="rId37" Type="http://schemas.openxmlformats.org/officeDocument/2006/relationships/header" Target="header14.xml"/><Relationship Id="rId53" Type="http://schemas.openxmlformats.org/officeDocument/2006/relationships/image" Target="media/image21.png"/><Relationship Id="rId58" Type="http://schemas.openxmlformats.org/officeDocument/2006/relationships/footer" Target="footer11.xml"/><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hyperlink" Target="http://kns.cnki.net/KCMS/detail/detail.aspx?dbcode=CMFD&amp;amp;dbname=CMFD201801&amp;amp;filename=1017086322.nh&amp;amp;v=MDg4MjM2R2JPd0dOTE9yWkViUElSOGVYMUx1eFlTN0RoMVQzcVRyV00xRnJDVVJMT2VaK1JuRnlEbFZiN0lWRjI%3D" TargetMode="External"/><Relationship Id="rId5" Type="http://schemas.openxmlformats.org/officeDocument/2006/relationships/footnotes" Target="footnotes.xml"/><Relationship Id="rId90" Type="http://schemas.openxmlformats.org/officeDocument/2006/relationships/header" Target="header19.xml"/><Relationship Id="rId95" Type="http://schemas.openxmlformats.org/officeDocument/2006/relationships/hyperlink" Target="http://www.cqvip.com/QK/97650X/201603/668082122.html" TargetMode="External"/><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30.png"/><Relationship Id="rId69" Type="http://schemas.openxmlformats.org/officeDocument/2006/relationships/image" Target="media/image35.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3.png"/><Relationship Id="rId38" Type="http://schemas.openxmlformats.org/officeDocument/2006/relationships/image" Target="media/image6.png"/><Relationship Id="rId59" Type="http://schemas.openxmlformats.org/officeDocument/2006/relationships/footer" Target="footer12.xml"/><Relationship Id="rId103" Type="http://schemas.openxmlformats.org/officeDocument/2006/relationships/header" Target="header24.xml"/><Relationship Id="rId108"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footer" Target="footer13.xml"/><Relationship Id="rId96" Type="http://schemas.openxmlformats.org/officeDocument/2006/relationships/hyperlink" Target="http://www.cqvip.com/QK/97650X/201603/66808212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3.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7.xml"/><Relationship Id="rId94" Type="http://schemas.openxmlformats.org/officeDocument/2006/relationships/header" Target="header21.xml"/><Relationship Id="rId99" Type="http://schemas.openxmlformats.org/officeDocument/2006/relationships/header" Target="header23.xml"/><Relationship Id="rId101"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4.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eader" Target="header15.xml"/><Relationship Id="rId97" Type="http://schemas.openxmlformats.org/officeDocument/2006/relationships/hyperlink" Target="http://www.cqvip.com/QK/97650X/201603/668082122.html" TargetMode="External"/><Relationship Id="rId104" Type="http://schemas.openxmlformats.org/officeDocument/2006/relationships/header" Target="header25.xml"/><Relationship Id="rId7" Type="http://schemas.openxmlformats.org/officeDocument/2006/relationships/image" Target="media/image1.jpeg"/><Relationship Id="rId71" Type="http://schemas.openxmlformats.org/officeDocument/2006/relationships/image" Target="media/image37.png"/><Relationship Id="rId92" Type="http://schemas.openxmlformats.org/officeDocument/2006/relationships/footer" Target="footer14.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2.png"/><Relationship Id="rId87" Type="http://schemas.openxmlformats.org/officeDocument/2006/relationships/header" Target="header18.xml"/><Relationship Id="rId61" Type="http://schemas.openxmlformats.org/officeDocument/2006/relationships/image" Target="media/image27.png"/><Relationship Id="rId82" Type="http://schemas.openxmlformats.org/officeDocument/2006/relationships/image" Target="media/image46.pn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5.png"/><Relationship Id="rId56" Type="http://schemas.openxmlformats.org/officeDocument/2006/relationships/image" Target="media/image24.png"/><Relationship Id="rId77" Type="http://schemas.openxmlformats.org/officeDocument/2006/relationships/header" Target="header16.xml"/><Relationship Id="rId100"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105" Type="http://schemas.openxmlformats.org/officeDocument/2006/relationships/header" Target="header26.xml"/><Relationship Id="rId8" Type="http://schemas.openxmlformats.org/officeDocument/2006/relationships/comments" Target="comments.xml"/><Relationship Id="rId51" Type="http://schemas.openxmlformats.org/officeDocument/2006/relationships/image" Target="media/image19.png"/><Relationship Id="rId72" Type="http://schemas.openxmlformats.org/officeDocument/2006/relationships/image" Target="media/image38.png"/><Relationship Id="rId93" Type="http://schemas.openxmlformats.org/officeDocument/2006/relationships/header" Target="header20.xml"/><Relationship Id="rId98" Type="http://schemas.openxmlformats.org/officeDocument/2006/relationships/header" Target="header22.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image" Target="media/image14.png"/><Relationship Id="rId6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13159</Words>
  <Characters>75011</Characters>
  <Application>Microsoft Office Word</Application>
  <DocSecurity>0</DocSecurity>
  <Lines>625</Lines>
  <Paragraphs>175</Paragraphs>
  <ScaleCrop>false</ScaleCrop>
  <Company/>
  <LinksUpToDate>false</LinksUpToDate>
  <CharactersWithSpaces>87995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李 炅聪</cp:lastModifiedBy>
  <cp:revision>10</cp:revision>
  <dcterms:created xsi:type="dcterms:W3CDTF">2019-12-27T10:15:00Z</dcterms:created>
  <dcterms:modified xsi:type="dcterms:W3CDTF">2019-12-29T03:58:00Z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2019-12-24T00:00:00Z</vt:filetime>
  </property>
  <property fmtid="{D5CDD505-2E9C-101B-9397-08002B2CF9AE}" pid="3" name="LastSaved">
    <vt:filetime>2019-12-27T00:00:00Z</vt:filetime>
  </property>
</Properties>
</file>